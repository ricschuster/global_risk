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7F68F14A"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30BC2" w:rsidRPr="00D30BC2">
        <w:rPr>
          <w:rFonts w:ascii="Times New Roman" w:eastAsia="Times New Roman" w:hAnsi="Times New Roman" w:cs="Times New Roman"/>
          <w:sz w:val="24"/>
          <w:szCs w:val="24"/>
        </w:rPr>
        <w:t xml:space="preserve">As land cover and climate change intensify, their impacts on biodiversity will be influenced by </w:t>
      </w:r>
      <w:commentRangeStart w:id="2"/>
      <w:r w:rsidR="00D30BC2" w:rsidRPr="00D30BC2">
        <w:rPr>
          <w:rFonts w:ascii="Times New Roman" w:eastAsia="Times New Roman" w:hAnsi="Times New Roman" w:cs="Times New Roman"/>
          <w:sz w:val="24"/>
          <w:szCs w:val="24"/>
        </w:rPr>
        <w:t xml:space="preserve">socio-political </w:t>
      </w:r>
      <w:commentRangeEnd w:id="2"/>
      <w:r w:rsidR="00E77ACB">
        <w:rPr>
          <w:rStyle w:val="CommentReference"/>
        </w:rPr>
        <w:commentReference w:id="2"/>
      </w:r>
      <w:r w:rsidR="00D30BC2" w:rsidRPr="00D30BC2">
        <w:rPr>
          <w:rFonts w:ascii="Times New Roman" w:eastAsia="Times New Roman" w:hAnsi="Times New Roman" w:cs="Times New Roman"/>
          <w:sz w:val="24"/>
          <w:szCs w:val="24"/>
        </w:rPr>
        <w:t>pressures, requiring</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CE291E" w:rsidRPr="00CE291E">
        <w:rPr>
          <w:rFonts w:ascii="Times New Roman" w:eastAsia="Times New Roman" w:hAnsi="Times New Roman" w:cs="Times New Roman"/>
          <w:sz w:val="24"/>
          <w:szCs w:val="24"/>
        </w:rPr>
        <w:t>are as effective as possible</w:t>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socio-political pressures, land-use </w:t>
      </w:r>
      <w:r w:rsidR="00E519F6">
        <w:rPr>
          <w:rFonts w:ascii="Times New Roman" w:eastAsia="Times New Roman" w:hAnsi="Times New Roman" w:cs="Times New Roman"/>
          <w:sz w:val="24"/>
          <w:szCs w:val="24"/>
        </w:rPr>
        <w:t xml:space="preserve">impacts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3"/>
      <w:commentRangeStart w:id="4"/>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3"/>
      <w:r w:rsidR="006F7C4D">
        <w:rPr>
          <w:rStyle w:val="CommentReference"/>
        </w:rPr>
        <w:commentReference w:id="3"/>
      </w:r>
      <w:commentRangeEnd w:id="4"/>
      <w:r w:rsidR="008A1228">
        <w:rPr>
          <w:rStyle w:val="CommentReference"/>
        </w:rPr>
        <w:commentReference w:id="4"/>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r w:rsidR="008A1228">
        <w:rPr>
          <w:rFonts w:ascii="Times New Roman" w:eastAsia="Times New Roman" w:hAnsi="Times New Roman" w:cs="Times New Roman"/>
          <w:sz w:val="24"/>
          <w:szCs w:val="24"/>
        </w:rPr>
        <w:t xml:space="preserve">anthropogenic </w:t>
      </w:r>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 xml:space="preserve">ur </w:t>
      </w:r>
      <w:r w:rsidR="00C06D10">
        <w:rPr>
          <w:rFonts w:ascii="Times New Roman" w:eastAsia="Times New Roman" w:hAnsi="Times New Roman" w:cs="Times New Roman"/>
          <w:sz w:val="24"/>
          <w:szCs w:val="24"/>
        </w:rPr>
        <w:t>approach</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
      <w:commentRangeStart w:id="6"/>
      <w:r w:rsidRPr="00682A20">
        <w:rPr>
          <w:rFonts w:ascii="Times New Roman" w:hAnsi="Times New Roman" w:cs="Times New Roman"/>
          <w:b/>
          <w:bCs/>
          <w:sz w:val="24"/>
          <w:szCs w:val="24"/>
        </w:rPr>
        <w:t>Main text</w:t>
      </w:r>
      <w:commentRangeEnd w:id="5"/>
      <w:r w:rsidR="00E3385D" w:rsidRPr="003432B5">
        <w:rPr>
          <w:rStyle w:val="CommentReference"/>
          <w:b/>
          <w:bCs/>
        </w:rPr>
        <w:commentReference w:id="5"/>
      </w:r>
      <w:commentRangeEnd w:id="6"/>
      <w:r w:rsidR="00775A8E">
        <w:rPr>
          <w:rStyle w:val="CommentReference"/>
        </w:rPr>
        <w:commentReference w:id="6"/>
      </w:r>
    </w:p>
    <w:p w14:paraId="2F9B51BC" w14:textId="3312201E"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9761E7">
        <w:rPr>
          <w:rFonts w:ascii="Times New Roman" w:eastAsia="Times New Roman" w:hAnsi="Times New Roman" w:cs="Times New Roman"/>
          <w:color w:val="000000"/>
          <w:sz w:val="24"/>
          <w:szCs w:val="24"/>
        </w:rPr>
        <w:t xml:space="preserve">To make effective use of limited resources, </w:t>
      </w:r>
      <w:r w:rsidR="00DC486E">
        <w:rPr>
          <w:rFonts w:ascii="Times New Roman" w:eastAsia="Times New Roman" w:hAnsi="Times New Roman" w:cs="Times New Roman"/>
          <w:sz w:val="24"/>
          <w:szCs w:val="24"/>
        </w:rPr>
        <w:t xml:space="preserve">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w:t>
      </w:r>
    </w:p>
    <w:p w14:paraId="613B77B3" w14:textId="4D19CAFE"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lastRenderedPageBreak/>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w:t>
      </w:r>
      <w:commentRangeStart w:id="7"/>
      <w:r w:rsidR="00FF1DA8">
        <w:rPr>
          <w:rFonts w:ascii="Times New Roman" w:hAnsi="Times New Roman" w:cs="Times New Roman"/>
          <w:sz w:val="24"/>
          <w:szCs w:val="24"/>
        </w:rPr>
        <w:t xml:space="preserve">governance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pressure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w:t>
      </w:r>
      <w:commentRangeEnd w:id="7"/>
      <w:r w:rsidR="009761E7">
        <w:rPr>
          <w:rStyle w:val="CommentReference"/>
        </w:rPr>
        <w:commentReference w:id="7"/>
      </w:r>
      <w:r w:rsidR="003E16E7">
        <w:rPr>
          <w:rFonts w:ascii="Times New Roman" w:hAnsi="Times New Roman" w:cs="Times New Roman"/>
          <w:sz w:val="24"/>
          <w:szCs w:val="24"/>
        </w:rPr>
        <w:t xml:space="preserve">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all of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 xml:space="preserve">can identify key areas that may be most resilient to future </w:t>
      </w:r>
      <w:commentRangeStart w:id="8"/>
      <w:ins w:id="9" w:author="Joseph Bennett" w:date="2020-06-10T11:13:00Z">
        <w:r w:rsidR="00AA37B4">
          <w:rPr>
            <w:rFonts w:ascii="Times New Roman" w:hAnsi="Times New Roman" w:cs="Times New Roman"/>
            <w:sz w:val="24"/>
            <w:szCs w:val="24"/>
          </w:rPr>
          <w:t>change</w:t>
        </w:r>
      </w:ins>
      <w:del w:id="10" w:author="Joseph Bennett" w:date="2020-06-10T11:13:00Z">
        <w:r w:rsidR="00D85E86" w:rsidDel="00AA37B4">
          <w:rPr>
            <w:rFonts w:ascii="Times New Roman" w:hAnsi="Times New Roman" w:cs="Times New Roman"/>
            <w:sz w:val="24"/>
            <w:szCs w:val="24"/>
          </w:rPr>
          <w:delText>pressures</w:delText>
        </w:r>
      </w:del>
      <w:commentRangeEnd w:id="8"/>
      <w:r w:rsidR="00AA37B4">
        <w:rPr>
          <w:rStyle w:val="CommentReference"/>
        </w:rPr>
        <w:commentReference w:id="8"/>
      </w:r>
      <w:r w:rsidR="00D85E86">
        <w:rPr>
          <w:rFonts w:ascii="Times New Roman" w:hAnsi="Times New Roman" w:cs="Times New Roman"/>
          <w:sz w:val="24"/>
          <w:szCs w:val="24"/>
        </w:rPr>
        <w:t>.</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xml:space="preserve">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11"/>
      <w:r w:rsidR="00941F0E">
        <w:rPr>
          <w:rFonts w:ascii="Times New Roman" w:hAnsi="Times New Roman" w:cs="Times New Roman"/>
          <w:sz w:val="24"/>
          <w:szCs w:val="24"/>
        </w:rPr>
        <w:t>*</w:t>
      </w:r>
      <w:commentRangeEnd w:id="11"/>
      <w:r w:rsidR="00941F0E">
        <w:rPr>
          <w:rStyle w:val="CommentReference"/>
        </w:rPr>
        <w:commentReference w:id="11"/>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47691817"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1C27A2">
        <w:rPr>
          <w:rFonts w:ascii="Times New Roman" w:hAnsi="Times New Roman" w:cs="Times New Roman"/>
          <w:sz w:val="24"/>
          <w:szCs w:val="24"/>
        </w:rPr>
        <w:t>the approach</w:t>
      </w:r>
      <w:r w:rsidR="00C461DD"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05A4A0D0" w14:textId="628649D3"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 as </w:t>
      </w:r>
      <w:r w:rsidR="00927503">
        <w:rPr>
          <w:rFonts w:ascii="Times New Roman" w:eastAsia="Times New Roman" w:hAnsi="Times New Roman" w:cs="Times New Roman"/>
          <w:sz w:val="24"/>
          <w:szCs w:val="24"/>
        </w:rPr>
        <w:lastRenderedPageBreak/>
        <w:t>well as one baseline scenario where we d</w:t>
      </w:r>
      <w:r w:rsidR="005A04A1">
        <w:rPr>
          <w:rFonts w:ascii="Times New Roman" w:eastAsia="Times New Roman" w:hAnsi="Times New Roman" w:cs="Times New Roman"/>
          <w:sz w:val="24"/>
          <w:szCs w:val="24"/>
        </w:rPr>
        <w:t>id</w:t>
      </w:r>
      <w:r w:rsidR="00927503">
        <w:rPr>
          <w:rFonts w:ascii="Times New Roman" w:eastAsia="Times New Roman" w:hAnsi="Times New Roman" w:cs="Times New Roman"/>
          <w:sz w:val="24"/>
          <w:szCs w:val="24"/>
        </w:rPr>
        <w:t xml:space="preserve">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xml:space="preserve">, representing the classical approach to solving these kinds of </w:t>
      </w:r>
      <w:r w:rsidR="009B150D">
        <w:rPr>
          <w:rFonts w:ascii="Times New Roman" w:eastAsia="Times New Roman" w:hAnsi="Times New Roman" w:cs="Times New Roman"/>
          <w:sz w:val="24"/>
          <w:szCs w:val="24"/>
        </w:rPr>
        <w:t xml:space="preserve">conservation planning </w:t>
      </w:r>
      <w:r w:rsidR="007E5426">
        <w:rPr>
          <w:rFonts w:ascii="Times New Roman" w:eastAsia="Times New Roman" w:hAnsi="Times New Roman" w:cs="Times New Roman"/>
          <w:sz w:val="24"/>
          <w:szCs w:val="24"/>
        </w:rPr>
        <w:t>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three </w:t>
      </w:r>
      <w:r w:rsidR="001421E2">
        <w:rPr>
          <w:rFonts w:ascii="Times New Roman" w:eastAsia="Times New Roman" w:hAnsi="Times New Roman" w:cs="Times New Roman"/>
          <w:sz w:val="24"/>
          <w:szCs w:val="24"/>
        </w:rPr>
        <w:t>pressure</w:t>
      </w:r>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w:t>
      </w:r>
      <w:r w:rsidR="001421E2">
        <w:rPr>
          <w:rFonts w:ascii="Times New Roman" w:eastAsia="Times New Roman" w:hAnsi="Times New Roman" w:cs="Times New Roman"/>
          <w:sz w:val="24"/>
          <w:szCs w:val="24"/>
        </w:rPr>
        <w:t>pressure</w:t>
      </w:r>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12"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13" w:author="Joseph Bennett" w:date="2020-04-14T08:35:00Z"/>
          <w:rFonts w:ascii="Times New Roman" w:hAnsi="Times New Roman" w:cs="Times New Roman"/>
          <w:b/>
          <w:bCs/>
          <w:sz w:val="24"/>
          <w:szCs w:val="24"/>
        </w:rPr>
      </w:pPr>
      <w:commentRangeStart w:id="14"/>
      <w:commentRangeStart w:id="15"/>
      <w:commentRangeStart w:id="16"/>
      <w:commentRangeStart w:id="17"/>
      <w:del w:id="18" w:author="Joseph Bennett" w:date="2020-04-14T08:35:00Z">
        <w:r w:rsidRPr="003C0EE9" w:rsidDel="00DF7F0C">
          <w:rPr>
            <w:rFonts w:ascii="Times New Roman" w:hAnsi="Times New Roman" w:cs="Times New Roman"/>
            <w:b/>
            <w:bCs/>
            <w:sz w:val="24"/>
            <w:szCs w:val="24"/>
          </w:rPr>
          <w:delText>Results</w:delText>
        </w:r>
        <w:commentRangeEnd w:id="14"/>
        <w:r w:rsidR="009B4049" w:rsidDel="00DF7F0C">
          <w:rPr>
            <w:rStyle w:val="CommentReference"/>
          </w:rPr>
          <w:commentReference w:id="14"/>
        </w:r>
      </w:del>
      <w:commentRangeEnd w:id="15"/>
      <w:r w:rsidR="00E8699A">
        <w:rPr>
          <w:rStyle w:val="CommentReference"/>
        </w:rPr>
        <w:commentReference w:id="15"/>
      </w:r>
      <w:commentRangeEnd w:id="16"/>
      <w:r w:rsidR="00851B8D">
        <w:rPr>
          <w:rStyle w:val="CommentReference"/>
        </w:rPr>
        <w:commentReference w:id="16"/>
      </w:r>
      <w:commentRangeEnd w:id="17"/>
      <w:r w:rsidR="00BD4E48">
        <w:rPr>
          <w:rStyle w:val="CommentReference"/>
        </w:rPr>
        <w:commentReference w:id="17"/>
      </w:r>
    </w:p>
    <w:p w14:paraId="1B637A8A" w14:textId="0B8FBAE5"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suffering from conflict, </w:t>
      </w:r>
      <w:r w:rsidR="00490DFB">
        <w:rPr>
          <w:rFonts w:ascii="Times New Roman" w:hAnsi="Times New Roman" w:cs="Times New Roman"/>
          <w:sz w:val="24"/>
          <w:szCs w:val="24"/>
        </w:rPr>
        <w:t>as defined by the Worldwide Governance Indicator (WGI) on ‘</w:t>
      </w:r>
      <w:r w:rsidR="00490DFB" w:rsidRPr="00490DFB">
        <w:rPr>
          <w:rFonts w:ascii="Times New Roman" w:hAnsi="Times New Roman" w:cs="Times New Roman"/>
          <w:sz w:val="24"/>
          <w:szCs w:val="24"/>
        </w:rPr>
        <w:t>Political Stability and Absence of Violence</w:t>
      </w:r>
      <w:r w:rsidR="00490DFB">
        <w:rPr>
          <w:rFonts w:ascii="Times New Roman" w:hAnsi="Times New Roman" w:cs="Times New Roman"/>
          <w:sz w:val="24"/>
          <w:szCs w:val="24"/>
        </w:rPr>
        <w:t>’,</w:t>
      </w:r>
      <w:r w:rsidR="00490DFB" w:rsidRPr="00490DFB">
        <w:rPr>
          <w:rFonts w:ascii="Times New Roman" w:hAnsi="Times New Roman" w:cs="Times New Roman"/>
          <w:sz w:val="24"/>
          <w:szCs w:val="24"/>
        </w:rPr>
        <w:t xml:space="preserve"> </w:t>
      </w:r>
      <w:r w:rsidR="00DF7F0C">
        <w:rPr>
          <w:rFonts w:ascii="Times New Roman" w:hAnsi="Times New Roman" w:cs="Times New Roman"/>
          <w:sz w:val="24"/>
          <w:szCs w:val="24"/>
        </w:rPr>
        <w:t xml:space="preserve">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w:t>
      </w:r>
      <w:r w:rsidR="006347D6">
        <w:rPr>
          <w:rFonts w:ascii="Times New Roman" w:hAnsi="Times New Roman" w:cs="Times New Roman"/>
          <w:sz w:val="24"/>
          <w:szCs w:val="24"/>
        </w:rPr>
        <w:t>governance</w:t>
      </w:r>
      <w:r w:rsidR="00DF7F0C">
        <w:rPr>
          <w:rFonts w:ascii="Times New Roman" w:hAnsi="Times New Roman" w:cs="Times New Roman"/>
          <w:sz w:val="24"/>
          <w:szCs w:val="24"/>
        </w:rPr>
        <w:t xml:space="preserve">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w:t>
      </w:r>
      <w:r w:rsidR="005E27F1">
        <w:rPr>
          <w:rFonts w:ascii="Times New Roman" w:hAnsi="Times New Roman" w:cs="Times New Roman"/>
          <w:sz w:val="24"/>
          <w:szCs w:val="24"/>
        </w:rPr>
        <w:t>2.2</w:t>
      </w:r>
      <w:r w:rsidR="00DF7F0C">
        <w:rPr>
          <w:rFonts w:ascii="Times New Roman" w:hAnsi="Times New Roman" w:cs="Times New Roman"/>
          <w:sz w:val="24"/>
          <w:szCs w:val="24"/>
        </w:rPr>
        <w:t xml:space="preserve">% of </w:t>
      </w:r>
      <w:r w:rsidR="00165486">
        <w:rPr>
          <w:rFonts w:ascii="Times New Roman" w:hAnsi="Times New Roman" w:cs="Times New Roman"/>
          <w:sz w:val="24"/>
          <w:szCs w:val="24"/>
        </w:rPr>
        <w:t xml:space="preserve">Libya’s </w:t>
      </w:r>
      <w:r w:rsidR="00DF7F0C">
        <w:rPr>
          <w:rFonts w:ascii="Times New Roman" w:hAnsi="Times New Roman" w:cs="Times New Roman"/>
          <w:sz w:val="24"/>
          <w:szCs w:val="24"/>
        </w:rPr>
        <w:t xml:space="preserve">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r w:rsidR="005E27F1">
        <w:rPr>
          <w:rFonts w:ascii="Times New Roman" w:hAnsi="Times New Roman" w:cs="Times New Roman"/>
          <w:sz w:val="24"/>
          <w:szCs w:val="24"/>
        </w:rPr>
        <w:t xml:space="preserve">with 20.5% </w:t>
      </w:r>
      <w:r w:rsidR="00DF7F0C">
        <w:rPr>
          <w:rFonts w:ascii="Times New Roman" w:hAnsi="Times New Roman" w:cs="Times New Roman"/>
          <w:sz w:val="24"/>
          <w:szCs w:val="24"/>
        </w:rPr>
        <w:t>(Table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r w:rsidR="003E2D06">
        <w:rPr>
          <w:rFonts w:ascii="Times New Roman" w:hAnsi="Times New Roman" w:cs="Times New Roman"/>
          <w:sz w:val="24"/>
          <w:szCs w:val="24"/>
        </w:rPr>
        <w:t xml:space="preserve">was </w:t>
      </w:r>
      <w:r w:rsidR="00DF7F0C">
        <w:rPr>
          <w:rFonts w:ascii="Times New Roman" w:hAnsi="Times New Roman" w:cs="Times New Roman"/>
          <w:sz w:val="24"/>
          <w:szCs w:val="24"/>
        </w:rPr>
        <w:t xml:space="preserve">on land use change or climate only, the </w:t>
      </w:r>
      <w:r w:rsidR="00F92DBA">
        <w:rPr>
          <w:rFonts w:ascii="Times New Roman" w:hAnsi="Times New Roman" w:cs="Times New Roman"/>
          <w:sz w:val="24"/>
          <w:szCs w:val="24"/>
        </w:rPr>
        <w:t xml:space="preserve">area selected would be </w:t>
      </w:r>
      <w:r w:rsidR="00D72E86">
        <w:rPr>
          <w:rFonts w:ascii="Times New Roman" w:hAnsi="Times New Roman" w:cs="Times New Roman"/>
          <w:sz w:val="24"/>
          <w:szCs w:val="24"/>
        </w:rPr>
        <w:t>21.6</w:t>
      </w:r>
      <w:r w:rsidR="00F92DBA">
        <w:rPr>
          <w:rFonts w:ascii="Times New Roman" w:hAnsi="Times New Roman" w:cs="Times New Roman"/>
          <w:sz w:val="24"/>
          <w:szCs w:val="24"/>
        </w:rPr>
        <w:t xml:space="preserve"> and </w:t>
      </w:r>
      <w:r w:rsidR="00D72E86">
        <w:rPr>
          <w:rFonts w:ascii="Times New Roman" w:hAnsi="Times New Roman" w:cs="Times New Roman"/>
          <w:sz w:val="24"/>
          <w:szCs w:val="24"/>
        </w:rPr>
        <w:t>25.4</w:t>
      </w:r>
      <w:r w:rsidR="00F92DBA">
        <w:rPr>
          <w:rFonts w:ascii="Times New Roman" w:hAnsi="Times New Roman" w:cs="Times New Roman"/>
          <w:sz w:val="24"/>
          <w:szCs w:val="24"/>
        </w:rPr>
        <w:t>% respectively</w:t>
      </w:r>
      <w:r w:rsidR="00DF7F0C">
        <w:rPr>
          <w:rFonts w:ascii="Times New Roman" w:hAnsi="Times New Roman" w:cs="Times New Roman"/>
          <w:sz w:val="24"/>
          <w:szCs w:val="24"/>
        </w:rPr>
        <w:t xml:space="preserve">. </w:t>
      </w:r>
      <w:r w:rsidR="00DF7F0C">
        <w:rPr>
          <w:rFonts w:ascii="Times New Roman" w:hAnsi="Times New Roman" w:cs="Times New Roman"/>
          <w:sz w:val="24"/>
          <w:szCs w:val="24"/>
        </w:rPr>
        <w:t xml:space="preserve">Including all three metrics at the same time leads to </w:t>
      </w:r>
      <w:r w:rsidR="00145E45">
        <w:rPr>
          <w:rFonts w:ascii="Times New Roman" w:hAnsi="Times New Roman" w:cs="Times New Roman"/>
          <w:sz w:val="24"/>
          <w:szCs w:val="24"/>
        </w:rPr>
        <w:t>a selection of 21.2% of Libya’s land area</w:t>
      </w:r>
      <w:r w:rsidR="00DF7F0C">
        <w:rPr>
          <w:rFonts w:ascii="Times New Roman" w:hAnsi="Times New Roman" w:cs="Times New Roman"/>
          <w:sz w:val="24"/>
          <w:szCs w:val="24"/>
        </w:rPr>
        <w:t xml:space="preserve">. </w:t>
      </w:r>
      <w:commentRangeStart w:id="19"/>
      <w:commentRangeStart w:id="20"/>
      <w:commentRangeStart w:id="21"/>
      <w:r w:rsidR="00DF7F0C">
        <w:rPr>
          <w:rFonts w:ascii="Times New Roman" w:hAnsi="Times New Roman" w:cs="Times New Roman"/>
          <w:sz w:val="24"/>
          <w:szCs w:val="24"/>
        </w:rPr>
        <w:t>In</w:t>
      </w:r>
      <w:commentRangeEnd w:id="19"/>
      <w:r w:rsidR="00DF7F0C">
        <w:rPr>
          <w:rStyle w:val="CommentReference"/>
        </w:rPr>
        <w:commentReference w:id="19"/>
      </w:r>
      <w:commentRangeEnd w:id="20"/>
      <w:r w:rsidR="00775268">
        <w:rPr>
          <w:rStyle w:val="CommentReference"/>
        </w:rPr>
        <w:commentReference w:id="20"/>
      </w:r>
      <w:commentRangeEnd w:id="21"/>
      <w:r w:rsidR="008E7469">
        <w:rPr>
          <w:rStyle w:val="CommentReference"/>
        </w:rPr>
        <w:commentReference w:id="21"/>
      </w:r>
      <w:r w:rsidR="00DF7F0C">
        <w:rPr>
          <w:rFonts w:ascii="Times New Roman" w:hAnsi="Times New Roman" w:cs="Times New Roman"/>
          <w:sz w:val="24"/>
          <w:szCs w:val="24"/>
        </w:rPr>
        <w:t xml:space="preserve"> contrast, for Indonesia, a country of similar size to Libya but low levels of internal conflict the </w:t>
      </w:r>
      <w:r w:rsidR="007D1734">
        <w:rPr>
          <w:rFonts w:ascii="Times New Roman" w:hAnsi="Times New Roman" w:cs="Times New Roman"/>
          <w:sz w:val="24"/>
          <w:szCs w:val="24"/>
        </w:rPr>
        <w:t xml:space="preserve">selected area varied only slightly, from </w:t>
      </w:r>
      <w:r w:rsidR="00F530EE">
        <w:rPr>
          <w:rFonts w:ascii="Times New Roman" w:hAnsi="Times New Roman" w:cs="Times New Roman"/>
          <w:sz w:val="24"/>
          <w:szCs w:val="24"/>
        </w:rPr>
        <w:t>30.6</w:t>
      </w:r>
      <w:r w:rsidR="007D1734">
        <w:rPr>
          <w:rFonts w:ascii="Times New Roman" w:hAnsi="Times New Roman" w:cs="Times New Roman"/>
          <w:sz w:val="24"/>
          <w:szCs w:val="24"/>
        </w:rPr>
        <w:t xml:space="preserve">% to </w:t>
      </w:r>
      <w:r w:rsidR="00F530EE">
        <w:rPr>
          <w:rFonts w:ascii="Times New Roman" w:hAnsi="Times New Roman" w:cs="Times New Roman"/>
          <w:sz w:val="24"/>
          <w:szCs w:val="24"/>
        </w:rPr>
        <w:t>31.9</w:t>
      </w:r>
      <w:r w:rsidR="007D1734">
        <w:rPr>
          <w:rFonts w:ascii="Times New Roman" w:hAnsi="Times New Roman" w:cs="Times New Roman"/>
          <w:sz w:val="24"/>
          <w:szCs w:val="24"/>
        </w:rPr>
        <w:t xml:space="preserve">% across </w:t>
      </w:r>
      <w:r w:rsidR="00327691">
        <w:rPr>
          <w:rFonts w:ascii="Times New Roman" w:hAnsi="Times New Roman" w:cs="Times New Roman"/>
          <w:sz w:val="24"/>
          <w:szCs w:val="24"/>
        </w:rPr>
        <w:t>scenarios.</w:t>
      </w:r>
      <w:r w:rsidR="00DF7F0C">
        <w:rPr>
          <w:rFonts w:ascii="Times New Roman" w:hAnsi="Times New Roman" w:cs="Times New Roman"/>
          <w:sz w:val="24"/>
          <w:szCs w:val="24"/>
        </w:rPr>
        <w:t xml:space="preserve"> </w:t>
      </w:r>
      <w:commentRangeStart w:id="22"/>
      <w:commentRangeStart w:id="23"/>
      <w:commentRangeStart w:id="24"/>
      <w:r w:rsidR="002F23AF">
        <w:rPr>
          <w:rFonts w:ascii="Times New Roman" w:hAnsi="Times New Roman" w:cs="Times New Roman"/>
          <w:sz w:val="24"/>
          <w:szCs w:val="24"/>
        </w:rPr>
        <w:t xml:space="preserve">Comparing prioritization results across the 14 global biomes revealed considerable </w:t>
      </w:r>
      <w:r w:rsidR="002F23AF">
        <w:rPr>
          <w:rFonts w:ascii="Times New Roman" w:hAnsi="Times New Roman" w:cs="Times New Roman"/>
          <w:sz w:val="24"/>
          <w:szCs w:val="24"/>
        </w:rPr>
        <w:lastRenderedPageBreak/>
        <w:t xml:space="preserve">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22"/>
      <w:r w:rsidR="002F23AF">
        <w:rPr>
          <w:rStyle w:val="CommentReference"/>
        </w:rPr>
        <w:commentReference w:id="22"/>
      </w:r>
      <w:commentRangeEnd w:id="23"/>
      <w:r w:rsidR="00B2145F">
        <w:rPr>
          <w:rStyle w:val="CommentReference"/>
        </w:rPr>
        <w:commentReference w:id="23"/>
      </w:r>
      <w:commentRangeEnd w:id="24"/>
      <w:r w:rsidR="007D1734">
        <w:rPr>
          <w:rStyle w:val="CommentReference"/>
        </w:rPr>
        <w:commentReference w:id="24"/>
      </w:r>
      <w:r w:rsidR="002F23AF">
        <w:rPr>
          <w:rFonts w:ascii="Times New Roman" w:hAnsi="Times New Roman" w:cs="Times New Roman"/>
          <w:sz w:val="24"/>
          <w:szCs w:val="24"/>
        </w:rPr>
        <w:t xml:space="preserve">(Figure 3). </w:t>
      </w:r>
      <w:commentRangeStart w:id="25"/>
      <w:commentRangeStart w:id="26"/>
      <w:commentRangeStart w:id="27"/>
      <w:r w:rsidR="002F23AF">
        <w:rPr>
          <w:rFonts w:ascii="Times New Roman" w:hAnsi="Times New Roman" w:cs="Times New Roman"/>
          <w:sz w:val="24"/>
          <w:szCs w:val="24"/>
        </w:rPr>
        <w:t xml:space="preserve">The most pronounced variation was for temperate conifer forests with a total variation of 28.6%, ranging from a 3.8% reduction compared to baseline for the scenario only considering the climate constraint, to a 24.8% increase for the scenario incorporating </w:t>
      </w:r>
      <w:r w:rsidR="006347D6">
        <w:rPr>
          <w:rFonts w:ascii="Times New Roman" w:hAnsi="Times New Roman" w:cs="Times New Roman"/>
          <w:sz w:val="24"/>
          <w:szCs w:val="24"/>
        </w:rPr>
        <w:t>governance</w:t>
      </w:r>
      <w:r w:rsidR="002F23AF">
        <w:rPr>
          <w:rFonts w:ascii="Times New Roman" w:hAnsi="Times New Roman" w:cs="Times New Roman"/>
          <w:sz w:val="24"/>
          <w:szCs w:val="24"/>
        </w:rPr>
        <w:t xml:space="preserve">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w:t>
      </w:r>
      <w:r w:rsidR="006347D6">
        <w:rPr>
          <w:rFonts w:ascii="Times New Roman" w:hAnsi="Times New Roman" w:cs="Times New Roman"/>
          <w:sz w:val="24"/>
          <w:szCs w:val="24"/>
        </w:rPr>
        <w:t>governance</w:t>
      </w:r>
      <w:r w:rsidR="002F23AF">
        <w:rPr>
          <w:rFonts w:ascii="Times New Roman" w:hAnsi="Times New Roman" w:cs="Times New Roman"/>
          <w:sz w:val="24"/>
          <w:szCs w:val="24"/>
        </w:rPr>
        <w:t xml:space="preserve">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25"/>
      <w:r w:rsidR="002F23AF">
        <w:rPr>
          <w:rStyle w:val="CommentReference"/>
        </w:rPr>
        <w:commentReference w:id="25"/>
      </w:r>
      <w:commentRangeEnd w:id="26"/>
      <w:r w:rsidR="00E92FE9">
        <w:rPr>
          <w:rStyle w:val="CommentReference"/>
        </w:rPr>
        <w:commentReference w:id="26"/>
      </w:r>
      <w:commentRangeEnd w:id="27"/>
      <w:r w:rsidR="007D1734">
        <w:rPr>
          <w:rStyle w:val="CommentReference"/>
        </w:rPr>
        <w:commentReference w:id="27"/>
      </w:r>
    </w:p>
    <w:p w14:paraId="571D8175" w14:textId="6FD822F3"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w:t>
      </w:r>
      <w:r w:rsidR="002D22B4">
        <w:rPr>
          <w:rFonts w:ascii="Times New Roman" w:hAnsi="Times New Roman" w:cs="Times New Roman"/>
          <w:sz w:val="24"/>
          <w:szCs w:val="24"/>
        </w:rPr>
        <w:t>pressure</w:t>
      </w:r>
      <w:r>
        <w:rPr>
          <w:rFonts w:ascii="Times New Roman" w:hAnsi="Times New Roman" w:cs="Times New Roman"/>
          <w:sz w:val="24"/>
          <w:szCs w:val="24"/>
        </w:rPr>
        <w:t xml:space="preserve">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This is encouraging because it means that we can account for these important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as post-Aichi targets. </w:t>
      </w:r>
    </w:p>
    <w:p w14:paraId="12E2B13C" w14:textId="6AFB4884"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here was considerable spatial overlap among scenarios, with the same 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w:t>
      </w:r>
      <w:r w:rsidR="00C53FB9">
        <w:rPr>
          <w:rFonts w:ascii="Times New Roman" w:hAnsi="Times New Roman" w:cs="Times New Roman"/>
          <w:sz w:val="24"/>
          <w:szCs w:val="24"/>
        </w:rPr>
        <w:t xml:space="preserve">(6.9% of global land area) </w:t>
      </w:r>
      <w:r w:rsidR="00886614">
        <w:rPr>
          <w:rFonts w:ascii="Times New Roman" w:hAnsi="Times New Roman" w:cs="Times New Roman"/>
          <w:sz w:val="24"/>
          <w:szCs w:val="24"/>
        </w:rPr>
        <w:t>being selected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D564E5">
        <w:rPr>
          <w:rFonts w:ascii="Times New Roman" w:hAnsi="Times New Roman" w:cs="Times New Roman"/>
          <w:sz w:val="24"/>
          <w:szCs w:val="24"/>
        </w:rPr>
        <w:t>(1.5% of global land area) i</w:t>
      </w:r>
      <w:r w:rsidR="00886614">
        <w:rPr>
          <w:rFonts w:ascii="Times New Roman" w:hAnsi="Times New Roman" w:cs="Times New Roman"/>
          <w:sz w:val="24"/>
          <w:szCs w:val="24"/>
        </w:rPr>
        <w:t>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w:t>
      </w:r>
      <w:r w:rsidR="007C4F4E">
        <w:rPr>
          <w:rFonts w:ascii="Times New Roman" w:hAnsi="Times New Roman" w:cs="Times New Roman"/>
          <w:sz w:val="24"/>
          <w:szCs w:val="24"/>
        </w:rPr>
        <w:t xml:space="preserve">among scenarios </w:t>
      </w:r>
      <w:r w:rsidR="00427092">
        <w:rPr>
          <w:rFonts w:ascii="Times New Roman" w:hAnsi="Times New Roman" w:cs="Times New Roman"/>
          <w:sz w:val="24"/>
          <w:szCs w:val="24"/>
        </w:rPr>
        <w:t xml:space="preserve">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 xml:space="preserve">There is some overlap with global biodiversity </w:t>
      </w:r>
      <w:r w:rsidR="00F90369">
        <w:rPr>
          <w:rFonts w:ascii="Times New Roman" w:hAnsi="Times New Roman" w:cs="Times New Roman"/>
          <w:sz w:val="24"/>
          <w:szCs w:val="24"/>
        </w:rPr>
        <w:lastRenderedPageBreak/>
        <w:t>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w:t>
      </w:r>
      <w:r w:rsidR="007C4F4E">
        <w:rPr>
          <w:rFonts w:ascii="Times New Roman" w:hAnsi="Times New Roman" w:cs="Times New Roman"/>
          <w:sz w:val="24"/>
          <w:szCs w:val="24"/>
        </w:rPr>
        <w:t xml:space="preserve">among scenarios </w:t>
      </w:r>
      <w:r w:rsidR="00F90369">
        <w:rPr>
          <w:rFonts w:ascii="Times New Roman" w:hAnsi="Times New Roman" w:cs="Times New Roman"/>
          <w:sz w:val="24"/>
          <w:szCs w:val="24"/>
        </w:rPr>
        <w:t xml:space="preserve">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541865" w:rsidRPr="00541865">
        <w:rPr>
          <w:rFonts w:ascii="Times New Roman" w:hAnsi="Times New Roman" w:cs="Times New Roman"/>
          <w:sz w:val="24"/>
          <w:szCs w:val="24"/>
        </w:rPr>
        <w:t>or occurs withing small portions of these areas</w:t>
      </w:r>
      <w:r w:rsidR="00F90369">
        <w:rPr>
          <w:rFonts w:ascii="Times New Roman" w:hAnsi="Times New Roman" w:cs="Times New Roman"/>
          <w:sz w:val="24"/>
          <w:szCs w:val="24"/>
        </w:rPr>
        <w:t xml:space="preserve">. </w:t>
      </w:r>
    </w:p>
    <w:p w14:paraId="0AB7E68F" w14:textId="4CD4E85E"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5564A9">
        <w:rPr>
          <w:rFonts w:ascii="Times New Roman" w:hAnsi="Times New Roman" w:cs="Times New Roman"/>
          <w:sz w:val="24"/>
          <w:szCs w:val="24"/>
        </w:rPr>
        <w:t xml:space="preserve">anthropogenic pressures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A55D79">
        <w:rPr>
          <w:rFonts w:ascii="Times New Roman" w:hAnsi="Times New Roman" w:cs="Times New Roman"/>
          <w:sz w:val="24"/>
          <w:szCs w:val="24"/>
        </w:rPr>
        <w:t xml:space="preserve">pressures </w:t>
      </w:r>
      <w:r w:rsidR="00B15588">
        <w:rPr>
          <w:rFonts w:ascii="Times New Roman" w:hAnsi="Times New Roman" w:cs="Times New Roman"/>
          <w:sz w:val="24"/>
          <w:szCs w:val="24"/>
        </w:rPr>
        <w:t xml:space="preserve">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r w:rsidR="001402F2">
        <w:rPr>
          <w:rFonts w:ascii="Times New Roman" w:hAnsi="Times New Roman" w:cs="Times New Roman"/>
          <w:sz w:val="24"/>
          <w:szCs w:val="24"/>
        </w:rPr>
        <w:t>use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28"/>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28"/>
      <w:r w:rsidR="00A64336">
        <w:rPr>
          <w:rStyle w:val="CommentReference"/>
        </w:rPr>
        <w:commentReference w:id="28"/>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29"/>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29"/>
      <w:r w:rsidR="00C40F58">
        <w:rPr>
          <w:rStyle w:val="CommentReference"/>
        </w:rPr>
        <w:commentReference w:id="29"/>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4B00B92C" w:rsidR="00357294" w:rsidRPr="00B02D09" w:rsidRDefault="00B9147C" w:rsidP="003067E7">
      <w:pPr>
        <w:spacing w:before="240" w:after="0" w:line="480" w:lineRule="auto"/>
        <w:rPr>
          <w:rFonts w:ascii="Times New Roman" w:hAnsi="Times New Roman" w:cs="Times New Roman"/>
          <w:b/>
          <w:bCs/>
          <w:sz w:val="24"/>
          <w:szCs w:val="24"/>
        </w:rPr>
      </w:pPr>
      <w:commentRangeStart w:id="30"/>
      <w:r>
        <w:rPr>
          <w:rFonts w:ascii="Times New Roman" w:eastAsia="Arial" w:hAnsi="Times New Roman" w:cs="Times New Roman"/>
          <w:color w:val="000000"/>
          <w:sz w:val="24"/>
          <w:szCs w:val="24"/>
        </w:rPr>
        <w:lastRenderedPageBreak/>
        <w:t>A</w:t>
      </w:r>
      <w:commentRangeEnd w:id="30"/>
      <w:r w:rsidR="007778E4">
        <w:rPr>
          <w:rStyle w:val="CommentReference"/>
        </w:rPr>
        <w:commentReference w:id="30"/>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E47D07">
        <w:rPr>
          <w:rFonts w:ascii="Times New Roman" w:eastAsia="Arial" w:hAnsi="Times New Roman" w:cs="Times New Roman"/>
          <w:color w:val="000000"/>
          <w:sz w:val="24"/>
          <w:szCs w:val="24"/>
        </w:rPr>
        <w:t>governance</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use, and climate uncertainties. </w:t>
      </w:r>
      <w:commentRangeStart w:id="31"/>
      <w:r w:rsidR="007C4F4E">
        <w:rPr>
          <w:rFonts w:ascii="Times New Roman" w:eastAsia="Arial" w:hAnsi="Times New Roman" w:cs="Times New Roman"/>
          <w:color w:val="000000"/>
          <w:sz w:val="24"/>
          <w:szCs w:val="24"/>
        </w:rPr>
        <w:t>Our</w:t>
      </w:r>
      <w:commentRangeEnd w:id="31"/>
      <w:r w:rsidR="00124ECC">
        <w:rPr>
          <w:rStyle w:val="CommentReference"/>
        </w:rPr>
        <w:commentReference w:id="31"/>
      </w:r>
      <w:r w:rsidR="007C4F4E">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7C4F4E">
        <w:rPr>
          <w:rFonts w:ascii="Times New Roman" w:eastAsia="Arial" w:hAnsi="Times New Roman" w:cs="Times New Roman"/>
          <w:color w:val="000000"/>
          <w:sz w:val="24"/>
          <w:szCs w:val="24"/>
        </w:rPr>
        <w:t xml:space="preserve">pressures and uncertainties can greatly influence conservation decisions, especially in areas where specific pressures predominate. </w:t>
      </w:r>
      <w:r>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Segan,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Possingham, H. P. P. &amp; Watts, M. E. E. Marxan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Moilanen, A., Wilson, K. &amp; Possingham,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t xml:space="preserve">Pouzols,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Saout,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lastRenderedPageBreak/>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t xml:space="preserve">Coetzer, K. L., Witkowski, E. T. &amp; Erasmus, B. F. Reviewing B iosphere R eserves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t xml:space="preserve">Baynham-Herd,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t xml:space="preserve">Asselen, S. van &amp; Verburg,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t xml:space="preserve">Margules, C. R. &amp; Pressey,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2"/>
      <w:commentRangeStart w:id="33"/>
      <w:r>
        <w:rPr>
          <w:rFonts w:ascii="Times New Roman" w:hAnsi="Times New Roman" w:cs="Times New Roman"/>
          <w:sz w:val="24"/>
          <w:szCs w:val="24"/>
        </w:rPr>
        <w:t>Figure 1: multi-panel individual scenario results</w:t>
      </w:r>
      <w:commentRangeEnd w:id="32"/>
      <w:r w:rsidR="00740E4C">
        <w:rPr>
          <w:rStyle w:val="CommentReference"/>
        </w:rPr>
        <w:commentReference w:id="32"/>
      </w:r>
      <w:commentRangeEnd w:id="33"/>
      <w:r w:rsidR="00916567">
        <w:rPr>
          <w:rStyle w:val="CommentReference"/>
        </w:rPr>
        <w:commentReference w:id="33"/>
      </w:r>
    </w:p>
    <w:p w14:paraId="61F1DE09" w14:textId="2D66EB3C" w:rsidR="00EE6396" w:rsidRDefault="00EE6396" w:rsidP="00BC1C25">
      <w:pPr>
        <w:spacing w:line="480" w:lineRule="auto"/>
        <w:rPr>
          <w:rFonts w:ascii="Times New Roman" w:hAnsi="Times New Roman" w:cs="Times New Roman"/>
          <w:sz w:val="24"/>
          <w:szCs w:val="24"/>
        </w:rPr>
      </w:pPr>
      <w:commentRangeStart w:id="34"/>
      <w:commentRangeStart w:id="35"/>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34"/>
      <w:r w:rsidR="00957547">
        <w:rPr>
          <w:rStyle w:val="CommentReference"/>
        </w:rPr>
        <w:commentReference w:id="34"/>
      </w:r>
      <w:commentRangeEnd w:id="35"/>
      <w:r w:rsidR="007778E4">
        <w:rPr>
          <w:rStyle w:val="CommentReference"/>
        </w:rPr>
        <w:commentReference w:id="35"/>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6"/>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36"/>
      <w:r w:rsidR="00651FA5">
        <w:rPr>
          <w:rStyle w:val="CommentReference"/>
        </w:rPr>
        <w:commentReference w:id="36"/>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7" w:name="_Hlk7000483"/>
      <w:r>
        <w:rPr>
          <w:rFonts w:cs="Times New Roman"/>
          <w:lang w:val="en-CA"/>
        </w:rPr>
        <w:t>, thus only focusing on stationary periods of the life cycle of migratory species</w:t>
      </w:r>
      <w:bookmarkEnd w:id="37"/>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8"/>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8"/>
      <w:r w:rsidR="006A29D0">
        <w:rPr>
          <w:rStyle w:val="CommentReference"/>
          <w:rFonts w:asciiTheme="minorHAnsi" w:eastAsiaTheme="minorHAnsi" w:hAnsiTheme="minorHAnsi" w:cstheme="minorBidi"/>
          <w:color w:val="auto"/>
          <w:lang w:val="en-CA" w:eastAsia="en-US"/>
        </w:rPr>
        <w:commentReference w:id="38"/>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commentRangeStart w:id="39"/>
      <w:r>
        <w:rPr>
          <w:rFonts w:ascii="Times New Roman" w:hAnsi="Times New Roman" w:cs="Times New Roman"/>
          <w:i/>
          <w:iCs/>
          <w:sz w:val="24"/>
          <w:szCs w:val="24"/>
        </w:rPr>
        <w:t>Governance</w:t>
      </w:r>
      <w:commentRangeEnd w:id="39"/>
      <w:r w:rsidR="00EF44A1">
        <w:rPr>
          <w:rStyle w:val="CommentReference"/>
        </w:rPr>
        <w:commentReference w:id="39"/>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40"/>
      <w:commentRangeEnd w:id="40"/>
      <w:r>
        <w:rPr>
          <w:rStyle w:val="CommentReference"/>
        </w:rPr>
        <w:commentReference w:id="40"/>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41"/>
      <w:commentRangeStart w:id="42"/>
      <w:commentRangeStart w:id="43"/>
      <w:r w:rsidR="00354042">
        <w:rPr>
          <w:rFonts w:ascii="Times New Roman" w:hAnsi="Times New Roman" w:cs="Times New Roman"/>
          <w:sz w:val="24"/>
          <w:szCs w:val="24"/>
        </w:rPr>
        <w:t>The target for each feature was set to 30% of their range</w:t>
      </w:r>
      <w:commentRangeEnd w:id="41"/>
      <w:del w:id="44"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42"/>
      <w:commentRangeEnd w:id="43"/>
      <w:ins w:id="45" w:author="richard" w:date="2020-02-01T10:29:00Z">
        <w:r w:rsidR="00364F67">
          <w:commentReference w:id="41"/>
        </w:r>
        <w:r w:rsidR="00B85EB7">
          <w:rPr>
            <w:rStyle w:val="CommentReference"/>
          </w:rPr>
          <w:commentReference w:id="42"/>
        </w:r>
      </w:ins>
      <w:r w:rsidR="00534F33">
        <w:rPr>
          <w:rStyle w:val="CommentReference"/>
        </w:rPr>
        <w:commentReference w:id="43"/>
      </w:r>
      <w:ins w:id="46"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47"/>
      <w:commentRangeStart w:id="48"/>
      <w:r w:rsidRPr="00236FB2">
        <w:rPr>
          <w:rFonts w:ascii="Times New Roman" w:hAnsi="Times New Roman" w:cs="Times New Roman"/>
          <w:b/>
          <w:bCs/>
          <w:sz w:val="24"/>
          <w:szCs w:val="24"/>
        </w:rPr>
        <w:lastRenderedPageBreak/>
        <w:t>Table</w:t>
      </w:r>
      <w:commentRangeEnd w:id="47"/>
      <w:r w:rsidRPr="00236FB2">
        <w:rPr>
          <w:rStyle w:val="CommentReference"/>
          <w:b/>
          <w:bCs/>
        </w:rPr>
        <w:commentReference w:id="47"/>
      </w:r>
      <w:commentRangeEnd w:id="48"/>
      <w:r w:rsidR="007B058E">
        <w:rPr>
          <w:rStyle w:val="CommentReference"/>
        </w:rPr>
        <w:commentReference w:id="48"/>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49"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50"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51"/>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51"/>
            <w:r>
              <w:rPr>
                <w:rStyle w:val="CommentReference"/>
              </w:rPr>
              <w:commentReference w:id="51"/>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2BD7ECCA"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044EF738" w:rsidR="00AD0148" w:rsidRPr="00E30373" w:rsidRDefault="00AD0148" w:rsidP="0075786C">
      <w:pPr>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9A59FF" w:rsidRDefault="009A59FF">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A59FF" w:rsidRDefault="009A59FF">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A59FF" w:rsidRDefault="009A59FF">
      <w:r>
        <w:rPr>
          <w:rFonts w:ascii="Liberation Serif" w:eastAsia="DejaVu Sans" w:hAnsi="Liberation Serif" w:cs="DejaVu Sans"/>
          <w:sz w:val="24"/>
          <w:szCs w:val="24"/>
          <w:lang w:val="en-US" w:bidi="en-US"/>
        </w:rPr>
        <w:t>https://www.nature.com/documents/nature-summary-paragraph.pdf</w:t>
      </w:r>
    </w:p>
  </w:comment>
  <w:comment w:id="2" w:author="richard" w:date="2020-06-12T11:03:00Z" w:initials="r">
    <w:p w14:paraId="4FB5AC88" w14:textId="78385588" w:rsidR="009A59FF" w:rsidRDefault="009A59FF">
      <w:pPr>
        <w:pStyle w:val="CommentText"/>
      </w:pPr>
      <w:r>
        <w:rPr>
          <w:rStyle w:val="CommentReference"/>
        </w:rPr>
        <w:annotationRef/>
      </w:r>
      <w:r>
        <w:t>From Jeremy:</w:t>
      </w:r>
      <w:r>
        <w:br/>
        <w:t>“</w:t>
      </w:r>
      <w:r w:rsidRPr="00E77ACB">
        <w:t>Rather than socioeconomic or sociopolitical, I would just call the stuff based on the governance indicators ‘governance’. I think that best captures what we did. Socioeconomic risk, to me, is the land use part because those changes are driven by socioeconomics.</w:t>
      </w:r>
      <w:r>
        <w:t>”</w:t>
      </w:r>
    </w:p>
  </w:comment>
  <w:comment w:id="3" w:author="richard" w:date="2020-04-15T10:47:00Z" w:initials="r">
    <w:p w14:paraId="5F4F9D96" w14:textId="004972D2" w:rsidR="009A59FF" w:rsidRDefault="009A59FF">
      <w:pPr>
        <w:pStyle w:val="CommentText"/>
      </w:pPr>
      <w:r>
        <w:rPr>
          <w:rStyle w:val="CommentReference"/>
        </w:rPr>
        <w:annotationRef/>
      </w:r>
      <w:r>
        <w:t>Do you mean regions of the globe, countries, …?</w:t>
      </w:r>
    </w:p>
  </w:comment>
  <w:comment w:id="4" w:author="Joseph Bennett" w:date="2020-06-10T11:08:00Z" w:initials="JB">
    <w:p w14:paraId="35711866" w14:textId="756615D4" w:rsidR="009A59FF" w:rsidRDefault="009A59FF">
      <w:pPr>
        <w:pStyle w:val="CommentText"/>
      </w:pPr>
      <w:r>
        <w:rPr>
          <w:rStyle w:val="CommentReference"/>
        </w:rPr>
        <w:annotationRef/>
      </w:r>
      <w:r>
        <w:t xml:space="preserve">Either. Whatever is most compelling. </w:t>
      </w:r>
    </w:p>
  </w:comment>
  <w:comment w:id="5" w:author="richard" w:date="2019-12-19T14:43:00Z" w:initials="r">
    <w:p w14:paraId="35C5777D" w14:textId="7DDC1F9B" w:rsidR="009A59FF" w:rsidRDefault="009A59FF"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6" w:author="richard" w:date="2020-04-08T08:51:00Z" w:initials="r">
    <w:p w14:paraId="02F9C146" w14:textId="352CEA21" w:rsidR="009A59FF" w:rsidRDefault="009A59FF">
      <w:pPr>
        <w:pStyle w:val="CommentText"/>
      </w:pPr>
      <w:r>
        <w:rPr>
          <w:rStyle w:val="CommentReference"/>
        </w:rPr>
        <w:annotationRef/>
      </w:r>
      <w:r>
        <w:t>Rachel:</w:t>
      </w:r>
    </w:p>
    <w:p w14:paraId="35D59256" w14:textId="77777777" w:rsidR="009A59FF" w:rsidRDefault="009A59FF"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9A59FF" w:rsidRDefault="009A59FF" w:rsidP="00775A8E">
      <w:pPr>
        <w:pStyle w:val="CommentText"/>
      </w:pPr>
    </w:p>
    <w:p w14:paraId="171EC2BE" w14:textId="24394A94" w:rsidR="009A59FF" w:rsidRDefault="009A59FF"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7" w:author="Joseph Bennett" w:date="2020-06-10T11:12:00Z" w:initials="JB">
    <w:p w14:paraId="5DB9ACBF" w14:textId="06C443DA" w:rsidR="009A59FF" w:rsidRDefault="009A59FF">
      <w:pPr>
        <w:pStyle w:val="CommentText"/>
      </w:pPr>
      <w:r>
        <w:rPr>
          <w:rStyle w:val="CommentReference"/>
        </w:rPr>
        <w:annotationRef/>
      </w:r>
      <w:r>
        <w:t xml:space="preserve">Flagging these for terminology harmonization. We’ll have to do throughout once we decide. </w:t>
      </w:r>
    </w:p>
  </w:comment>
  <w:comment w:id="8" w:author="Joseph Bennett" w:date="2020-06-10T11:13:00Z" w:initials="JB">
    <w:p w14:paraId="78A7765B" w14:textId="44379D82" w:rsidR="009A59FF" w:rsidRDefault="009A59FF">
      <w:pPr>
        <w:pStyle w:val="CommentText"/>
      </w:pPr>
      <w:r>
        <w:rPr>
          <w:rStyle w:val="CommentReference"/>
        </w:rPr>
        <w:annotationRef/>
      </w:r>
      <w:r>
        <w:t xml:space="preserve">This OK? </w:t>
      </w:r>
    </w:p>
  </w:comment>
  <w:comment w:id="11" w:author="Joseph Bennett" w:date="2020-04-14T08:23:00Z" w:initials="JB">
    <w:p w14:paraId="6DB6BF3B" w14:textId="20B47654" w:rsidR="009A59FF" w:rsidRDefault="009A59FF">
      <w:pPr>
        <w:pStyle w:val="CommentText"/>
      </w:pPr>
      <w:r>
        <w:rPr>
          <w:rStyle w:val="CommentReference"/>
        </w:rPr>
        <w:annotationRef/>
      </w:r>
      <w:r>
        <w:t>citation</w:t>
      </w:r>
    </w:p>
  </w:comment>
  <w:comment w:id="14" w:author="Jeffrey Owen Hanson" w:date="2020-03-16T10:26:00Z" w:initials="JOH">
    <w:p w14:paraId="050438E1" w14:textId="1A6DF905" w:rsidR="009A59FF" w:rsidRDefault="009A59FF">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15" w:author="richard" w:date="2020-04-15T13:05:00Z" w:initials="r">
    <w:p w14:paraId="31DC55C9" w14:textId="64AE1410" w:rsidR="009A59FF" w:rsidRDefault="009A59FF">
      <w:pPr>
        <w:pStyle w:val="CommentText"/>
      </w:pPr>
      <w:r>
        <w:rPr>
          <w:rStyle w:val="CommentReference"/>
        </w:rPr>
        <w:annotationRef/>
      </w:r>
      <w:r>
        <w:t>Not sure how to best go about selecting species for this. Should we go with some well known species here or let the data drive things?</w:t>
      </w:r>
    </w:p>
  </w:comment>
  <w:comment w:id="16" w:author="richard" w:date="2020-04-24T13:37:00Z" w:initials="r">
    <w:p w14:paraId="4198E8F0" w14:textId="77777777" w:rsidR="009A59FF" w:rsidRDefault="009A59FF">
      <w:pPr>
        <w:pStyle w:val="CommentText"/>
      </w:pPr>
      <w:r>
        <w:rPr>
          <w:rStyle w:val="CommentReference"/>
        </w:rPr>
        <w:annotationRef/>
      </w:r>
      <w:r>
        <w:t>From Scott:</w:t>
      </w:r>
    </w:p>
    <w:p w14:paraId="791C5FA0"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65EC5D82" w14:textId="6D7F241A" w:rsidR="009A59FF" w:rsidRDefault="009A59FF">
      <w:pPr>
        <w:pStyle w:val="CommentText"/>
      </w:pPr>
    </w:p>
  </w:comment>
  <w:comment w:id="17" w:author="richard" w:date="2020-06-12T11:09:00Z" w:initials="r">
    <w:p w14:paraId="21AB44F2" w14:textId="4FF5258B" w:rsidR="009A59FF" w:rsidRDefault="009A59FF">
      <w:pPr>
        <w:pStyle w:val="CommentText"/>
      </w:pPr>
      <w:r>
        <w:rPr>
          <w:rStyle w:val="CommentReference"/>
        </w:rPr>
        <w:annotationRef/>
      </w:r>
      <w:r>
        <w:t>What do others think?</w:t>
      </w:r>
    </w:p>
  </w:comment>
  <w:comment w:id="19" w:author="Joseph Bennett" w:date="2020-04-13T10:31:00Z" w:initials="JB">
    <w:p w14:paraId="0D828FA9" w14:textId="77777777" w:rsidR="009A59FF" w:rsidRDefault="009A59FF" w:rsidP="00DF7F0C">
      <w:pPr>
        <w:pStyle w:val="CommentText"/>
      </w:pPr>
      <w:r>
        <w:rPr>
          <w:rStyle w:val="CommentReference"/>
        </w:rPr>
        <w:annotationRef/>
      </w:r>
      <w:r>
        <w:t xml:space="preserve">Do you think there’s room for an example of a country that’s at risk due to climate change? </w:t>
      </w:r>
    </w:p>
  </w:comment>
  <w:comment w:id="20" w:author="richard" w:date="2020-04-15T12:29:00Z" w:initials="r">
    <w:p w14:paraId="1CFDA72C" w14:textId="6BDA17EF" w:rsidR="009A59FF" w:rsidRDefault="009A59FF" w:rsidP="00775268">
      <w:pPr>
        <w:pStyle w:val="CommentText"/>
      </w:pPr>
      <w:r>
        <w:rPr>
          <w:rStyle w:val="CommentReference"/>
        </w:rPr>
        <w:annotationRef/>
      </w:r>
      <w:r>
        <w:t>Room for sure. Do you have an example country in mind, ideally of similar size to Libya to be comparable?</w:t>
      </w:r>
    </w:p>
    <w:p w14:paraId="28D51327" w14:textId="77777777" w:rsidR="009A59FF" w:rsidRDefault="009A59FF" w:rsidP="00775268">
      <w:pPr>
        <w:pStyle w:val="CommentText"/>
      </w:pPr>
    </w:p>
    <w:p w14:paraId="4A030931" w14:textId="6F9BE7AC" w:rsidR="009A59FF" w:rsidRDefault="009A59FF" w:rsidP="00775268">
      <w:pPr>
        <w:pStyle w:val="CommentText"/>
      </w:pPr>
      <w:r>
        <w:t>The following countries have results with less than 90% of baseline area for climate:</w:t>
      </w:r>
    </w:p>
    <w:p w14:paraId="3C635FE3" w14:textId="77777777" w:rsidR="009A59FF" w:rsidRDefault="009A59FF" w:rsidP="00775268">
      <w:pPr>
        <w:pStyle w:val="CommentText"/>
      </w:pPr>
      <w:r>
        <w:t>Kosovo</w:t>
      </w:r>
    </w:p>
    <w:p w14:paraId="4B6264FA" w14:textId="77777777" w:rsidR="009A59FF" w:rsidRDefault="009A59FF" w:rsidP="00775268">
      <w:pPr>
        <w:pStyle w:val="CommentText"/>
      </w:pPr>
      <w:r>
        <w:t>Serbia</w:t>
      </w:r>
    </w:p>
    <w:p w14:paraId="18C8AFAD" w14:textId="77777777" w:rsidR="009A59FF" w:rsidRDefault="009A59FF" w:rsidP="00775268">
      <w:pPr>
        <w:pStyle w:val="CommentText"/>
      </w:pPr>
      <w:r>
        <w:t>Djibouti</w:t>
      </w:r>
    </w:p>
    <w:p w14:paraId="6608460E" w14:textId="77777777" w:rsidR="009A59FF" w:rsidRDefault="009A59FF" w:rsidP="00775268">
      <w:pPr>
        <w:pStyle w:val="CommentText"/>
      </w:pPr>
      <w:r>
        <w:t>Montenegro</w:t>
      </w:r>
    </w:p>
    <w:p w14:paraId="6674687E" w14:textId="77777777" w:rsidR="009A59FF" w:rsidRDefault="009A59FF" w:rsidP="00775268">
      <w:pPr>
        <w:pStyle w:val="CommentText"/>
      </w:pPr>
      <w:r>
        <w:t>Palestina</w:t>
      </w:r>
    </w:p>
    <w:p w14:paraId="1AD988B6" w14:textId="77777777" w:rsidR="009A59FF" w:rsidRDefault="009A59FF" w:rsidP="00775268">
      <w:pPr>
        <w:pStyle w:val="CommentText"/>
      </w:pPr>
      <w:r>
        <w:t>Belarus</w:t>
      </w:r>
    </w:p>
    <w:p w14:paraId="265E66EA" w14:textId="77777777" w:rsidR="009A59FF" w:rsidRDefault="009A59FF" w:rsidP="00775268">
      <w:pPr>
        <w:pStyle w:val="CommentText"/>
      </w:pPr>
      <w:r>
        <w:t>Curaçao</w:t>
      </w:r>
    </w:p>
    <w:p w14:paraId="0E9EECB6" w14:textId="77777777" w:rsidR="009A59FF" w:rsidRDefault="009A59FF" w:rsidP="00775268">
      <w:pPr>
        <w:pStyle w:val="CommentText"/>
      </w:pPr>
      <w:r>
        <w:t>Tunisia</w:t>
      </w:r>
    </w:p>
    <w:p w14:paraId="01EBC375" w14:textId="77777777" w:rsidR="009A59FF" w:rsidRDefault="009A59FF" w:rsidP="00775268">
      <w:pPr>
        <w:pStyle w:val="CommentText"/>
      </w:pPr>
      <w:r>
        <w:t>Morocco</w:t>
      </w:r>
    </w:p>
    <w:p w14:paraId="4CB621F7" w14:textId="77777777" w:rsidR="009A59FF" w:rsidRDefault="009A59FF" w:rsidP="00775268">
      <w:pPr>
        <w:pStyle w:val="CommentText"/>
      </w:pPr>
      <w:r>
        <w:t>Portugal</w:t>
      </w:r>
    </w:p>
    <w:p w14:paraId="0241DEFF" w14:textId="77777777" w:rsidR="009A59FF" w:rsidRDefault="009A59FF" w:rsidP="00775268">
      <w:pPr>
        <w:pStyle w:val="CommentText"/>
      </w:pPr>
      <w:r>
        <w:t>Algeria</w:t>
      </w:r>
    </w:p>
    <w:p w14:paraId="34149416" w14:textId="77777777" w:rsidR="009A59FF" w:rsidRDefault="009A59FF" w:rsidP="00775268">
      <w:pPr>
        <w:pStyle w:val="CommentText"/>
      </w:pPr>
      <w:r>
        <w:t>Uzbekistan</w:t>
      </w:r>
    </w:p>
    <w:p w14:paraId="1481D35C" w14:textId="77777777" w:rsidR="009A59FF" w:rsidRDefault="009A59FF" w:rsidP="00775268">
      <w:pPr>
        <w:pStyle w:val="CommentText"/>
      </w:pPr>
      <w:r>
        <w:t>Brunei</w:t>
      </w:r>
    </w:p>
    <w:p w14:paraId="53961FDA" w14:textId="77777777" w:rsidR="009A59FF" w:rsidRDefault="009A59FF" w:rsidP="00775268">
      <w:pPr>
        <w:pStyle w:val="CommentText"/>
      </w:pPr>
      <w:r>
        <w:t>Uganda</w:t>
      </w:r>
    </w:p>
    <w:p w14:paraId="4150C736" w14:textId="77777777" w:rsidR="009A59FF" w:rsidRDefault="009A59FF" w:rsidP="00775268">
      <w:pPr>
        <w:pStyle w:val="CommentText"/>
      </w:pPr>
      <w:r>
        <w:t>Sierra.Leone</w:t>
      </w:r>
    </w:p>
    <w:p w14:paraId="52F7345D" w14:textId="77777777" w:rsidR="009A59FF" w:rsidRDefault="009A59FF" w:rsidP="00775268">
      <w:pPr>
        <w:pStyle w:val="CommentText"/>
      </w:pPr>
      <w:r>
        <w:t>Yemen</w:t>
      </w:r>
    </w:p>
    <w:p w14:paraId="70A0B424" w14:textId="77777777" w:rsidR="009A59FF" w:rsidRDefault="009A59FF" w:rsidP="00775268">
      <w:pPr>
        <w:pStyle w:val="CommentText"/>
      </w:pPr>
      <w:r>
        <w:t>Burkina.Faso</w:t>
      </w:r>
    </w:p>
    <w:p w14:paraId="602BB98B" w14:textId="77777777" w:rsidR="009A59FF" w:rsidRDefault="009A59FF" w:rsidP="00775268">
      <w:pPr>
        <w:pStyle w:val="CommentText"/>
      </w:pPr>
      <w:r>
        <w:t>Timor.Leste</w:t>
      </w:r>
    </w:p>
    <w:p w14:paraId="4B139224" w14:textId="0879FC11" w:rsidR="009A59FF" w:rsidRDefault="009A59FF" w:rsidP="00775268">
      <w:pPr>
        <w:pStyle w:val="CommentText"/>
      </w:pPr>
      <w:r>
        <w:t>Ukraine</w:t>
      </w:r>
    </w:p>
    <w:p w14:paraId="0E925CC4" w14:textId="71847E34" w:rsidR="009A59FF" w:rsidRDefault="009A59FF">
      <w:pPr>
        <w:pStyle w:val="CommentText"/>
      </w:pPr>
    </w:p>
  </w:comment>
  <w:comment w:id="21" w:author="richard" w:date="2020-06-12T11:45:00Z" w:initials="r">
    <w:p w14:paraId="087AA787" w14:textId="1C226A9A" w:rsidR="008E7469" w:rsidRDefault="008E7469">
      <w:pPr>
        <w:pStyle w:val="CommentText"/>
      </w:pPr>
      <w:r>
        <w:rPr>
          <w:rStyle w:val="CommentReference"/>
        </w:rPr>
        <w:annotationRef/>
      </w:r>
      <w:r>
        <w:t>Should we add a climate example as well?</w:t>
      </w:r>
    </w:p>
  </w:comment>
  <w:comment w:id="22" w:author="Buxton,Rachel" w:date="2020-03-11T10:04:00Z" w:initials="B">
    <w:p w14:paraId="62A37BAB" w14:textId="77777777" w:rsidR="009A59FF" w:rsidRDefault="009A59FF"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23" w:author="richard" w:date="2020-04-15T13:02:00Z" w:initials="r">
    <w:p w14:paraId="4E9DD7E4" w14:textId="5E73028B" w:rsidR="009A59FF" w:rsidRDefault="009A59FF">
      <w:pPr>
        <w:pStyle w:val="CommentText"/>
      </w:pPr>
      <w:r>
        <w:rPr>
          <w:rStyle w:val="CommentReference"/>
        </w:rPr>
        <w:annotationRef/>
      </w:r>
      <w:r>
        <w:t xml:space="preserve">Yes. Compared to the baseline scenario, different scenarios result in different proportions of biomes being selected. Not sure how to write that so its easier to understand. </w:t>
      </w:r>
    </w:p>
  </w:comment>
  <w:comment w:id="24" w:author="Joseph Bennett" w:date="2020-06-10T11:35:00Z" w:initials="JB">
    <w:p w14:paraId="32A7C7FC" w14:textId="565A5858" w:rsidR="009A59FF" w:rsidRDefault="009A59FF">
      <w:pPr>
        <w:pStyle w:val="CommentText"/>
      </w:pPr>
      <w:r>
        <w:rPr>
          <w:rStyle w:val="CommentReference"/>
        </w:rPr>
        <w:annotationRef/>
      </w:r>
      <w:r>
        <w:t xml:space="preserve">I hope the edits above are helping out and not making it worse… Is it OK to express these in terms of % land area, and then just state the ranges? </w:t>
      </w:r>
    </w:p>
  </w:comment>
  <w:comment w:id="25" w:author="Buxton,Rachel" w:date="2020-03-11T10:20:00Z" w:initials="B">
    <w:p w14:paraId="34CC4C54" w14:textId="77777777" w:rsidR="009A59FF" w:rsidRDefault="009A59FF" w:rsidP="002F23AF">
      <w:pPr>
        <w:pStyle w:val="CommentText"/>
      </w:pPr>
      <w:r>
        <w:rPr>
          <w:rStyle w:val="CommentReference"/>
        </w:rPr>
        <w:annotationRef/>
      </w:r>
      <w:r>
        <w:t>Might be good to have some discussion around this.</w:t>
      </w:r>
    </w:p>
    <w:p w14:paraId="1C98FA00" w14:textId="77777777" w:rsidR="009A59FF" w:rsidRDefault="009A59FF" w:rsidP="002F23AF">
      <w:pPr>
        <w:pStyle w:val="CommentText"/>
      </w:pPr>
    </w:p>
    <w:p w14:paraId="33BB906B" w14:textId="77777777" w:rsidR="009A59FF" w:rsidRDefault="009A59FF" w:rsidP="002F23AF">
      <w:pPr>
        <w:pStyle w:val="CommentText"/>
      </w:pPr>
      <w:r>
        <w:t>Interesting that temperate conifer forests have the highest variation – does that include boreal forests?</w:t>
      </w:r>
    </w:p>
    <w:p w14:paraId="3DA0181C" w14:textId="77777777" w:rsidR="009A59FF" w:rsidRDefault="009A59FF" w:rsidP="002F23AF">
      <w:pPr>
        <w:pStyle w:val="CommentText"/>
      </w:pPr>
    </w:p>
    <w:p w14:paraId="41C9CFB3" w14:textId="77777777" w:rsidR="009A59FF" w:rsidRDefault="009A59FF"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26" w:author="richard" w:date="2020-04-15T13:04:00Z" w:initials="r">
    <w:p w14:paraId="5F8349E2" w14:textId="0AD155B5" w:rsidR="009A59FF" w:rsidRDefault="009A59FF">
      <w:pPr>
        <w:pStyle w:val="CommentText"/>
      </w:pPr>
      <w:r>
        <w:rPr>
          <w:rStyle w:val="CommentReference"/>
        </w:rPr>
        <w:annotationRef/>
      </w:r>
      <w:r>
        <w:t>Joe, what do you think about this? Should I look into that?</w:t>
      </w:r>
    </w:p>
  </w:comment>
  <w:comment w:id="27" w:author="Joseph Bennett" w:date="2020-06-10T11:36:00Z" w:initials="JB">
    <w:p w14:paraId="39B04B53" w14:textId="6FE10C7C" w:rsidR="009A59FF" w:rsidRDefault="009A59FF">
      <w:pPr>
        <w:pStyle w:val="CommentText"/>
      </w:pPr>
      <w:r>
        <w:rPr>
          <w:rStyle w:val="CommentReference"/>
        </w:rPr>
        <w:annotationRef/>
      </w:r>
      <w:r>
        <w:t xml:space="preserve">Yes, I think someone will ask – that seems reasonably easy – overlap of temperate forests with areas with high governance scores I think? </w:t>
      </w:r>
    </w:p>
  </w:comment>
  <w:comment w:id="28" w:author="richard" w:date="2020-06-12T11:05:00Z" w:initials="r">
    <w:p w14:paraId="5C02AEBF" w14:textId="653DBF29" w:rsidR="009A59FF" w:rsidRDefault="009A59FF">
      <w:pPr>
        <w:pStyle w:val="CommentText"/>
      </w:pPr>
      <w:r>
        <w:rPr>
          <w:rStyle w:val="CommentReference"/>
        </w:rPr>
        <w:annotationRef/>
      </w:r>
      <w:r>
        <w:t>Working on structuring and then running this.</w:t>
      </w:r>
    </w:p>
  </w:comment>
  <w:comment w:id="29" w:author="richard" w:date="2020-04-15T13:14:00Z" w:initials="r">
    <w:p w14:paraId="566EC2F8" w14:textId="4F09C282" w:rsidR="009A59FF" w:rsidRDefault="009A59FF">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9A59FF" w:rsidRDefault="009A59FF">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9A59FF" w:rsidRDefault="009A59FF">
      <w:pPr>
        <w:pStyle w:val="CommentText"/>
      </w:pPr>
      <w:r>
        <w:t xml:space="preserve">And Jeff’s Nature paper. </w:t>
      </w:r>
    </w:p>
    <w:p w14:paraId="054B3FFC" w14:textId="754D72A5" w:rsidR="009A59FF" w:rsidRDefault="009A59FF">
      <w:pPr>
        <w:pStyle w:val="CommentText"/>
      </w:pPr>
    </w:p>
  </w:comment>
  <w:comment w:id="30" w:author="Joseph Bennett" w:date="2020-04-14T09:00:00Z" w:initials="JB">
    <w:p w14:paraId="16F4CE2E" w14:textId="0E404A54" w:rsidR="009A59FF" w:rsidRDefault="009A59FF">
      <w:pPr>
        <w:pStyle w:val="CommentText"/>
      </w:pPr>
      <w:r>
        <w:rPr>
          <w:rStyle w:val="CommentReference"/>
        </w:rPr>
        <w:annotationRef/>
      </w:r>
      <w:r>
        <w:t>Once stuff in caps above is done I can try to strengthen conluding para</w:t>
      </w:r>
    </w:p>
  </w:comment>
  <w:comment w:id="31" w:author="Joseph Bennett" w:date="2020-06-11T06:35:00Z" w:initials="JB">
    <w:p w14:paraId="48110054" w14:textId="371838E3" w:rsidR="009A59FF" w:rsidRDefault="009A59FF">
      <w:pPr>
        <w:pStyle w:val="CommentText"/>
      </w:pPr>
      <w:r>
        <w:rPr>
          <w:rStyle w:val="CommentReference"/>
        </w:rPr>
        <w:annotationRef/>
      </w:r>
      <w:r>
        <w:t>Should we have a sentence just before this one comparing to previous analyses that have just done biodiversity, or maybe one extra thing?</w:t>
      </w:r>
    </w:p>
  </w:comment>
  <w:comment w:id="32" w:author="Jeffrey Owen Hanson" w:date="2020-03-16T10:42:00Z" w:initials="JOH">
    <w:p w14:paraId="4DB89186" w14:textId="4E818480" w:rsidR="009A59FF" w:rsidRDefault="009A59FF">
      <w:pPr>
        <w:pStyle w:val="CommentText"/>
      </w:pPr>
      <w:r>
        <w:rPr>
          <w:rStyle w:val="CommentReference"/>
        </w:rPr>
        <w:annotationRef/>
      </w:r>
      <w:r>
        <w:t>Perhaps you could use different colors for “protected area”, “only selected in this scenario”, “selected in at least one other scenario too”?</w:t>
      </w:r>
    </w:p>
  </w:comment>
  <w:comment w:id="33" w:author="richard" w:date="2020-06-12T11:06:00Z" w:initials="r">
    <w:p w14:paraId="30D03DD7" w14:textId="2B859554" w:rsidR="009A59FF" w:rsidRDefault="009A59FF">
      <w:pPr>
        <w:pStyle w:val="CommentText"/>
      </w:pPr>
      <w:r>
        <w:rPr>
          <w:rStyle w:val="CommentReference"/>
        </w:rPr>
        <w:annotationRef/>
      </w:r>
      <w:r>
        <w:t>I think that would be too busy. Probably best to move to supp mat.</w:t>
      </w:r>
    </w:p>
  </w:comment>
  <w:comment w:id="34" w:author="richard" w:date="2020-03-03T08:22:00Z" w:initials="r">
    <w:p w14:paraId="482D7CE4" w14:textId="77777777" w:rsidR="009A59FF" w:rsidRDefault="009A59FF">
      <w:pPr>
        <w:pStyle w:val="CommentText"/>
      </w:pPr>
      <w:r>
        <w:rPr>
          <w:rStyle w:val="CommentReference"/>
        </w:rPr>
        <w:annotationRef/>
      </w:r>
      <w:r>
        <w:t>Placeholder. Need to make this more useful</w:t>
      </w:r>
    </w:p>
    <w:p w14:paraId="0C87499A" w14:textId="389407F5" w:rsidR="009A59FF" w:rsidRDefault="009A59FF">
      <w:pPr>
        <w:pStyle w:val="CommentText"/>
      </w:pPr>
      <w:r>
        <w:t>Might also need to go into supp mat to save space</w:t>
      </w:r>
    </w:p>
  </w:comment>
  <w:comment w:id="35" w:author="Joseph Bennett" w:date="2020-04-14T09:02:00Z" w:initials="JB">
    <w:p w14:paraId="1A141592" w14:textId="77777777" w:rsidR="009A59FF" w:rsidRDefault="009A59FF">
      <w:pPr>
        <w:pStyle w:val="CommentText"/>
      </w:pPr>
      <w:r>
        <w:rPr>
          <w:rStyle w:val="CommentReference"/>
        </w:rPr>
        <w:annotationRef/>
      </w:r>
      <w:r>
        <w:t xml:space="preserve">If we can fix the colours, could keep in the main? </w:t>
      </w:r>
    </w:p>
    <w:p w14:paraId="68F85DCB" w14:textId="77777777" w:rsidR="009A59FF" w:rsidRDefault="009A59FF">
      <w:pPr>
        <w:pStyle w:val="CommentText"/>
      </w:pPr>
    </w:p>
    <w:p w14:paraId="7E8EB4EC" w14:textId="3928BB35" w:rsidR="009A59FF" w:rsidRDefault="009A59FF">
      <w:pPr>
        <w:pStyle w:val="CommentText"/>
      </w:pPr>
      <w:r>
        <w:t xml:space="preserve">Or could provide baseline versus all three together, then present all scenarios in the SI? </w:t>
      </w:r>
    </w:p>
  </w:comment>
  <w:comment w:id="36" w:author="Viv Mcshane" w:date="2020-03-16T10:06:00Z" w:initials="VM">
    <w:p w14:paraId="149BA32E" w14:textId="3003193A" w:rsidR="009A59FF" w:rsidRDefault="009A59FF">
      <w:pPr>
        <w:pStyle w:val="CommentText"/>
      </w:pPr>
      <w:r>
        <w:rPr>
          <w:rStyle w:val="CommentReference"/>
        </w:rPr>
        <w:annotationRef/>
      </w:r>
      <w:r>
        <w:t>Can we make the grey lighter in the background so that the blue stands out more? Its very hard to see with the country background colour.</w:t>
      </w:r>
    </w:p>
  </w:comment>
  <w:comment w:id="38" w:author="richard" w:date="2020-01-06T15:31:00Z" w:initials="r">
    <w:p w14:paraId="4DD25A8C" w14:textId="4F9C02CD" w:rsidR="009A59FF" w:rsidRDefault="009A59FF">
      <w:pPr>
        <w:pStyle w:val="CommentText"/>
      </w:pPr>
      <w:r>
        <w:rPr>
          <w:rStyle w:val="CommentReference"/>
        </w:rPr>
        <w:annotationRef/>
      </w:r>
      <w:r>
        <w:t>Total: 30930</w:t>
      </w:r>
    </w:p>
  </w:comment>
  <w:comment w:id="39" w:author="Joseph Bennett" w:date="2020-06-11T06:27:00Z" w:initials="JB">
    <w:p w14:paraId="5FCA974D" w14:textId="150D3FF6" w:rsidR="009A59FF" w:rsidRDefault="009A59FF">
      <w:pPr>
        <w:pStyle w:val="CommentText"/>
      </w:pPr>
      <w:r>
        <w:rPr>
          <w:rStyle w:val="CommentReference"/>
        </w:rPr>
        <w:annotationRef/>
      </w:r>
      <w:r>
        <w:t>Socio-political?</w:t>
      </w:r>
    </w:p>
  </w:comment>
  <w:comment w:id="40" w:author="richard" w:date="2020-03-03T12:47:00Z" w:initials="r">
    <w:p w14:paraId="0E5EC58A" w14:textId="1BBF8A37" w:rsidR="009A59FF" w:rsidRDefault="009A59FF">
      <w:pPr>
        <w:pStyle w:val="CommentText"/>
      </w:pPr>
      <w:r>
        <w:rPr>
          <w:rStyle w:val="CommentReference"/>
        </w:rPr>
        <w:annotationRef/>
      </w:r>
      <w:r>
        <w:t>We should probably add the maths in here. Jeff, would you be able to do that?</w:t>
      </w:r>
    </w:p>
  </w:comment>
  <w:comment w:id="41" w:author="Unknown Author" w:date="2020-01-15T13:03:00Z" w:initials="">
    <w:p w14:paraId="28762C38" w14:textId="77777777" w:rsidR="009A59FF" w:rsidRDefault="009A59FF">
      <w:r>
        <w:rPr>
          <w:rFonts w:ascii="Calibri" w:hAnsi="Calibri"/>
          <w:sz w:val="20"/>
        </w:rPr>
        <w:t>This will require some justification, standard approaches (though poorly justified) using log-linear scaling to calculate targets.</w:t>
      </w:r>
    </w:p>
  </w:comment>
  <w:comment w:id="42" w:author="Joseph Bennett" w:date="2020-01-11T07:23:00Z" w:initials="JB">
    <w:p w14:paraId="1FB287EC" w14:textId="75C88669" w:rsidR="009A59FF" w:rsidRDefault="009A59FF">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43" w:author="richard" w:date="2020-03-03T11:25:00Z" w:initials="r">
    <w:p w14:paraId="5704DF23" w14:textId="249B360B" w:rsidR="009A59FF" w:rsidRDefault="009A59FF">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47" w:author="Joseph Bennett" w:date="2020-04-14T09:01:00Z" w:initials="JB">
    <w:p w14:paraId="34DACA19" w14:textId="77777777" w:rsidR="009A59FF" w:rsidRDefault="009A59FF" w:rsidP="00A70CCC">
      <w:pPr>
        <w:pStyle w:val="CommentText"/>
      </w:pPr>
      <w:r>
        <w:rPr>
          <w:rStyle w:val="CommentReference"/>
        </w:rPr>
        <w:annotationRef/>
      </w:r>
      <w:r>
        <w:t>I’m not totally clear on this table, and wondering if it should go in SI and identify the countries that represent the extremes?</w:t>
      </w:r>
    </w:p>
  </w:comment>
  <w:comment w:id="48" w:author="richard" w:date="2020-06-12T11:08:00Z" w:initials="r">
    <w:p w14:paraId="52EBA948" w14:textId="502EE814" w:rsidR="009A59FF" w:rsidRDefault="009A59FF">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51" w:author="Jeremy Pittman" w:date="2020-04-24T13:28:00Z" w:initials="JP">
    <w:p w14:paraId="2D385FF6" w14:textId="77777777" w:rsidR="009A59FF" w:rsidRDefault="009A59FF" w:rsidP="00B857EE">
      <w:pPr>
        <w:pStyle w:val="CommentText"/>
      </w:pPr>
      <w:r>
        <w:rPr>
          <w:rStyle w:val="CommentReference"/>
        </w:rPr>
        <w:annotationRef/>
      </w:r>
      <w:r>
        <w:t>I just quoted these all verbatim for now… I think that’s the best way to convey the meaning, but if you want me to rework, just let me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4FB5AC88" w15:done="0"/>
  <w15:commentEx w15:paraId="5F4F9D96" w15:done="0"/>
  <w15:commentEx w15:paraId="35711866" w15:paraIdParent="5F4F9D96" w15:done="0"/>
  <w15:commentEx w15:paraId="35C5777D" w15:done="0"/>
  <w15:commentEx w15:paraId="171EC2BE" w15:paraIdParent="35C5777D" w15:done="0"/>
  <w15:commentEx w15:paraId="5DB9ACBF" w15:done="0"/>
  <w15:commentEx w15:paraId="78A7765B" w15:done="0"/>
  <w15:commentEx w15:paraId="6DB6BF3B" w15:done="0"/>
  <w15:commentEx w15:paraId="050438E1" w15:done="0"/>
  <w15:commentEx w15:paraId="31DC55C9" w15:paraIdParent="050438E1" w15:done="0"/>
  <w15:commentEx w15:paraId="65EC5D82" w15:paraIdParent="050438E1" w15:done="0"/>
  <w15:commentEx w15:paraId="21AB44F2" w15:paraIdParent="050438E1" w15:done="0"/>
  <w15:commentEx w15:paraId="0D828FA9" w15:done="0"/>
  <w15:commentEx w15:paraId="0E925CC4" w15:paraIdParent="0D828FA9" w15:done="0"/>
  <w15:commentEx w15:paraId="087AA787" w15:paraIdParent="0D828FA9" w15:done="0"/>
  <w15:commentEx w15:paraId="62A37BAB" w15:done="0"/>
  <w15:commentEx w15:paraId="4E9DD7E4" w15:paraIdParent="62A37BAB" w15:done="0"/>
  <w15:commentEx w15:paraId="32A7C7FC" w15:paraIdParent="62A37BAB" w15:done="0"/>
  <w15:commentEx w15:paraId="41C9CFB3" w15:done="0"/>
  <w15:commentEx w15:paraId="5F8349E2" w15:paraIdParent="41C9CFB3" w15:done="0"/>
  <w15:commentEx w15:paraId="39B04B53" w15:paraIdParent="41C9CFB3" w15:done="0"/>
  <w15:commentEx w15:paraId="5C02AEBF" w15:done="0"/>
  <w15:commentEx w15:paraId="054B3FFC" w15:done="0"/>
  <w15:commentEx w15:paraId="16F4CE2E" w15:done="0"/>
  <w15:commentEx w15:paraId="48110054" w15:done="0"/>
  <w15:commentEx w15:paraId="4DB89186" w15:done="0"/>
  <w15:commentEx w15:paraId="30D03DD7" w15:paraIdParent="4DB89186" w15:done="0"/>
  <w15:commentEx w15:paraId="0C87499A" w15:done="0"/>
  <w15:commentEx w15:paraId="7E8EB4EC" w15:paraIdParent="0C87499A" w15:done="0"/>
  <w15:commentEx w15:paraId="149BA32E" w15:done="0"/>
  <w15:commentEx w15:paraId="4DD25A8C" w15:done="0"/>
  <w15:commentEx w15:paraId="5FCA974D" w15:done="0"/>
  <w15:commentEx w15:paraId="0E5EC58A" w15:done="0"/>
  <w15:commentEx w15:paraId="28762C38" w15:done="0"/>
  <w15:commentEx w15:paraId="1FB287EC" w15:done="0"/>
  <w15:commentEx w15:paraId="5704DF23" w15:paraIdParent="1FB287EC" w15:done="0"/>
  <w15:commentEx w15:paraId="34DACA19" w15:done="0"/>
  <w15:commentEx w15:paraId="52EBA948" w15:paraIdParent="34DACA19" w15:done="0"/>
  <w15:commentEx w15:paraId="2D385F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DF80" w16cex:dateUtc="2020-06-12T18:03:00Z"/>
  <w16cex:commentExtensible w16cex:durableId="228B3DB0" w16cex:dateUtc="2020-06-10T15:08:00Z"/>
  <w16cex:commentExtensible w16cex:durableId="228B3EB4" w16cex:dateUtc="2020-06-10T15:12:00Z"/>
  <w16cex:commentExtensible w16cex:durableId="228B3EDD" w16cex:dateUtc="2020-06-10T15:13:00Z"/>
  <w16cex:commentExtensible w16cex:durableId="228DE101" w16cex:dateUtc="2020-06-12T18:09:00Z"/>
  <w16cex:commentExtensible w16cex:durableId="228DE965" w16cex:dateUtc="2020-06-12T18:45:00Z"/>
  <w16cex:commentExtensible w16cex:durableId="228B43F9" w16cex:dateUtc="2020-06-10T15:35:00Z"/>
  <w16cex:commentExtensible w16cex:durableId="228B4454" w16cex:dateUtc="2020-06-10T15:36:00Z"/>
  <w16cex:commentExtensible w16cex:durableId="228DE007" w16cex:dateUtc="2020-06-12T18:05:00Z"/>
  <w16cex:commentExtensible w16cex:durableId="228C4F18" w16cex:dateUtc="2020-06-11T10:35:00Z"/>
  <w16cex:commentExtensible w16cex:durableId="228DE048" w16cex:dateUtc="2020-06-12T18:06:00Z"/>
  <w16cex:commentExtensible w16cex:durableId="228C4D64" w16cex:dateUtc="2020-06-11T10:27:00Z"/>
  <w16cex:commentExtensible w16cex:durableId="228DE097" w16cex:dateUtc="2020-06-12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4FB5AC88" w16cid:durableId="228DDF80"/>
  <w16cid:commentId w16cid:paraId="5F4F9D96" w16cid:durableId="224164DE"/>
  <w16cid:commentId w16cid:paraId="35711866" w16cid:durableId="228B3DB0"/>
  <w16cid:commentId w16cid:paraId="35C5777D" w16cid:durableId="21A60B2E"/>
  <w16cid:commentId w16cid:paraId="171EC2BE" w16cid:durableId="223EA98E"/>
  <w16cid:commentId w16cid:paraId="5DB9ACBF" w16cid:durableId="228B3EB4"/>
  <w16cid:commentId w16cid:paraId="78A7765B" w16cid:durableId="228B3EDD"/>
  <w16cid:commentId w16cid:paraId="6DB6BF3B" w16cid:durableId="223FF194"/>
  <w16cid:commentId w16cid:paraId="050438E1" w16cid:durableId="2219CCEB"/>
  <w16cid:commentId w16cid:paraId="31DC55C9" w16cid:durableId="22418520"/>
  <w16cid:commentId w16cid:paraId="65EC5D82" w16cid:durableId="224D6A03"/>
  <w16cid:commentId w16cid:paraId="21AB44F2" w16cid:durableId="228DE101"/>
  <w16cid:commentId w16cid:paraId="0D828FA9" w16cid:durableId="223FF3FC"/>
  <w16cid:commentId w16cid:paraId="0E925CC4" w16cid:durableId="22417CA4"/>
  <w16cid:commentId w16cid:paraId="087AA787" w16cid:durableId="228DE965"/>
  <w16cid:commentId w16cid:paraId="62A37BAB" w16cid:durableId="223EBCE6"/>
  <w16cid:commentId w16cid:paraId="4E9DD7E4" w16cid:durableId="22418470"/>
  <w16cid:commentId w16cid:paraId="32A7C7FC" w16cid:durableId="228B43F9"/>
  <w16cid:commentId w16cid:paraId="41C9CFB3" w16cid:durableId="223EBCE5"/>
  <w16cid:commentId w16cid:paraId="5F8349E2" w16cid:durableId="224184E6"/>
  <w16cid:commentId w16cid:paraId="39B04B53" w16cid:durableId="228B4454"/>
  <w16cid:commentId w16cid:paraId="5C02AEBF" w16cid:durableId="228DE007"/>
  <w16cid:commentId w16cid:paraId="054B3FFC" w16cid:durableId="22418730"/>
  <w16cid:commentId w16cid:paraId="16F4CE2E" w16cid:durableId="223FFA27"/>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149BA32E" w16cid:durableId="2219CE2B"/>
  <w16cid:commentId w16cid:paraId="4DD25A8C" w16cid:durableId="21BDD13E"/>
  <w16cid:commentId w16cid:paraId="5FCA974D" w16cid:durableId="228C4D64"/>
  <w16cid:commentId w16cid:paraId="0E5EC58A" w16cid:durableId="2208D06C"/>
  <w16cid:commentId w16cid:paraId="28762C38" w16cid:durableId="21DFCB39"/>
  <w16cid:commentId w16cid:paraId="1FB287EC" w16cid:durableId="21C3F65D"/>
  <w16cid:commentId w16cid:paraId="5704DF23" w16cid:durableId="2208BD30"/>
  <w16cid:commentId w16cid:paraId="34DACA19" w16cid:durableId="223FFA6C"/>
  <w16cid:commentId w16cid:paraId="52EBA948" w16cid:durableId="228DE097"/>
  <w16cid:commentId w16cid:paraId="2D385FF6" w16cid:durableId="2264E9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F2382" w14:textId="77777777" w:rsidR="0089412A" w:rsidRDefault="0089412A" w:rsidP="0014008B">
      <w:pPr>
        <w:spacing w:after="0" w:line="240" w:lineRule="auto"/>
      </w:pPr>
      <w:r>
        <w:separator/>
      </w:r>
    </w:p>
  </w:endnote>
  <w:endnote w:type="continuationSeparator" w:id="0">
    <w:p w14:paraId="64622DD6" w14:textId="77777777" w:rsidR="0089412A" w:rsidRDefault="0089412A"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752B6" w14:textId="77777777" w:rsidR="0089412A" w:rsidRDefault="0089412A" w:rsidP="0014008B">
      <w:pPr>
        <w:spacing w:after="0" w:line="240" w:lineRule="auto"/>
      </w:pPr>
      <w:r>
        <w:separator/>
      </w:r>
    </w:p>
  </w:footnote>
  <w:footnote w:type="continuationSeparator" w:id="0">
    <w:p w14:paraId="5FB50D7D" w14:textId="77777777" w:rsidR="0089412A" w:rsidRDefault="0089412A"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seph Bennett">
    <w15:presenceInfo w15:providerId="Windows Live" w15:userId="f43ab2b5ed2eb486"/>
  </w15:person>
  <w15:person w15:author="Jeffrey Owen Hanson">
    <w15:presenceInfo w15:providerId="None" w15:userId="Jeffrey Owen Hanson"/>
  </w15:person>
  <w15:person w15:author="Buxton,Rachel">
    <w15:presenceInfo w15:providerId="AD" w15:userId="S-1-5-21-299502267-746137067-1417001333-428832"/>
  </w15:person>
  <w15:person w15:author="Viv Mcshane">
    <w15:presenceInfo w15:providerId="Windows Live" w15:userId="726bcc2aadf18af2"/>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5F02"/>
    <w:rsid w:val="00086348"/>
    <w:rsid w:val="0009372A"/>
    <w:rsid w:val="000945A2"/>
    <w:rsid w:val="000A0765"/>
    <w:rsid w:val="000A6BFC"/>
    <w:rsid w:val="000A7C0C"/>
    <w:rsid w:val="000B43CC"/>
    <w:rsid w:val="000B71DE"/>
    <w:rsid w:val="000C6DE7"/>
    <w:rsid w:val="000D0256"/>
    <w:rsid w:val="000D0FC5"/>
    <w:rsid w:val="000D23F6"/>
    <w:rsid w:val="000D5A79"/>
    <w:rsid w:val="000E3833"/>
    <w:rsid w:val="000E4F21"/>
    <w:rsid w:val="000E4F8D"/>
    <w:rsid w:val="000E7580"/>
    <w:rsid w:val="000F5F95"/>
    <w:rsid w:val="001055A6"/>
    <w:rsid w:val="001112AC"/>
    <w:rsid w:val="001206B1"/>
    <w:rsid w:val="0012255F"/>
    <w:rsid w:val="00122751"/>
    <w:rsid w:val="00123D81"/>
    <w:rsid w:val="00124ECC"/>
    <w:rsid w:val="00125231"/>
    <w:rsid w:val="0014008B"/>
    <w:rsid w:val="001402F2"/>
    <w:rsid w:val="00141E2A"/>
    <w:rsid w:val="001421E2"/>
    <w:rsid w:val="00145E45"/>
    <w:rsid w:val="00146DAD"/>
    <w:rsid w:val="001478D6"/>
    <w:rsid w:val="00150A5D"/>
    <w:rsid w:val="00150B58"/>
    <w:rsid w:val="00163175"/>
    <w:rsid w:val="0016548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10FAA"/>
    <w:rsid w:val="00222361"/>
    <w:rsid w:val="002225E4"/>
    <w:rsid w:val="00224334"/>
    <w:rsid w:val="00224A65"/>
    <w:rsid w:val="002253D6"/>
    <w:rsid w:val="0022692E"/>
    <w:rsid w:val="0023192A"/>
    <w:rsid w:val="00232E73"/>
    <w:rsid w:val="002342BF"/>
    <w:rsid w:val="00234FAF"/>
    <w:rsid w:val="0023686A"/>
    <w:rsid w:val="00236FB2"/>
    <w:rsid w:val="00241182"/>
    <w:rsid w:val="00242449"/>
    <w:rsid w:val="0024344C"/>
    <w:rsid w:val="002442DE"/>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0EF1"/>
    <w:rsid w:val="002D2271"/>
    <w:rsid w:val="002D22B4"/>
    <w:rsid w:val="002D4DD2"/>
    <w:rsid w:val="002D72CB"/>
    <w:rsid w:val="002E4693"/>
    <w:rsid w:val="002E54D3"/>
    <w:rsid w:val="002E71A9"/>
    <w:rsid w:val="002F1ADC"/>
    <w:rsid w:val="002F23AF"/>
    <w:rsid w:val="002F2E87"/>
    <w:rsid w:val="002F329F"/>
    <w:rsid w:val="002F41D7"/>
    <w:rsid w:val="002F6D7C"/>
    <w:rsid w:val="0030114B"/>
    <w:rsid w:val="00305D1F"/>
    <w:rsid w:val="003067E7"/>
    <w:rsid w:val="0031074F"/>
    <w:rsid w:val="00314AF7"/>
    <w:rsid w:val="00322DA9"/>
    <w:rsid w:val="0032443B"/>
    <w:rsid w:val="00324D4D"/>
    <w:rsid w:val="00327691"/>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254E"/>
    <w:rsid w:val="0039799C"/>
    <w:rsid w:val="003A02CA"/>
    <w:rsid w:val="003A7123"/>
    <w:rsid w:val="003B199B"/>
    <w:rsid w:val="003B5238"/>
    <w:rsid w:val="003C0D0B"/>
    <w:rsid w:val="003C0EE9"/>
    <w:rsid w:val="003C2021"/>
    <w:rsid w:val="003C4183"/>
    <w:rsid w:val="003C4DF2"/>
    <w:rsid w:val="003C5710"/>
    <w:rsid w:val="003C723A"/>
    <w:rsid w:val="003C7C50"/>
    <w:rsid w:val="003D1DC4"/>
    <w:rsid w:val="003E16E7"/>
    <w:rsid w:val="003E1F52"/>
    <w:rsid w:val="003E2D06"/>
    <w:rsid w:val="003F0DC9"/>
    <w:rsid w:val="00401301"/>
    <w:rsid w:val="004013F1"/>
    <w:rsid w:val="004041FC"/>
    <w:rsid w:val="004056A4"/>
    <w:rsid w:val="004118CE"/>
    <w:rsid w:val="00417AB4"/>
    <w:rsid w:val="00417F88"/>
    <w:rsid w:val="00420BD5"/>
    <w:rsid w:val="004238A0"/>
    <w:rsid w:val="00427092"/>
    <w:rsid w:val="00434F2F"/>
    <w:rsid w:val="00441883"/>
    <w:rsid w:val="004421A9"/>
    <w:rsid w:val="00454648"/>
    <w:rsid w:val="00456849"/>
    <w:rsid w:val="00460EB0"/>
    <w:rsid w:val="00471CA3"/>
    <w:rsid w:val="00474521"/>
    <w:rsid w:val="0048124B"/>
    <w:rsid w:val="004832BB"/>
    <w:rsid w:val="004852F0"/>
    <w:rsid w:val="00487A81"/>
    <w:rsid w:val="00490DFB"/>
    <w:rsid w:val="004A0877"/>
    <w:rsid w:val="004A0B36"/>
    <w:rsid w:val="004A2C07"/>
    <w:rsid w:val="004A46A3"/>
    <w:rsid w:val="004A525F"/>
    <w:rsid w:val="004A5EEE"/>
    <w:rsid w:val="004A6B89"/>
    <w:rsid w:val="004B0C98"/>
    <w:rsid w:val="004B2E18"/>
    <w:rsid w:val="004B4D7E"/>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1865"/>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3001"/>
    <w:rsid w:val="005731FF"/>
    <w:rsid w:val="00574126"/>
    <w:rsid w:val="00577F65"/>
    <w:rsid w:val="00581285"/>
    <w:rsid w:val="0058186A"/>
    <w:rsid w:val="0058799E"/>
    <w:rsid w:val="005A0054"/>
    <w:rsid w:val="005A04A1"/>
    <w:rsid w:val="005A1A26"/>
    <w:rsid w:val="005A2D04"/>
    <w:rsid w:val="005A4A2C"/>
    <w:rsid w:val="005A6B6D"/>
    <w:rsid w:val="005B02DE"/>
    <w:rsid w:val="005B30D3"/>
    <w:rsid w:val="005C21D8"/>
    <w:rsid w:val="005D0B50"/>
    <w:rsid w:val="005D1FEA"/>
    <w:rsid w:val="005D2C12"/>
    <w:rsid w:val="005D4502"/>
    <w:rsid w:val="005D7046"/>
    <w:rsid w:val="005D74A8"/>
    <w:rsid w:val="005E00EE"/>
    <w:rsid w:val="005E07C0"/>
    <w:rsid w:val="005E0929"/>
    <w:rsid w:val="005E27F1"/>
    <w:rsid w:val="005E50C6"/>
    <w:rsid w:val="005E6CDF"/>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1834"/>
    <w:rsid w:val="0063188E"/>
    <w:rsid w:val="006347D6"/>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722"/>
    <w:rsid w:val="006A0AD4"/>
    <w:rsid w:val="006A1CCE"/>
    <w:rsid w:val="006A29D0"/>
    <w:rsid w:val="006A6761"/>
    <w:rsid w:val="006A6B16"/>
    <w:rsid w:val="006A6E5C"/>
    <w:rsid w:val="006B1574"/>
    <w:rsid w:val="006B50E5"/>
    <w:rsid w:val="006B6C4C"/>
    <w:rsid w:val="006C25DF"/>
    <w:rsid w:val="006C6780"/>
    <w:rsid w:val="006D276B"/>
    <w:rsid w:val="006D301B"/>
    <w:rsid w:val="006E0009"/>
    <w:rsid w:val="006E0A9C"/>
    <w:rsid w:val="006E104E"/>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335E"/>
    <w:rsid w:val="00737AC5"/>
    <w:rsid w:val="007405CE"/>
    <w:rsid w:val="00740E4C"/>
    <w:rsid w:val="00742864"/>
    <w:rsid w:val="007477A4"/>
    <w:rsid w:val="00752DC3"/>
    <w:rsid w:val="00753720"/>
    <w:rsid w:val="007552F4"/>
    <w:rsid w:val="0075786C"/>
    <w:rsid w:val="00757F63"/>
    <w:rsid w:val="00760B08"/>
    <w:rsid w:val="00761873"/>
    <w:rsid w:val="0076264D"/>
    <w:rsid w:val="00763021"/>
    <w:rsid w:val="007644D2"/>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A7F46"/>
    <w:rsid w:val="007B058E"/>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4FEE"/>
    <w:rsid w:val="00867230"/>
    <w:rsid w:val="008727F9"/>
    <w:rsid w:val="0087653D"/>
    <w:rsid w:val="00876DA9"/>
    <w:rsid w:val="0088148A"/>
    <w:rsid w:val="00886614"/>
    <w:rsid w:val="0089293E"/>
    <w:rsid w:val="0089412A"/>
    <w:rsid w:val="00896347"/>
    <w:rsid w:val="00897D42"/>
    <w:rsid w:val="00897E1D"/>
    <w:rsid w:val="008A00F3"/>
    <w:rsid w:val="008A02F1"/>
    <w:rsid w:val="008A1228"/>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04C7"/>
    <w:rsid w:val="008E1D95"/>
    <w:rsid w:val="008E5391"/>
    <w:rsid w:val="008E7469"/>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16567"/>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3073"/>
    <w:rsid w:val="00956BB0"/>
    <w:rsid w:val="00957547"/>
    <w:rsid w:val="00961AEA"/>
    <w:rsid w:val="00964774"/>
    <w:rsid w:val="00965017"/>
    <w:rsid w:val="009669BF"/>
    <w:rsid w:val="00967FD3"/>
    <w:rsid w:val="009721CF"/>
    <w:rsid w:val="00972CF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925"/>
    <w:rsid w:val="00A03015"/>
    <w:rsid w:val="00A0478C"/>
    <w:rsid w:val="00A05063"/>
    <w:rsid w:val="00A0557E"/>
    <w:rsid w:val="00A064D2"/>
    <w:rsid w:val="00A06661"/>
    <w:rsid w:val="00A07D21"/>
    <w:rsid w:val="00A124C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55D79"/>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147C"/>
    <w:rsid w:val="00B91896"/>
    <w:rsid w:val="00B9282A"/>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53EB"/>
    <w:rsid w:val="00BF5A1D"/>
    <w:rsid w:val="00BF64DF"/>
    <w:rsid w:val="00BF6E2E"/>
    <w:rsid w:val="00C04C3D"/>
    <w:rsid w:val="00C0621E"/>
    <w:rsid w:val="00C06496"/>
    <w:rsid w:val="00C06D10"/>
    <w:rsid w:val="00C06EAD"/>
    <w:rsid w:val="00C12EB0"/>
    <w:rsid w:val="00C16E94"/>
    <w:rsid w:val="00C17956"/>
    <w:rsid w:val="00C202BD"/>
    <w:rsid w:val="00C21D0E"/>
    <w:rsid w:val="00C24289"/>
    <w:rsid w:val="00C27504"/>
    <w:rsid w:val="00C32341"/>
    <w:rsid w:val="00C32A41"/>
    <w:rsid w:val="00C347A9"/>
    <w:rsid w:val="00C35908"/>
    <w:rsid w:val="00C37A8D"/>
    <w:rsid w:val="00C409C8"/>
    <w:rsid w:val="00C40F58"/>
    <w:rsid w:val="00C4145A"/>
    <w:rsid w:val="00C4365C"/>
    <w:rsid w:val="00C461DD"/>
    <w:rsid w:val="00C47846"/>
    <w:rsid w:val="00C52769"/>
    <w:rsid w:val="00C53FB9"/>
    <w:rsid w:val="00C54795"/>
    <w:rsid w:val="00C55540"/>
    <w:rsid w:val="00C57D48"/>
    <w:rsid w:val="00C616CB"/>
    <w:rsid w:val="00C6463D"/>
    <w:rsid w:val="00C64E7F"/>
    <w:rsid w:val="00C73176"/>
    <w:rsid w:val="00C7450E"/>
    <w:rsid w:val="00C750B3"/>
    <w:rsid w:val="00C77CE3"/>
    <w:rsid w:val="00C77FAF"/>
    <w:rsid w:val="00C803D8"/>
    <w:rsid w:val="00C809C8"/>
    <w:rsid w:val="00C815A1"/>
    <w:rsid w:val="00C84B07"/>
    <w:rsid w:val="00C91083"/>
    <w:rsid w:val="00C9186C"/>
    <w:rsid w:val="00C933E9"/>
    <w:rsid w:val="00C94A17"/>
    <w:rsid w:val="00C96A7A"/>
    <w:rsid w:val="00C96D69"/>
    <w:rsid w:val="00CA1C14"/>
    <w:rsid w:val="00CA2316"/>
    <w:rsid w:val="00CA42E2"/>
    <w:rsid w:val="00CA58D8"/>
    <w:rsid w:val="00CB0730"/>
    <w:rsid w:val="00CC22BD"/>
    <w:rsid w:val="00CC24E1"/>
    <w:rsid w:val="00CC38D3"/>
    <w:rsid w:val="00CC7A9E"/>
    <w:rsid w:val="00CD0074"/>
    <w:rsid w:val="00CD0C87"/>
    <w:rsid w:val="00CD34A3"/>
    <w:rsid w:val="00CD3BA6"/>
    <w:rsid w:val="00CD58F3"/>
    <w:rsid w:val="00CD6D0F"/>
    <w:rsid w:val="00CE0152"/>
    <w:rsid w:val="00CE0868"/>
    <w:rsid w:val="00CE1796"/>
    <w:rsid w:val="00CE291E"/>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0BC2"/>
    <w:rsid w:val="00D31BD2"/>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32AD"/>
    <w:rsid w:val="00DD4ADA"/>
    <w:rsid w:val="00DD666D"/>
    <w:rsid w:val="00DE0D84"/>
    <w:rsid w:val="00DE115A"/>
    <w:rsid w:val="00DE793D"/>
    <w:rsid w:val="00DF00E5"/>
    <w:rsid w:val="00DF03D0"/>
    <w:rsid w:val="00DF0ABD"/>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47D07"/>
    <w:rsid w:val="00E513BA"/>
    <w:rsid w:val="00E519F6"/>
    <w:rsid w:val="00E52175"/>
    <w:rsid w:val="00E55910"/>
    <w:rsid w:val="00E564AC"/>
    <w:rsid w:val="00E60030"/>
    <w:rsid w:val="00E63DC3"/>
    <w:rsid w:val="00E64A42"/>
    <w:rsid w:val="00E65DCD"/>
    <w:rsid w:val="00E660AC"/>
    <w:rsid w:val="00E7395E"/>
    <w:rsid w:val="00E75D4F"/>
    <w:rsid w:val="00E75E79"/>
    <w:rsid w:val="00E77ACB"/>
    <w:rsid w:val="00E866B1"/>
    <w:rsid w:val="00E8699A"/>
    <w:rsid w:val="00E92C72"/>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44A1"/>
    <w:rsid w:val="00EF5AF4"/>
    <w:rsid w:val="00F0720B"/>
    <w:rsid w:val="00F133B0"/>
    <w:rsid w:val="00F14806"/>
    <w:rsid w:val="00F1496A"/>
    <w:rsid w:val="00F20A71"/>
    <w:rsid w:val="00F20E1F"/>
    <w:rsid w:val="00F272E0"/>
    <w:rsid w:val="00F27EC2"/>
    <w:rsid w:val="00F31C80"/>
    <w:rsid w:val="00F31EBA"/>
    <w:rsid w:val="00F32CB0"/>
    <w:rsid w:val="00F34130"/>
    <w:rsid w:val="00F3463A"/>
    <w:rsid w:val="00F5142E"/>
    <w:rsid w:val="00F52531"/>
    <w:rsid w:val="00F530EE"/>
    <w:rsid w:val="00F57C67"/>
    <w:rsid w:val="00F604B4"/>
    <w:rsid w:val="00F6164B"/>
    <w:rsid w:val="00F64BF2"/>
    <w:rsid w:val="00F7357D"/>
    <w:rsid w:val="00F76B9C"/>
    <w:rsid w:val="00F80A4D"/>
    <w:rsid w:val="00F81C32"/>
    <w:rsid w:val="00F852FD"/>
    <w:rsid w:val="00F90369"/>
    <w:rsid w:val="00F903CE"/>
    <w:rsid w:val="00F90F0F"/>
    <w:rsid w:val="00F92DBA"/>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4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5CC83-4D0F-4DFA-AA69-BF2DC96B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27</Pages>
  <Words>12516</Words>
  <Characters>71346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39</cp:revision>
  <dcterms:created xsi:type="dcterms:W3CDTF">2020-06-12T17:53:00Z</dcterms:created>
  <dcterms:modified xsi:type="dcterms:W3CDTF">2020-06-12T18:45:00Z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