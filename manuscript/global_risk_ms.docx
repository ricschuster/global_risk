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bookmarkStart w:id="0" w:name="_GoBack"/>
      <w:bookmarkEnd w:id="0"/>
      <w:r w:rsidRPr="00BE6065">
        <w:rPr>
          <w:rFonts w:ascii="Times New Roman" w:hAnsi="Times New Roman" w:cs="Times New Roman"/>
          <w:sz w:val="24"/>
          <w:szCs w:val="24"/>
        </w:rPr>
        <w:t xml:space="preserve">Title: </w:t>
      </w:r>
      <w:commentRangeStart w:id="1"/>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2" w:name="_Hlk31452359"/>
      <w:r w:rsidR="00772BFF">
        <w:rPr>
          <w:rFonts w:ascii="Times New Roman" w:hAnsi="Times New Roman" w:cs="Times New Roman"/>
          <w:b/>
          <w:bCs/>
          <w:sz w:val="24"/>
          <w:szCs w:val="24"/>
        </w:rPr>
        <w:t xml:space="preserve">in an uncertain </w:t>
      </w:r>
      <w:commentRangeEnd w:id="1"/>
      <w:r w:rsidR="00E92E88">
        <w:rPr>
          <w:rStyle w:val="CommentReference"/>
        </w:rPr>
        <w:commentReference w:id="1"/>
      </w:r>
      <w:r w:rsidR="00772BFF">
        <w:rPr>
          <w:rFonts w:ascii="Times New Roman" w:hAnsi="Times New Roman" w:cs="Times New Roman"/>
          <w:b/>
          <w:bCs/>
          <w:sz w:val="24"/>
          <w:szCs w:val="24"/>
        </w:rPr>
        <w:t>world</w:t>
      </w:r>
      <w:bookmarkEnd w:id="2"/>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ins w:id="3" w:author="Jeffrey Owen Hanson" w:date="2020-03-16T09:43:00Z">
        <w:r w:rsidR="00E92E88">
          <w:rPr>
            <w:rFonts w:ascii="Times New Roman" w:hAnsi="Times New Roman" w:cs="Times New Roman"/>
            <w:sz w:val="24"/>
            <w:szCs w:val="24"/>
          </w:rPr>
          <w:t xml:space="preserve">O. </w:t>
        </w:r>
      </w:ins>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4"/>
      <w:r>
        <w:rPr>
          <w:rFonts w:ascii="Times New Roman" w:hAnsi="Times New Roman" w:cs="Times New Roman"/>
          <w:sz w:val="24"/>
          <w:szCs w:val="24"/>
        </w:rPr>
        <w:lastRenderedPageBreak/>
        <w:t>First paragraph</w:t>
      </w:r>
      <w:commentRangeEnd w:id="4"/>
      <w:r w:rsidR="00364F67">
        <w:commentReference w:id="4"/>
      </w:r>
    </w:p>
    <w:p w14:paraId="797424CB" w14:textId="5D3C5BB8" w:rsidR="00FE2920" w:rsidRDefault="000730BB" w:rsidP="00BC1C25">
      <w:pPr>
        <w:spacing w:after="0" w:line="480" w:lineRule="auto"/>
        <w:rPr>
          <w:rFonts w:ascii="Times New Roman" w:hAnsi="Times New Roman" w:cs="Times New Roman"/>
          <w:sz w:val="24"/>
          <w:szCs w:val="24"/>
        </w:rPr>
      </w:pPr>
      <w:commentRangeStart w:id="5"/>
      <w:del w:id="6" w:author="Joseph Bennett" w:date="2020-03-13T09:58:00Z">
        <w:r w:rsidDel="00E75D4F">
          <w:rPr>
            <w:rFonts w:ascii="Times New Roman" w:eastAsia="Times New Roman" w:hAnsi="Times New Roman" w:cs="Times New Roman"/>
            <w:sz w:val="24"/>
            <w:szCs w:val="24"/>
          </w:rPr>
          <w:delText xml:space="preserve">The dynamic nature of biological, economic, social, and political systems </w:delText>
        </w:r>
      </w:del>
      <w:ins w:id="7" w:author="Buxton,Rachel" w:date="2020-03-11T08:23:00Z">
        <w:del w:id="8" w:author="Joseph Bennett" w:date="2020-03-13T09:58:00Z">
          <w:r w:rsidR="004B2E18" w:rsidDel="00E75D4F">
            <w:rPr>
              <w:rFonts w:ascii="Times New Roman" w:eastAsia="Times New Roman" w:hAnsi="Times New Roman" w:cs="Times New Roman"/>
              <w:sz w:val="24"/>
              <w:szCs w:val="24"/>
            </w:rPr>
            <w:delText xml:space="preserve">in a rapidly changing global environment </w:delText>
          </w:r>
        </w:del>
      </w:ins>
      <w:del w:id="9" w:author="Joseph Bennett" w:date="2020-03-13T09:58:00Z">
        <w:r w:rsidDel="00E75D4F">
          <w:rPr>
            <w:rFonts w:ascii="Times New Roman" w:eastAsia="Times New Roman" w:hAnsi="Times New Roman" w:cs="Times New Roman"/>
            <w:sz w:val="24"/>
            <w:szCs w:val="24"/>
          </w:rPr>
          <w:delText xml:space="preserve">means that predicting outcomes of biodiversity conservation investments </w:delText>
        </w:r>
        <w:r w:rsidR="00992187" w:rsidDel="00E75D4F">
          <w:rPr>
            <w:rFonts w:ascii="Times New Roman" w:eastAsia="Times New Roman" w:hAnsi="Times New Roman" w:cs="Times New Roman"/>
            <w:sz w:val="24"/>
            <w:szCs w:val="24"/>
          </w:rPr>
          <w:delText xml:space="preserve">includes a high degree of </w:delText>
        </w:r>
        <w:r w:rsidDel="00E75D4F">
          <w:rPr>
            <w:rFonts w:ascii="Times New Roman" w:eastAsia="Times New Roman" w:hAnsi="Times New Roman" w:cs="Times New Roman"/>
            <w:sz w:val="24"/>
            <w:szCs w:val="24"/>
          </w:rPr>
          <w:delText>uncertain</w:delText>
        </w:r>
        <w:r w:rsidR="00992187" w:rsidDel="00E75D4F">
          <w:rPr>
            <w:rFonts w:ascii="Times New Roman" w:eastAsia="Times New Roman" w:hAnsi="Times New Roman" w:cs="Times New Roman"/>
            <w:sz w:val="24"/>
            <w:szCs w:val="24"/>
          </w:rPr>
          <w:delText>ty</w:delText>
        </w:r>
        <w:r w:rsidDel="00E75D4F">
          <w:rPr>
            <w:rFonts w:ascii="Times New Roman" w:eastAsia="Times New Roman" w:hAnsi="Times New Roman" w:cs="Times New Roman"/>
            <w:sz w:val="24"/>
            <w:szCs w:val="24"/>
          </w:rPr>
          <w:delText xml:space="preserve">. </w:delText>
        </w:r>
        <w:commentRangeEnd w:id="5"/>
        <w:r w:rsidR="00E75D4F" w:rsidDel="00E75D4F">
          <w:rPr>
            <w:rStyle w:val="CommentReference"/>
          </w:rPr>
          <w:commentReference w:id="5"/>
        </w:r>
      </w:del>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moveToRangeStart w:id="10" w:author="Buxton,Rachel" w:date="2020-03-11T07:29:00Z" w:name="move34804172"/>
      <w:moveTo w:id="11" w:author="Buxton,Rachel" w:date="2020-03-11T07:29:00Z">
        <w:r w:rsidR="00DC1410">
          <w:rPr>
            <w:rFonts w:ascii="Times New Roman" w:eastAsia="Times New Roman" w:hAnsi="Times New Roman" w:cs="Times New Roman"/>
            <w:sz w:val="24"/>
            <w:szCs w:val="24"/>
          </w:rPr>
          <w:t xml:space="preserve">As climate </w:t>
        </w:r>
        <w:del w:id="12" w:author="Buxton,Rachel" w:date="2020-03-11T08:36:00Z">
          <w:r w:rsidR="00DC1410" w:rsidDel="004E2E87">
            <w:rPr>
              <w:rFonts w:ascii="Times New Roman" w:eastAsia="Times New Roman" w:hAnsi="Times New Roman" w:cs="Times New Roman"/>
              <w:sz w:val="24"/>
              <w:szCs w:val="24"/>
            </w:rPr>
            <w:delText xml:space="preserve">change </w:delText>
          </w:r>
        </w:del>
        <w:r w:rsidR="00DC1410">
          <w:rPr>
            <w:rFonts w:ascii="Times New Roman" w:eastAsia="Times New Roman" w:hAnsi="Times New Roman" w:cs="Times New Roman"/>
            <w:sz w:val="24"/>
            <w:szCs w:val="24"/>
          </w:rPr>
          <w:t xml:space="preserve">and land-cover change intensify in the coming decades, their interaction with socio-economic systems will influence the effectiveness of conservation </w:t>
        </w:r>
        <w:del w:id="13" w:author="Joseph Bennett" w:date="2020-03-13T09:59:00Z">
          <w:r w:rsidR="00DC1410" w:rsidDel="00E75D4F">
            <w:rPr>
              <w:rFonts w:ascii="Times New Roman" w:eastAsia="Times New Roman" w:hAnsi="Times New Roman" w:cs="Times New Roman"/>
              <w:sz w:val="24"/>
              <w:szCs w:val="24"/>
            </w:rPr>
            <w:delText>tools</w:delText>
          </w:r>
        </w:del>
      </w:moveTo>
      <w:ins w:id="14" w:author="Joseph Bennett" w:date="2020-03-13T09:59:00Z">
        <w:r w:rsidR="00E75D4F">
          <w:rPr>
            <w:rFonts w:ascii="Times New Roman" w:eastAsia="Times New Roman" w:hAnsi="Times New Roman" w:cs="Times New Roman"/>
            <w:sz w:val="24"/>
            <w:szCs w:val="24"/>
          </w:rPr>
          <w:t>interventions</w:t>
        </w:r>
      </w:ins>
      <w:ins w:id="15" w:author="Buxton,Rachel" w:date="2020-03-11T08:39:00Z">
        <w:r w:rsidR="0077408C">
          <w:rPr>
            <w:rFonts w:ascii="Times New Roman" w:eastAsia="Times New Roman" w:hAnsi="Times New Roman" w:cs="Times New Roman"/>
            <w:sz w:val="24"/>
            <w:szCs w:val="24"/>
          </w:rPr>
          <w:t xml:space="preserve">, requiring </w:t>
        </w:r>
      </w:ins>
      <w:moveTo w:id="16" w:author="Buxton,Rachel" w:date="2020-03-11T07:29:00Z">
        <w:del w:id="17" w:author="Buxton,Rachel" w:date="2020-03-11T08:39:00Z">
          <w:r w:rsidR="00DC1410" w:rsidDel="0077408C">
            <w:rPr>
              <w:rFonts w:ascii="Times New Roman" w:eastAsia="Times New Roman" w:hAnsi="Times New Roman" w:cs="Times New Roman"/>
              <w:sz w:val="24"/>
              <w:szCs w:val="24"/>
            </w:rPr>
            <w:delText xml:space="preserve"> such as protected areas and species management. </w:delText>
          </w:r>
        </w:del>
      </w:moveTo>
      <w:moveToRangeEnd w:id="10"/>
      <w:ins w:id="18" w:author="Buxton,Rachel" w:date="2020-03-11T08:39:00Z">
        <w:r w:rsidR="0077408C">
          <w:rPr>
            <w:rFonts w:ascii="Times New Roman" w:eastAsia="Times New Roman" w:hAnsi="Times New Roman" w:cs="Times New Roman"/>
            <w:sz w:val="24"/>
            <w:szCs w:val="24"/>
          </w:rPr>
          <w:t xml:space="preserve">targeted </w:t>
        </w:r>
      </w:ins>
      <w:ins w:id="19" w:author="Buxton,Rachel" w:date="2020-03-11T08:40:00Z">
        <w:r w:rsidR="0077408C">
          <w:rPr>
            <w:rFonts w:ascii="Times New Roman" w:eastAsia="Times New Roman" w:hAnsi="Times New Roman" w:cs="Times New Roman"/>
            <w:sz w:val="24"/>
            <w:szCs w:val="24"/>
          </w:rPr>
          <w:t>i</w:t>
        </w:r>
      </w:ins>
      <w:del w:id="20" w:author="Buxton,Rachel" w:date="2020-03-11T08:39:00Z">
        <w:r w:rsidR="00765436" w:rsidDel="0077408C">
          <w:rPr>
            <w:rFonts w:ascii="Times New Roman" w:eastAsia="Times New Roman" w:hAnsi="Times New Roman" w:cs="Times New Roman"/>
            <w:sz w:val="24"/>
            <w:szCs w:val="24"/>
          </w:rPr>
          <w:delText>I</w:delText>
        </w:r>
      </w:del>
      <w:del w:id="21" w:author="Buxton,Rachel" w:date="2020-03-11T08:40:00Z">
        <w:r w:rsidR="00324D4D" w:rsidDel="0077408C">
          <w:rPr>
            <w:rFonts w:ascii="Times New Roman" w:eastAsia="Times New Roman" w:hAnsi="Times New Roman" w:cs="Times New Roman"/>
            <w:sz w:val="24"/>
            <w:szCs w:val="24"/>
          </w:rPr>
          <w:delText>nvesting</w:delText>
        </w:r>
      </w:del>
      <w:ins w:id="22" w:author="Buxton,Rachel" w:date="2020-03-11T08:40:00Z">
        <w:r w:rsidR="0077408C">
          <w:rPr>
            <w:rFonts w:ascii="Times New Roman" w:eastAsia="Times New Roman" w:hAnsi="Times New Roman" w:cs="Times New Roman"/>
            <w:sz w:val="24"/>
            <w:szCs w:val="24"/>
          </w:rPr>
          <w:t>nvestment</w:t>
        </w:r>
      </w:ins>
      <w:r w:rsidR="00324D4D">
        <w:rPr>
          <w:rFonts w:ascii="Times New Roman" w:eastAsia="Times New Roman" w:hAnsi="Times New Roman" w:cs="Times New Roman"/>
          <w:sz w:val="24"/>
          <w:szCs w:val="24"/>
        </w:rPr>
        <w:t xml:space="preserve"> in conservation projects that </w:t>
      </w:r>
      <w:del w:id="23" w:author="Buxton,Rachel" w:date="2020-03-11T07:27:00Z">
        <w:r w:rsidR="00781230" w:rsidDel="00DC1410">
          <w:rPr>
            <w:rFonts w:ascii="Times New Roman" w:eastAsia="Times New Roman" w:hAnsi="Times New Roman" w:cs="Times New Roman"/>
            <w:sz w:val="24"/>
            <w:szCs w:val="24"/>
          </w:rPr>
          <w:delText xml:space="preserve">try to </w:delText>
        </w:r>
      </w:del>
      <w:r w:rsidR="00007B4C">
        <w:rPr>
          <w:rFonts w:ascii="Times New Roman" w:eastAsia="Times New Roman" w:hAnsi="Times New Roman" w:cs="Times New Roman"/>
          <w:sz w:val="24"/>
          <w:szCs w:val="24"/>
        </w:rPr>
        <w:t>minimize</w:t>
      </w:r>
      <w:ins w:id="24" w:author="Buxton,Rachel" w:date="2020-03-11T08:40:00Z">
        <w:del w:id="25" w:author="Joseph Bennett" w:date="2020-03-13T09:59:00Z">
          <w:r w:rsidR="0077408C" w:rsidDel="00E75D4F">
            <w:rPr>
              <w:rFonts w:ascii="Times New Roman" w:eastAsia="Times New Roman" w:hAnsi="Times New Roman" w:cs="Times New Roman"/>
              <w:sz w:val="24"/>
              <w:szCs w:val="24"/>
            </w:rPr>
            <w:delText>s</w:delText>
          </w:r>
        </w:del>
      </w:ins>
      <w:r w:rsidR="00007B4C">
        <w:rPr>
          <w:rFonts w:ascii="Times New Roman" w:eastAsia="Times New Roman" w:hAnsi="Times New Roman" w:cs="Times New Roman"/>
          <w:sz w:val="24"/>
          <w:szCs w:val="24"/>
        </w:rPr>
        <w:t xml:space="preserve"> uncertainty</w:t>
      </w:r>
      <w:r w:rsidR="00765436">
        <w:rPr>
          <w:rFonts w:ascii="Times New Roman" w:eastAsia="Times New Roman" w:hAnsi="Times New Roman" w:cs="Times New Roman"/>
          <w:sz w:val="24"/>
          <w:szCs w:val="24"/>
        </w:rPr>
        <w:t xml:space="preserve"> while maximizing biodiversity gains</w:t>
      </w:r>
      <w:del w:id="26" w:author="Buxton,Rachel" w:date="2020-03-11T08:40:00Z">
        <w:r w:rsidR="00765436" w:rsidDel="0077408C">
          <w:rPr>
            <w:rFonts w:ascii="Times New Roman" w:eastAsia="Times New Roman" w:hAnsi="Times New Roman" w:cs="Times New Roman"/>
            <w:sz w:val="24"/>
            <w:szCs w:val="24"/>
          </w:rPr>
          <w:delText xml:space="preserve"> </w:delText>
        </w:r>
        <w:r w:rsidR="00324D4D" w:rsidDel="0077408C">
          <w:rPr>
            <w:rFonts w:ascii="Times New Roman" w:eastAsia="Times New Roman" w:hAnsi="Times New Roman" w:cs="Times New Roman"/>
            <w:sz w:val="24"/>
            <w:szCs w:val="24"/>
          </w:rPr>
          <w:delText xml:space="preserve">may be the most feasible mechanism to buffer </w:delText>
        </w:r>
      </w:del>
      <w:del w:id="27" w:author="Buxton,Rachel" w:date="2020-03-11T07:36:00Z">
        <w:r w:rsidR="00324D4D" w:rsidDel="00DC1410">
          <w:rPr>
            <w:rFonts w:ascii="Times New Roman" w:eastAsia="Times New Roman" w:hAnsi="Times New Roman" w:cs="Times New Roman"/>
            <w:sz w:val="24"/>
            <w:szCs w:val="24"/>
          </w:rPr>
          <w:delText xml:space="preserve">high </w:delText>
        </w:r>
      </w:del>
      <w:del w:id="28" w:author="Buxton,Rachel" w:date="2020-03-11T08:40:00Z">
        <w:r w:rsidR="00324D4D" w:rsidDel="0077408C">
          <w:rPr>
            <w:rFonts w:ascii="Times New Roman" w:eastAsia="Times New Roman" w:hAnsi="Times New Roman" w:cs="Times New Roman"/>
            <w:sz w:val="24"/>
            <w:szCs w:val="24"/>
          </w:rPr>
          <w:delText>biodiversity against future change</w:delText>
        </w:r>
      </w:del>
      <w:r w:rsidR="00324D4D">
        <w:rPr>
          <w:rFonts w:ascii="Times New Roman" w:eastAsia="Times New Roman" w:hAnsi="Times New Roman" w:cs="Times New Roman"/>
          <w:sz w:val="24"/>
          <w:szCs w:val="24"/>
        </w:rPr>
        <w:t xml:space="preserve">. </w:t>
      </w:r>
      <w:moveFromRangeStart w:id="29" w:author="Allison Binley" w:date="2020-03-09T09:08:00Z" w:name="move34637302"/>
      <w:commentRangeStart w:id="30"/>
      <w:moveFrom w:id="31"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Start w:id="32" w:author="Buxton,Rachel" w:date="2020-03-11T07:29:00Z" w:name="move34804172"/>
      <w:moveFromRangeEnd w:id="29"/>
      <w:moveFrom w:id="33" w:author="Buxton,Rachel" w:date="2020-03-11T07:29:00Z">
        <w:r w:rsidR="00324D4D" w:rsidDel="00DC1410">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moveFrom>
      <w:moveFromRangeEnd w:id="32"/>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ins w:id="34" w:author="Buxton,Rachel" w:date="2020-03-11T07:30:00Z">
        <w:r w:rsidR="00DC1410">
          <w:rPr>
            <w:rFonts w:ascii="Times New Roman" w:eastAsia="Times New Roman" w:hAnsi="Times New Roman" w:cs="Times New Roman"/>
            <w:sz w:val="24"/>
            <w:szCs w:val="24"/>
          </w:rPr>
          <w:t xml:space="preserve">, </w:t>
        </w:r>
      </w:ins>
      <w:commentRangeEnd w:id="30"/>
      <w:r w:rsidR="00E92E88">
        <w:rPr>
          <w:rStyle w:val="CommentReference"/>
        </w:rPr>
        <w:commentReference w:id="30"/>
      </w:r>
      <w:ins w:id="35" w:author="Buxton,Rachel" w:date="2020-03-11T07:30:00Z">
        <w:r w:rsidR="00DC1410">
          <w:rPr>
            <w:rFonts w:ascii="Times New Roman" w:eastAsia="Times New Roman" w:hAnsi="Times New Roman" w:cs="Times New Roman"/>
            <w:sz w:val="24"/>
            <w:szCs w:val="24"/>
          </w:rPr>
          <w:t>including</w:t>
        </w:r>
      </w:ins>
      <w:r w:rsidR="00C750B3">
        <w:rPr>
          <w:rFonts w:ascii="Times New Roman" w:eastAsia="Times New Roman" w:hAnsi="Times New Roman" w:cs="Times New Roman"/>
          <w:sz w:val="24"/>
          <w:szCs w:val="24"/>
        </w:rPr>
        <w:t xml:space="preserve"> </w:t>
      </w:r>
      <w:ins w:id="36" w:author="Buxton,Rachel" w:date="2020-03-11T07:31:00Z">
        <w:r w:rsidR="00DC1410" w:rsidRPr="008175F3">
          <w:rPr>
            <w:rFonts w:ascii="Times New Roman" w:eastAsia="Times New Roman" w:hAnsi="Times New Roman" w:cs="Times New Roman"/>
            <w:sz w:val="24"/>
            <w:szCs w:val="24"/>
          </w:rPr>
          <w:t xml:space="preserve">political instability and corruption; weak governance; </w:t>
        </w:r>
        <w:commentRangeStart w:id="37"/>
        <w:r w:rsidR="00DC1410" w:rsidRPr="008175F3">
          <w:rPr>
            <w:rFonts w:ascii="Times New Roman" w:eastAsia="Times New Roman" w:hAnsi="Times New Roman" w:cs="Times New Roman"/>
            <w:sz w:val="24"/>
            <w:szCs w:val="24"/>
          </w:rPr>
          <w:t>systemic crisis</w:t>
        </w:r>
      </w:ins>
      <w:commentRangeEnd w:id="37"/>
      <w:r w:rsidR="00E75D4F">
        <w:rPr>
          <w:rStyle w:val="CommentReference"/>
        </w:rPr>
        <w:commentReference w:id="37"/>
      </w:r>
      <w:ins w:id="38" w:author="Buxton,Rachel" w:date="2020-03-11T07:31:00Z">
        <w:r w:rsidR="00DC1410" w:rsidRPr="008175F3">
          <w:rPr>
            <w:rFonts w:ascii="Times New Roman" w:eastAsia="Times New Roman" w:hAnsi="Times New Roman" w:cs="Times New Roman"/>
            <w:sz w:val="24"/>
            <w:szCs w:val="24"/>
          </w:rPr>
          <w:t xml:space="preserve">;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 xml:space="preserve">climate impacts, </w:t>
        </w:r>
      </w:ins>
      <w:r w:rsidR="009D36ED">
        <w:rPr>
          <w:rFonts w:ascii="Times New Roman" w:eastAsia="Times New Roman" w:hAnsi="Times New Roman" w:cs="Times New Roman"/>
          <w:sz w:val="24"/>
          <w:szCs w:val="24"/>
        </w:rPr>
        <w:t xml:space="preserve">and </w:t>
      </w:r>
      <w:commentRangeStart w:id="39"/>
      <w:commentRangeStart w:id="40"/>
      <w:r w:rsidR="009D36ED">
        <w:rPr>
          <w:rFonts w:ascii="Times New Roman" w:eastAsia="Times New Roman" w:hAnsi="Times New Roman" w:cs="Times New Roman"/>
          <w:sz w:val="24"/>
          <w:szCs w:val="24"/>
        </w:rPr>
        <w:t xml:space="preserve">constraints </w:t>
      </w:r>
      <w:commentRangeEnd w:id="39"/>
      <w:r w:rsidR="00DC1410">
        <w:rPr>
          <w:rStyle w:val="CommentReference"/>
        </w:rPr>
        <w:commentReference w:id="39"/>
      </w:r>
      <w:commentRangeEnd w:id="40"/>
      <w:r w:rsidR="00E75D4F">
        <w:rPr>
          <w:rStyle w:val="CommentReference"/>
        </w:rPr>
        <w:commentReference w:id="40"/>
      </w:r>
      <w:r w:rsidR="00C750B3">
        <w:rPr>
          <w:rFonts w:ascii="Times New Roman" w:eastAsia="Times New Roman" w:hAnsi="Times New Roman" w:cs="Times New Roman"/>
          <w:sz w:val="24"/>
          <w:szCs w:val="24"/>
        </w:rPr>
        <w:t xml:space="preserve">into global biodiversity conservation planning. </w:t>
      </w:r>
      <w:moveToRangeStart w:id="41" w:author="Allison Binley" w:date="2020-03-09T09:08:00Z" w:name="move34637302"/>
      <w:moveTo w:id="42" w:author="Allison Binley" w:date="2020-03-09T09:08:00Z">
        <w:del w:id="43" w:author="Buxton,Rachel" w:date="2020-03-11T07:31:00Z">
          <w:r w:rsidR="002C7FD4" w:rsidDel="00DC1410">
            <w:rPr>
              <w:rFonts w:ascii="Times New Roman" w:eastAsia="Times New Roman" w:hAnsi="Times New Roman" w:cs="Times New Roman"/>
              <w:sz w:val="24"/>
              <w:szCs w:val="24"/>
            </w:rPr>
            <w:delText xml:space="preserve">Sources of </w:delText>
          </w:r>
          <w:r w:rsidR="002C7FD4" w:rsidRPr="008175F3" w:rsidDel="00DC1410">
            <w:rPr>
              <w:rFonts w:ascii="Times New Roman" w:eastAsia="Times New Roman" w:hAnsi="Times New Roman" w:cs="Times New Roman"/>
              <w:sz w:val="24"/>
              <w:szCs w:val="24"/>
            </w:rPr>
            <w:delText xml:space="preserve">uncertainty </w:delText>
          </w:r>
          <w:r w:rsidR="002C7FD4" w:rsidDel="00DC1410">
            <w:rPr>
              <w:rFonts w:ascii="Times New Roman" w:eastAsia="Times New Roman" w:hAnsi="Times New Roman" w:cs="Times New Roman"/>
              <w:sz w:val="24"/>
              <w:szCs w:val="24"/>
            </w:rPr>
            <w:delText xml:space="preserve">used here are </w:delText>
          </w:r>
          <w:r w:rsidR="002C7FD4" w:rsidRPr="008175F3" w:rsidDel="00DC1410">
            <w:rPr>
              <w:rFonts w:ascii="Times New Roman" w:eastAsia="Times New Roman" w:hAnsi="Times New Roman" w:cs="Times New Roman"/>
              <w:sz w:val="24"/>
              <w:szCs w:val="24"/>
            </w:rPr>
            <w:delText xml:space="preserve">political instability and corruption; weak governance; systemic crisis; the probability of project failure; </w:delText>
          </w:r>
          <w:r w:rsidR="002C7FD4" w:rsidDel="00DC1410">
            <w:rPr>
              <w:rFonts w:ascii="Times New Roman" w:eastAsia="Times New Roman" w:hAnsi="Times New Roman" w:cs="Times New Roman"/>
              <w:sz w:val="24"/>
              <w:szCs w:val="24"/>
            </w:rPr>
            <w:delText>land use impacts</w:delText>
          </w:r>
          <w:r w:rsidR="002C7FD4" w:rsidRPr="008175F3" w:rsidDel="00DC1410">
            <w:rPr>
              <w:rFonts w:ascii="Times New Roman" w:eastAsia="Times New Roman" w:hAnsi="Times New Roman" w:cs="Times New Roman"/>
              <w:sz w:val="24"/>
              <w:szCs w:val="24"/>
            </w:rPr>
            <w:delText xml:space="preserve">; and </w:delText>
          </w:r>
          <w:r w:rsidR="002C7FD4" w:rsidDel="00DC1410">
            <w:rPr>
              <w:rFonts w:ascii="Times New Roman" w:eastAsia="Times New Roman" w:hAnsi="Times New Roman" w:cs="Times New Roman"/>
              <w:sz w:val="24"/>
              <w:szCs w:val="24"/>
            </w:rPr>
            <w:delText>climate impacts</w:delText>
          </w:r>
          <w:r w:rsidR="002C7FD4" w:rsidRPr="008175F3" w:rsidDel="00DC1410">
            <w:rPr>
              <w:rFonts w:ascii="Times New Roman" w:eastAsia="Times New Roman" w:hAnsi="Times New Roman" w:cs="Times New Roman"/>
              <w:sz w:val="24"/>
              <w:szCs w:val="24"/>
            </w:rPr>
            <w:delText>.</w:delText>
          </w:r>
        </w:del>
      </w:moveTo>
      <w:moveToRangeEnd w:id="41"/>
      <w:ins w:id="44"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45"/>
      <w:commentRangeStart w:id="46"/>
      <w:commentRangeStart w:id="47"/>
      <w:r w:rsidR="001870A4">
        <w:rPr>
          <w:rFonts w:ascii="Times New Roman" w:eastAsia="Times New Roman" w:hAnsi="Times New Roman" w:cs="Times New Roman"/>
          <w:sz w:val="24"/>
          <w:szCs w:val="24"/>
        </w:rPr>
        <w:t xml:space="preserve"> future</w:t>
      </w:r>
      <w:commentRangeEnd w:id="45"/>
      <w:r w:rsidR="002C7FD4">
        <w:rPr>
          <w:rStyle w:val="CommentReference"/>
        </w:rPr>
        <w:commentReference w:id="45"/>
      </w:r>
      <w:commentRangeEnd w:id="46"/>
      <w:r w:rsidR="004B2E18">
        <w:rPr>
          <w:rStyle w:val="CommentReference"/>
        </w:rPr>
        <w:commentReference w:id="46"/>
      </w:r>
      <w:commentRangeEnd w:id="47"/>
      <w:r w:rsidR="00E75D4F">
        <w:rPr>
          <w:rStyle w:val="CommentReference"/>
        </w:rPr>
        <w:commentReference w:id="47"/>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 xml:space="preserve">identify areas crucial for conservation predominantly on the basis of measures of regional </w:t>
      </w:r>
      <w:r w:rsidR="00324D4D">
        <w:rPr>
          <w:rFonts w:ascii="Times New Roman" w:eastAsia="Times New Roman" w:hAnsi="Times New Roman" w:cs="Times New Roman"/>
          <w:sz w:val="24"/>
          <w:szCs w:val="24"/>
        </w:rPr>
        <w:lastRenderedPageBreak/>
        <w:t>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del w:id="48" w:author="Buxton,Rachel" w:date="2020-03-11T08:36:00Z">
        <w:r w:rsidR="006C6780" w:rsidDel="004E2E87">
          <w:rPr>
            <w:rFonts w:ascii="Times New Roman" w:eastAsia="Times New Roman" w:hAnsi="Times New Roman" w:cs="Times New Roman"/>
            <w:sz w:val="24"/>
            <w:szCs w:val="24"/>
          </w:rPr>
          <w:delText>framework</w:delText>
        </w:r>
        <w:commentRangeStart w:id="49"/>
        <w:r w:rsidR="006C6780" w:rsidDel="004E2E87">
          <w:rPr>
            <w:rFonts w:ascii="Times New Roman" w:eastAsia="Times New Roman" w:hAnsi="Times New Roman" w:cs="Times New Roman"/>
            <w:sz w:val="24"/>
            <w:szCs w:val="24"/>
          </w:rPr>
          <w:delText xml:space="preserve"> </w:delText>
        </w:r>
      </w:del>
      <w:ins w:id="50" w:author="Buxton,Rachel" w:date="2020-03-11T08:36:00Z">
        <w:r w:rsidR="004E2E87">
          <w:rPr>
            <w:rFonts w:ascii="Times New Roman" w:eastAsia="Times New Roman" w:hAnsi="Times New Roman" w:cs="Times New Roman"/>
            <w:sz w:val="24"/>
            <w:szCs w:val="24"/>
          </w:rPr>
          <w:t>ana</w:t>
        </w:r>
      </w:ins>
      <w:ins w:id="51" w:author="Buxton,Rachel" w:date="2020-03-11T08:37:00Z">
        <w:r w:rsidR="004E2E87">
          <w:rPr>
            <w:rFonts w:ascii="Times New Roman" w:eastAsia="Times New Roman" w:hAnsi="Times New Roman" w:cs="Times New Roman"/>
            <w:sz w:val="24"/>
            <w:szCs w:val="24"/>
          </w:rPr>
          <w:t>l</w:t>
        </w:r>
      </w:ins>
      <w:ins w:id="52" w:author="Buxton,Rachel" w:date="2020-03-11T08:36:00Z">
        <w:r w:rsidR="004E2E87">
          <w:rPr>
            <w:rFonts w:ascii="Times New Roman" w:eastAsia="Times New Roman" w:hAnsi="Times New Roman" w:cs="Times New Roman"/>
            <w:sz w:val="24"/>
            <w:szCs w:val="24"/>
          </w:rPr>
          <w:t xml:space="preserve">ysis </w:t>
        </w:r>
      </w:ins>
      <w:commentRangeEnd w:id="49"/>
      <w:r w:rsidR="008A5084">
        <w:rPr>
          <w:rStyle w:val="CommentReference"/>
        </w:rPr>
        <w:commentReference w:id="49"/>
      </w:r>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3"/>
      <w:r w:rsidRPr="00682A20">
        <w:rPr>
          <w:rFonts w:ascii="Times New Roman" w:hAnsi="Times New Roman" w:cs="Times New Roman"/>
          <w:b/>
          <w:bCs/>
          <w:sz w:val="24"/>
          <w:szCs w:val="24"/>
        </w:rPr>
        <w:lastRenderedPageBreak/>
        <w:t>Main text</w:t>
      </w:r>
      <w:commentRangeEnd w:id="53"/>
      <w:r w:rsidR="00E3385D" w:rsidRPr="003432B5">
        <w:rPr>
          <w:rStyle w:val="CommentReference"/>
          <w:b/>
          <w:bCs/>
        </w:rPr>
        <w:commentReference w:id="53"/>
      </w:r>
    </w:p>
    <w:p w14:paraId="2F9B51BC" w14:textId="6C7F5EE1" w:rsidR="00DC486E" w:rsidRDefault="00DC486E" w:rsidP="00BC1C25">
      <w:pPr>
        <w:spacing w:before="240" w:after="0" w:line="480" w:lineRule="auto"/>
        <w:rPr>
          <w:rFonts w:ascii="Times New Roman" w:eastAsia="Times New Roman" w:hAnsi="Times New Roman" w:cs="Times New Roman"/>
          <w:sz w:val="24"/>
          <w:szCs w:val="24"/>
        </w:rPr>
      </w:pPr>
      <w:commentRangeStart w:id="54"/>
      <w:del w:id="55" w:author="Joseph Bennett" w:date="2020-03-13T11:01:00Z">
        <w:r w:rsidDel="008A5084">
          <w:rPr>
            <w:rFonts w:ascii="Times New Roman" w:eastAsia="Times New Roman" w:hAnsi="Times New Roman" w:cs="Times New Roman"/>
            <w:sz w:val="24"/>
            <w:szCs w:val="24"/>
          </w:rPr>
          <w:delText xml:space="preserve">As </w:delText>
        </w:r>
        <w:commentRangeEnd w:id="54"/>
        <w:r w:rsidR="00AF6771" w:rsidDel="008A5084">
          <w:rPr>
            <w:rStyle w:val="CommentReference"/>
          </w:rPr>
          <w:commentReference w:id="54"/>
        </w:r>
        <w:r w:rsidDel="008A5084">
          <w:rPr>
            <w:rFonts w:ascii="Times New Roman" w:eastAsia="Times New Roman" w:hAnsi="Times New Roman" w:cs="Times New Roman"/>
            <w:sz w:val="24"/>
            <w:szCs w:val="24"/>
          </w:rPr>
          <w:delText>we lose biodiversity at an alarming rate</w:delText>
        </w:r>
        <w:r w:rsidR="00D376F9" w:rsidDel="008A5084">
          <w:rPr>
            <w:rFonts w:ascii="Times New Roman" w:eastAsia="Times New Roman" w:hAnsi="Times New Roman" w:cs="Times New Roman"/>
            <w:sz w:val="24"/>
            <w:szCs w:val="24"/>
          </w:rPr>
          <w:fldChar w:fldCharType="begin"/>
        </w:r>
        <w:r w:rsidR="00D376F9" w:rsidDel="008A5084">
          <w:rPr>
            <w:rFonts w:ascii="Times New Roman" w:eastAsia="Times New Roman" w:hAnsi="Times New Roman" w:cs="Times New Roman"/>
            <w:sz w:val="24"/>
            <w:szCs w:val="24"/>
          </w:rPr>
          <w:del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delInstrText>
        </w:r>
        <w:r w:rsidR="00D376F9" w:rsidDel="008A5084">
          <w:rPr>
            <w:rFonts w:ascii="Times New Roman" w:eastAsia="Times New Roman" w:hAnsi="Times New Roman" w:cs="Times New Roman"/>
            <w:sz w:val="24"/>
            <w:szCs w:val="24"/>
          </w:rPr>
          <w:fldChar w:fldCharType="separate"/>
        </w:r>
        <w:r w:rsidR="00D376F9" w:rsidRPr="00D376F9" w:rsidDel="008A5084">
          <w:rPr>
            <w:rFonts w:ascii="Times New Roman" w:hAnsi="Times New Roman" w:cs="Times New Roman"/>
            <w:sz w:val="24"/>
            <w:szCs w:val="24"/>
            <w:vertAlign w:val="superscript"/>
          </w:rPr>
          <w:delText>2</w:delText>
        </w:r>
        <w:r w:rsidR="00D376F9" w:rsidDel="008A5084">
          <w:rPr>
            <w:rFonts w:ascii="Times New Roman" w:eastAsia="Times New Roman" w:hAnsi="Times New Roman" w:cs="Times New Roman"/>
            <w:sz w:val="24"/>
            <w:szCs w:val="24"/>
          </w:rPr>
          <w:fldChar w:fldCharType="end"/>
        </w:r>
        <w:r w:rsidDel="008A5084">
          <w:rPr>
            <w:rFonts w:ascii="Times New Roman" w:eastAsia="Times New Roman" w:hAnsi="Times New Roman" w:cs="Times New Roman"/>
            <w:sz w:val="24"/>
            <w:szCs w:val="24"/>
          </w:rPr>
          <w:delText>,</w:delText>
        </w:r>
        <w:r w:rsidDel="008A5084">
          <w:rPr>
            <w:rFonts w:ascii="Times New Roman" w:eastAsia="Times New Roman" w:hAnsi="Times New Roman" w:cs="Times New Roman"/>
            <w:color w:val="000000"/>
            <w:sz w:val="24"/>
            <w:szCs w:val="24"/>
          </w:rPr>
          <w:delText xml:space="preserve"> p</w:delText>
        </w:r>
      </w:del>
      <w:ins w:id="56" w:author="Joseph Bennett" w:date="2020-03-13T11:01:00Z">
        <w:r w:rsidR="008A5084">
          <w:rPr>
            <w:rFonts w:ascii="Times New Roman" w:eastAsia="Times New Roman" w:hAnsi="Times New Roman" w:cs="Times New Roman"/>
            <w:sz w:val="24"/>
            <w:szCs w:val="24"/>
          </w:rPr>
          <w:t>P</w:t>
        </w:r>
      </w:ins>
      <w:r>
        <w:rPr>
          <w:rFonts w:ascii="Times New Roman" w:eastAsia="Times New Roman" w:hAnsi="Times New Roman" w:cs="Times New Roman"/>
          <w:color w:val="000000"/>
          <w:sz w:val="24"/>
          <w:szCs w:val="24"/>
        </w:rPr>
        <w:t>rotect</w:t>
      </w:r>
      <w:ins w:id="57" w:author="Allison Binley" w:date="2020-03-09T09:26:00Z">
        <w:r w:rsidR="003427C6">
          <w:rPr>
            <w:rFonts w:ascii="Times New Roman" w:eastAsia="Times New Roman" w:hAnsi="Times New Roman" w:cs="Times New Roman"/>
            <w:color w:val="000000"/>
            <w:sz w:val="24"/>
            <w:szCs w:val="24"/>
          </w:rPr>
          <w:t>ing habitat</w:t>
        </w:r>
      </w:ins>
      <w:del w:id="58"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59" w:author="Allison Binley" w:date="2020-03-09T09:26:00Z">
        <w:r w:rsidR="003427C6">
          <w:rPr>
            <w:rFonts w:ascii="Times New Roman" w:eastAsia="Times New Roman" w:hAnsi="Times New Roman" w:cs="Times New Roman"/>
            <w:color w:val="000000"/>
            <w:sz w:val="24"/>
            <w:szCs w:val="24"/>
          </w:rPr>
          <w:t>is</w:t>
        </w:r>
      </w:ins>
      <w:del w:id="60"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w:t>
      </w:r>
      <w:commentRangeStart w:id="61"/>
      <w:r>
        <w:rPr>
          <w:rFonts w:ascii="Times New Roman" w:eastAsia="Times New Roman" w:hAnsi="Times New Roman" w:cs="Times New Roman"/>
          <w:color w:val="000000"/>
          <w:sz w:val="24"/>
          <w:szCs w:val="24"/>
        </w:rPr>
        <w:t xml:space="preserve">one of the best </w:t>
      </w:r>
      <w:ins w:id="62" w:author="Allison Binley" w:date="2020-03-09T09:26:00Z">
        <w:r w:rsidR="003427C6">
          <w:rPr>
            <w:rFonts w:ascii="Times New Roman" w:eastAsia="Times New Roman" w:hAnsi="Times New Roman" w:cs="Times New Roman"/>
            <w:color w:val="000000"/>
            <w:sz w:val="24"/>
            <w:szCs w:val="24"/>
          </w:rPr>
          <w:t>strategies</w:t>
        </w:r>
      </w:ins>
      <w:del w:id="63"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w:t>
      </w:r>
      <w:commentRangeEnd w:id="61"/>
      <w:r w:rsidR="007A185C">
        <w:rPr>
          <w:rStyle w:val="CommentReference"/>
        </w:rPr>
        <w:commentReference w:id="61"/>
      </w:r>
      <w:ins w:id="64" w:author="Joseph Bennett" w:date="2020-03-13T11:01:00Z">
        <w:r w:rsidR="008A5084">
          <w:rPr>
            <w:rFonts w:ascii="Times New Roman" w:eastAsia="Times New Roman" w:hAnsi="Times New Roman" w:cs="Times New Roman"/>
            <w:color w:val="000000"/>
            <w:sz w:val="24"/>
            <w:szCs w:val="24"/>
          </w:rPr>
          <w:t>stemming the alarming loss in biodiversity</w:t>
        </w:r>
      </w:ins>
      <w:del w:id="65" w:author="Joseph Bennett" w:date="2020-03-13T11:01:00Z">
        <w:r w:rsidDel="008A5084">
          <w:rPr>
            <w:rFonts w:ascii="Times New Roman" w:eastAsia="Times New Roman" w:hAnsi="Times New Roman" w:cs="Times New Roman"/>
            <w:color w:val="000000"/>
            <w:sz w:val="24"/>
            <w:szCs w:val="24"/>
          </w:rPr>
          <w:delText>conservation</w:delText>
        </w:r>
      </w:del>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ins w:id="66" w:author="Joseph Bennett" w:date="2020-03-13T11:01:00Z">
        <w:r w:rsidR="008A5084">
          <w:rPr>
            <w:rFonts w:ascii="Times New Roman" w:eastAsia="Times New Roman" w:hAnsi="Times New Roman" w:cs="Times New Roman"/>
            <w:sz w:val="24"/>
            <w:szCs w:val="24"/>
          </w:rPr>
          <w:t>.</w:t>
        </w:r>
      </w:ins>
      <w:del w:id="67" w:author="Joseph Bennett" w:date="2020-03-13T11:01:00Z">
        <w:r w:rsidDel="008A50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68" w:author="Joseph Bennett" w:date="2020-03-13T11:02:00Z">
        <w:r w:rsidDel="008A5084">
          <w:rPr>
            <w:rFonts w:ascii="Times New Roman" w:eastAsia="Times New Roman" w:hAnsi="Times New Roman" w:cs="Times New Roman"/>
            <w:sz w:val="24"/>
            <w:szCs w:val="24"/>
          </w:rPr>
          <w:delText>however</w:delText>
        </w:r>
      </w:del>
      <w:ins w:id="69" w:author="Joseph Bennett" w:date="2020-03-13T11:02:00Z">
        <w:r w:rsidR="008A5084">
          <w:rPr>
            <w:rFonts w:ascii="Times New Roman" w:eastAsia="Times New Roman" w:hAnsi="Times New Roman" w:cs="Times New Roman"/>
            <w:sz w:val="24"/>
            <w:szCs w:val="24"/>
          </w:rPr>
          <w:t>However</w:t>
        </w:r>
      </w:ins>
      <w:r>
        <w:rPr>
          <w:rFonts w:ascii="Times New Roman" w:eastAsia="Times New Roman" w:hAnsi="Times New Roman" w:cs="Times New Roman"/>
          <w:sz w:val="24"/>
          <w:szCs w:val="24"/>
        </w:rPr>
        <w:t>,</w:t>
      </w:r>
      <w:ins w:id="70" w:author="Buxton,Rachel" w:date="2020-03-11T08:41:00Z">
        <w:r w:rsidR="0077408C">
          <w:rPr>
            <w:rFonts w:ascii="Times New Roman" w:eastAsia="Times New Roman" w:hAnsi="Times New Roman" w:cs="Times New Roman"/>
            <w:sz w:val="24"/>
            <w:szCs w:val="24"/>
          </w:rPr>
          <w:t xml:space="preserve"> rapid</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human-caused change results in high uncertainty </w:t>
      </w:r>
      <w:ins w:id="71" w:author="Allison Binley" w:date="2020-03-09T09:22:00Z">
        <w:r w:rsidR="003427C6">
          <w:rPr>
            <w:rFonts w:ascii="Times New Roman" w:eastAsia="Times New Roman" w:hAnsi="Times New Roman" w:cs="Times New Roman"/>
            <w:color w:val="000000"/>
            <w:sz w:val="24"/>
            <w:szCs w:val="24"/>
          </w:rPr>
          <w:t>in</w:t>
        </w:r>
      </w:ins>
      <w:del w:id="72"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73" w:author="Allison Binley" w:date="2020-03-09T09:27:00Z">
        <w:r w:rsidR="007F432A">
          <w:rPr>
            <w:rFonts w:ascii="Times New Roman" w:eastAsia="Times New Roman" w:hAnsi="Times New Roman" w:cs="Times New Roman"/>
            <w:sz w:val="24"/>
            <w:szCs w:val="24"/>
          </w:rPr>
          <w:t>protected areas</w:t>
        </w:r>
      </w:ins>
      <w:del w:id="74"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w:t>
      </w:r>
      <w:commentRangeStart w:id="75"/>
      <w:r>
        <w:rPr>
          <w:rFonts w:ascii="Times New Roman" w:eastAsia="Times New Roman" w:hAnsi="Times New Roman" w:cs="Times New Roman"/>
          <w:color w:val="000000"/>
          <w:sz w:val="24"/>
          <w:szCs w:val="24"/>
        </w:rPr>
        <w:t>future</w:t>
      </w:r>
      <w:commentRangeEnd w:id="75"/>
      <w:r w:rsidR="00E92E88">
        <w:rPr>
          <w:rStyle w:val="CommentReference"/>
        </w:rPr>
        <w:commentReference w:id="75"/>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Effective decision-making must operate within the context of climate change, land</w:t>
      </w:r>
      <w:ins w:id="76" w:author="Allison Binley" w:date="2020-03-08T17:39:00Z">
        <w:r w:rsidR="007F40A8">
          <w:rPr>
            <w:rFonts w:ascii="Times New Roman" w:eastAsia="Times New Roman" w:hAnsi="Times New Roman" w:cs="Times New Roman"/>
            <w:sz w:val="24"/>
            <w:szCs w:val="24"/>
          </w:rPr>
          <w:t>-</w:t>
        </w:r>
      </w:ins>
      <w:del w:id="77"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w:t>
      </w:r>
      <w:del w:id="78" w:author="Buxton,Rachel" w:date="2020-03-11T08:42:00Z">
        <w:r w:rsidDel="0077408C">
          <w:rPr>
            <w:rFonts w:ascii="Times New Roman" w:eastAsia="Times New Roman" w:hAnsi="Times New Roman" w:cs="Times New Roman"/>
            <w:sz w:val="24"/>
            <w:szCs w:val="24"/>
          </w:rPr>
          <w:delText xml:space="preserve">interact and </w:delText>
        </w:r>
      </w:del>
      <w:r>
        <w:rPr>
          <w:rFonts w:ascii="Times New Roman" w:eastAsia="Times New Roman" w:hAnsi="Times New Roman" w:cs="Times New Roman"/>
          <w:sz w:val="24"/>
          <w:szCs w:val="24"/>
        </w:rPr>
        <w:t xml:space="preserve">result in systemic environmental </w:t>
      </w:r>
      <w:r w:rsidR="00CD0074">
        <w:rPr>
          <w:rFonts w:ascii="Times New Roman" w:eastAsia="Times New Roman" w:hAnsi="Times New Roman" w:cs="Times New Roman"/>
          <w:sz w:val="24"/>
          <w:szCs w:val="24"/>
        </w:rPr>
        <w:t>uncertainties</w:t>
      </w:r>
      <w:del w:id="79" w:author="Buxton,Rachel" w:date="2020-03-11T08:43:00Z">
        <w:r w:rsidR="00CD0074" w:rsidDel="0077408C">
          <w:rPr>
            <w:rFonts w:ascii="Times New Roman" w:eastAsia="Times New Roman" w:hAnsi="Times New Roman" w:cs="Times New Roman"/>
            <w:sz w:val="24"/>
            <w:szCs w:val="24"/>
          </w:rPr>
          <w:delText xml:space="preserve"> primarily caused by the effects of human activities</w:delText>
        </w:r>
      </w:del>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moveToRangeStart w:id="80" w:author="Buxton,Rachel" w:date="2020-03-11T08:46:00Z" w:name="move34808834"/>
      <w:moveTo w:id="81" w:author="Buxton,Rachel" w:date="2020-03-11T08:46:00Z">
        <w:del w:id="82" w:author="Buxton,Rachel" w:date="2020-03-11T08:47:00Z">
          <w:r w:rsidR="0077408C" w:rsidDel="0077408C">
            <w:rPr>
              <w:rFonts w:ascii="Times New Roman" w:eastAsia="Arial" w:hAnsi="Times New Roman" w:cs="Times New Roman"/>
              <w:color w:val="000000"/>
              <w:sz w:val="24"/>
              <w:szCs w:val="24"/>
            </w:rPr>
            <w:delText>T</w:delText>
          </w:r>
        </w:del>
      </w:moveTo>
      <w:ins w:id="83" w:author="Buxton,Rachel" w:date="2020-03-11T08:47:00Z">
        <w:r w:rsidR="0077408C">
          <w:rPr>
            <w:rFonts w:ascii="Times New Roman" w:eastAsia="Arial" w:hAnsi="Times New Roman" w:cs="Times New Roman"/>
            <w:color w:val="000000"/>
            <w:sz w:val="24"/>
            <w:szCs w:val="24"/>
          </w:rPr>
          <w:t>Moreover, t</w:t>
        </w:r>
      </w:ins>
      <w:moveTo w:id="84" w:author="Buxton,Rachel" w:date="2020-03-11T08:46:00Z">
        <w:r w:rsidR="0077408C" w:rsidRPr="0087653D">
          <w:rPr>
            <w:rFonts w:ascii="Times New Roman" w:eastAsia="Arial" w:hAnsi="Times New Roman" w:cs="Times New Roman"/>
            <w:color w:val="000000"/>
            <w:sz w:val="24"/>
            <w:szCs w:val="24"/>
          </w:rPr>
          <w:t xml:space="preserve">he urgency of the biodiversity crisis and the many habitats and </w:t>
        </w:r>
        <w:commentRangeStart w:id="85"/>
        <w:r w:rsidR="0077408C" w:rsidRPr="0087653D">
          <w:rPr>
            <w:rFonts w:ascii="Times New Roman" w:eastAsia="Arial" w:hAnsi="Times New Roman" w:cs="Times New Roman"/>
            <w:color w:val="000000"/>
            <w:sz w:val="24"/>
            <w:szCs w:val="24"/>
          </w:rPr>
          <w:t xml:space="preserve">species at risk </w:t>
        </w:r>
      </w:moveTo>
      <w:commentRangeEnd w:id="85"/>
      <w:r w:rsidR="008A5084">
        <w:rPr>
          <w:rStyle w:val="CommentReference"/>
        </w:rPr>
        <w:commentReference w:id="85"/>
      </w:r>
      <w:moveTo w:id="86" w:author="Buxton,Rachel" w:date="2020-03-11T08:46:00Z">
        <w:r w:rsidR="0077408C" w:rsidRPr="0087653D">
          <w:rPr>
            <w:rFonts w:ascii="Times New Roman" w:eastAsia="Arial" w:hAnsi="Times New Roman" w:cs="Times New Roman"/>
            <w:color w:val="000000"/>
            <w:sz w:val="24"/>
            <w:szCs w:val="24"/>
          </w:rPr>
          <w:t xml:space="preserve">necessitate </w:t>
        </w:r>
        <w:del w:id="87" w:author="Buxton,Rachel" w:date="2020-03-11T09:04:00Z">
          <w:r w:rsidR="0077408C" w:rsidDel="00C347A9">
            <w:rPr>
              <w:rFonts w:ascii="Times New Roman" w:eastAsia="Arial" w:hAnsi="Times New Roman" w:cs="Times New Roman"/>
              <w:color w:val="000000"/>
              <w:sz w:val="24"/>
              <w:szCs w:val="24"/>
            </w:rPr>
            <w:delText xml:space="preserve">rapid </w:delText>
          </w:r>
        </w:del>
        <w:r w:rsidR="0077408C" w:rsidRPr="0087653D">
          <w:rPr>
            <w:rFonts w:ascii="Times New Roman" w:eastAsia="Arial" w:hAnsi="Times New Roman" w:cs="Times New Roman"/>
            <w:color w:val="000000"/>
            <w:sz w:val="24"/>
            <w:szCs w:val="24"/>
          </w:rPr>
          <w:t>targeted action that maximizes the chances to protect essential components of biodiversity.</w:t>
        </w:r>
      </w:moveTo>
      <w:moveToRangeEnd w:id="80"/>
      <w:ins w:id="88" w:author="Buxton,Rachel" w:date="2020-03-11T08:46:00Z">
        <w:r w:rsidR="0077408C">
          <w:rPr>
            <w:rFonts w:ascii="Times New Roman" w:eastAsia="Arial" w:hAnsi="Times New Roman" w:cs="Times New Roman"/>
            <w:color w:val="000000"/>
            <w:sz w:val="24"/>
            <w:szCs w:val="24"/>
          </w:rPr>
          <w:t xml:space="preserve"> </w:t>
        </w:r>
      </w:ins>
      <w:del w:id="89" w:author="Joseph Bennett" w:date="2020-03-13T11:03:00Z">
        <w:r w:rsidR="0022692E" w:rsidDel="008A5084">
          <w:rPr>
            <w:rFonts w:ascii="Times New Roman" w:eastAsia="Times New Roman" w:hAnsi="Times New Roman" w:cs="Times New Roman"/>
            <w:sz w:val="24"/>
            <w:szCs w:val="24"/>
          </w:rPr>
          <w:delText xml:space="preserve">Investing in conservation projects that try to minimize uncertainty while maximizing </w:delText>
        </w:r>
        <w:commentRangeStart w:id="90"/>
        <w:r w:rsidR="0022692E" w:rsidDel="008A5084">
          <w:rPr>
            <w:rFonts w:ascii="Times New Roman" w:eastAsia="Times New Roman" w:hAnsi="Times New Roman" w:cs="Times New Roman"/>
            <w:sz w:val="24"/>
            <w:szCs w:val="24"/>
          </w:rPr>
          <w:delText>biodiversity</w:delText>
        </w:r>
      </w:del>
      <w:commentRangeEnd w:id="90"/>
      <w:r w:rsidR="008A5084">
        <w:rPr>
          <w:rStyle w:val="CommentReference"/>
        </w:rPr>
        <w:commentReference w:id="90"/>
      </w:r>
      <w:del w:id="91" w:author="Joseph Bennett" w:date="2020-03-13T11:03:00Z">
        <w:r w:rsidR="0022692E" w:rsidDel="008A5084">
          <w:rPr>
            <w:rFonts w:ascii="Times New Roman" w:eastAsia="Times New Roman" w:hAnsi="Times New Roman" w:cs="Times New Roman"/>
            <w:sz w:val="24"/>
            <w:szCs w:val="24"/>
          </w:rPr>
          <w:delText xml:space="preserve"> gains may be the most feasible mechanism to buffer </w:delText>
        </w:r>
      </w:del>
      <w:ins w:id="92" w:author="Allison Binley" w:date="2020-03-09T09:34:00Z">
        <w:del w:id="93" w:author="Joseph Bennett" w:date="2020-03-13T11:03:00Z">
          <w:r w:rsidR="007F432A" w:rsidDel="008A5084">
            <w:rPr>
              <w:rFonts w:ascii="Times New Roman" w:eastAsia="Times New Roman" w:hAnsi="Times New Roman" w:cs="Times New Roman"/>
              <w:sz w:val="24"/>
              <w:szCs w:val="24"/>
            </w:rPr>
            <w:delText xml:space="preserve">areas of </w:delText>
          </w:r>
        </w:del>
      </w:ins>
      <w:del w:id="94" w:author="Joseph Bennett" w:date="2020-03-13T11:03:00Z">
        <w:r w:rsidR="0022692E" w:rsidDel="008A5084">
          <w:rPr>
            <w:rFonts w:ascii="Times New Roman" w:eastAsia="Times New Roman" w:hAnsi="Times New Roman" w:cs="Times New Roman"/>
            <w:sz w:val="24"/>
            <w:szCs w:val="24"/>
          </w:rPr>
          <w:delText>high biodiversity against future change.</w:delText>
        </w:r>
      </w:del>
    </w:p>
    <w:p w14:paraId="52137095" w14:textId="0E67F69D" w:rsidR="00454648" w:rsidRPr="0087653D" w:rsidDel="00C347A9" w:rsidRDefault="00454648" w:rsidP="00C347A9">
      <w:pPr>
        <w:spacing w:before="240" w:after="0" w:line="480" w:lineRule="auto"/>
        <w:rPr>
          <w:del w:id="95" w:author="Buxton,Rachel" w:date="2020-03-11T09:09:00Z"/>
          <w:rFonts w:ascii="Times New Roman" w:eastAsia="Arial" w:hAnsi="Times New Roman" w:cs="Times New Roman"/>
          <w:color w:val="000000"/>
          <w:sz w:val="24"/>
          <w:szCs w:val="24"/>
        </w:rPr>
      </w:pPr>
      <w:moveFromRangeStart w:id="96" w:author="Buxton,Rachel" w:date="2020-03-11T08:46:00Z" w:name="move34808834"/>
      <w:commentRangeStart w:id="97"/>
      <w:moveFrom w:id="98" w:author="Buxton,Rachel" w:date="2020-03-11T08:46:00Z">
        <w:r w:rsidDel="0077408C">
          <w:rPr>
            <w:rFonts w:ascii="Times New Roman" w:eastAsia="Arial" w:hAnsi="Times New Roman" w:cs="Times New Roman"/>
            <w:color w:val="000000"/>
            <w:sz w:val="24"/>
            <w:szCs w:val="24"/>
          </w:rPr>
          <w:t>T</w:t>
        </w:r>
        <w:r w:rsidRPr="0087653D" w:rsidDel="0077408C">
          <w:rPr>
            <w:rFonts w:ascii="Times New Roman" w:eastAsia="Arial" w:hAnsi="Times New Roman" w:cs="Times New Roman"/>
            <w:color w:val="000000"/>
            <w:sz w:val="24"/>
            <w:szCs w:val="24"/>
          </w:rPr>
          <w:t xml:space="preserve">he </w:t>
        </w:r>
        <w:commentRangeStart w:id="99"/>
        <w:r w:rsidRPr="0087653D" w:rsidDel="0077408C">
          <w:rPr>
            <w:rFonts w:ascii="Times New Roman" w:eastAsia="Arial" w:hAnsi="Times New Roman" w:cs="Times New Roman"/>
            <w:color w:val="000000"/>
            <w:sz w:val="24"/>
            <w:szCs w:val="24"/>
          </w:rPr>
          <w:t xml:space="preserve">urgency of the biodiversity crisis and the many habitats and species at risk necessitate </w:t>
        </w:r>
        <w:ins w:id="100" w:author="Allison Binley" w:date="2020-03-09T09:39:00Z">
          <w:r w:rsidR="009C7236" w:rsidDel="0077408C">
            <w:rPr>
              <w:rFonts w:ascii="Times New Roman" w:eastAsia="Arial" w:hAnsi="Times New Roman" w:cs="Times New Roman"/>
              <w:color w:val="000000"/>
              <w:sz w:val="24"/>
              <w:szCs w:val="24"/>
            </w:rPr>
            <w:t xml:space="preserve">rapid </w:t>
          </w:r>
        </w:ins>
        <w:r w:rsidRPr="0087653D" w:rsidDel="0077408C">
          <w:rPr>
            <w:rFonts w:ascii="Times New Roman" w:eastAsia="Arial" w:hAnsi="Times New Roman" w:cs="Times New Roman"/>
            <w:color w:val="000000"/>
            <w:sz w:val="24"/>
            <w:szCs w:val="24"/>
          </w:rPr>
          <w:t xml:space="preserve">targeted action that maximizes the chances to protect essential components of biodiversity. </w:t>
        </w:r>
      </w:moveFrom>
      <w:moveFromRangeEnd w:id="96"/>
      <w:ins w:id="101" w:author="Allison Binley" w:date="2020-03-09T09:38:00Z">
        <w:del w:id="102" w:author="Buxton,Rachel" w:date="2020-03-11T08:48:00Z">
          <w:r w:rsidR="009C7236" w:rsidDel="0077408C">
            <w:rPr>
              <w:rFonts w:ascii="Times New Roman" w:eastAsia="Arial" w:hAnsi="Times New Roman" w:cs="Times New Roman"/>
              <w:color w:val="000000"/>
              <w:sz w:val="24"/>
              <w:szCs w:val="24"/>
            </w:rPr>
            <w:delText>Since</w:delText>
          </w:r>
        </w:del>
      </w:ins>
      <w:del w:id="103" w:author="Buxton,Rachel" w:date="2020-03-11T08:48:00Z">
        <w:r w:rsidRPr="0087653D" w:rsidDel="0077408C">
          <w:rPr>
            <w:rFonts w:ascii="Times New Roman" w:eastAsia="Arial" w:hAnsi="Times New Roman" w:cs="Times New Roman"/>
            <w:color w:val="000000"/>
            <w:sz w:val="24"/>
            <w:szCs w:val="24"/>
          </w:rPr>
          <w:delText xml:space="preserve">While </w:delText>
        </w:r>
        <w:commentRangeStart w:id="104"/>
        <w:r w:rsidRPr="0087653D" w:rsidDel="0077408C">
          <w:rPr>
            <w:rFonts w:ascii="Times New Roman" w:eastAsia="Arial" w:hAnsi="Times New Roman" w:cs="Times New Roman"/>
            <w:color w:val="000000"/>
            <w:sz w:val="24"/>
            <w:szCs w:val="24"/>
          </w:rPr>
          <w:delText>i</w:delText>
        </w:r>
      </w:del>
      <w:del w:id="105" w:author="Buxton,Rachel" w:date="2020-03-11T09:07:00Z">
        <w:r w:rsidRPr="0087653D" w:rsidDel="00C347A9">
          <w:rPr>
            <w:rFonts w:ascii="Times New Roman" w:eastAsia="Arial" w:hAnsi="Times New Roman" w:cs="Times New Roman"/>
            <w:color w:val="000000"/>
            <w:sz w:val="24"/>
            <w:szCs w:val="24"/>
          </w:rPr>
          <w:delText>nvestments are</w:delText>
        </w:r>
      </w:del>
      <w:ins w:id="106" w:author="Buxton,Rachel" w:date="2020-03-11T09:07:00Z">
        <w:r w:rsidR="00C347A9">
          <w:rPr>
            <w:rFonts w:ascii="Times New Roman" w:eastAsia="Arial" w:hAnsi="Times New Roman" w:cs="Times New Roman"/>
            <w:color w:val="000000"/>
            <w:sz w:val="24"/>
            <w:szCs w:val="24"/>
          </w:rPr>
          <w:t>Investment in conservation is</w:t>
        </w:r>
      </w:ins>
      <w:r w:rsidRPr="0087653D">
        <w:rPr>
          <w:rFonts w:ascii="Times New Roman" w:eastAsia="Arial" w:hAnsi="Times New Roman" w:cs="Times New Roman"/>
          <w:color w:val="000000"/>
          <w:sz w:val="24"/>
          <w:szCs w:val="24"/>
        </w:rPr>
        <w:t xml:space="preserve"> </w:t>
      </w:r>
      <w:del w:id="107" w:author="Buxton,Rachel" w:date="2020-03-11T08:28:00Z">
        <w:r w:rsidRPr="0087653D" w:rsidDel="004E2E87">
          <w:rPr>
            <w:rFonts w:ascii="Times New Roman" w:eastAsia="Arial" w:hAnsi="Times New Roman" w:cs="Times New Roman"/>
            <w:color w:val="000000"/>
            <w:sz w:val="24"/>
            <w:szCs w:val="24"/>
          </w:rPr>
          <w:delText xml:space="preserve">high and </w:delText>
        </w:r>
      </w:del>
      <w:r w:rsidRPr="0087653D">
        <w:rPr>
          <w:rFonts w:ascii="Times New Roman" w:eastAsia="Arial" w:hAnsi="Times New Roman" w:cs="Times New Roman"/>
          <w:color w:val="000000"/>
          <w:sz w:val="24"/>
          <w:szCs w:val="24"/>
        </w:rPr>
        <w:t xml:space="preserve">hard to establish </w:t>
      </w:r>
      <w:commentRangeEnd w:id="104"/>
      <w:r w:rsidR="0070423F">
        <w:rPr>
          <w:rStyle w:val="CommentReference"/>
        </w:rPr>
        <w:commentReference w:id="104"/>
      </w:r>
      <w:r w:rsidRPr="0087653D">
        <w:rPr>
          <w:rFonts w:ascii="Times New Roman" w:eastAsia="Arial" w:hAnsi="Times New Roman" w:cs="Times New Roman"/>
          <w:color w:val="000000"/>
          <w:sz w:val="24"/>
          <w:szCs w:val="24"/>
        </w:rPr>
        <w:t>in current political environments</w:t>
      </w:r>
      <w:ins w:id="108" w:author="Buxton,Rachel" w:date="2020-03-11T08:29:00Z">
        <w:r w:rsidR="004E2E87">
          <w:rPr>
            <w:rFonts w:ascii="Times New Roman" w:eastAsia="Arial" w:hAnsi="Times New Roman" w:cs="Times New Roman"/>
            <w:color w:val="000000"/>
            <w:sz w:val="24"/>
            <w:szCs w:val="24"/>
          </w:rPr>
          <w:t xml:space="preserve"> and resources are </w:t>
        </w:r>
        <w:commentRangeStart w:id="109"/>
        <w:r w:rsidR="004E2E87">
          <w:rPr>
            <w:rFonts w:ascii="Times New Roman" w:eastAsia="Arial" w:hAnsi="Times New Roman" w:cs="Times New Roman"/>
            <w:color w:val="000000"/>
            <w:sz w:val="24"/>
            <w:szCs w:val="24"/>
          </w:rPr>
          <w:t>scarce</w:t>
        </w:r>
      </w:ins>
      <w:commentRangeEnd w:id="109"/>
      <w:ins w:id="110" w:author="Buxton,Rachel" w:date="2020-03-11T08:49:00Z">
        <w:r w:rsidR="0077408C">
          <w:rPr>
            <w:rStyle w:val="CommentReference"/>
          </w:rPr>
          <w:commentReference w:id="109"/>
        </w:r>
      </w:ins>
      <w:ins w:id="111"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w:t>
      </w:r>
      <w:del w:id="112" w:author="Buxton,Rachel" w:date="2020-03-11T09:04:00Z">
        <w:r w:rsidRPr="0087653D" w:rsidDel="00C347A9">
          <w:rPr>
            <w:rFonts w:ascii="Times New Roman" w:eastAsia="Arial" w:hAnsi="Times New Roman" w:cs="Times New Roman"/>
            <w:color w:val="000000"/>
            <w:sz w:val="24"/>
            <w:szCs w:val="24"/>
          </w:rPr>
          <w:delText xml:space="preserve">such targeting needs </w:delText>
        </w:r>
      </w:del>
      <w:ins w:id="113" w:author="Allison Binley" w:date="2020-03-09T09:34:00Z">
        <w:del w:id="114" w:author="Buxton,Rachel" w:date="2020-03-11T09:04:00Z">
          <w:r w:rsidR="007F432A" w:rsidDel="00C347A9">
            <w:rPr>
              <w:rFonts w:ascii="Times New Roman" w:eastAsia="Arial" w:hAnsi="Times New Roman" w:cs="Times New Roman"/>
              <w:color w:val="000000"/>
              <w:sz w:val="24"/>
              <w:szCs w:val="24"/>
            </w:rPr>
            <w:delText>to</w:delText>
          </w:r>
        </w:del>
      </w:ins>
      <w:del w:id="115" w:author="Buxton,Rachel" w:date="2020-03-11T09:04:00Z">
        <w:r w:rsidRPr="0087653D" w:rsidDel="00C347A9">
          <w:rPr>
            <w:rFonts w:ascii="Times New Roman" w:eastAsia="Arial" w:hAnsi="Times New Roman" w:cs="Times New Roman"/>
            <w:color w:val="000000"/>
            <w:sz w:val="24"/>
            <w:szCs w:val="24"/>
          </w:rPr>
          <w:delText>the</w:delText>
        </w:r>
      </w:del>
      <w:ins w:id="116" w:author="Buxton,Rachel" w:date="2020-03-11T09:04:00Z">
        <w:r w:rsidR="00C347A9">
          <w:rPr>
            <w:rFonts w:ascii="Times New Roman" w:eastAsia="Arial" w:hAnsi="Times New Roman" w:cs="Times New Roman"/>
            <w:color w:val="000000"/>
            <w:sz w:val="24"/>
            <w:szCs w:val="24"/>
          </w:rPr>
          <w:t>requiring a</w:t>
        </w:r>
      </w:ins>
      <w:r w:rsidRPr="0087653D">
        <w:rPr>
          <w:rFonts w:ascii="Times New Roman" w:eastAsia="Arial" w:hAnsi="Times New Roman" w:cs="Times New Roman"/>
          <w:color w:val="000000"/>
          <w:sz w:val="24"/>
          <w:szCs w:val="24"/>
        </w:rPr>
        <w:t xml:space="preserve"> balance</w:t>
      </w:r>
      <w:del w:id="117"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w:t>
      </w:r>
      <w:ins w:id="118" w:author="Buxton,Rachel" w:date="2020-03-11T09:04:00Z">
        <w:r w:rsidR="00C347A9">
          <w:rPr>
            <w:rFonts w:ascii="Times New Roman" w:eastAsia="Arial" w:hAnsi="Times New Roman" w:cs="Times New Roman"/>
            <w:color w:val="000000"/>
            <w:sz w:val="24"/>
            <w:szCs w:val="24"/>
          </w:rPr>
          <w:t xml:space="preserve">between </w:t>
        </w:r>
      </w:ins>
      <w:ins w:id="119" w:author="Buxton,Rachel" w:date="2020-03-11T09:05:00Z">
        <w:r w:rsidR="00C347A9" w:rsidRPr="004056A4">
          <w:rPr>
            <w:rFonts w:ascii="Times New Roman" w:eastAsia="Arial" w:hAnsi="Times New Roman" w:cs="Times New Roman"/>
            <w:color w:val="000000"/>
            <w:sz w:val="24"/>
            <w:szCs w:val="24"/>
          </w:rPr>
          <w:t xml:space="preserve">cost </w:t>
        </w:r>
      </w:ins>
      <w:ins w:id="120" w:author="Buxton,Rachel" w:date="2020-03-11T09:06:00Z">
        <w:r w:rsidR="00C347A9">
          <w:rPr>
            <w:rFonts w:ascii="Times New Roman" w:eastAsia="Arial" w:hAnsi="Times New Roman" w:cs="Times New Roman"/>
            <w:color w:val="000000"/>
            <w:sz w:val="24"/>
            <w:szCs w:val="24"/>
          </w:rPr>
          <w:t>and</w:t>
        </w:r>
      </w:ins>
      <w:ins w:id="121" w:author="Buxton,Rachel" w:date="2020-03-11T09:05:00Z">
        <w:r w:rsidR="00C347A9" w:rsidRPr="004056A4">
          <w:rPr>
            <w:rFonts w:ascii="Times New Roman" w:eastAsia="Arial" w:hAnsi="Times New Roman" w:cs="Times New Roman"/>
            <w:color w:val="000000"/>
            <w:sz w:val="24"/>
            <w:szCs w:val="24"/>
          </w:rPr>
          <w:t xml:space="preserve"> biodiversity benefits</w:t>
        </w:r>
      </w:ins>
      <w:ins w:id="122" w:author="Buxton,Rachel" w:date="2020-03-11T09:06:00Z">
        <w:r w:rsidR="00C347A9">
          <w:rPr>
            <w:rFonts w:ascii="Times New Roman" w:eastAsia="Arial" w:hAnsi="Times New Roman" w:cs="Times New Roman"/>
            <w:color w:val="000000"/>
            <w:sz w:val="24"/>
            <w:szCs w:val="24"/>
          </w:rPr>
          <w:t xml:space="preserve"> t</w:t>
        </w:r>
        <w:r w:rsidR="00C347A9" w:rsidRPr="004056A4">
          <w:rPr>
            <w:rFonts w:ascii="Times New Roman" w:eastAsia="Arial" w:hAnsi="Times New Roman" w:cs="Times New Roman"/>
            <w:color w:val="000000"/>
            <w:sz w:val="24"/>
            <w:szCs w:val="24"/>
          </w:rPr>
          <w:t>o prio</w:t>
        </w:r>
        <w:r w:rsidR="00C347A9">
          <w:rPr>
            <w:rFonts w:ascii="Times New Roman" w:eastAsia="Arial" w:hAnsi="Times New Roman" w:cs="Times New Roman"/>
            <w:color w:val="000000"/>
            <w:sz w:val="24"/>
            <w:szCs w:val="24"/>
          </w:rPr>
          <w:t xml:space="preserve">ritize </w:t>
        </w:r>
      </w:ins>
      <w:ins w:id="123" w:author="Buxton,Rachel" w:date="2020-03-11T09:09:00Z">
        <w:r w:rsidR="00C347A9">
          <w:rPr>
            <w:rFonts w:ascii="Times New Roman" w:eastAsia="Arial" w:hAnsi="Times New Roman" w:cs="Times New Roman"/>
            <w:color w:val="000000"/>
            <w:sz w:val="24"/>
            <w:szCs w:val="24"/>
          </w:rPr>
          <w:t xml:space="preserve">effective </w:t>
        </w:r>
      </w:ins>
      <w:ins w:id="124" w:author="Buxton,Rachel" w:date="2020-03-11T09:06:00Z">
        <w:r w:rsidR="00C347A9">
          <w:rPr>
            <w:rFonts w:ascii="Times New Roman" w:eastAsia="Arial" w:hAnsi="Times New Roman" w:cs="Times New Roman"/>
            <w:color w:val="000000"/>
            <w:sz w:val="24"/>
            <w:szCs w:val="24"/>
          </w:rPr>
          <w:t>investments.</w:t>
        </w:r>
      </w:ins>
      <w:ins w:id="125" w:author="Buxton,Rachel" w:date="2020-03-11T09:09:00Z">
        <w:r w:rsidR="00C347A9">
          <w:rPr>
            <w:rFonts w:ascii="Times New Roman" w:eastAsia="Arial" w:hAnsi="Times New Roman" w:cs="Times New Roman"/>
            <w:color w:val="000000"/>
            <w:sz w:val="24"/>
            <w:szCs w:val="24"/>
          </w:rPr>
          <w:t xml:space="preserve"> </w:t>
        </w:r>
      </w:ins>
      <w:del w:id="126" w:author="Buxton,Rachel" w:date="2020-03-11T09:07:00Z">
        <w:r w:rsidRPr="0087653D" w:rsidDel="00C347A9">
          <w:rPr>
            <w:rFonts w:ascii="Times New Roman" w:eastAsia="Arial" w:hAnsi="Times New Roman" w:cs="Times New Roman"/>
            <w:color w:val="000000"/>
            <w:sz w:val="24"/>
            <w:szCs w:val="24"/>
          </w:rPr>
          <w:delText xml:space="preserve">urgency with maximizing the chance that the investments will deliver results. </w:delText>
        </w:r>
      </w:del>
      <w:moveFromRangeStart w:id="127" w:author="Buxton,Rachel" w:date="2020-03-11T09:08:00Z" w:name="move34810152"/>
      <w:moveFrom w:id="128" w:author="Buxton,Rachel" w:date="2020-03-11T09:08:00Z">
        <w:del w:id="129" w:author="Buxton,Rachel" w:date="2020-03-11T09:09:00Z">
          <w:r w:rsidRPr="0087653D" w:rsidDel="00C347A9">
            <w:rPr>
              <w:rFonts w:ascii="Times New Roman" w:eastAsia="Arial" w:hAnsi="Times New Roman" w:cs="Times New Roman"/>
              <w:color w:val="000000"/>
              <w:sz w:val="24"/>
              <w:szCs w:val="24"/>
            </w:rPr>
            <w:delText>Likelihood for success is higher when protection measures are resilient against the impacts of land</w:delText>
          </w:r>
        </w:del>
        <w:ins w:id="130" w:author="Allison Binley" w:date="2020-03-09T09:51:00Z">
          <w:del w:id="131" w:author="Buxton,Rachel" w:date="2020-03-11T09:09:00Z">
            <w:r w:rsidR="0070423F" w:rsidDel="00C347A9">
              <w:rPr>
                <w:rFonts w:ascii="Times New Roman" w:eastAsia="Arial" w:hAnsi="Times New Roman" w:cs="Times New Roman"/>
                <w:color w:val="000000"/>
                <w:sz w:val="24"/>
                <w:szCs w:val="24"/>
              </w:rPr>
              <w:delText>-</w:delText>
            </w:r>
          </w:del>
        </w:ins>
        <w:del w:id="132" w:author="Buxton,Rachel" w:date="2020-03-11T09:09:00Z">
          <w:r w:rsidRPr="0087653D" w:rsidDel="00C347A9">
            <w:rPr>
              <w:rFonts w:ascii="Times New Roman" w:eastAsia="Arial" w:hAnsi="Times New Roman" w:cs="Times New Roman"/>
              <w:color w:val="000000"/>
              <w:sz w:val="24"/>
              <w:szCs w:val="24"/>
            </w:rPr>
            <w:delText xml:space="preserve"> use change, climate effects and socio-political risks</w:delText>
          </w:r>
          <w:r w:rsidR="00387CF3" w:rsidDel="00C347A9">
            <w:rPr>
              <w:rFonts w:ascii="Times New Roman" w:eastAsia="Arial" w:hAnsi="Times New Roman" w:cs="Times New Roman"/>
              <w:color w:val="000000"/>
              <w:sz w:val="24"/>
              <w:szCs w:val="24"/>
            </w:rPr>
            <w:delText xml:space="preserve"> and uncertainties</w:delText>
          </w:r>
          <w:r w:rsidRPr="0087653D" w:rsidDel="00C347A9">
            <w:rPr>
              <w:rFonts w:ascii="Times New Roman" w:eastAsia="Arial" w:hAnsi="Times New Roman" w:cs="Times New Roman"/>
              <w:color w:val="000000"/>
              <w:sz w:val="24"/>
              <w:szCs w:val="24"/>
            </w:rPr>
            <w:delText>.</w:delText>
          </w:r>
          <w:commentRangeEnd w:id="97"/>
          <w:r w:rsidR="0077408C" w:rsidDel="00C347A9">
            <w:rPr>
              <w:rStyle w:val="CommentReference"/>
            </w:rPr>
            <w:commentReference w:id="97"/>
          </w:r>
        </w:del>
      </w:moveFrom>
      <w:moveFromRangeEnd w:id="127"/>
      <w:commentRangeEnd w:id="99"/>
      <w:r w:rsidR="008A5084">
        <w:rPr>
          <w:rStyle w:val="CommentReference"/>
        </w:rPr>
        <w:commentReference w:id="99"/>
      </w:r>
    </w:p>
    <w:p w14:paraId="076F3AC8" w14:textId="77777777" w:rsidR="00DB417E" w:rsidRDefault="00542096" w:rsidP="00BC1C25">
      <w:pPr>
        <w:spacing w:before="240" w:after="0" w:line="480" w:lineRule="auto"/>
        <w:rPr>
          <w:ins w:id="133" w:author="Jeffrey Owen Hanson" w:date="2020-03-16T10:05:00Z"/>
          <w:rFonts w:ascii="Times New Roman" w:eastAsia="Arial" w:hAnsi="Times New Roman" w:cs="Times New Roman"/>
          <w:color w:val="000000"/>
          <w:sz w:val="24"/>
          <w:szCs w:val="24"/>
        </w:rPr>
      </w:pPr>
      <w:del w:id="134" w:author="Buxton,Rachel" w:date="2020-03-11T09:06:00Z">
        <w:r w:rsidRPr="004056A4" w:rsidDel="00C347A9">
          <w:rPr>
            <w:rFonts w:ascii="Times New Roman" w:eastAsia="Arial" w:hAnsi="Times New Roman" w:cs="Times New Roman"/>
            <w:color w:val="000000"/>
            <w:sz w:val="24"/>
            <w:szCs w:val="24"/>
          </w:rPr>
          <w:delText xml:space="preserve">To prioritize conservation </w:delText>
        </w:r>
        <w:commentRangeStart w:id="135"/>
        <w:r w:rsidRPr="004056A4" w:rsidDel="00C347A9">
          <w:rPr>
            <w:rFonts w:ascii="Times New Roman" w:eastAsia="Arial" w:hAnsi="Times New Roman" w:cs="Times New Roman"/>
            <w:color w:val="000000"/>
            <w:sz w:val="24"/>
            <w:szCs w:val="24"/>
          </w:rPr>
          <w:delText>investments</w:delText>
        </w:r>
      </w:del>
      <w:commentRangeEnd w:id="135"/>
      <w:r w:rsidR="008A5084">
        <w:rPr>
          <w:rStyle w:val="CommentReference"/>
        </w:rPr>
        <w:commentReference w:id="135"/>
      </w:r>
      <w:del w:id="136" w:author="Buxton,Rachel" w:date="2020-03-11T09:06:00Z">
        <w:r w:rsidRPr="004056A4" w:rsidDel="00C347A9">
          <w:rPr>
            <w:rFonts w:ascii="Times New Roman" w:eastAsia="Arial" w:hAnsi="Times New Roman" w:cs="Times New Roman"/>
            <w:color w:val="000000"/>
            <w:sz w:val="24"/>
            <w:szCs w:val="24"/>
          </w:rPr>
          <w:delText>, generally</w:delText>
        </w:r>
      </w:del>
      <w:del w:id="137" w:author="Buxton,Rachel" w:date="2020-03-11T09:05:00Z">
        <w:r w:rsidRPr="004056A4" w:rsidDel="00C347A9">
          <w:rPr>
            <w:rFonts w:ascii="Times New Roman" w:eastAsia="Arial" w:hAnsi="Times New Roman" w:cs="Times New Roman"/>
            <w:color w:val="000000"/>
            <w:sz w:val="24"/>
            <w:szCs w:val="24"/>
          </w:rPr>
          <w:delText xml:space="preserve"> the most cost-effective actions are weighed against the biodiversity benefits</w:delText>
        </w:r>
      </w:del>
      <w:del w:id="138" w:author="Buxton,Rachel" w:date="2020-03-11T09:09:00Z">
        <w:r w:rsidRPr="004056A4" w:rsidDel="00C347A9">
          <w:rPr>
            <w:rFonts w:ascii="Times New Roman" w:eastAsia="Arial" w:hAnsi="Times New Roman" w:cs="Times New Roman"/>
            <w:color w:val="000000"/>
            <w:sz w:val="24"/>
            <w:szCs w:val="24"/>
          </w:rPr>
          <w:delText>.</w:delText>
        </w:r>
      </w:del>
      <w:r w:rsidRPr="004056A4">
        <w:rPr>
          <w:rFonts w:ascii="Times New Roman" w:eastAsia="Arial" w:hAnsi="Times New Roman" w:cs="Times New Roman"/>
          <w:color w:val="000000"/>
          <w:sz w:val="24"/>
          <w:szCs w:val="24"/>
        </w:rPr>
        <w:t xml:space="preserve"> However, both cost and benefit will look much different in the </w:t>
      </w:r>
      <w:r w:rsidRPr="004056A4">
        <w:rPr>
          <w:rFonts w:ascii="Times New Roman" w:eastAsia="Arial" w:hAnsi="Times New Roman" w:cs="Times New Roman"/>
          <w:color w:val="000000"/>
          <w:sz w:val="24"/>
          <w:szCs w:val="24"/>
        </w:rPr>
        <w:lastRenderedPageBreak/>
        <w:t xml:space="preserve">future, </w:t>
      </w:r>
      <w:ins w:id="139" w:author="Buxton,Rachel" w:date="2020-03-11T09:19:00Z">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ins>
      <w:ins w:id="140" w:author="Buxton,Rachel" w:date="2020-03-11T09:20:00Z">
        <w:r w:rsidR="00876DA9" w:rsidRPr="00A13108">
          <w:rPr>
            <w:rFonts w:ascii="Times New Roman" w:hAnsi="Times New Roman" w:cs="Times New Roman"/>
            <w:sz w:val="24"/>
            <w:szCs w:val="24"/>
          </w:rPr>
          <w:t>socio-economic systems</w:t>
        </w:r>
      </w:ins>
      <w:ins w:id="141" w:author="Buxton,Rachel" w:date="2020-03-11T09:19:00Z">
        <w:r w:rsidR="00876DA9">
          <w:rPr>
            <w:rFonts w:ascii="Times New Roman" w:eastAsia="Arial" w:hAnsi="Times New Roman" w:cs="Times New Roman"/>
            <w:color w:val="000000"/>
            <w:sz w:val="24"/>
            <w:szCs w:val="24"/>
          </w:rPr>
          <w:t xml:space="preserve">, </w:t>
        </w:r>
      </w:ins>
      <w:r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moveToRangeStart w:id="142" w:author="Buxton,Rachel" w:date="2020-03-11T09:08:00Z" w:name="move34810152"/>
      <w:moveTo w:id="143" w:author="Buxton,Rachel" w:date="2020-03-11T09:08:00Z">
        <w:del w:id="144" w:author="Buxton,Rachel" w:date="2020-03-11T09:10:00Z">
          <w:r w:rsidR="00C347A9" w:rsidRPr="0087653D" w:rsidDel="00C347A9">
            <w:rPr>
              <w:rFonts w:ascii="Times New Roman" w:eastAsia="Arial" w:hAnsi="Times New Roman" w:cs="Times New Roman"/>
              <w:color w:val="000000"/>
              <w:sz w:val="24"/>
              <w:szCs w:val="24"/>
            </w:rPr>
            <w:delText>L</w:delText>
          </w:r>
        </w:del>
      </w:moveTo>
      <w:ins w:id="145" w:author="Buxton,Rachel" w:date="2020-03-11T09:10:00Z">
        <w:r w:rsidR="00C347A9">
          <w:rPr>
            <w:rFonts w:ascii="Times New Roman" w:eastAsia="Arial" w:hAnsi="Times New Roman" w:cs="Times New Roman"/>
            <w:color w:val="000000"/>
            <w:sz w:val="24"/>
            <w:szCs w:val="24"/>
          </w:rPr>
          <w:t>Thus, the l</w:t>
        </w:r>
      </w:ins>
      <w:moveTo w:id="146" w:author="Buxton,Rachel" w:date="2020-03-11T09:08:00Z">
        <w:r w:rsidR="00C347A9" w:rsidRPr="0087653D">
          <w:rPr>
            <w:rFonts w:ascii="Times New Roman" w:eastAsia="Arial" w:hAnsi="Times New Roman" w:cs="Times New Roman"/>
            <w:color w:val="000000"/>
            <w:sz w:val="24"/>
            <w:szCs w:val="24"/>
          </w:rPr>
          <w:t xml:space="preserve">ikelihood for </w:t>
        </w:r>
        <w:del w:id="147" w:author="Buxton,Rachel" w:date="2020-03-11T09:10:00Z">
          <w:r w:rsidR="00C347A9" w:rsidRPr="0087653D" w:rsidDel="00C347A9">
            <w:rPr>
              <w:rFonts w:ascii="Times New Roman" w:eastAsia="Arial" w:hAnsi="Times New Roman" w:cs="Times New Roman"/>
              <w:color w:val="000000"/>
              <w:sz w:val="24"/>
              <w:szCs w:val="24"/>
            </w:rPr>
            <w:delText>success</w:delText>
          </w:r>
        </w:del>
      </w:moveTo>
      <w:ins w:id="148" w:author="Buxton,Rachel" w:date="2020-03-11T09:10:00Z">
        <w:r w:rsidR="00C347A9">
          <w:rPr>
            <w:rFonts w:ascii="Times New Roman" w:eastAsia="Arial" w:hAnsi="Times New Roman" w:cs="Times New Roman"/>
            <w:color w:val="000000"/>
            <w:sz w:val="24"/>
            <w:szCs w:val="24"/>
          </w:rPr>
          <w:t>successful conservation investment</w:t>
        </w:r>
      </w:ins>
      <w:moveTo w:id="149" w:author="Buxton,Rachel" w:date="2020-03-11T09:08:00Z">
        <w:r w:rsidR="00C347A9" w:rsidRPr="0087653D">
          <w:rPr>
            <w:rFonts w:ascii="Times New Roman" w:eastAsia="Arial" w:hAnsi="Times New Roman" w:cs="Times New Roman"/>
            <w:color w:val="000000"/>
            <w:sz w:val="24"/>
            <w:szCs w:val="24"/>
          </w:rPr>
          <w:t xml:space="preserve"> is higher when protection measures are resilient against the </w:t>
        </w:r>
      </w:moveTo>
      <w:ins w:id="150" w:author="Joseph Bennett" w:date="2020-03-13T11:06:00Z">
        <w:r w:rsidR="008A5084">
          <w:rPr>
            <w:rFonts w:ascii="Times New Roman" w:eastAsia="Arial" w:hAnsi="Times New Roman" w:cs="Times New Roman"/>
            <w:color w:val="000000"/>
            <w:sz w:val="24"/>
            <w:szCs w:val="24"/>
          </w:rPr>
          <w:t xml:space="preserve">uncertain </w:t>
        </w:r>
      </w:ins>
      <w:moveTo w:id="151" w:author="Buxton,Rachel" w:date="2020-03-11T09:08:00Z">
        <w:r w:rsidR="00C347A9" w:rsidRPr="0087653D">
          <w:rPr>
            <w:rFonts w:ascii="Times New Roman" w:eastAsia="Arial" w:hAnsi="Times New Roman" w:cs="Times New Roman"/>
            <w:color w:val="000000"/>
            <w:sz w:val="24"/>
            <w:szCs w:val="24"/>
          </w:rPr>
          <w:t>impacts of land</w:t>
        </w:r>
        <w:r w:rsidR="00C347A9">
          <w:rPr>
            <w:rFonts w:ascii="Times New Roman" w:eastAsia="Arial" w:hAnsi="Times New Roman" w:cs="Times New Roman"/>
            <w:color w:val="000000"/>
            <w:sz w:val="24"/>
            <w:szCs w:val="24"/>
          </w:rPr>
          <w:t>-</w:t>
        </w:r>
        <w:r w:rsidR="00C347A9" w:rsidRPr="0087653D">
          <w:rPr>
            <w:rFonts w:ascii="Times New Roman" w:eastAsia="Arial" w:hAnsi="Times New Roman" w:cs="Times New Roman"/>
            <w:color w:val="000000"/>
            <w:sz w:val="24"/>
            <w:szCs w:val="24"/>
          </w:rPr>
          <w:t>use change, climate effects and socio-political risks</w:t>
        </w:r>
        <w:del w:id="152" w:author="Joseph Bennett" w:date="2020-03-13T11:06:00Z">
          <w:r w:rsidR="00C347A9" w:rsidDel="008A5084">
            <w:rPr>
              <w:rFonts w:ascii="Times New Roman" w:eastAsia="Arial" w:hAnsi="Times New Roman" w:cs="Times New Roman"/>
              <w:color w:val="000000"/>
              <w:sz w:val="24"/>
              <w:szCs w:val="24"/>
            </w:rPr>
            <w:delText xml:space="preserve"> and uncertainties</w:delText>
          </w:r>
        </w:del>
        <w:r w:rsidR="00C347A9" w:rsidRPr="0087653D">
          <w:rPr>
            <w:rFonts w:ascii="Times New Roman" w:eastAsia="Arial" w:hAnsi="Times New Roman" w:cs="Times New Roman"/>
            <w:color w:val="000000"/>
            <w:sz w:val="24"/>
            <w:szCs w:val="24"/>
          </w:rPr>
          <w:t>.</w:t>
        </w:r>
      </w:moveTo>
    </w:p>
    <w:p w14:paraId="51B14225" w14:textId="77777777" w:rsidR="00DB417E" w:rsidRDefault="00DB417E" w:rsidP="00BC1C25">
      <w:pPr>
        <w:spacing w:before="240" w:after="0" w:line="480" w:lineRule="auto"/>
        <w:rPr>
          <w:ins w:id="153" w:author="Jeffrey Owen Hanson" w:date="2020-03-16T10:05:00Z"/>
          <w:rFonts w:ascii="Times New Roman" w:eastAsia="Arial" w:hAnsi="Times New Roman" w:cs="Times New Roman"/>
          <w:color w:val="000000"/>
          <w:sz w:val="24"/>
          <w:szCs w:val="24"/>
        </w:rPr>
      </w:pPr>
    </w:p>
    <w:p w14:paraId="1394101D" w14:textId="655D91DA" w:rsidR="00C347A9" w:rsidDel="00876DA9" w:rsidRDefault="00C347A9" w:rsidP="00C347A9">
      <w:pPr>
        <w:spacing w:before="240" w:after="0" w:line="480" w:lineRule="auto"/>
        <w:rPr>
          <w:del w:id="154" w:author="Buxton,Rachel" w:date="2020-03-11T09:10:00Z"/>
          <w:rFonts w:ascii="Times New Roman" w:eastAsia="Arial" w:hAnsi="Times New Roman" w:cs="Times New Roman"/>
          <w:color w:val="000000"/>
          <w:sz w:val="24"/>
          <w:szCs w:val="24"/>
        </w:rPr>
      </w:pPr>
      <w:commentRangeStart w:id="155"/>
      <w:commentRangeStart w:id="156"/>
      <w:moveTo w:id="157" w:author="Buxton,Rachel" w:date="2020-03-11T09:08:00Z">
        <w:r>
          <w:rPr>
            <w:rStyle w:val="CommentReference"/>
          </w:rPr>
          <w:commentReference w:id="158"/>
        </w:r>
      </w:moveTo>
      <w:commentRangeEnd w:id="155"/>
      <w:r w:rsidR="008A5084">
        <w:rPr>
          <w:rStyle w:val="CommentReference"/>
        </w:rPr>
        <w:commentReference w:id="155"/>
      </w:r>
    </w:p>
    <w:moveToRangeEnd w:id="142"/>
    <w:p w14:paraId="0F0526C1" w14:textId="3A06D198" w:rsidR="001A544B" w:rsidRDefault="00C347A9" w:rsidP="00BC1C25">
      <w:pPr>
        <w:spacing w:before="240" w:after="0" w:line="480" w:lineRule="auto"/>
        <w:rPr>
          <w:rFonts w:ascii="Times New Roman" w:hAnsi="Times New Roman" w:cs="Times New Roman"/>
          <w:sz w:val="24"/>
          <w:szCs w:val="24"/>
        </w:rPr>
      </w:pPr>
      <w:ins w:id="159" w:author="Buxton,Rachel" w:date="2020-03-11T09:13:00Z">
        <w:r>
          <w:rPr>
            <w:rFonts w:ascii="Times New Roman" w:hAnsi="Times New Roman" w:cs="Times New Roman"/>
            <w:sz w:val="24"/>
            <w:szCs w:val="24"/>
          </w:rPr>
          <w:t xml:space="preserve">Here we </w:t>
        </w:r>
      </w:ins>
      <w:commentRangeEnd w:id="156"/>
      <w:r w:rsidR="00DB417E">
        <w:rPr>
          <w:rStyle w:val="CommentReference"/>
        </w:rPr>
        <w:commentReference w:id="156"/>
      </w:r>
      <w:ins w:id="160" w:author="Buxton,Rachel" w:date="2020-03-11T09:13:00Z">
        <w:r>
          <w:rPr>
            <w:rFonts w:ascii="Times New Roman" w:hAnsi="Times New Roman" w:cs="Times New Roman"/>
            <w:sz w:val="24"/>
            <w:szCs w:val="24"/>
          </w:rPr>
          <w:t xml:space="preserve">introduce a framework that strives to minimize multiple sources of uncertainty while maximizing biodiversity protection. </w:t>
        </w:r>
      </w:ins>
      <w:commentRangeStart w:id="161"/>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commentRangeEnd w:id="161"/>
      <w:r w:rsidR="00E07580">
        <w:rPr>
          <w:rStyle w:val="CommentReference"/>
        </w:rPr>
        <w:commentReference w:id="161"/>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ins w:id="162" w:author="Buxton,Rachel" w:date="2020-03-11T09:14:00Z">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ins>
      <w:ins w:id="163" w:author="Buxton,Rachel" w:date="2020-03-11T09:16:00Z">
        <w:r w:rsidR="00876DA9">
          <w:rPr>
            <w:rFonts w:ascii="Times New Roman" w:hAnsi="Times New Roman" w:cs="Times New Roman"/>
            <w:sz w:val="24"/>
            <w:szCs w:val="24"/>
          </w:rPr>
          <w:t xml:space="preserve"> </w:t>
        </w:r>
      </w:ins>
      <w:ins w:id="164" w:author="Buxton,Rachel" w:date="2020-03-11T09:17:00Z">
        <w:r w:rsidR="00876DA9">
          <w:rPr>
            <w:rFonts w:ascii="Times New Roman" w:hAnsi="Times New Roman" w:cs="Times New Roman"/>
            <w:sz w:val="24"/>
            <w:szCs w:val="24"/>
          </w:rPr>
          <w:t>accounting for</w:t>
        </w:r>
      </w:ins>
      <w:ins w:id="165" w:author="Buxton,Rachel" w:date="2020-03-11T09:16:00Z">
        <w:r w:rsidR="00876DA9">
          <w:rPr>
            <w:rFonts w:ascii="Times New Roman" w:hAnsi="Times New Roman" w:cs="Times New Roman"/>
            <w:sz w:val="24"/>
            <w:szCs w:val="24"/>
          </w:rPr>
          <w:t xml:space="preserve"> uncertainty</w:t>
        </w:r>
      </w:ins>
      <w:ins w:id="166" w:author="Buxton,Rachel" w:date="2020-03-11T09:14:00Z">
        <w:r w:rsidR="00876DA9" w:rsidRPr="00A13108">
          <w:rPr>
            <w:rFonts w:ascii="Times New Roman" w:hAnsi="Times New Roman" w:cs="Times New Roman"/>
            <w:sz w:val="24"/>
            <w:szCs w:val="24"/>
          </w:rPr>
          <w:t xml:space="preserve"> in the problem formulation. </w:t>
        </w:r>
      </w:ins>
      <w:commentRangeStart w:id="167"/>
      <w:del w:id="168" w:author="Buxton,Rachel" w:date="2020-03-11T09:18:00Z">
        <w:r w:rsidR="006371C5" w:rsidDel="00876DA9">
          <w:rPr>
            <w:rFonts w:ascii="Times New Roman" w:hAnsi="Times New Roman" w:cs="Times New Roman"/>
            <w:sz w:val="24"/>
            <w:szCs w:val="24"/>
          </w:rPr>
          <w:delText xml:space="preserve">We group these uncertainties in three </w:delText>
        </w:r>
      </w:del>
      <w:ins w:id="169" w:author="Allison Binley" w:date="2020-03-09T09:53:00Z">
        <w:del w:id="170" w:author="Buxton,Rachel" w:date="2020-03-11T09:18:00Z">
          <w:r w:rsidR="0070423F" w:rsidDel="00876DA9">
            <w:rPr>
              <w:rFonts w:ascii="Times New Roman" w:hAnsi="Times New Roman" w:cs="Times New Roman"/>
              <w:sz w:val="24"/>
              <w:szCs w:val="24"/>
            </w:rPr>
            <w:delText>broad</w:delText>
          </w:r>
        </w:del>
      </w:ins>
      <w:del w:id="171" w:author="Buxton,Rachel" w:date="2020-03-11T09:18:00Z">
        <w:r w:rsidR="006371C5" w:rsidDel="00876DA9">
          <w:rPr>
            <w:rFonts w:ascii="Times New Roman" w:hAnsi="Times New Roman" w:cs="Times New Roman"/>
            <w:sz w:val="24"/>
            <w:szCs w:val="24"/>
          </w:rPr>
          <w:delText xml:space="preserve">board groups: i) socio-economic uncertainty; ii) climate uncertainty; iii) land use </w:delText>
        </w:r>
        <w:r w:rsidR="0003285E" w:rsidDel="00876DA9">
          <w:rPr>
            <w:rFonts w:ascii="Times New Roman" w:hAnsi="Times New Roman" w:cs="Times New Roman"/>
            <w:sz w:val="24"/>
            <w:szCs w:val="24"/>
          </w:rPr>
          <w:delText>constraints</w:delText>
        </w:r>
        <w:commentRangeEnd w:id="167"/>
        <w:r w:rsidDel="00876DA9">
          <w:rPr>
            <w:rStyle w:val="CommentReference"/>
          </w:rPr>
          <w:commentReference w:id="167"/>
        </w:r>
        <w:r w:rsidR="006371C5" w:rsidDel="00876DA9">
          <w:rPr>
            <w:rFonts w:ascii="Times New Roman" w:hAnsi="Times New Roman" w:cs="Times New Roman"/>
            <w:sz w:val="24"/>
            <w:szCs w:val="24"/>
          </w:rPr>
          <w:delText>.</w:delText>
        </w:r>
        <w:r w:rsidR="00E64A42" w:rsidDel="00876DA9">
          <w:rPr>
            <w:rFonts w:ascii="Times New Roman" w:hAnsi="Times New Roman" w:cs="Times New Roman"/>
            <w:sz w:val="24"/>
            <w:szCs w:val="24"/>
          </w:rPr>
          <w:delText xml:space="preserve"> </w:delText>
        </w:r>
      </w:del>
      <w:del w:id="172" w:author="Buxton,Rachel" w:date="2020-03-11T09:19:00Z">
        <w:r w:rsidR="00E64A42" w:rsidRPr="00A13108" w:rsidDel="00876DA9">
          <w:rPr>
            <w:rFonts w:ascii="Times New Roman" w:hAnsi="Times New Roman" w:cs="Times New Roman"/>
            <w:sz w:val="24"/>
            <w:szCs w:val="24"/>
          </w:rPr>
          <w:delText>As climate change and land-cover change intensify in the coming decades, their interaction with socio-economic systems will influence the effectiveness of conservation tools such as protected areas and species management.</w:delText>
        </w:r>
      </w:del>
    </w:p>
    <w:p w14:paraId="6A601202" w14:textId="756EAC53" w:rsidR="004A6B89" w:rsidRDefault="00344E21" w:rsidP="00BC1C25">
      <w:pPr>
        <w:spacing w:before="240" w:after="0" w:line="480" w:lineRule="auto"/>
        <w:rPr>
          <w:rFonts w:ascii="Times New Roman" w:hAnsi="Times New Roman" w:cs="Times New Roman"/>
          <w:sz w:val="24"/>
          <w:szCs w:val="24"/>
        </w:rPr>
      </w:pPr>
      <w:del w:id="173" w:author="Buxton,Rachel" w:date="2020-03-11T09:13:00Z">
        <w:r w:rsidDel="00C347A9">
          <w:rPr>
            <w:rFonts w:ascii="Times New Roman" w:hAnsi="Times New Roman" w:cs="Times New Roman"/>
            <w:sz w:val="24"/>
            <w:szCs w:val="24"/>
          </w:rPr>
          <w:delText xml:space="preserve">Here, we introduce a framework that strives to minimize multiple sources of uncertainty, while maximizing biodiversity protection at the same time. </w:delText>
        </w:r>
      </w:del>
      <w:del w:id="174" w:author="Buxton,Rachel" w:date="2020-03-11T09:14:00Z">
        <w:r w:rsidDel="00876DA9">
          <w:rPr>
            <w:rFonts w:ascii="Times New Roman" w:hAnsi="Times New Roman" w:cs="Times New Roman"/>
            <w:sz w:val="24"/>
            <w:szCs w:val="24"/>
          </w:rPr>
          <w:delText xml:space="preserve">We </w:delText>
        </w:r>
        <w:r w:rsidR="004A6B89" w:rsidRPr="00A13108" w:rsidDel="00876DA9">
          <w:rPr>
            <w:rFonts w:ascii="Times New Roman" w:hAnsi="Times New Roman" w:cs="Times New Roman"/>
            <w:sz w:val="24"/>
            <w:szCs w:val="24"/>
          </w:rPr>
          <w:delText xml:space="preserve">build on a classical problem formulation from the systematic conservation planning literature, which is the minimum set problem, where the goal is to minimize the cost of a solution, while reaching feature targets. We </w:delText>
        </w:r>
        <w:r w:rsidR="004A6B89" w:rsidRPr="00A13108" w:rsidDel="00876DA9">
          <w:rPr>
            <w:rFonts w:ascii="Times New Roman" w:hAnsi="Times New Roman" w:cs="Times New Roman"/>
            <w:sz w:val="24"/>
            <w:szCs w:val="24"/>
          </w:rPr>
          <w:lastRenderedPageBreak/>
          <w:delText xml:space="preserve">expand this approach to include multiple objectives in the problem formulation at the same time. </w:delText>
        </w:r>
      </w:del>
      <w:del w:id="175" w:author="Buxton,Rachel" w:date="2020-03-11T09:18:00Z">
        <w:r w:rsidR="004A6B89" w:rsidRPr="00A13108" w:rsidDel="00876DA9">
          <w:rPr>
            <w:rFonts w:ascii="Times New Roman" w:hAnsi="Times New Roman" w:cs="Times New Roman"/>
            <w:sz w:val="24"/>
            <w:szCs w:val="24"/>
          </w:rPr>
          <w:delText>Each objective represents a measure of uncertainty</w:delText>
        </w:r>
      </w:del>
      <w:ins w:id="176" w:author="Allison Binley" w:date="2020-03-09T09:56:00Z">
        <w:del w:id="177" w:author="Buxton,Rachel" w:date="2020-03-11T09:18:00Z">
          <w:r w:rsidR="0070423F" w:rsidDel="00876DA9">
            <w:rPr>
              <w:rFonts w:ascii="Times New Roman" w:hAnsi="Times New Roman" w:cs="Times New Roman"/>
              <w:sz w:val="24"/>
              <w:szCs w:val="24"/>
            </w:rPr>
            <w:delText xml:space="preserve"> that</w:delText>
          </w:r>
        </w:del>
      </w:ins>
      <w:del w:id="178" w:author="Buxton,Rachel" w:date="2020-03-11T09:18:00Z">
        <w:r w:rsidR="004A6B89" w:rsidRPr="00A13108" w:rsidDel="00876DA9">
          <w:rPr>
            <w:rFonts w:ascii="Times New Roman" w:hAnsi="Times New Roman" w:cs="Times New Roman"/>
            <w:sz w:val="24"/>
            <w:szCs w:val="24"/>
          </w:rPr>
          <w:delText xml:space="preserve">, we want to account for. </w:delText>
        </w:r>
      </w:del>
      <w:r w:rsidR="004A6B89" w:rsidRPr="00A13108">
        <w:rPr>
          <w:rFonts w:ascii="Times New Roman" w:hAnsi="Times New Roman" w:cs="Times New Roman"/>
          <w:sz w:val="24"/>
          <w:szCs w:val="24"/>
        </w:rPr>
        <w:t xml:space="preserve">We include </w:t>
      </w:r>
      <w:ins w:id="179" w:author="Buxton,Rachel" w:date="2020-03-11T09:18:00Z">
        <w:r w:rsidR="00876DA9">
          <w:rPr>
            <w:rFonts w:ascii="Times New Roman" w:hAnsi="Times New Roman" w:cs="Times New Roman"/>
            <w:sz w:val="24"/>
            <w:szCs w:val="24"/>
          </w:rPr>
          <w:t xml:space="preserve">three broad groups of uncertainties </w:t>
        </w:r>
      </w:ins>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w:t>
      </w:r>
      <w:commentRangeStart w:id="180"/>
      <w:commentRangeStart w:id="181"/>
      <w:r w:rsidR="004A6B89" w:rsidRPr="00A13108">
        <w:rPr>
          <w:rFonts w:ascii="Times New Roman" w:hAnsi="Times New Roman" w:cs="Times New Roman"/>
          <w:sz w:val="24"/>
          <w:szCs w:val="24"/>
        </w:rPr>
        <w:t>ocioeconomic uncertainty, ii) land</w:t>
      </w:r>
      <w:ins w:id="182" w:author="Allison Binley" w:date="2020-03-09T09:57:00Z">
        <w:r w:rsidR="0070423F">
          <w:rPr>
            <w:rFonts w:ascii="Times New Roman" w:hAnsi="Times New Roman" w:cs="Times New Roman"/>
            <w:sz w:val="24"/>
            <w:szCs w:val="24"/>
          </w:rPr>
          <w:t>-</w:t>
        </w:r>
      </w:ins>
      <w:del w:id="183"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iii) climate uncertainty</w:t>
      </w:r>
      <w:commentRangeEnd w:id="180"/>
      <w:r w:rsidR="00DD4ADA">
        <w:rPr>
          <w:rStyle w:val="CommentReference"/>
        </w:rPr>
        <w:commentReference w:id="180"/>
      </w:r>
      <w:commentRangeEnd w:id="181"/>
      <w:r w:rsidR="00E07580">
        <w:rPr>
          <w:rStyle w:val="CommentReference"/>
        </w:rPr>
        <w:commentReference w:id="181"/>
      </w:r>
      <w:r w:rsidR="004A6B89" w:rsidRPr="00A13108">
        <w:rPr>
          <w:rFonts w:ascii="Times New Roman" w:hAnsi="Times New Roman" w:cs="Times New Roman"/>
          <w:sz w:val="24"/>
          <w:szCs w:val="24"/>
        </w:rPr>
        <w:t xml:space="preserve">, while maximizing the protection of </w:t>
      </w:r>
      <w:commentRangeStart w:id="184"/>
      <w:r w:rsidR="004A6B89" w:rsidRPr="00A13108">
        <w:rPr>
          <w:rFonts w:ascii="Times New Roman" w:hAnsi="Times New Roman" w:cs="Times New Roman"/>
          <w:sz w:val="24"/>
          <w:szCs w:val="24"/>
        </w:rPr>
        <w:t xml:space="preserve">30930 </w:t>
      </w:r>
      <w:commentRangeEnd w:id="184"/>
      <w:r w:rsidR="00876DA9">
        <w:rPr>
          <w:rStyle w:val="CommentReference"/>
        </w:rPr>
        <w:commentReference w:id="184"/>
      </w:r>
      <w:r w:rsidR="004A6B89" w:rsidRPr="00A13108">
        <w:rPr>
          <w:rFonts w:ascii="Times New Roman" w:hAnsi="Times New Roman" w:cs="Times New Roman"/>
          <w:sz w:val="24"/>
          <w:szCs w:val="24"/>
        </w:rPr>
        <w:t xml:space="preserve">vertebrate species globally. </w:t>
      </w:r>
    </w:p>
    <w:p w14:paraId="4748791F" w14:textId="50F4CDED" w:rsidR="000F5F95" w:rsidRDefault="00B30AF2" w:rsidP="00BC1C25">
      <w:pPr>
        <w:spacing w:before="240" w:after="0" w:line="480" w:lineRule="auto"/>
        <w:rPr>
          <w:rFonts w:ascii="Times New Roman" w:eastAsia="Times New Roman" w:hAnsi="Times New Roman" w:cs="Times New Roman"/>
          <w:sz w:val="24"/>
          <w:szCs w:val="24"/>
        </w:rPr>
      </w:pPr>
      <w:commentRangeStart w:id="185"/>
      <w:r>
        <w:rPr>
          <w:rFonts w:ascii="Times New Roman" w:eastAsia="Times New Roman" w:hAnsi="Times New Roman" w:cs="Times New Roman"/>
          <w:sz w:val="24"/>
          <w:szCs w:val="24"/>
        </w:rPr>
        <w:t xml:space="preserve">We created </w:t>
      </w:r>
      <w:del w:id="186" w:author="Joseph Bennett" w:date="2020-03-13T11:09:00Z">
        <w:r w:rsidDel="00E07580">
          <w:rPr>
            <w:rFonts w:ascii="Times New Roman" w:eastAsia="Times New Roman" w:hAnsi="Times New Roman" w:cs="Times New Roman"/>
            <w:sz w:val="24"/>
            <w:szCs w:val="24"/>
          </w:rPr>
          <w:delText xml:space="preserve">8 </w:delText>
        </w:r>
      </w:del>
      <w:ins w:id="187" w:author="Joseph Bennett" w:date="2020-03-13T11:09:00Z">
        <w:r w:rsidR="00E07580">
          <w:rPr>
            <w:rFonts w:ascii="Times New Roman" w:eastAsia="Times New Roman" w:hAnsi="Times New Roman" w:cs="Times New Roman"/>
            <w:sz w:val="24"/>
            <w:szCs w:val="24"/>
          </w:rPr>
          <w:t xml:space="preserve">eight </w:t>
        </w:r>
      </w:ins>
      <w:r>
        <w:rPr>
          <w:rFonts w:ascii="Times New Roman" w:eastAsia="Times New Roman" w:hAnsi="Times New Roman" w:cs="Times New Roman"/>
          <w:sz w:val="24"/>
          <w:szCs w:val="24"/>
        </w:rPr>
        <w:t xml:space="preserve">planning scenarios </w:t>
      </w:r>
      <w:commentRangeStart w:id="188"/>
      <w:r>
        <w:rPr>
          <w:rFonts w:ascii="Times New Roman" w:eastAsia="Times New Roman" w:hAnsi="Times New Roman" w:cs="Times New Roman"/>
          <w:sz w:val="24"/>
          <w:szCs w:val="24"/>
        </w:rPr>
        <w:t>using</w:t>
      </w:r>
      <w:commentRangeEnd w:id="188"/>
      <w:r w:rsidR="00C202BD">
        <w:rPr>
          <w:rStyle w:val="CommentReference"/>
        </w:rPr>
        <w:commentReference w:id="188"/>
      </w:r>
      <w:r>
        <w:rPr>
          <w:rFonts w:ascii="Times New Roman" w:eastAsia="Times New Roman" w:hAnsi="Times New Roman" w:cs="Times New Roman"/>
          <w:sz w:val="24"/>
          <w:szCs w:val="24"/>
        </w:rPr>
        <w:t xml:space="preserve"> vertebrate species data from the IUCN Red List </w:t>
      </w:r>
      <w:commentRangeEnd w:id="185"/>
      <w:r w:rsidR="00232E73">
        <w:rPr>
          <w:rStyle w:val="CommentReference"/>
        </w:rPr>
        <w:commentReference w:id="185"/>
      </w:r>
      <w:r>
        <w:rPr>
          <w:rFonts w:ascii="Times New Roman" w:eastAsia="Times New Roman" w:hAnsi="Times New Roman" w:cs="Times New Roman"/>
          <w:sz w:val="24"/>
          <w:szCs w:val="24"/>
        </w:rPr>
        <w:t>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w:t>
      </w:r>
      <w:del w:id="189" w:author="Buxton,Rachel" w:date="2020-03-11T09:22:00Z">
        <w:r w:rsidR="00927503" w:rsidDel="00876DA9">
          <w:rPr>
            <w:rFonts w:ascii="Times New Roman" w:eastAsia="Times New Roman" w:hAnsi="Times New Roman" w:cs="Times New Roman"/>
            <w:sz w:val="24"/>
            <w:szCs w:val="24"/>
          </w:rPr>
          <w:delText xml:space="preserve"> from above</w:delText>
        </w:r>
      </w:del>
      <w:r w:rsidR="00927503">
        <w:rPr>
          <w:rFonts w:ascii="Times New Roman" w:eastAsia="Times New Roman" w:hAnsi="Times New Roman" w:cs="Times New Roman"/>
          <w:sz w:val="24"/>
          <w:szCs w:val="24"/>
        </w:rPr>
        <w:t>, as well as one baseline scenario</w:t>
      </w:r>
      <w:del w:id="190"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xml:space="preserve">, representing the classical approach to solving these kinds of </w:t>
      </w:r>
      <w:commentRangeStart w:id="191"/>
      <w:r w:rsidR="007E5426">
        <w:rPr>
          <w:rFonts w:ascii="Times New Roman" w:eastAsia="Times New Roman" w:hAnsi="Times New Roman" w:cs="Times New Roman"/>
          <w:sz w:val="24"/>
          <w:szCs w:val="24"/>
        </w:rPr>
        <w:t>problems</w:t>
      </w:r>
      <w:commentRangeEnd w:id="191"/>
      <w:r w:rsidR="00876DA9">
        <w:rPr>
          <w:rStyle w:val="CommentReference"/>
        </w:rPr>
        <w:commentReference w:id="191"/>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ins w:id="192" w:author="Buxton,Rachel" w:date="2020-03-11T09:23:00Z">
        <w:r w:rsidR="00B64358">
          <w:rPr>
            <w:rFonts w:ascii="Times New Roman" w:eastAsia="Times New Roman" w:hAnsi="Times New Roman" w:cs="Times New Roman"/>
            <w:sz w:val="24"/>
            <w:szCs w:val="24"/>
          </w:rPr>
          <w:t xml:space="preserve">protection </w:t>
        </w:r>
      </w:ins>
      <w:r w:rsidR="00C21D0E">
        <w:rPr>
          <w:rFonts w:ascii="Times New Roman" w:eastAsia="Times New Roman" w:hAnsi="Times New Roman" w:cs="Times New Roman"/>
          <w:sz w:val="24"/>
          <w:szCs w:val="24"/>
        </w:rPr>
        <w:t xml:space="preserve">target for </w:t>
      </w:r>
      <w:del w:id="193" w:author="Buxton,Rachel" w:date="2020-03-11T09:25:00Z">
        <w:r w:rsidR="00C21D0E" w:rsidDel="00B64358">
          <w:rPr>
            <w:rFonts w:ascii="Times New Roman" w:eastAsia="Times New Roman" w:hAnsi="Times New Roman" w:cs="Times New Roman"/>
            <w:sz w:val="24"/>
            <w:szCs w:val="24"/>
          </w:rPr>
          <w:delText xml:space="preserve">the </w:delText>
        </w:r>
      </w:del>
      <w:r w:rsidR="00C21D0E">
        <w:rPr>
          <w:rFonts w:ascii="Times New Roman" w:eastAsia="Times New Roman" w:hAnsi="Times New Roman" w:cs="Times New Roman"/>
          <w:sz w:val="24"/>
          <w:szCs w:val="24"/>
        </w:rPr>
        <w:t xml:space="preserve">vertebrate species, in line with </w:t>
      </w:r>
      <w:del w:id="194" w:author="Buxton,Rachel" w:date="2020-03-11T09:25:00Z">
        <w:r w:rsidR="00C21D0E" w:rsidDel="00B64358">
          <w:rPr>
            <w:rFonts w:ascii="Times New Roman" w:eastAsia="Times New Roman" w:hAnsi="Times New Roman" w:cs="Times New Roman"/>
            <w:sz w:val="24"/>
            <w:szCs w:val="24"/>
          </w:rPr>
          <w:delText xml:space="preserve">developing </w:delText>
        </w:r>
      </w:del>
      <w:r w:rsidR="00C21D0E">
        <w:rPr>
          <w:rFonts w:ascii="Times New Roman" w:eastAsia="Times New Roman" w:hAnsi="Times New Roman" w:cs="Times New Roman"/>
          <w:sz w:val="24"/>
          <w:szCs w:val="24"/>
        </w:rPr>
        <w:t>guidelines from the IUCN (</w:t>
      </w:r>
      <w:commentRangeStart w:id="195"/>
      <w:r w:rsidR="00C21D0E">
        <w:rPr>
          <w:rFonts w:ascii="Times New Roman" w:eastAsia="Times New Roman" w:hAnsi="Times New Roman" w:cs="Times New Roman"/>
          <w:sz w:val="24"/>
          <w:szCs w:val="24"/>
        </w:rPr>
        <w:t>ref</w:t>
      </w:r>
      <w:commentRangeEnd w:id="195"/>
      <w:r w:rsidR="00C21D0E">
        <w:rPr>
          <w:rStyle w:val="CommentReference"/>
        </w:rPr>
        <w:commentReference w:id="195"/>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ins w:id="196" w:author="Buxton,Rachel" w:date="2020-03-11T09:25:00Z">
        <w:r w:rsidR="00B64358">
          <w:rPr>
            <w:rFonts w:ascii="Times New Roman" w:eastAsia="Times New Roman" w:hAnsi="Times New Roman" w:cs="Times New Roman"/>
            <w:sz w:val="24"/>
            <w:szCs w:val="24"/>
          </w:rPr>
          <w:t xml:space="preserve">To investigate the effects of </w:t>
        </w:r>
      </w:ins>
      <w:ins w:id="197" w:author="Buxton,Rachel" w:date="2020-03-11T09:26:00Z">
        <w:r w:rsidR="00B64358">
          <w:rPr>
            <w:rFonts w:ascii="Times New Roman" w:eastAsia="Times New Roman" w:hAnsi="Times New Roman" w:cs="Times New Roman"/>
            <w:sz w:val="24"/>
            <w:szCs w:val="24"/>
          </w:rPr>
          <w:t>including</w:t>
        </w:r>
      </w:ins>
      <w:ins w:id="198" w:author="Buxton,Rachel" w:date="2020-03-11T09:25:00Z">
        <w:r w:rsidR="00B64358">
          <w:rPr>
            <w:rFonts w:ascii="Times New Roman" w:eastAsia="Times New Roman" w:hAnsi="Times New Roman" w:cs="Times New Roman"/>
            <w:sz w:val="24"/>
            <w:szCs w:val="24"/>
          </w:rPr>
          <w:t xml:space="preserve"> </w:t>
        </w:r>
      </w:ins>
      <w:ins w:id="199" w:author="Buxton,Rachel" w:date="2020-03-11T09:26:00Z">
        <w:r w:rsidR="00B64358">
          <w:rPr>
            <w:rFonts w:ascii="Times New Roman" w:eastAsia="Times New Roman" w:hAnsi="Times New Roman" w:cs="Times New Roman"/>
            <w:sz w:val="24"/>
            <w:szCs w:val="24"/>
          </w:rPr>
          <w:t xml:space="preserve">our three </w:t>
        </w:r>
      </w:ins>
      <w:ins w:id="200" w:author="Buxton,Rachel" w:date="2020-03-11T09:25:00Z">
        <w:r w:rsidR="00B64358">
          <w:rPr>
            <w:rFonts w:ascii="Times New Roman" w:eastAsia="Times New Roman" w:hAnsi="Times New Roman" w:cs="Times New Roman"/>
            <w:sz w:val="24"/>
            <w:szCs w:val="24"/>
          </w:rPr>
          <w:t>uncertainty metrics,</w:t>
        </w:r>
      </w:ins>
      <w:del w:id="201" w:author="Buxton,Rachel" w:date="2020-03-11T09:25:00Z">
        <w:r w:rsidR="0085304E" w:rsidDel="00B64358">
          <w:rPr>
            <w:rFonts w:ascii="Times New Roman" w:eastAsia="Times New Roman" w:hAnsi="Times New Roman" w:cs="Times New Roman"/>
            <w:sz w:val="24"/>
            <w:szCs w:val="24"/>
          </w:rPr>
          <w:delText>W</w:delText>
        </w:r>
      </w:del>
      <w:ins w:id="202" w:author="Buxton,Rachel" w:date="2020-03-11T09:26:00Z">
        <w:r w:rsidR="00B64358">
          <w:rPr>
            <w:rFonts w:ascii="Times New Roman" w:eastAsia="Times New Roman" w:hAnsi="Times New Roman" w:cs="Times New Roman"/>
            <w:sz w:val="24"/>
            <w:szCs w:val="24"/>
          </w:rPr>
          <w:t xml:space="preserve"> w</w:t>
        </w:r>
      </w:ins>
      <w:r w:rsidR="0085304E">
        <w:rPr>
          <w:rFonts w:ascii="Times New Roman" w:eastAsia="Times New Roman" w:hAnsi="Times New Roman" w:cs="Times New Roman"/>
          <w:sz w:val="24"/>
          <w:szCs w:val="24"/>
        </w:rPr>
        <w:t xml:space="preserve">e then compared the spatial representation of each scenario </w:t>
      </w:r>
      <w:del w:id="203" w:author="Buxton,Rachel" w:date="2020-03-11T09:24:00Z">
        <w:r w:rsidR="0085304E" w:rsidDel="00B64358">
          <w:rPr>
            <w:rFonts w:ascii="Times New Roman" w:eastAsia="Times New Roman" w:hAnsi="Times New Roman" w:cs="Times New Roman"/>
            <w:sz w:val="24"/>
            <w:szCs w:val="24"/>
          </w:rPr>
          <w:delText xml:space="preserve">to each other </w:delText>
        </w:r>
      </w:del>
      <w:r w:rsidR="0085304E">
        <w:rPr>
          <w:rFonts w:ascii="Times New Roman" w:eastAsia="Times New Roman" w:hAnsi="Times New Roman" w:cs="Times New Roman"/>
          <w:sz w:val="24"/>
          <w:szCs w:val="24"/>
        </w:rPr>
        <w:t>at the global</w:t>
      </w:r>
      <w:ins w:id="204" w:author="Buxton,Rachel" w:date="2020-03-11T09:24:00Z">
        <w:r w:rsidR="00B64358">
          <w:rPr>
            <w:rFonts w:ascii="Times New Roman" w:eastAsia="Times New Roman" w:hAnsi="Times New Roman" w:cs="Times New Roman"/>
            <w:sz w:val="24"/>
            <w:szCs w:val="24"/>
          </w:rPr>
          <w:t xml:space="preserve"> </w:t>
        </w:r>
      </w:ins>
      <w:del w:id="205" w:author="Buxton,Rachel" w:date="2020-03-11T09:24:00Z">
        <w:r w:rsidR="0085304E" w:rsidDel="00B64358">
          <w:rPr>
            <w:rFonts w:ascii="Times New Roman" w:eastAsia="Times New Roman" w:hAnsi="Times New Roman" w:cs="Times New Roman"/>
            <w:sz w:val="24"/>
            <w:szCs w:val="24"/>
          </w:rPr>
          <w:delText>, as well as the</w:delText>
        </w:r>
      </w:del>
      <w:ins w:id="206" w:author="Buxton,Rachel" w:date="2020-03-11T09:24:00Z">
        <w:r w:rsidR="00B64358">
          <w:rPr>
            <w:rFonts w:ascii="Times New Roman" w:eastAsia="Times New Roman" w:hAnsi="Times New Roman" w:cs="Times New Roman"/>
            <w:sz w:val="24"/>
            <w:szCs w:val="24"/>
          </w:rPr>
          <w:t>and</w:t>
        </w:r>
      </w:ins>
      <w:r w:rsidR="0085304E">
        <w:rPr>
          <w:rFonts w:ascii="Times New Roman" w:eastAsia="Times New Roman" w:hAnsi="Times New Roman" w:cs="Times New Roman"/>
          <w:sz w:val="24"/>
          <w:szCs w:val="24"/>
        </w:rPr>
        <w:t xml:space="preserve"> country scale</w:t>
      </w:r>
      <w:ins w:id="207" w:author="Allison Binley" w:date="2020-03-09T09:59:00Z">
        <w:del w:id="208" w:author="Buxton,Rachel" w:date="2020-03-11T09:26:00Z">
          <w:r w:rsidR="0070423F" w:rsidDel="00B64358">
            <w:rPr>
              <w:rFonts w:ascii="Times New Roman" w:eastAsia="Times New Roman" w:hAnsi="Times New Roman" w:cs="Times New Roman"/>
              <w:sz w:val="24"/>
              <w:szCs w:val="24"/>
            </w:rPr>
            <w:delText>,</w:delText>
          </w:r>
        </w:del>
      </w:ins>
      <w:del w:id="209" w:author="Buxton,Rachel" w:date="2020-03-11T09:26:00Z">
        <w:r w:rsidR="0085304E" w:rsidDel="00B64358">
          <w:rPr>
            <w:rFonts w:ascii="Times New Roman" w:eastAsia="Times New Roman" w:hAnsi="Times New Roman" w:cs="Times New Roman"/>
            <w:sz w:val="24"/>
            <w:szCs w:val="24"/>
          </w:rPr>
          <w:delText xml:space="preserve"> </w:delText>
        </w:r>
      </w:del>
      <w:del w:id="210" w:author="Buxton,Rachel" w:date="2020-03-11T09:25:00Z">
        <w:r w:rsidR="0085304E" w:rsidDel="00B64358">
          <w:rPr>
            <w:rFonts w:ascii="Times New Roman" w:eastAsia="Times New Roman" w:hAnsi="Times New Roman" w:cs="Times New Roman"/>
            <w:sz w:val="24"/>
            <w:szCs w:val="24"/>
          </w:rPr>
          <w:delText xml:space="preserve">to investigate the effects that the inclusion of one to all three of our uncertainty metrics has on the outcome, </w:delText>
        </w:r>
      </w:del>
      <w:del w:id="211" w:author="Buxton,Rachel" w:date="2020-03-11T09:26:00Z">
        <w:r w:rsidR="0085304E" w:rsidDel="00B64358">
          <w:rPr>
            <w:rFonts w:ascii="Times New Roman" w:eastAsia="Times New Roman" w:hAnsi="Times New Roman" w:cs="Times New Roman"/>
            <w:sz w:val="24"/>
            <w:szCs w:val="24"/>
          </w:rPr>
          <w:delText xml:space="preserve">with the idea that the scenarios incorporating all three uncertainty metrics would </w:delText>
        </w:r>
        <w:r w:rsidR="004E470C" w:rsidDel="00B64358">
          <w:rPr>
            <w:rFonts w:ascii="Times New Roman" w:eastAsia="Times New Roman" w:hAnsi="Times New Roman" w:cs="Times New Roman"/>
            <w:sz w:val="24"/>
            <w:szCs w:val="24"/>
          </w:rPr>
          <w:delText>be the most resilient to future change in terms of protecting biodiversity</w:delText>
        </w:r>
      </w:del>
      <w:r w:rsidR="004E470C">
        <w:rPr>
          <w:rFonts w:ascii="Times New Roman" w:eastAsia="Times New Roman" w:hAnsi="Times New Roman" w:cs="Times New Roman"/>
          <w:sz w:val="24"/>
          <w:szCs w:val="24"/>
        </w:rPr>
        <w:t xml:space="preserve">.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commentRangeStart w:id="212"/>
      <w:r>
        <w:rPr>
          <w:rFonts w:ascii="Times New Roman" w:eastAsia="Times New Roman" w:hAnsi="Times New Roman" w:cs="Times New Roman"/>
          <w:sz w:val="24"/>
          <w:szCs w:val="24"/>
        </w:rPr>
        <w:t>Last</w:t>
      </w:r>
      <w:commentRangeEnd w:id="212"/>
      <w:r w:rsidR="009F272A">
        <w:rPr>
          <w:rStyle w:val="CommentReference"/>
        </w:rPr>
        <w:commentReference w:id="212"/>
      </w:r>
      <w:r>
        <w:rPr>
          <w:rFonts w:ascii="Times New Roman" w:eastAsia="Times New Roman" w:hAnsi="Times New Roman" w:cs="Times New Roman"/>
          <w:sz w:val="24"/>
          <w:szCs w:val="24"/>
        </w:rPr>
        <w: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commentRangeStart w:id="213"/>
      <w:commentRangeStart w:id="214"/>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commentRangeStart w:id="215"/>
      <w:commentRangeEnd w:id="213"/>
      <w:r w:rsidR="00B64358">
        <w:rPr>
          <w:rStyle w:val="CommentReference"/>
        </w:rPr>
        <w:commentReference w:id="213"/>
      </w:r>
      <w:commentRangeEnd w:id="214"/>
      <w:r w:rsidR="00C202BD">
        <w:rPr>
          <w:rStyle w:val="CommentReference"/>
        </w:rPr>
        <w:commentReference w:id="214"/>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w:t>
      </w:r>
      <w:r w:rsidR="000945A2">
        <w:rPr>
          <w:rFonts w:ascii="Times New Roman" w:hAnsi="Times New Roman" w:cs="Times New Roman"/>
          <w:sz w:val="24"/>
          <w:szCs w:val="24"/>
        </w:rPr>
        <w:lastRenderedPageBreak/>
        <w:t xml:space="preserve">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commentRangeEnd w:id="215"/>
      <w:r w:rsidR="00E92E88">
        <w:rPr>
          <w:rStyle w:val="CommentReference"/>
        </w:rPr>
        <w:commentReference w:id="215"/>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commentRangeStart w:id="216"/>
      <w:r w:rsidRPr="003C0EE9">
        <w:rPr>
          <w:rFonts w:ascii="Times New Roman" w:hAnsi="Times New Roman" w:cs="Times New Roman"/>
          <w:b/>
          <w:bCs/>
          <w:sz w:val="24"/>
          <w:szCs w:val="24"/>
        </w:rPr>
        <w:t>Results</w:t>
      </w:r>
      <w:commentRangeEnd w:id="216"/>
      <w:r w:rsidR="009B4049">
        <w:rPr>
          <w:rStyle w:val="CommentReference"/>
        </w:rPr>
        <w:commentReference w:id="216"/>
      </w:r>
    </w:p>
    <w:p w14:paraId="048AF6A4" w14:textId="5C788D96" w:rsidR="009C1F8B" w:rsidRDefault="00526767" w:rsidP="00BC1C25">
      <w:pPr>
        <w:keepNext/>
        <w:spacing w:line="480" w:lineRule="auto"/>
        <w:rPr>
          <w:rFonts w:ascii="Times New Roman" w:hAnsi="Times New Roman" w:cs="Times New Roman"/>
          <w:sz w:val="24"/>
          <w:szCs w:val="24"/>
        </w:rPr>
      </w:pPr>
      <w:commentRangeStart w:id="217"/>
      <w:del w:id="218" w:author="Joseph Bennett" w:date="2020-03-13T11:47:00Z">
        <w:r w:rsidRPr="003E1F52" w:rsidDel="00C202BD">
          <w:rPr>
            <w:rFonts w:ascii="Times New Roman" w:hAnsi="Times New Roman" w:cs="Times New Roman"/>
            <w:sz w:val="24"/>
            <w:szCs w:val="24"/>
          </w:rPr>
          <w:delText>We found considerable variation in the spatial configuration of our scenario outcomes (Fig. 1)</w:delText>
        </w:r>
        <w:r w:rsidR="003E1F52" w:rsidRPr="003E1F52" w:rsidDel="00C202BD">
          <w:rPr>
            <w:rFonts w:ascii="Times New Roman" w:hAnsi="Times New Roman" w:cs="Times New Roman"/>
            <w:sz w:val="24"/>
            <w:szCs w:val="24"/>
          </w:rPr>
          <w:delText>.</w:delText>
        </w:r>
        <w:r w:rsidR="001E433B" w:rsidDel="00C202BD">
          <w:rPr>
            <w:rFonts w:ascii="Times New Roman" w:hAnsi="Times New Roman" w:cs="Times New Roman"/>
            <w:sz w:val="24"/>
            <w:szCs w:val="24"/>
          </w:rPr>
          <w:delText xml:space="preserve"> </w:delText>
        </w:r>
      </w:del>
      <w:del w:id="219" w:author="Buxton,Rachel" w:date="2020-03-11T09:30:00Z">
        <w:r w:rsidR="008D6AF7" w:rsidDel="00AF6771">
          <w:rPr>
            <w:rFonts w:ascii="Times New Roman" w:hAnsi="Times New Roman" w:cs="Times New Roman"/>
            <w:sz w:val="24"/>
            <w:szCs w:val="24"/>
          </w:rPr>
          <w:delText xml:space="preserve">What was </w:delText>
        </w:r>
        <w:r w:rsidR="00BC1C25" w:rsidDel="00AF6771">
          <w:rPr>
            <w:rFonts w:ascii="Times New Roman" w:hAnsi="Times New Roman" w:cs="Times New Roman"/>
            <w:sz w:val="24"/>
            <w:szCs w:val="24"/>
          </w:rPr>
          <w:delText>surprising and encouraging to us was that d</w:delText>
        </w:r>
      </w:del>
      <w:ins w:id="220" w:author="Buxton,Rachel" w:date="2020-03-11T09:30:00Z">
        <w:r w:rsidR="00AF6771">
          <w:rPr>
            <w:rFonts w:ascii="Times New Roman" w:hAnsi="Times New Roman" w:cs="Times New Roman"/>
            <w:sz w:val="24"/>
            <w:szCs w:val="24"/>
          </w:rPr>
          <w:t>D</w:t>
        </w:r>
      </w:ins>
      <w:r w:rsidR="00BC1C25">
        <w:rPr>
          <w:rFonts w:ascii="Times New Roman" w:hAnsi="Times New Roman" w:cs="Times New Roman"/>
          <w:sz w:val="24"/>
          <w:szCs w:val="24"/>
        </w:rPr>
        <w:t xml:space="preserve">espite </w:t>
      </w:r>
      <w:del w:id="221" w:author="Buxton,Rachel" w:date="2020-03-11T09:30:00Z">
        <w:r w:rsidR="00BC1C25" w:rsidDel="00AF6771">
          <w:rPr>
            <w:rFonts w:ascii="Times New Roman" w:hAnsi="Times New Roman" w:cs="Times New Roman"/>
            <w:sz w:val="24"/>
            <w:szCs w:val="24"/>
          </w:rPr>
          <w:delText>the spatial</w:delText>
        </w:r>
      </w:del>
      <w:ins w:id="222" w:author="Buxton,Rachel" w:date="2020-03-11T09:30:00Z">
        <w:del w:id="223" w:author="Joseph Bennett" w:date="2020-03-13T11:46:00Z">
          <w:r w:rsidR="00AF6771" w:rsidDel="00C202BD">
            <w:rPr>
              <w:rFonts w:ascii="Times New Roman" w:hAnsi="Times New Roman" w:cs="Times New Roman"/>
              <w:sz w:val="24"/>
              <w:szCs w:val="24"/>
            </w:rPr>
            <w:delText>this</w:delText>
          </w:r>
        </w:del>
      </w:ins>
      <w:ins w:id="224" w:author="Joseph Bennett" w:date="2020-03-13T11:46:00Z">
        <w:r w:rsidR="00C202BD">
          <w:rPr>
            <w:rFonts w:ascii="Times New Roman" w:hAnsi="Times New Roman" w:cs="Times New Roman"/>
            <w:sz w:val="24"/>
            <w:szCs w:val="24"/>
          </w:rPr>
          <w:t>considerable</w:t>
        </w:r>
      </w:ins>
      <w:r w:rsidR="00BC1C25">
        <w:rPr>
          <w:rFonts w:ascii="Times New Roman" w:hAnsi="Times New Roman" w:cs="Times New Roman"/>
          <w:sz w:val="24"/>
          <w:szCs w:val="24"/>
        </w:rPr>
        <w:t xml:space="preserve"> variation</w:t>
      </w:r>
      <w:ins w:id="225" w:author="Joseph Bennett" w:date="2020-03-13T11:46:00Z">
        <w:r w:rsidR="00C202BD">
          <w:rPr>
            <w:rFonts w:ascii="Times New Roman" w:hAnsi="Times New Roman" w:cs="Times New Roman"/>
            <w:sz w:val="24"/>
            <w:szCs w:val="24"/>
          </w:rPr>
          <w:t xml:space="preserve"> </w:t>
        </w:r>
      </w:ins>
      <w:ins w:id="226" w:author="Jeffrey Owen Hanson" w:date="2020-03-16T10:09:00Z">
        <w:r w:rsidR="008F4932">
          <w:rPr>
            <w:rFonts w:ascii="Times New Roman" w:hAnsi="Times New Roman" w:cs="Times New Roman"/>
            <w:sz w:val="24"/>
            <w:szCs w:val="24"/>
          </w:rPr>
          <w:t xml:space="preserve">in the </w:t>
        </w:r>
      </w:ins>
      <w:commentRangeStart w:id="227"/>
      <w:ins w:id="228" w:author="Joseph Bennett" w:date="2020-03-13T11:47:00Z">
        <w:r w:rsidR="00C202BD">
          <w:rPr>
            <w:rFonts w:ascii="Times New Roman" w:hAnsi="Times New Roman" w:cs="Times New Roman"/>
            <w:sz w:val="24"/>
            <w:szCs w:val="24"/>
          </w:rPr>
          <w:t>outcomes</w:t>
        </w:r>
      </w:ins>
      <w:commentRangeEnd w:id="227"/>
      <w:r w:rsidR="008F4932">
        <w:rPr>
          <w:rStyle w:val="CommentReference"/>
        </w:rPr>
        <w:commentReference w:id="227"/>
      </w:r>
      <w:ins w:id="229" w:author="Joseph Bennett" w:date="2020-03-13T11:47:00Z">
        <w:r w:rsidR="00C202BD">
          <w:rPr>
            <w:rFonts w:ascii="Times New Roman" w:hAnsi="Times New Roman" w:cs="Times New Roman"/>
            <w:sz w:val="24"/>
            <w:szCs w:val="24"/>
          </w:rPr>
          <w:t xml:space="preserve"> among scenarios (Fig. 1)</w:t>
        </w:r>
      </w:ins>
      <w:del w:id="230" w:author="Buxton,Rachel" w:date="2020-03-11T09:30:00Z">
        <w:r w:rsidR="00BC1C25" w:rsidDel="00AF6771">
          <w:rPr>
            <w:rFonts w:ascii="Times New Roman" w:hAnsi="Times New Roman" w:cs="Times New Roman"/>
            <w:sz w:val="24"/>
            <w:szCs w:val="24"/>
          </w:rPr>
          <w:delText xml:space="preserve"> in outcomes</w:delText>
        </w:r>
      </w:del>
      <w:r w:rsidR="00BC1C25">
        <w:rPr>
          <w:rFonts w:ascii="Times New Roman" w:hAnsi="Times New Roman" w:cs="Times New Roman"/>
          <w:sz w:val="24"/>
          <w:szCs w:val="24"/>
        </w:rPr>
        <w:t xml:space="preserve">, the total amount of land required to meet the 30% target for each species did not increase </w:t>
      </w:r>
      <w:del w:id="231" w:author="Buxton,Rachel" w:date="2020-03-11T09:30:00Z">
        <w:r w:rsidR="00BC1C25" w:rsidDel="00AF6771">
          <w:rPr>
            <w:rFonts w:ascii="Times New Roman" w:hAnsi="Times New Roman" w:cs="Times New Roman"/>
            <w:sz w:val="24"/>
            <w:szCs w:val="24"/>
          </w:rPr>
          <w:delText>as much as we thought</w:delText>
        </w:r>
      </w:del>
      <w:ins w:id="232" w:author="Buxton,Rachel" w:date="2020-03-11T09:30:00Z">
        <w:del w:id="233" w:author="Joseph Bennett" w:date="2020-03-13T11:47:00Z">
          <w:r w:rsidR="00AF6771" w:rsidDel="00C202BD">
            <w:rPr>
              <w:rFonts w:ascii="Times New Roman" w:hAnsi="Times New Roman" w:cs="Times New Roman"/>
              <w:sz w:val="24"/>
              <w:szCs w:val="24"/>
            </w:rPr>
            <w:delText>significantly</w:delText>
          </w:r>
        </w:del>
      </w:ins>
      <w:del w:id="234" w:author="Joseph Bennett" w:date="2020-03-13T11:47:00Z">
        <w:r w:rsidR="00BC1C25" w:rsidDel="00C202BD">
          <w:rPr>
            <w:rFonts w:ascii="Times New Roman" w:hAnsi="Times New Roman" w:cs="Times New Roman"/>
            <w:sz w:val="24"/>
            <w:szCs w:val="24"/>
          </w:rPr>
          <w:delText xml:space="preserve"> </w:delText>
        </w:r>
      </w:del>
      <w:ins w:id="235" w:author="Joseph Bennett" w:date="2020-03-13T11:47:00Z">
        <w:r w:rsidR="00C202BD">
          <w:rPr>
            <w:rFonts w:ascii="Times New Roman" w:hAnsi="Times New Roman" w:cs="Times New Roman"/>
            <w:sz w:val="24"/>
            <w:szCs w:val="24"/>
          </w:rPr>
          <w:t xml:space="preserve">substantially </w:t>
        </w:r>
      </w:ins>
      <w:r w:rsidR="00BC1C25">
        <w:rPr>
          <w:rFonts w:ascii="Times New Roman" w:hAnsi="Times New Roman" w:cs="Times New Roman"/>
          <w:sz w:val="24"/>
          <w:szCs w:val="24"/>
        </w:rPr>
        <w:t xml:space="preserve">between the base scenario of not including any measure of uncertainty and any of the 7 variations </w:t>
      </w:r>
      <w:del w:id="236" w:author="Buxton,Rachel" w:date="2020-03-11T09:30:00Z">
        <w:r w:rsidR="00BC1C25" w:rsidDel="00AF6771">
          <w:rPr>
            <w:rFonts w:ascii="Times New Roman" w:hAnsi="Times New Roman" w:cs="Times New Roman"/>
            <w:sz w:val="24"/>
            <w:szCs w:val="24"/>
          </w:rPr>
          <w:delText xml:space="preserve">of </w:delText>
        </w:r>
      </w:del>
      <w:r w:rsidR="00BC1C25">
        <w:rPr>
          <w:rFonts w:ascii="Times New Roman" w:hAnsi="Times New Roman" w:cs="Times New Roman"/>
          <w:sz w:val="24"/>
          <w:szCs w:val="24"/>
        </w:rPr>
        <w:t xml:space="preserve">including uncertainty measures </w:t>
      </w:r>
      <w:del w:id="237" w:author="Buxton,Rachel" w:date="2020-03-11T09:31:00Z">
        <w:r w:rsidR="00BC1C25" w:rsidDel="00AF6771">
          <w:rPr>
            <w:rFonts w:ascii="Times New Roman" w:hAnsi="Times New Roman" w:cs="Times New Roman"/>
            <w:sz w:val="24"/>
            <w:szCs w:val="24"/>
          </w:rPr>
          <w:delText xml:space="preserve">we tested </w:delText>
        </w:r>
      </w:del>
      <w:r w:rsidR="00BC1C25">
        <w:rPr>
          <w:rFonts w:ascii="Times New Roman" w:hAnsi="Times New Roman" w:cs="Times New Roman"/>
          <w:sz w:val="24"/>
          <w:szCs w:val="24"/>
        </w:rPr>
        <w:t>(Table 1).</w:t>
      </w:r>
      <w:r w:rsidR="0032443B">
        <w:rPr>
          <w:rFonts w:ascii="Times New Roman" w:hAnsi="Times New Roman" w:cs="Times New Roman"/>
          <w:sz w:val="24"/>
          <w:szCs w:val="24"/>
        </w:rPr>
        <w:t xml:space="preserve"> </w:t>
      </w:r>
      <w:commentRangeEnd w:id="217"/>
      <w:r w:rsidR="008F4932">
        <w:rPr>
          <w:rStyle w:val="CommentReference"/>
        </w:rPr>
        <w:commentReference w:id="217"/>
      </w:r>
      <w:r w:rsidR="0032443B">
        <w:rPr>
          <w:rFonts w:ascii="Times New Roman" w:hAnsi="Times New Roman" w:cs="Times New Roman"/>
          <w:sz w:val="24"/>
          <w:szCs w:val="24"/>
        </w:rPr>
        <w:t xml:space="preserve">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ins w:id="238" w:author="Buxton,Rachel" w:date="2020-03-11T09:48:00Z">
        <w:r w:rsidR="003672CE">
          <w:rPr>
            <w:rFonts w:ascii="Times New Roman" w:hAnsi="Times New Roman" w:cs="Times New Roman"/>
            <w:sz w:val="24"/>
            <w:szCs w:val="24"/>
          </w:rPr>
          <w:t xml:space="preserve">to meet the target </w:t>
        </w:r>
      </w:ins>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239"/>
      <w:commentRangeStart w:id="240"/>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239"/>
      <w:r w:rsidR="007F40A8">
        <w:rPr>
          <w:rStyle w:val="CommentReference"/>
        </w:rPr>
        <w:commentReference w:id="239"/>
      </w:r>
      <w:commentRangeEnd w:id="240"/>
      <w:r w:rsidR="00C202BD">
        <w:rPr>
          <w:rStyle w:val="CommentReference"/>
        </w:rPr>
        <w:commentReference w:id="240"/>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w:t>
      </w:r>
      <w:del w:id="241" w:author="Buxton,Rachel" w:date="2020-03-11T09:37:00Z">
        <w:r w:rsidR="006577C1" w:rsidDel="00F97319">
          <w:rPr>
            <w:rFonts w:ascii="Times New Roman" w:hAnsi="Times New Roman" w:cs="Times New Roman"/>
            <w:sz w:val="24"/>
            <w:szCs w:val="24"/>
          </w:rPr>
          <w:delText xml:space="preserve">also </w:delText>
        </w:r>
      </w:del>
      <w:r w:rsidR="006577C1">
        <w:rPr>
          <w:rFonts w:ascii="Times New Roman" w:hAnsi="Times New Roman" w:cs="Times New Roman"/>
          <w:sz w:val="24"/>
          <w:szCs w:val="24"/>
        </w:rPr>
        <w:t xml:space="preserve">found that all </w:t>
      </w:r>
      <w:del w:id="242" w:author="Joseph Bennett" w:date="2020-03-13T11:48:00Z">
        <w:r w:rsidR="006577C1" w:rsidDel="00C202BD">
          <w:rPr>
            <w:rFonts w:ascii="Times New Roman" w:hAnsi="Times New Roman" w:cs="Times New Roman"/>
            <w:sz w:val="24"/>
            <w:szCs w:val="24"/>
          </w:rPr>
          <w:delText xml:space="preserve">8 </w:delText>
        </w:r>
      </w:del>
      <w:ins w:id="243" w:author="Joseph Bennett" w:date="2020-03-13T11:48:00Z">
        <w:r w:rsidR="00C202BD">
          <w:rPr>
            <w:rFonts w:ascii="Times New Roman" w:hAnsi="Times New Roman" w:cs="Times New Roman"/>
            <w:sz w:val="24"/>
            <w:szCs w:val="24"/>
          </w:rPr>
          <w:t xml:space="preserve">eight </w:t>
        </w:r>
      </w:ins>
      <w:r w:rsidR="006577C1">
        <w:rPr>
          <w:rFonts w:ascii="Times New Roman" w:hAnsi="Times New Roman" w:cs="Times New Roman"/>
          <w:sz w:val="24"/>
          <w:szCs w:val="24"/>
        </w:rPr>
        <w:t xml:space="preserve">scenarios </w:t>
      </w:r>
      <w:del w:id="244" w:author="Joseph Bennett" w:date="2020-03-13T11:48:00Z">
        <w:r w:rsidR="006577C1" w:rsidDel="00C202BD">
          <w:rPr>
            <w:rFonts w:ascii="Times New Roman" w:hAnsi="Times New Roman" w:cs="Times New Roman"/>
            <w:sz w:val="24"/>
            <w:szCs w:val="24"/>
          </w:rPr>
          <w:delText>investigated</w:delText>
        </w:r>
      </w:del>
      <w:r w:rsidR="006577C1">
        <w:rPr>
          <w:rFonts w:ascii="Times New Roman" w:hAnsi="Times New Roman" w:cs="Times New Roman"/>
          <w:sz w:val="24"/>
          <w:szCs w:val="24"/>
        </w:rPr>
        <w:t xml:space="preserve"> reached their goals </w:t>
      </w:r>
      <w:ins w:id="245" w:author="Joseph Bennett" w:date="2020-03-13T11:50:00Z">
        <w:r w:rsidR="00232E73">
          <w:rPr>
            <w:rFonts w:ascii="Times New Roman" w:hAnsi="Times New Roman" w:cs="Times New Roman"/>
            <w:sz w:val="24"/>
            <w:szCs w:val="24"/>
          </w:rPr>
          <w:t>of</w:t>
        </w:r>
      </w:ins>
      <w:ins w:id="246" w:author="Joseph Bennett" w:date="2020-03-13T11:51:00Z">
        <w:r w:rsidR="00863C85">
          <w:rPr>
            <w:rFonts w:ascii="Times New Roman" w:hAnsi="Times New Roman" w:cs="Times New Roman"/>
            <w:sz w:val="24"/>
            <w:szCs w:val="24"/>
          </w:rPr>
          <w:t xml:space="preserve"> 30% of the range of each species, </w:t>
        </w:r>
      </w:ins>
      <w:r w:rsidR="006577C1">
        <w:rPr>
          <w:rFonts w:ascii="Times New Roman" w:hAnsi="Times New Roman" w:cs="Times New Roman"/>
          <w:sz w:val="24"/>
          <w:szCs w:val="24"/>
        </w:rPr>
        <w:t xml:space="preserve">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247"/>
      <w:commentRangeStart w:id="248"/>
      <w:r w:rsidR="006577C1">
        <w:rPr>
          <w:rFonts w:ascii="Times New Roman" w:hAnsi="Times New Roman" w:cs="Times New Roman"/>
          <w:sz w:val="24"/>
          <w:szCs w:val="24"/>
        </w:rPr>
        <w:t>as post</w:t>
      </w:r>
      <w:ins w:id="249" w:author="Allison Binley" w:date="2020-03-08T17:48:00Z">
        <w:r w:rsidR="007F40A8">
          <w:rPr>
            <w:rFonts w:ascii="Times New Roman" w:hAnsi="Times New Roman" w:cs="Times New Roman"/>
            <w:sz w:val="24"/>
            <w:szCs w:val="24"/>
          </w:rPr>
          <w:t>-</w:t>
        </w:r>
      </w:ins>
      <w:del w:id="250"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commentRangeEnd w:id="247"/>
      <w:r w:rsidR="00F97319">
        <w:rPr>
          <w:rStyle w:val="CommentReference"/>
        </w:rPr>
        <w:commentReference w:id="247"/>
      </w:r>
      <w:commentRangeEnd w:id="248"/>
      <w:r w:rsidR="00456849">
        <w:rPr>
          <w:rStyle w:val="CommentReference"/>
        </w:rPr>
        <w:commentReference w:id="248"/>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251"/>
      <w:commentRangeStart w:id="252"/>
      <w:r w:rsidR="00AF6C18">
        <w:rPr>
          <w:rFonts w:ascii="Times New Roman" w:hAnsi="Times New Roman" w:cs="Times New Roman"/>
          <w:sz w:val="24"/>
          <w:szCs w:val="24"/>
        </w:rPr>
        <w:t>incorporating socio-economic, climate, and land use uncertainties into protected area plans</w:t>
      </w:r>
      <w:del w:id="253"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251"/>
      <w:r w:rsidR="001A6353">
        <w:rPr>
          <w:rStyle w:val="CommentReference"/>
        </w:rPr>
        <w:commentReference w:id="251"/>
      </w:r>
      <w:commentRangeEnd w:id="252"/>
      <w:r w:rsidR="00F97319">
        <w:rPr>
          <w:rStyle w:val="CommentReference"/>
        </w:rPr>
        <w:commentReference w:id="252"/>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del w:id="254" w:author="Buxton,Rachel" w:date="2020-03-11T09:38:00Z">
        <w:r w:rsidR="00C9186C" w:rsidDel="00F97319">
          <w:rPr>
            <w:rFonts w:ascii="Times New Roman" w:hAnsi="Times New Roman" w:cs="Times New Roman"/>
            <w:sz w:val="24"/>
            <w:szCs w:val="24"/>
          </w:rPr>
          <w:delText xml:space="preserve">is </w:delText>
        </w:r>
        <w:commentRangeStart w:id="255"/>
        <w:r w:rsidR="00C9186C" w:rsidDel="00F97319">
          <w:rPr>
            <w:rFonts w:ascii="Times New Roman" w:hAnsi="Times New Roman" w:cs="Times New Roman"/>
            <w:sz w:val="24"/>
            <w:szCs w:val="24"/>
          </w:rPr>
          <w:delText>also</w:delText>
        </w:r>
      </w:del>
      <w:ins w:id="256" w:author="Buxton,Rachel" w:date="2020-03-11T09:38:00Z">
        <w:r w:rsidR="00F97319">
          <w:rPr>
            <w:rFonts w:ascii="Times New Roman" w:hAnsi="Times New Roman" w:cs="Times New Roman"/>
            <w:sz w:val="24"/>
            <w:szCs w:val="24"/>
          </w:rPr>
          <w:t>was</w:t>
        </w:r>
      </w:ins>
      <w:r w:rsidR="00C9186C">
        <w:rPr>
          <w:rFonts w:ascii="Times New Roman" w:hAnsi="Times New Roman" w:cs="Times New Roman"/>
          <w:sz w:val="24"/>
          <w:szCs w:val="24"/>
        </w:rPr>
        <w:t xml:space="preserve"> </w:t>
      </w:r>
      <w:commentRangeEnd w:id="255"/>
      <w:r w:rsidR="00F97319">
        <w:rPr>
          <w:rStyle w:val="CommentReference"/>
        </w:rPr>
        <w:commentReference w:id="255"/>
      </w:r>
      <w:r w:rsidR="00C9186C">
        <w:rPr>
          <w:rFonts w:ascii="Times New Roman" w:hAnsi="Times New Roman" w:cs="Times New Roman"/>
          <w:sz w:val="24"/>
          <w:szCs w:val="24"/>
        </w:rPr>
        <w:t xml:space="preserve">considerable spatial overlap between scenarios, with </w:t>
      </w:r>
      <w:commentRangeStart w:id="257"/>
      <w:commentRangeStart w:id="258"/>
      <w:ins w:id="259" w:author="Buxton,Rachel" w:date="2020-03-11T09:39:00Z">
        <w:r w:rsidR="00F97319">
          <w:rPr>
            <w:rFonts w:ascii="Times New Roman" w:hAnsi="Times New Roman" w:cs="Times New Roman"/>
            <w:sz w:val="24"/>
            <w:szCs w:val="24"/>
          </w:rPr>
          <w:t xml:space="preserve">the same? </w:t>
        </w:r>
        <w:commentRangeStart w:id="260"/>
        <w:commentRangeEnd w:id="257"/>
        <w:r w:rsidR="00F97319">
          <w:rPr>
            <w:rStyle w:val="CommentReference"/>
          </w:rPr>
          <w:commentReference w:id="257"/>
        </w:r>
      </w:ins>
      <w:commentRangeEnd w:id="258"/>
      <w:r w:rsidR="00456849">
        <w:rPr>
          <w:rStyle w:val="CommentReference"/>
        </w:rPr>
        <w:commentReference w:id="258"/>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being selected</w:t>
      </w:r>
      <w:commentRangeEnd w:id="260"/>
      <w:r w:rsidR="00E92E88">
        <w:rPr>
          <w:rStyle w:val="CommentReference"/>
        </w:rPr>
        <w:commentReference w:id="260"/>
      </w:r>
      <w:r w:rsidR="005358BA">
        <w:rPr>
          <w:rFonts w:ascii="Times New Roman" w:hAnsi="Times New Roman" w:cs="Times New Roman"/>
          <w:sz w:val="24"/>
          <w:szCs w:val="24"/>
        </w:rPr>
        <w:t xml:space="preserve"> </w:t>
      </w:r>
      <w:commentRangeStart w:id="261"/>
      <w:del w:id="262" w:author="Viv Mcshane" w:date="2020-03-16T10:02:00Z">
        <w:r w:rsidR="005358BA" w:rsidDel="00651FA5">
          <w:rPr>
            <w:rFonts w:ascii="Times New Roman" w:hAnsi="Times New Roman" w:cs="Times New Roman"/>
            <w:sz w:val="24"/>
            <w:szCs w:val="24"/>
          </w:rPr>
          <w:delText>for addition to</w:delText>
        </w:r>
      </w:del>
      <w:ins w:id="263" w:author="Viv Mcshane" w:date="2020-03-16T10:02:00Z">
        <w:r w:rsidR="00651FA5">
          <w:rPr>
            <w:rFonts w:ascii="Times New Roman" w:hAnsi="Times New Roman" w:cs="Times New Roman"/>
            <w:sz w:val="24"/>
            <w:szCs w:val="24"/>
          </w:rPr>
          <w:t xml:space="preserve">to expand???? </w:t>
        </w:r>
      </w:ins>
      <w:ins w:id="264" w:author="Viv Mcshane" w:date="2020-03-16T10:03:00Z">
        <w:r w:rsidR="00651FA5">
          <w:rPr>
            <w:rFonts w:ascii="Times New Roman" w:hAnsi="Times New Roman" w:cs="Times New Roman"/>
            <w:sz w:val="24"/>
            <w:szCs w:val="24"/>
          </w:rPr>
          <w:t>t</w:t>
        </w:r>
      </w:ins>
      <w:r w:rsidR="005358BA">
        <w:rPr>
          <w:rFonts w:ascii="Times New Roman" w:hAnsi="Times New Roman" w:cs="Times New Roman"/>
          <w:sz w:val="24"/>
          <w:szCs w:val="24"/>
        </w:rPr>
        <w:t xml:space="preserve"> </w:t>
      </w:r>
      <w:commentRangeEnd w:id="261"/>
      <w:r w:rsidR="009B4049">
        <w:rPr>
          <w:rStyle w:val="CommentReference"/>
        </w:rPr>
        <w:commentReference w:id="261"/>
      </w:r>
      <w:r w:rsidR="005358BA">
        <w:rPr>
          <w:rFonts w:ascii="Times New Roman" w:hAnsi="Times New Roman" w:cs="Times New Roman"/>
          <w:sz w:val="24"/>
          <w:szCs w:val="24"/>
        </w:rPr>
        <w:t xml:space="preserve">the </w:t>
      </w:r>
      <w:r w:rsidR="005358BA">
        <w:rPr>
          <w:rFonts w:ascii="Times New Roman" w:hAnsi="Times New Roman" w:cs="Times New Roman"/>
          <w:sz w:val="24"/>
          <w:szCs w:val="24"/>
        </w:rPr>
        <w:lastRenderedPageBreak/>
        <w:t xml:space="preserve">current protected area portfolio in </w:t>
      </w:r>
      <w:r w:rsidR="00C06496">
        <w:rPr>
          <w:rFonts w:ascii="Times New Roman" w:hAnsi="Times New Roman" w:cs="Times New Roman"/>
          <w:sz w:val="24"/>
          <w:szCs w:val="24"/>
        </w:rPr>
        <w:t xml:space="preserve">at least </w:t>
      </w:r>
      <w:del w:id="265" w:author="Joseph Bennett" w:date="2020-03-13T13:47:00Z">
        <w:r w:rsidR="00C06496" w:rsidDel="00456849">
          <w:rPr>
            <w:rFonts w:ascii="Times New Roman" w:hAnsi="Times New Roman" w:cs="Times New Roman"/>
            <w:sz w:val="24"/>
            <w:szCs w:val="24"/>
          </w:rPr>
          <w:delText xml:space="preserve">5 </w:delText>
        </w:r>
      </w:del>
      <w:ins w:id="266" w:author="Joseph Bennett" w:date="2020-03-13T13:47:00Z">
        <w:r w:rsidR="00456849">
          <w:rPr>
            <w:rFonts w:ascii="Times New Roman" w:hAnsi="Times New Roman" w:cs="Times New Roman"/>
            <w:sz w:val="24"/>
            <w:szCs w:val="24"/>
          </w:rPr>
          <w:t xml:space="preserve">five </w:t>
        </w:r>
      </w:ins>
      <w:r w:rsidR="00C06496">
        <w:rPr>
          <w:rFonts w:ascii="Times New Roman" w:hAnsi="Times New Roman" w:cs="Times New Roman"/>
          <w:sz w:val="24"/>
          <w:szCs w:val="24"/>
        </w:rPr>
        <w:t xml:space="preserve">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del w:id="267" w:author="Joseph Bennett" w:date="2020-03-13T13:47:00Z">
        <w:r w:rsidR="005358BA" w:rsidDel="00456849">
          <w:rPr>
            <w:rFonts w:ascii="Times New Roman" w:hAnsi="Times New Roman" w:cs="Times New Roman"/>
            <w:sz w:val="24"/>
            <w:szCs w:val="24"/>
          </w:rPr>
          <w:delText xml:space="preserve">8 </w:delText>
        </w:r>
      </w:del>
      <w:ins w:id="268" w:author="Joseph Bennett" w:date="2020-03-13T13:47:00Z">
        <w:r w:rsidR="00456849">
          <w:rPr>
            <w:rFonts w:ascii="Times New Roman" w:hAnsi="Times New Roman" w:cs="Times New Roman"/>
            <w:sz w:val="24"/>
            <w:szCs w:val="24"/>
          </w:rPr>
          <w:t xml:space="preserve">eight </w:t>
        </w:r>
      </w:ins>
      <w:r w:rsidR="005358BA">
        <w:rPr>
          <w:rFonts w:ascii="Times New Roman" w:hAnsi="Times New Roman" w:cs="Times New Roman"/>
          <w:sz w:val="24"/>
          <w:szCs w:val="24"/>
        </w:rPr>
        <w:t>scenarios.</w:t>
      </w:r>
    </w:p>
    <w:p w14:paraId="500F2E45" w14:textId="134F10C6" w:rsidR="002B7824" w:rsidRDefault="002E71A9" w:rsidP="00032807">
      <w:pPr>
        <w:keepNext/>
        <w:spacing w:line="480" w:lineRule="auto"/>
        <w:rPr>
          <w:rFonts w:ascii="Times New Roman" w:hAnsi="Times New Roman" w:cs="Times New Roman"/>
          <w:sz w:val="24"/>
          <w:szCs w:val="24"/>
        </w:rPr>
      </w:pPr>
      <w:commentRangeStart w:id="269"/>
      <w:commentRangeStart w:id="270"/>
      <w:del w:id="271" w:author="Buxton,Rachel" w:date="2020-03-11T09:41:00Z">
        <w:r w:rsidDel="00F97319">
          <w:rPr>
            <w:rFonts w:ascii="Times New Roman" w:hAnsi="Times New Roman" w:cs="Times New Roman"/>
            <w:sz w:val="24"/>
            <w:szCs w:val="24"/>
          </w:rPr>
          <w:delText xml:space="preserve">These are encouraging results at a global level, but what about the country level? </w:delText>
        </w:r>
        <w:commentRangeEnd w:id="269"/>
        <w:r w:rsidR="009D1E55" w:rsidDel="00F97319">
          <w:rPr>
            <w:rStyle w:val="CommentReference"/>
          </w:rPr>
          <w:commentReference w:id="269"/>
        </w:r>
      </w:del>
      <w:commentRangeEnd w:id="270"/>
      <w:r w:rsidR="00456849">
        <w:rPr>
          <w:rStyle w:val="CommentReference"/>
        </w:rPr>
        <w:commentReference w:id="270"/>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w:t>
      </w:r>
      <w:del w:id="272" w:author="Buxton,Rachel" w:date="2020-03-11T09:42:00Z">
        <w:r w:rsidR="00920A7C" w:rsidDel="00F97319">
          <w:rPr>
            <w:rFonts w:ascii="Times New Roman" w:hAnsi="Times New Roman" w:cs="Times New Roman"/>
            <w:sz w:val="24"/>
            <w:szCs w:val="24"/>
          </w:rPr>
          <w:delText xml:space="preserve">the </w:delText>
        </w:r>
      </w:del>
      <w:ins w:id="273" w:author="Buxton,Rachel" w:date="2020-03-11T09:42:00Z">
        <w:r w:rsidR="00F97319">
          <w:rPr>
            <w:rFonts w:ascii="Times New Roman" w:hAnsi="Times New Roman" w:cs="Times New Roman"/>
            <w:sz w:val="24"/>
            <w:szCs w:val="24"/>
          </w:rPr>
          <w:t xml:space="preserve">country-specific </w:t>
        </w:r>
      </w:ins>
      <w:r w:rsidR="00920A7C">
        <w:rPr>
          <w:rFonts w:ascii="Times New Roman" w:hAnsi="Times New Roman" w:cs="Times New Roman"/>
          <w:sz w:val="24"/>
          <w:szCs w:val="24"/>
        </w:rPr>
        <w:t xml:space="preserve">results </w:t>
      </w:r>
      <w:del w:id="274" w:author="Buxton,Rachel" w:date="2020-03-11T09:43:00Z">
        <w:r w:rsidR="00920A7C" w:rsidDel="00F97319">
          <w:rPr>
            <w:rFonts w:ascii="Times New Roman" w:hAnsi="Times New Roman" w:cs="Times New Roman"/>
            <w:sz w:val="24"/>
            <w:szCs w:val="24"/>
          </w:rPr>
          <w:delText xml:space="preserve">are </w:delText>
        </w:r>
      </w:del>
      <w:ins w:id="275" w:author="Buxton,Rachel" w:date="2020-03-11T09:43:00Z">
        <w:r w:rsidR="00F97319">
          <w:rPr>
            <w:rFonts w:ascii="Times New Roman" w:hAnsi="Times New Roman" w:cs="Times New Roman"/>
            <w:sz w:val="24"/>
            <w:szCs w:val="24"/>
          </w:rPr>
          <w:t xml:space="preserve">were </w:t>
        </w:r>
      </w:ins>
      <w:r w:rsidR="00920A7C">
        <w:rPr>
          <w:rFonts w:ascii="Times New Roman" w:hAnsi="Times New Roman" w:cs="Times New Roman"/>
          <w:sz w:val="24"/>
          <w:szCs w:val="24"/>
        </w:rPr>
        <w:t xml:space="preserve">comparable </w:t>
      </w:r>
      <w:ins w:id="276" w:author="Buxton,Rachel" w:date="2020-03-11T09:43:00Z">
        <w:r w:rsidR="00F97319">
          <w:rPr>
            <w:rFonts w:ascii="Times New Roman" w:hAnsi="Times New Roman" w:cs="Times New Roman"/>
            <w:sz w:val="24"/>
            <w:szCs w:val="24"/>
          </w:rPr>
          <w:t xml:space="preserve">to </w:t>
        </w:r>
      </w:ins>
      <w:ins w:id="277" w:author="Viv Mcshane" w:date="2020-03-16T10:03:00Z">
        <w:r w:rsidR="00651FA5">
          <w:rPr>
            <w:rFonts w:ascii="Times New Roman" w:hAnsi="Times New Roman" w:cs="Times New Roman"/>
            <w:sz w:val="24"/>
            <w:szCs w:val="24"/>
          </w:rPr>
          <w:t xml:space="preserve">he </w:t>
        </w:r>
      </w:ins>
      <w:ins w:id="278" w:author="Buxton,Rachel" w:date="2020-03-11T09:43:00Z">
        <w:r w:rsidR="00F97319">
          <w:rPr>
            <w:rFonts w:ascii="Times New Roman" w:hAnsi="Times New Roman" w:cs="Times New Roman"/>
            <w:sz w:val="24"/>
            <w:szCs w:val="24"/>
          </w:rPr>
          <w:t xml:space="preserve">global level, </w:t>
        </w:r>
      </w:ins>
      <w:r w:rsidR="00920A7C">
        <w:rPr>
          <w:rFonts w:ascii="Times New Roman" w:hAnsi="Times New Roman" w:cs="Times New Roman"/>
          <w:sz w:val="24"/>
          <w:szCs w:val="24"/>
        </w:rPr>
        <w:t>with mean values ranging from 4% to 19% addition</w:t>
      </w:r>
      <w:ins w:id="279" w:author="Allison Binley" w:date="2020-03-09T10:03:00Z">
        <w:r w:rsidR="001A6353">
          <w:rPr>
            <w:rFonts w:ascii="Times New Roman" w:hAnsi="Times New Roman" w:cs="Times New Roman"/>
            <w:sz w:val="24"/>
            <w:szCs w:val="24"/>
          </w:rPr>
          <w:t xml:space="preserve">al </w:t>
        </w:r>
      </w:ins>
      <w:ins w:id="280" w:author="Buxton,Rachel" w:date="2020-03-11T09:49:00Z">
        <w:r w:rsidR="003672CE">
          <w:rPr>
            <w:rFonts w:ascii="Times New Roman" w:hAnsi="Times New Roman" w:cs="Times New Roman"/>
            <w:sz w:val="24"/>
            <w:szCs w:val="24"/>
          </w:rPr>
          <w:t xml:space="preserve">protected </w:t>
        </w:r>
      </w:ins>
      <w:ins w:id="281" w:author="Allison Binley" w:date="2020-03-09T10:03:00Z">
        <w:r w:rsidR="001A6353">
          <w:rPr>
            <w:rFonts w:ascii="Times New Roman" w:hAnsi="Times New Roman" w:cs="Times New Roman"/>
            <w:sz w:val="24"/>
            <w:szCs w:val="24"/>
          </w:rPr>
          <w:t>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w:t>
      </w:r>
      <w:ins w:id="282" w:author="Joseph Bennett" w:date="2020-03-13T13:49:00Z">
        <w:r w:rsidR="00456849">
          <w:rPr>
            <w:rFonts w:ascii="Times New Roman" w:hAnsi="Times New Roman" w:cs="Times New Roman"/>
            <w:sz w:val="24"/>
            <w:szCs w:val="24"/>
          </w:rPr>
          <w:t xml:space="preserve">[country] </w:t>
        </w:r>
      </w:ins>
      <w:del w:id="283" w:author="Buxton,Rachel" w:date="2020-03-11T09:44:00Z">
        <w:r w:rsidR="008048E3" w:rsidDel="00F97319">
          <w:rPr>
            <w:rFonts w:ascii="Times New Roman" w:hAnsi="Times New Roman" w:cs="Times New Roman"/>
            <w:sz w:val="24"/>
            <w:szCs w:val="24"/>
          </w:rPr>
          <w:delText xml:space="preserve">in a country </w:delText>
        </w:r>
      </w:del>
      <w:r w:rsidR="008048E3">
        <w:rPr>
          <w:rFonts w:ascii="Times New Roman" w:hAnsi="Times New Roman" w:cs="Times New Roman"/>
          <w:sz w:val="24"/>
          <w:szCs w:val="24"/>
        </w:rPr>
        <w:t xml:space="preserve">to expanding the </w:t>
      </w:r>
      <w:del w:id="284" w:author="Buxton,Rachel" w:date="2020-03-11T09:49:00Z">
        <w:r w:rsidR="008048E3" w:rsidDel="003672CE">
          <w:rPr>
            <w:rFonts w:ascii="Times New Roman" w:hAnsi="Times New Roman" w:cs="Times New Roman"/>
            <w:sz w:val="24"/>
            <w:szCs w:val="24"/>
          </w:rPr>
          <w:delText>protection level</w:delText>
        </w:r>
      </w:del>
      <w:ins w:id="285" w:author="Buxton,Rachel" w:date="2020-03-11T09:49:00Z">
        <w:r w:rsidR="003672CE">
          <w:rPr>
            <w:rFonts w:ascii="Times New Roman" w:hAnsi="Times New Roman" w:cs="Times New Roman"/>
            <w:sz w:val="24"/>
            <w:szCs w:val="24"/>
          </w:rPr>
          <w:t>protected area</w:t>
        </w:r>
      </w:ins>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ins w:id="286" w:author="Joseph Bennett" w:date="2020-03-13T13:49:00Z">
        <w:r w:rsidR="00456849">
          <w:rPr>
            <w:rFonts w:ascii="Times New Roman" w:hAnsi="Times New Roman" w:cs="Times New Roman"/>
            <w:sz w:val="24"/>
            <w:szCs w:val="24"/>
          </w:rPr>
          <w:t xml:space="preserve"> [country]</w:t>
        </w:r>
      </w:ins>
      <w:r w:rsidR="008048E3">
        <w:rPr>
          <w:rFonts w:ascii="Times New Roman" w:hAnsi="Times New Roman" w:cs="Times New Roman"/>
          <w:sz w:val="24"/>
          <w:szCs w:val="24"/>
        </w:rPr>
        <w:t xml:space="preserve">. </w:t>
      </w:r>
      <w:del w:id="287" w:author="Buxton,Rachel" w:date="2020-03-11T09:45:00Z">
        <w:r w:rsidR="004C6601" w:rsidDel="003672CE">
          <w:rPr>
            <w:rFonts w:ascii="Times New Roman" w:hAnsi="Times New Roman" w:cs="Times New Roman"/>
            <w:sz w:val="24"/>
            <w:szCs w:val="24"/>
          </w:rPr>
          <w:delText xml:space="preserve">If </w:delText>
        </w:r>
      </w:del>
      <w:ins w:id="288" w:author="Buxton,Rachel" w:date="2020-03-11T09:45:00Z">
        <w:r w:rsidR="003672CE">
          <w:rPr>
            <w:rFonts w:ascii="Times New Roman" w:hAnsi="Times New Roman" w:cs="Times New Roman"/>
            <w:sz w:val="24"/>
            <w:szCs w:val="24"/>
          </w:rPr>
          <w:t>For example, for</w:t>
        </w:r>
      </w:ins>
      <w:ins w:id="289" w:author="Joseph Bennett" w:date="2020-03-13T13:50:00Z">
        <w:r w:rsidR="00456849">
          <w:rPr>
            <w:rFonts w:ascii="Times New Roman" w:hAnsi="Times New Roman" w:cs="Times New Roman"/>
            <w:sz w:val="24"/>
            <w:szCs w:val="24"/>
          </w:rPr>
          <w:t xml:space="preserve"> Libya, which is</w:t>
        </w:r>
      </w:ins>
      <w:del w:id="290" w:author="Joseph Bennett" w:date="2020-03-13T13:50:00Z">
        <w:r w:rsidR="004C6601" w:rsidDel="00456849">
          <w:rPr>
            <w:rFonts w:ascii="Times New Roman" w:hAnsi="Times New Roman" w:cs="Times New Roman"/>
            <w:sz w:val="24"/>
            <w:szCs w:val="24"/>
          </w:rPr>
          <w:delText>w</w:delText>
        </w:r>
      </w:del>
      <w:del w:id="291" w:author="Buxton,Rachel" w:date="2020-03-11T09:45:00Z">
        <w:r w:rsidR="004C6601" w:rsidDel="003672CE">
          <w:rPr>
            <w:rFonts w:ascii="Times New Roman" w:hAnsi="Times New Roman" w:cs="Times New Roman"/>
            <w:sz w:val="24"/>
            <w:szCs w:val="24"/>
          </w:rPr>
          <w:delText>e take</w:delText>
        </w:r>
      </w:del>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commentRangeStart w:id="292"/>
      <w:r w:rsidR="006866D5">
        <w:rPr>
          <w:rFonts w:ascii="Times New Roman" w:hAnsi="Times New Roman" w:cs="Times New Roman"/>
          <w:sz w:val="24"/>
          <w:szCs w:val="24"/>
        </w:rPr>
        <w:t>that is currently suffering from conflict</w:t>
      </w:r>
      <w:commentRangeEnd w:id="292"/>
      <w:r w:rsidR="00651FA5">
        <w:rPr>
          <w:rStyle w:val="CommentReference"/>
        </w:rPr>
        <w:commentReference w:id="292"/>
      </w:r>
      <w:r w:rsidR="00305D1F">
        <w:rPr>
          <w:rFonts w:ascii="Times New Roman" w:hAnsi="Times New Roman" w:cs="Times New Roman"/>
          <w:sz w:val="24"/>
          <w:szCs w:val="24"/>
        </w:rPr>
        <w:t>, but also has low values of land use change and climate uncertainty (Figures S1-3)</w:t>
      </w:r>
      <w:del w:id="293" w:author="Joseph Bennett" w:date="2020-03-13T13:50:00Z">
        <w:r w:rsidR="00305D1F" w:rsidDel="00456849">
          <w:rPr>
            <w:rFonts w:ascii="Times New Roman" w:hAnsi="Times New Roman" w:cs="Times New Roman"/>
            <w:sz w:val="24"/>
            <w:szCs w:val="24"/>
          </w:rPr>
          <w:delText xml:space="preserve"> </w:delText>
        </w:r>
        <w:r w:rsidR="004C6601" w:rsidDel="00456849">
          <w:rPr>
            <w:rFonts w:ascii="Times New Roman" w:hAnsi="Times New Roman" w:cs="Times New Roman"/>
            <w:sz w:val="24"/>
            <w:szCs w:val="24"/>
          </w:rPr>
          <w:delText xml:space="preserve">like Libya </w:delText>
        </w:r>
        <w:r w:rsidR="00183C8A" w:rsidDel="00456849">
          <w:rPr>
            <w:rFonts w:ascii="Times New Roman" w:hAnsi="Times New Roman" w:cs="Times New Roman"/>
            <w:sz w:val="24"/>
            <w:szCs w:val="24"/>
          </w:rPr>
          <w:delText>(1.8 million km</w:delText>
        </w:r>
        <w:r w:rsidR="00183C8A" w:rsidRPr="00183C8A" w:rsidDel="00456849">
          <w:rPr>
            <w:rFonts w:ascii="Times New Roman" w:hAnsi="Times New Roman" w:cs="Times New Roman"/>
            <w:sz w:val="24"/>
            <w:szCs w:val="24"/>
            <w:vertAlign w:val="superscript"/>
          </w:rPr>
          <w:delText>2</w:delText>
        </w:r>
        <w:r w:rsidR="00183C8A" w:rsidDel="00456849">
          <w:rPr>
            <w:rFonts w:ascii="Times New Roman" w:hAnsi="Times New Roman" w:cs="Times New Roman"/>
            <w:sz w:val="24"/>
            <w:szCs w:val="24"/>
          </w:rPr>
          <w:delText xml:space="preserve"> land size)</w:delText>
        </w:r>
      </w:del>
      <w:del w:id="294" w:author="Buxton,Rachel" w:date="2020-03-11T09:45:00Z">
        <w:r w:rsidR="00183C8A" w:rsidDel="003672CE">
          <w:rPr>
            <w:rFonts w:ascii="Times New Roman" w:hAnsi="Times New Roman" w:cs="Times New Roman"/>
            <w:sz w:val="24"/>
            <w:szCs w:val="24"/>
          </w:rPr>
          <w:delText xml:space="preserve"> a</w:delText>
        </w:r>
        <w:r w:rsidR="004C6601" w:rsidDel="003672CE">
          <w:rPr>
            <w:rFonts w:ascii="Times New Roman" w:hAnsi="Times New Roman" w:cs="Times New Roman"/>
            <w:sz w:val="24"/>
            <w:szCs w:val="24"/>
          </w:rPr>
          <w:delText>s an example</w:delText>
        </w:r>
      </w:del>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w:t>
      </w:r>
      <w:del w:id="295" w:author="Buxton,Rachel" w:date="2020-03-11T09:45:00Z">
        <w:r w:rsidR="00BF1D33" w:rsidDel="003672CE">
          <w:rPr>
            <w:rFonts w:ascii="Times New Roman" w:hAnsi="Times New Roman" w:cs="Times New Roman"/>
            <w:sz w:val="24"/>
            <w:szCs w:val="24"/>
          </w:rPr>
          <w:delText xml:space="preserve">only </w:delText>
        </w:r>
      </w:del>
      <w:r w:rsidR="00BF1D33">
        <w:rPr>
          <w:rFonts w:ascii="Times New Roman" w:hAnsi="Times New Roman" w:cs="Times New Roman"/>
          <w:sz w:val="24"/>
          <w:szCs w:val="24"/>
        </w:rPr>
        <w:t xml:space="preserve">including socio-economic uncertainty </w:t>
      </w:r>
      <w:ins w:id="296" w:author="Buxton,Rachel" w:date="2020-03-11T09:46:00Z">
        <w:r w:rsidR="003672CE">
          <w:rPr>
            <w:rFonts w:ascii="Times New Roman" w:hAnsi="Times New Roman" w:cs="Times New Roman"/>
            <w:sz w:val="24"/>
            <w:szCs w:val="24"/>
          </w:rPr>
          <w:t xml:space="preserve">only </w:t>
        </w:r>
      </w:ins>
      <w:r w:rsidR="00BF1D33">
        <w:rPr>
          <w:rFonts w:ascii="Times New Roman" w:hAnsi="Times New Roman" w:cs="Times New Roman"/>
          <w:sz w:val="24"/>
          <w:szCs w:val="24"/>
        </w:rPr>
        <w:t xml:space="preserve">would lead to a selection of only </w:t>
      </w:r>
      <w:commentRangeStart w:id="297"/>
      <w:r w:rsidR="00BF1D33">
        <w:rPr>
          <w:rFonts w:ascii="Times New Roman" w:hAnsi="Times New Roman" w:cs="Times New Roman"/>
          <w:sz w:val="24"/>
          <w:szCs w:val="24"/>
        </w:rPr>
        <w:t>11% of the base</w:t>
      </w:r>
      <w:del w:id="298" w:author="Joseph Bennett" w:date="2020-03-13T13:51:00Z">
        <w:r w:rsidR="00BF1D33" w:rsidDel="00456849">
          <w:rPr>
            <w:rFonts w:ascii="Times New Roman" w:hAnsi="Times New Roman" w:cs="Times New Roman"/>
            <w:sz w:val="24"/>
            <w:szCs w:val="24"/>
          </w:rPr>
          <w:delText xml:space="preserve"> </w:delText>
        </w:r>
      </w:del>
      <w:r w:rsidR="00BF1D33">
        <w:rPr>
          <w:rFonts w:ascii="Times New Roman" w:hAnsi="Times New Roman" w:cs="Times New Roman"/>
          <w:sz w:val="24"/>
          <w:szCs w:val="24"/>
        </w:rPr>
        <w:t xml:space="preserve">line scenario </w:t>
      </w:r>
      <w:commentRangeEnd w:id="297"/>
      <w:r w:rsidR="003672CE">
        <w:rPr>
          <w:rStyle w:val="CommentReference"/>
        </w:rPr>
        <w:commentReference w:id="297"/>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w:t>
      </w:r>
      <w:del w:id="299" w:author="Buxton,Rachel" w:date="2020-03-11T09:51:00Z">
        <w:r w:rsidR="006416B9" w:rsidDel="003672CE">
          <w:rPr>
            <w:rFonts w:ascii="Times New Roman" w:hAnsi="Times New Roman" w:cs="Times New Roman"/>
            <w:sz w:val="24"/>
            <w:szCs w:val="24"/>
          </w:rPr>
          <w:delText>number of selected cells</w:delText>
        </w:r>
      </w:del>
      <w:r w:rsidR="006416B9">
        <w:rPr>
          <w:rFonts w:ascii="Times New Roman" w:hAnsi="Times New Roman" w:cs="Times New Roman"/>
          <w:sz w:val="24"/>
          <w:szCs w:val="24"/>
        </w:rPr>
        <w:t xml:space="preserve"> </w:t>
      </w:r>
      <w:ins w:id="300" w:author="Buxton,Rachel" w:date="2020-03-11T09:51:00Z">
        <w:r w:rsidR="003672CE">
          <w:rPr>
            <w:rFonts w:ascii="Times New Roman" w:hAnsi="Times New Roman" w:cs="Times New Roman"/>
            <w:sz w:val="24"/>
            <w:szCs w:val="24"/>
          </w:rPr>
          <w:t xml:space="preserve">protected area required to meet the target </w:t>
        </w:r>
      </w:ins>
      <w:r w:rsidR="006416B9">
        <w:rPr>
          <w:rFonts w:ascii="Times New Roman" w:hAnsi="Times New Roman" w:cs="Times New Roman"/>
          <w:sz w:val="24"/>
          <w:szCs w:val="24"/>
        </w:rPr>
        <w:t xml:space="preserve">would increase </w:t>
      </w:r>
      <w:ins w:id="301" w:author="Buxton,Rachel" w:date="2020-03-11T09:51:00Z">
        <w:r w:rsidR="003672CE">
          <w:rPr>
            <w:rFonts w:ascii="Times New Roman" w:hAnsi="Times New Roman" w:cs="Times New Roman"/>
            <w:sz w:val="24"/>
            <w:szCs w:val="24"/>
          </w:rPr>
          <w:t>by</w:t>
        </w:r>
      </w:ins>
      <w:del w:id="302" w:author="Buxton,Rachel" w:date="2020-03-11T09:51:00Z">
        <w:r w:rsidR="006416B9" w:rsidDel="003672CE">
          <w:rPr>
            <w:rFonts w:ascii="Times New Roman" w:hAnsi="Times New Roman" w:cs="Times New Roman"/>
            <w:sz w:val="24"/>
            <w:szCs w:val="24"/>
          </w:rPr>
          <w:delText>to</w:delText>
        </w:r>
      </w:del>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ins w:id="303" w:author="Buxton,Rachel" w:date="2020-03-11T09:53:00Z">
        <w:r w:rsidR="003672CE">
          <w:rPr>
            <w:rFonts w:ascii="Times New Roman" w:hAnsi="Times New Roman" w:cs="Times New Roman"/>
            <w:sz w:val="24"/>
            <w:szCs w:val="24"/>
          </w:rPr>
          <w:t xml:space="preserve">for Indonesia, </w:t>
        </w:r>
      </w:ins>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del w:id="304" w:author="Buxton,Rachel" w:date="2020-03-11T09:54:00Z">
        <w:r w:rsidR="00815009" w:rsidDel="003672CE">
          <w:rPr>
            <w:rFonts w:ascii="Times New Roman" w:hAnsi="Times New Roman" w:cs="Times New Roman"/>
            <w:sz w:val="24"/>
            <w:szCs w:val="24"/>
          </w:rPr>
          <w:delText>would be Indonesia (also 1.8 million km</w:delText>
        </w:r>
        <w:r w:rsidR="00815009" w:rsidRPr="00183C8A" w:rsidDel="003672CE">
          <w:rPr>
            <w:rFonts w:ascii="Times New Roman" w:hAnsi="Times New Roman" w:cs="Times New Roman"/>
            <w:sz w:val="24"/>
            <w:szCs w:val="24"/>
            <w:vertAlign w:val="superscript"/>
          </w:rPr>
          <w:delText>2</w:delText>
        </w:r>
        <w:r w:rsidR="00815009" w:rsidDel="003672CE">
          <w:rPr>
            <w:rFonts w:ascii="Times New Roman" w:hAnsi="Times New Roman" w:cs="Times New Roman"/>
            <w:sz w:val="24"/>
            <w:szCs w:val="24"/>
          </w:rPr>
          <w:delText xml:space="preserve"> land size)</w:delText>
        </w:r>
        <w:r w:rsidR="00357BC4" w:rsidDel="003672CE">
          <w:rPr>
            <w:rFonts w:ascii="Times New Roman" w:hAnsi="Times New Roman" w:cs="Times New Roman"/>
            <w:sz w:val="24"/>
            <w:szCs w:val="24"/>
          </w:rPr>
          <w:delText xml:space="preserve">. </w:delText>
        </w:r>
        <w:r w:rsidR="00182CF4" w:rsidDel="003672CE">
          <w:rPr>
            <w:rFonts w:ascii="Times New Roman" w:hAnsi="Times New Roman" w:cs="Times New Roman"/>
            <w:sz w:val="24"/>
            <w:szCs w:val="24"/>
          </w:rPr>
          <w:delText>The values of Indonesia</w:delText>
        </w:r>
      </w:del>
      <w:ins w:id="305" w:author="Buxton,Rachel" w:date="2020-03-11T09:54:00Z">
        <w:r w:rsidR="003672CE">
          <w:rPr>
            <w:rFonts w:ascii="Times New Roman" w:hAnsi="Times New Roman" w:cs="Times New Roman"/>
            <w:sz w:val="24"/>
            <w:szCs w:val="24"/>
          </w:rPr>
          <w:t>the protected area needed to achieve the target</w:t>
        </w:r>
      </w:ins>
      <w:r w:rsidR="00182CF4">
        <w:rPr>
          <w:rFonts w:ascii="Times New Roman" w:hAnsi="Times New Roman" w:cs="Times New Roman"/>
          <w:sz w:val="24"/>
          <w:szCs w:val="24"/>
        </w:rPr>
        <w:t xml:space="preserve"> only var</w:t>
      </w:r>
      <w:ins w:id="306" w:author="Buxton,Rachel" w:date="2020-03-11T09:54:00Z">
        <w:r w:rsidR="003672CE">
          <w:rPr>
            <w:rFonts w:ascii="Times New Roman" w:hAnsi="Times New Roman" w:cs="Times New Roman"/>
            <w:sz w:val="24"/>
            <w:szCs w:val="24"/>
          </w:rPr>
          <w:t>ied</w:t>
        </w:r>
      </w:ins>
      <w:del w:id="307" w:author="Buxton,Rachel" w:date="2020-03-11T09:54:00Z">
        <w:r w:rsidR="00182CF4" w:rsidDel="003672CE">
          <w:rPr>
            <w:rFonts w:ascii="Times New Roman" w:hAnsi="Times New Roman" w:cs="Times New Roman"/>
            <w:sz w:val="24"/>
            <w:szCs w:val="24"/>
          </w:rPr>
          <w:delText>y</w:delText>
        </w:r>
      </w:del>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308"/>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308"/>
      <w:r w:rsidR="00C96A7A">
        <w:rPr>
          <w:rStyle w:val="CommentReference"/>
        </w:rPr>
        <w:commentReference w:id="308"/>
      </w:r>
      <w:r w:rsidR="00A14D28">
        <w:rPr>
          <w:rFonts w:ascii="Times New Roman" w:hAnsi="Times New Roman" w:cs="Times New Roman"/>
          <w:sz w:val="24"/>
          <w:szCs w:val="24"/>
        </w:rPr>
        <w:t>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commentRangeStart w:id="309"/>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309"/>
      <w:r w:rsidR="00C96A7A">
        <w:rPr>
          <w:rStyle w:val="CommentReference"/>
        </w:rPr>
        <w:commentReference w:id="309"/>
      </w:r>
      <w:r>
        <w:rPr>
          <w:rFonts w:ascii="Times New Roman" w:hAnsi="Times New Roman" w:cs="Times New Roman"/>
          <w:sz w:val="24"/>
          <w:szCs w:val="24"/>
        </w:rPr>
        <w:t xml:space="preserve">(Figure 3). </w:t>
      </w:r>
      <w:commentRangeStart w:id="310"/>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ranging from a 3.8% reduction, compared to baseline</w:t>
      </w:r>
      <w:del w:id="311" w:author="Joseph Bennett" w:date="2020-03-13T13:53:00Z">
        <w:r w:rsidR="00785E97" w:rsidDel="00456849">
          <w:rPr>
            <w:rFonts w:ascii="Times New Roman" w:hAnsi="Times New Roman" w:cs="Times New Roman"/>
            <w:sz w:val="24"/>
            <w:szCs w:val="24"/>
          </w:rPr>
          <w:delText>,</w:delText>
        </w:r>
      </w:del>
      <w:r w:rsidR="00785E97">
        <w:rPr>
          <w:rFonts w:ascii="Times New Roman" w:hAnsi="Times New Roman" w:cs="Times New Roman"/>
          <w:sz w:val="24"/>
          <w:szCs w:val="24"/>
        </w:rPr>
        <w:t xml:space="preserv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w:t>
      </w:r>
      <w:r w:rsidR="006C25DF">
        <w:rPr>
          <w:rFonts w:ascii="Times New Roman" w:hAnsi="Times New Roman" w:cs="Times New Roman"/>
          <w:sz w:val="24"/>
          <w:szCs w:val="24"/>
        </w:rPr>
        <w:lastRenderedPageBreak/>
        <w:t xml:space="preserve">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310"/>
      <w:r w:rsidR="00C12EB0">
        <w:rPr>
          <w:rStyle w:val="CommentReference"/>
        </w:rPr>
        <w:commentReference w:id="310"/>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41D9C8FD"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w:t>
      </w:r>
      <w:del w:id="312" w:author="Buxton,Rachel" w:date="2020-03-11T10:15:00Z">
        <w:r w:rsidDel="00DD4ADA">
          <w:rPr>
            <w:rFonts w:ascii="Times New Roman" w:eastAsia="Arial" w:hAnsi="Times New Roman" w:cs="Times New Roman"/>
            <w:color w:val="000000"/>
            <w:sz w:val="24"/>
            <w:szCs w:val="24"/>
          </w:rPr>
          <w:delText>introduce</w:delText>
        </w:r>
        <w:commentRangeStart w:id="313"/>
        <w:r w:rsidDel="00DD4ADA">
          <w:rPr>
            <w:rFonts w:ascii="Times New Roman" w:eastAsia="Arial" w:hAnsi="Times New Roman" w:cs="Times New Roman"/>
            <w:color w:val="000000"/>
            <w:sz w:val="24"/>
            <w:szCs w:val="24"/>
          </w:rPr>
          <w:delText xml:space="preserve"> </w:delText>
        </w:r>
      </w:del>
      <w:ins w:id="314" w:author="Buxton,Rachel" w:date="2020-03-11T10:15:00Z">
        <w:r w:rsidR="00DD4ADA">
          <w:rPr>
            <w:rFonts w:ascii="Times New Roman" w:eastAsia="Arial" w:hAnsi="Times New Roman" w:cs="Times New Roman"/>
            <w:color w:val="000000"/>
            <w:sz w:val="24"/>
            <w:szCs w:val="24"/>
          </w:rPr>
          <w:t xml:space="preserve">test </w:t>
        </w:r>
      </w:ins>
      <w:commentRangeEnd w:id="313"/>
      <w:r w:rsidR="00456849">
        <w:rPr>
          <w:rStyle w:val="CommentReference"/>
        </w:rPr>
        <w:commentReference w:id="313"/>
      </w:r>
      <w:r>
        <w:rPr>
          <w:rFonts w:ascii="Times New Roman" w:eastAsia="Arial" w:hAnsi="Times New Roman" w:cs="Times New Roman"/>
          <w:color w:val="000000"/>
          <w:sz w:val="24"/>
          <w:szCs w:val="24"/>
        </w:rPr>
        <w:t xml:space="preserve">a conservation planning framework that </w:t>
      </w:r>
      <w:ins w:id="315" w:author="Allison Binley" w:date="2020-03-08T18:04:00Z">
        <w:r w:rsidR="00EE3F28">
          <w:rPr>
            <w:rFonts w:ascii="Times New Roman" w:eastAsia="Arial" w:hAnsi="Times New Roman" w:cs="Times New Roman"/>
            <w:color w:val="000000"/>
            <w:sz w:val="24"/>
            <w:szCs w:val="24"/>
          </w:rPr>
          <w:t>can</w:t>
        </w:r>
      </w:ins>
      <w:del w:id="316"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317"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318" w:author="Allison Binley" w:date="2020-03-08T18:04:00Z">
        <w:r w:rsidR="00EE3F28">
          <w:rPr>
            <w:rFonts w:ascii="Times New Roman" w:eastAsia="Arial" w:hAnsi="Times New Roman" w:cs="Times New Roman"/>
            <w:color w:val="000000"/>
            <w:sz w:val="24"/>
            <w:szCs w:val="24"/>
          </w:rPr>
          <w:t>-</w:t>
        </w:r>
      </w:ins>
      <w:del w:id="319"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ins w:id="320" w:author="Allison Binley" w:date="2020-03-08T18:05:00Z">
        <w:r w:rsidR="00EE3F28">
          <w:rPr>
            <w:rFonts w:ascii="Times New Roman" w:eastAsia="Arial" w:hAnsi="Times New Roman" w:cs="Times New Roman"/>
            <w:color w:val="000000"/>
            <w:sz w:val="24"/>
            <w:szCs w:val="24"/>
          </w:rPr>
          <w:t>change</w:t>
        </w:r>
      </w:ins>
      <w:ins w:id="321" w:author="Allison Binley" w:date="2020-03-08T18:06:00Z">
        <w:r w:rsidR="00EE3F28">
          <w:rPr>
            <w:rFonts w:ascii="Times New Roman" w:eastAsia="Arial" w:hAnsi="Times New Roman" w:cs="Times New Roman"/>
            <w:color w:val="000000"/>
            <w:sz w:val="24"/>
            <w:szCs w:val="24"/>
          </w:rPr>
          <w:t>,</w:t>
        </w:r>
      </w:ins>
      <w:ins w:id="322"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that are likely </w:t>
      </w:r>
      <w:ins w:id="323"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324" w:author="Allison Binley" w:date="2020-03-08T18:07:00Z">
        <w:r w:rsidR="00617464" w:rsidDel="00EE3F28">
          <w:rPr>
            <w:rFonts w:ascii="Times New Roman" w:eastAsia="Arial" w:hAnsi="Times New Roman" w:cs="Times New Roman"/>
            <w:color w:val="000000"/>
            <w:sz w:val="24"/>
            <w:szCs w:val="24"/>
          </w:rPr>
          <w:delText>n</w:delText>
        </w:r>
      </w:del>
      <w:ins w:id="325"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326" w:author="Allison Binley" w:date="2020-03-08T18:06:00Z">
        <w:r w:rsidR="00EE3F28">
          <w:rPr>
            <w:rFonts w:ascii="Times New Roman" w:eastAsia="Arial" w:hAnsi="Times New Roman" w:cs="Times New Roman"/>
            <w:color w:val="000000"/>
            <w:sz w:val="24"/>
            <w:szCs w:val="24"/>
          </w:rPr>
          <w:t>-</w:t>
        </w:r>
      </w:ins>
      <w:del w:id="327"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portfolio </w:t>
      </w:r>
      <w:ins w:id="328" w:author="Allison Binley" w:date="2020-03-08T18:08:00Z">
        <w:r w:rsidR="00EE3F28">
          <w:rPr>
            <w:rFonts w:ascii="Times New Roman" w:eastAsia="Arial" w:hAnsi="Times New Roman" w:cs="Times New Roman"/>
            <w:color w:val="000000"/>
            <w:sz w:val="24"/>
            <w:szCs w:val="24"/>
          </w:rPr>
          <w:t>than with a strictly biodiversity-based approach</w:t>
        </w:r>
      </w:ins>
      <w:del w:id="329"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330" w:author="Allison Binley" w:date="2020-03-08T18:09:00Z">
        <w:r w:rsidR="00617464" w:rsidDel="00EE3F28">
          <w:rPr>
            <w:rFonts w:ascii="Times New Roman" w:eastAsia="Arial" w:hAnsi="Times New Roman" w:cs="Times New Roman"/>
            <w:color w:val="000000"/>
            <w:sz w:val="24"/>
            <w:szCs w:val="24"/>
          </w:rPr>
          <w:delText xml:space="preserve"> globally</w:delText>
        </w:r>
      </w:del>
      <w:del w:id="331"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332" w:author="Allison Binley" w:date="2020-03-08T18:10:00Z">
        <w:r w:rsidR="00EE3F28">
          <w:rPr>
            <w:rFonts w:ascii="Times New Roman" w:eastAsia="Arial" w:hAnsi="Times New Roman" w:cs="Times New Roman"/>
            <w:color w:val="000000"/>
            <w:sz w:val="24"/>
            <w:szCs w:val="24"/>
          </w:rPr>
          <w:t>-</w:t>
        </w:r>
      </w:ins>
      <w:del w:id="333"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334"/>
      <w:commentRangeStart w:id="335"/>
      <w:r w:rsidR="000C6DE7">
        <w:rPr>
          <w:rFonts w:ascii="Times New Roman" w:eastAsia="Arial" w:hAnsi="Times New Roman" w:cs="Times New Roman"/>
          <w:color w:val="000000"/>
          <w:sz w:val="24"/>
          <w:szCs w:val="24"/>
        </w:rPr>
        <w:t xml:space="preserve">Individual countries don’t </w:t>
      </w:r>
      <w:ins w:id="336" w:author="Allison Binley" w:date="2020-03-08T18:11:00Z">
        <w:r w:rsidR="00EE3F28">
          <w:rPr>
            <w:rFonts w:ascii="Times New Roman" w:eastAsia="Arial" w:hAnsi="Times New Roman" w:cs="Times New Roman"/>
            <w:color w:val="000000"/>
            <w:sz w:val="24"/>
            <w:szCs w:val="24"/>
          </w:rPr>
          <w:t>realistically</w:t>
        </w:r>
      </w:ins>
      <w:del w:id="337"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338"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334"/>
      <w:r w:rsidR="000115B9">
        <w:rPr>
          <w:rStyle w:val="CommentReference"/>
        </w:rPr>
        <w:commentReference w:id="334"/>
      </w:r>
      <w:commentRangeEnd w:id="335"/>
      <w:r w:rsidR="00804A37">
        <w:rPr>
          <w:rStyle w:val="CommentReference"/>
        </w:rPr>
        <w:commentReference w:id="335"/>
      </w:r>
    </w:p>
    <w:p w14:paraId="6A445D4A" w14:textId="27642BC5"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del w:id="339" w:author="Buxton,Rachel" w:date="2020-03-11T10:18:00Z">
        <w:r w:rsidDel="00C12EB0">
          <w:rPr>
            <w:rFonts w:ascii="Times New Roman" w:eastAsia="Arial" w:hAnsi="Times New Roman" w:cs="Times New Roman"/>
            <w:color w:val="000000"/>
            <w:sz w:val="24"/>
            <w:szCs w:val="24"/>
          </w:rPr>
          <w:delText>that should be</w:delText>
        </w:r>
      </w:del>
      <w:ins w:id="340" w:author="Buxton,Rachel" w:date="2020-03-11T10:18:00Z">
        <w:r w:rsidR="00C12EB0">
          <w:rPr>
            <w:rFonts w:ascii="Times New Roman" w:eastAsia="Arial" w:hAnsi="Times New Roman" w:cs="Times New Roman"/>
            <w:color w:val="000000"/>
            <w:sz w:val="24"/>
            <w:szCs w:val="24"/>
          </w:rPr>
          <w:t>are</w:t>
        </w:r>
      </w:ins>
      <w:r>
        <w:rPr>
          <w:rFonts w:ascii="Times New Roman" w:eastAsia="Arial" w:hAnsi="Times New Roman" w:cs="Times New Roman"/>
          <w:color w:val="000000"/>
          <w:sz w:val="24"/>
          <w:szCs w:val="24"/>
        </w:rPr>
        <w:t xml:space="preserve"> more resilient to anticipated future changes due </w:t>
      </w:r>
      <w:commentRangeStart w:id="341"/>
      <w:r>
        <w:rPr>
          <w:rFonts w:ascii="Times New Roman" w:eastAsia="Arial" w:hAnsi="Times New Roman" w:cs="Times New Roman"/>
          <w:color w:val="000000"/>
          <w:sz w:val="24"/>
          <w:szCs w:val="24"/>
        </w:rPr>
        <w:t>socioeconomic</w:t>
      </w:r>
      <w:commentRangeEnd w:id="341"/>
      <w:r w:rsidR="00676D46">
        <w:rPr>
          <w:rStyle w:val="CommentReference"/>
        </w:rPr>
        <w:commentReference w:id="341"/>
      </w:r>
      <w:r>
        <w:rPr>
          <w:rFonts w:ascii="Times New Roman" w:eastAsia="Arial" w:hAnsi="Times New Roman" w:cs="Times New Roman"/>
          <w:color w:val="000000"/>
          <w:sz w:val="24"/>
          <w:szCs w:val="24"/>
        </w:rPr>
        <w:t>, land</w:t>
      </w:r>
      <w:ins w:id="342" w:author="Allison Binley" w:date="2020-03-08T18:24:00Z">
        <w:r w:rsidR="00676D46">
          <w:rPr>
            <w:rFonts w:ascii="Times New Roman" w:eastAsia="Arial" w:hAnsi="Times New Roman" w:cs="Times New Roman"/>
            <w:color w:val="000000"/>
            <w:sz w:val="24"/>
            <w:szCs w:val="24"/>
          </w:rPr>
          <w:t>-</w:t>
        </w:r>
      </w:ins>
      <w:del w:id="343"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use, and climate uncertainties.</w:t>
      </w:r>
      <w:commentRangeStart w:id="344"/>
      <w:r>
        <w:rPr>
          <w:rFonts w:ascii="Times New Roman" w:eastAsia="Arial" w:hAnsi="Times New Roman" w:cs="Times New Roman"/>
          <w:color w:val="000000"/>
          <w:sz w:val="24"/>
          <w:szCs w:val="24"/>
        </w:rPr>
        <w:t xml:space="preserve"> We would argue that this leads to more </w:t>
      </w:r>
      <w:r>
        <w:rPr>
          <w:rFonts w:ascii="Times New Roman" w:eastAsia="Arial" w:hAnsi="Times New Roman" w:cs="Times New Roman"/>
          <w:color w:val="000000"/>
          <w:sz w:val="24"/>
          <w:szCs w:val="24"/>
        </w:rPr>
        <w:lastRenderedPageBreak/>
        <w:t>resilient and effective conservation plans into the future to help safeguard our planet</w:t>
      </w:r>
      <w:ins w:id="345"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commentRangeEnd w:id="344"/>
      <w:r w:rsidR="00793E48">
        <w:rPr>
          <w:rStyle w:val="CommentReference"/>
        </w:rPr>
        <w:commentReference w:id="344"/>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346"/>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346"/>
      <w:r w:rsidR="00740E4C">
        <w:rPr>
          <w:rStyle w:val="CommentReference"/>
        </w:rPr>
        <w:commentReference w:id="346"/>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47"/>
      <w:r>
        <w:rPr>
          <w:rFonts w:ascii="Times New Roman" w:hAnsi="Times New Roman" w:cs="Times New Roman"/>
          <w:sz w:val="24"/>
          <w:szCs w:val="24"/>
        </w:rPr>
        <w:t>Figure 1: multi-panel individual scenario results</w:t>
      </w:r>
      <w:commentRangeEnd w:id="347"/>
      <w:r w:rsidR="00740E4C">
        <w:rPr>
          <w:rStyle w:val="CommentReference"/>
        </w:rPr>
        <w:commentReference w:id="347"/>
      </w:r>
    </w:p>
    <w:p w14:paraId="61F1DE09" w14:textId="2D66EB3C" w:rsidR="00EE6396" w:rsidRDefault="00EE6396" w:rsidP="00BC1C25">
      <w:pPr>
        <w:spacing w:line="480" w:lineRule="auto"/>
        <w:rPr>
          <w:rFonts w:ascii="Times New Roman" w:hAnsi="Times New Roman" w:cs="Times New Roman"/>
          <w:sz w:val="24"/>
          <w:szCs w:val="24"/>
        </w:rPr>
      </w:pPr>
      <w:commentRangeStart w:id="348"/>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commentRangeEnd w:id="348"/>
      <w:r w:rsidR="00957547">
        <w:rPr>
          <w:rStyle w:val="CommentReference"/>
        </w:rPr>
        <w:commentReference w:id="348"/>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349" w:author="Viv Mcshane" w:date="2020-03-16T10:06:00Z">
        <w:r w:rsidR="00651FA5">
          <w:rPr>
            <w:i w:val="0"/>
            <w:iCs w:val="0"/>
            <w:color w:val="auto"/>
            <w:sz w:val="22"/>
            <w:szCs w:val="22"/>
          </w:rPr>
          <w:t>orange</w:t>
        </w:r>
      </w:ins>
      <w:del w:id="350"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351" w:author="Viv Mcshane" w:date="2020-03-16T10:06:00Z">
        <w:r w:rsidR="00651FA5">
          <w:rPr>
            <w:i w:val="0"/>
            <w:iCs w:val="0"/>
            <w:color w:val="auto"/>
            <w:sz w:val="22"/>
            <w:szCs w:val="22"/>
          </w:rPr>
          <w:t>one</w:t>
        </w:r>
      </w:ins>
      <w:del w:id="352"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353" w:author="Viv Mcshane" w:date="2020-03-16T10:06:00Z">
        <w:r w:rsidR="00651FA5">
          <w:rPr>
            <w:i w:val="0"/>
            <w:iCs w:val="0"/>
            <w:color w:val="auto"/>
            <w:sz w:val="22"/>
            <w:szCs w:val="22"/>
          </w:rPr>
          <w:t>o</w:t>
        </w:r>
      </w:ins>
      <w:del w:id="354"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355" w:author="Viv Mcshane" w:date="2020-03-16T10:06:00Z">
        <w:r w:rsidR="00651FA5">
          <w:rPr>
            <w:i w:val="0"/>
            <w:iCs w:val="0"/>
            <w:noProof/>
            <w:color w:val="auto"/>
            <w:sz w:val="22"/>
            <w:szCs w:val="22"/>
          </w:rPr>
          <w:t>eight</w:t>
        </w:r>
      </w:ins>
      <w:del w:id="356"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57"/>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2999" cy="2852247"/>
                    </a:xfrm>
                    <a:prstGeom prst="rect">
                      <a:avLst/>
                    </a:prstGeom>
                  </pic:spPr>
                </pic:pic>
              </a:graphicData>
            </a:graphic>
          </wp:inline>
        </w:drawing>
      </w:r>
      <w:commentRangeEnd w:id="357"/>
      <w:r w:rsidR="00651FA5">
        <w:rPr>
          <w:rStyle w:val="CommentReference"/>
        </w:rPr>
        <w:commentReference w:id="357"/>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358"/>
      <w:r w:rsidR="0052683E">
        <w:rPr>
          <w:rFonts w:ascii="Times New Roman" w:hAnsi="Times New Roman" w:cs="Times New Roman"/>
          <w:sz w:val="24"/>
          <w:szCs w:val="24"/>
        </w:rPr>
        <w:t>lot</w:t>
      </w:r>
      <w:commentRangeEnd w:id="358"/>
      <w:r w:rsidR="00804A37">
        <w:rPr>
          <w:rStyle w:val="CommentReference"/>
        </w:rPr>
        <w:commentReference w:id="358"/>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eastAsia="en-CA"/>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359"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02C7994F"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3"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4"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ins w:id="360" w:author="Joseph Bennett" w:date="2020-03-13T14:08:00Z">
        <w:r w:rsidR="00804A37">
          <w:rPr>
            <w:rFonts w:cs="Times New Roman"/>
            <w:lang w:val="en-CA"/>
          </w:rPr>
          <w:t>er</w:t>
        </w:r>
      </w:ins>
      <w:r w:rsidR="00D15430">
        <w:rPr>
          <w:rFonts w:cs="Times New Roman"/>
          <w:lang w:val="en-CA"/>
        </w:rPr>
        <w:t xml:space="preserve"> proportion of species in other taxonomic </w:t>
      </w:r>
      <w:commentRangeStart w:id="361"/>
      <w:commentRangeStart w:id="362"/>
      <w:commentRangeStart w:id="363"/>
      <w:commentRangeStart w:id="364"/>
      <w:r w:rsidR="00D15430">
        <w:rPr>
          <w:rFonts w:cs="Times New Roman"/>
          <w:lang w:val="en-CA"/>
        </w:rPr>
        <w:t>groups</w:t>
      </w:r>
      <w:commentRangeEnd w:id="361"/>
      <w:r w:rsidR="00D15430">
        <w:rPr>
          <w:rStyle w:val="CommentReference"/>
          <w:rFonts w:asciiTheme="minorHAnsi" w:eastAsiaTheme="minorHAnsi" w:hAnsiTheme="minorHAnsi" w:cstheme="minorBidi"/>
          <w:color w:val="auto"/>
          <w:lang w:val="en-CA" w:eastAsia="en-US"/>
        </w:rPr>
        <w:commentReference w:id="361"/>
      </w:r>
      <w:commentRangeEnd w:id="362"/>
      <w:ins w:id="365" w:author="Joseph Bennett" w:date="2020-03-13T14:09:00Z">
        <w:r w:rsidR="003D1DC4">
          <w:rPr>
            <w:rFonts w:cs="Times New Roman"/>
            <w:lang w:val="en-CA"/>
          </w:rPr>
          <w:t xml:space="preserve"> such as insects</w:t>
        </w:r>
      </w:ins>
      <w:r w:rsidR="00942DD2">
        <w:rPr>
          <w:rStyle w:val="CommentReference"/>
          <w:rFonts w:asciiTheme="minorHAnsi" w:eastAsiaTheme="minorHAnsi" w:hAnsiTheme="minorHAnsi" w:cstheme="minorBidi"/>
          <w:color w:val="auto"/>
          <w:lang w:val="en-CA" w:eastAsia="en-US"/>
        </w:rPr>
        <w:commentReference w:id="362"/>
      </w:r>
      <w:commentRangeEnd w:id="363"/>
      <w:r w:rsidR="00617126">
        <w:rPr>
          <w:rStyle w:val="CommentReference"/>
          <w:rFonts w:asciiTheme="minorHAnsi" w:eastAsiaTheme="minorHAnsi" w:hAnsiTheme="minorHAnsi" w:cstheme="minorBidi"/>
          <w:color w:val="auto"/>
          <w:lang w:val="en-CA" w:eastAsia="en-US"/>
        </w:rPr>
        <w:commentReference w:id="363"/>
      </w:r>
      <w:commentRangeEnd w:id="364"/>
      <w:r w:rsidR="00804A37">
        <w:rPr>
          <w:rStyle w:val="CommentReference"/>
          <w:rFonts w:asciiTheme="minorHAnsi" w:eastAsiaTheme="minorHAnsi" w:hAnsiTheme="minorHAnsi" w:cstheme="minorBidi"/>
          <w:color w:val="auto"/>
          <w:lang w:val="en-CA" w:eastAsia="en-US"/>
        </w:rPr>
        <w:commentReference w:id="364"/>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66" w:name="_Hlk7000483"/>
      <w:r>
        <w:rPr>
          <w:rFonts w:cs="Times New Roman"/>
          <w:lang w:val="en-CA"/>
        </w:rPr>
        <w:t>, thus only focusing on stationary periods of the life cycle of migratory species</w:t>
      </w:r>
      <w:bookmarkEnd w:id="366"/>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67"/>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67"/>
      <w:r w:rsidR="006A29D0">
        <w:rPr>
          <w:rStyle w:val="CommentReference"/>
          <w:rFonts w:asciiTheme="minorHAnsi" w:eastAsiaTheme="minorHAnsi" w:hAnsiTheme="minorHAnsi" w:cstheme="minorBidi"/>
          <w:color w:val="auto"/>
          <w:lang w:val="en-CA" w:eastAsia="en-US"/>
        </w:rPr>
        <w:commentReference w:id="367"/>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5"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6">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368"/>
      <w:commentRangeStart w:id="369"/>
      <w:r>
        <w:rPr>
          <w:rFonts w:cs="Times New Roman"/>
          <w:lang w:val="en-CA"/>
        </w:rPr>
        <w:t>dataset</w:t>
      </w:r>
      <w:commentRangeEnd w:id="368"/>
      <w:r w:rsidR="004E4136">
        <w:rPr>
          <w:rStyle w:val="CommentReference"/>
          <w:rFonts w:asciiTheme="minorHAnsi" w:eastAsiaTheme="minorHAnsi" w:hAnsiTheme="minorHAnsi" w:cstheme="minorBidi"/>
          <w:color w:val="auto"/>
          <w:lang w:val="en-CA" w:eastAsia="en-US"/>
        </w:rPr>
        <w:commentReference w:id="368"/>
      </w:r>
      <w:commentRangeEnd w:id="369"/>
      <w:r w:rsidR="00793E48">
        <w:rPr>
          <w:rStyle w:val="CommentReference"/>
          <w:rFonts w:asciiTheme="minorHAnsi" w:eastAsiaTheme="minorHAnsi" w:hAnsiTheme="minorHAnsi" w:cstheme="minorBidi"/>
          <w:color w:val="auto"/>
          <w:lang w:val="en-CA" w:eastAsia="en-US"/>
        </w:rPr>
        <w:commentReference w:id="369"/>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Del="00651FA5" w:rsidRDefault="005F71A7" w:rsidP="00BC1C25">
      <w:pPr>
        <w:spacing w:line="480" w:lineRule="auto"/>
        <w:rPr>
          <w:del w:id="370" w:author="Viv Mcshane" w:date="2020-03-16T10:11:00Z"/>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w:t>
      </w:r>
      <w:proofErr w:type="gramStart"/>
      <w:r w:rsidRPr="005F71A7">
        <w:rPr>
          <w:rFonts w:ascii="Times New Roman" w:hAnsi="Times New Roman" w:cs="Times New Roman"/>
          <w:sz w:val="24"/>
          <w:szCs w:val="24"/>
        </w:rPr>
        <w:t>et  al.</w:t>
      </w:r>
      <w:proofErr w:type="gramEnd"/>
      <w:r w:rsidRPr="005F71A7">
        <w:rPr>
          <w:rFonts w:ascii="Times New Roman" w:hAnsi="Times New Roman" w:cs="Times New Roman"/>
          <w:sz w:val="24"/>
          <w:szCs w:val="24"/>
        </w:rPr>
        <w:t xml:space="preserve">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00FCD795" w:rsidR="00577F65" w:rsidRPr="005A0054" w:rsidDel="00651FA5" w:rsidRDefault="00364F67" w:rsidP="00BC1C25">
      <w:pPr>
        <w:spacing w:line="480" w:lineRule="auto"/>
        <w:rPr>
          <w:del w:id="371" w:author="Viv Mcshane" w:date="2020-03-16T10:11:00Z"/>
        </w:rPr>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16F2959A" w:rsidR="00577F65" w:rsidRPr="005A0054" w:rsidRDefault="00651FA5" w:rsidP="00BC1C25">
      <w:pPr>
        <w:spacing w:line="480" w:lineRule="auto"/>
      </w:pPr>
      <w:ins w:id="372" w:author="Viv Mcshane" w:date="2020-03-16T10:11:00Z">
        <w:r>
          <w:rPr>
            <w:rStyle w:val="InternetLink"/>
          </w:rPr>
          <w:t xml:space="preserve"> </w:t>
        </w:r>
      </w:ins>
      <w:ins w:id="373" w:author="Viv Mcshane" w:date="2020-03-16T10:10:00Z">
        <w:r>
          <w:rPr>
            <w:rStyle w:val="InternetLink"/>
          </w:rPr>
          <w:fldChar w:fldCharType="begin"/>
        </w:r>
        <w:r>
          <w:rPr>
            <w:rStyle w:val="InternetLink"/>
          </w:rPr>
          <w:instrText xml:space="preserve"> HYPERLINK "</w:instrText>
        </w:r>
      </w:ins>
      <w:r w:rsidRPr="005A0054">
        <w:rPr>
          <w:rStyle w:val="InternetLink"/>
        </w:rPr>
        <w:instrText>https://datacatalog.worldbank.org/dataset/worldwide-governance-indicators</w:instrText>
      </w:r>
      <w:ins w:id="374" w:author="Viv Mcshane" w:date="2020-03-16T10:10:00Z">
        <w:r>
          <w:rPr>
            <w:rStyle w:val="InternetLink"/>
          </w:rPr>
          <w:instrText xml:space="preserve">" </w:instrText>
        </w:r>
        <w:r>
          <w:rPr>
            <w:rStyle w:val="InternetLink"/>
          </w:rPr>
          <w:fldChar w:fldCharType="separate"/>
        </w:r>
      </w:ins>
      <w:r w:rsidRPr="00733797">
        <w:rPr>
          <w:rStyle w:val="Hyperlink"/>
        </w:rPr>
        <w:t>https://datacatalog.worldbank.org/dataset/worldwide-governance-indicators</w:t>
      </w:r>
      <w:ins w:id="375" w:author="Viv Mcshane" w:date="2020-03-16T10:10:00Z">
        <w:r>
          <w:rPr>
            <w:rStyle w:val="InternetLink"/>
          </w:rPr>
          <w:fldChar w:fldCharType="end"/>
        </w:r>
      </w:ins>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commentRangeStart w:id="376"/>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commentRangeEnd w:id="376"/>
      <w:r w:rsidR="00793E48">
        <w:rPr>
          <w:rStyle w:val="CommentReference"/>
        </w:rPr>
        <w:commentReference w:id="376"/>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377"/>
      <w:r w:rsidR="009C5925">
        <w:rPr>
          <w:rFonts w:ascii="Times New Roman" w:hAnsi="Times New Roman" w:cs="Times New Roman"/>
          <w:sz w:val="24"/>
          <w:szCs w:val="24"/>
        </w:rPr>
        <w:t xml:space="preserve"> most recen</w:t>
      </w:r>
      <w:commentRangeEnd w:id="377"/>
      <w:r w:rsidR="004E4136">
        <w:rPr>
          <w:rStyle w:val="CommentReference"/>
        </w:rPr>
        <w:commentReference w:id="377"/>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gives average relative biodiversity </w:t>
      </w:r>
      <w:proofErr w:type="gramStart"/>
      <w:r w:rsidR="0082332F" w:rsidRPr="0082332F">
        <w:rPr>
          <w:rFonts w:ascii="Times New Roman" w:hAnsi="Times New Roman" w:cs="Times New Roman"/>
          <w:sz w:val="24"/>
          <w:szCs w:val="24"/>
        </w:rPr>
        <w:t>gain</w:t>
      </w:r>
      <w:proofErr w:type="gramEnd"/>
      <w:r w:rsidR="0082332F" w:rsidRPr="0082332F">
        <w:rPr>
          <w:rFonts w:ascii="Times New Roman" w:hAnsi="Times New Roman" w:cs="Times New Roman"/>
          <w:sz w:val="24"/>
          <w:szCs w:val="24"/>
        </w:rPr>
        <w:t xml:space="preserve">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378" w:author="Allison Binley" w:date="2020-03-08T18:31:00Z">
        <w:r w:rsidR="00676D46">
          <w:rPr>
            <w:rFonts w:ascii="Times New Roman" w:hAnsi="Times New Roman" w:cs="Times New Roman"/>
            <w:sz w:val="24"/>
            <w:szCs w:val="24"/>
          </w:rPr>
          <w:t xml:space="preserve"> as a measure </w:t>
        </w:r>
      </w:ins>
      <w:ins w:id="379"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380" w:author="Allison Binley" w:date="2020-03-08T18:34:00Z">
        <w:r w:rsidR="00141E2A">
          <w:rPr>
            <w:rFonts w:ascii="Times New Roman" w:hAnsi="Times New Roman" w:cs="Times New Roman"/>
            <w:sz w:val="24"/>
            <w:szCs w:val="24"/>
          </w:rPr>
          <w:t>-</w:t>
        </w:r>
      </w:ins>
      <w:del w:id="381"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82"/>
      <w:commentRangeEnd w:id="382"/>
      <w:r>
        <w:rPr>
          <w:rStyle w:val="CommentReference"/>
        </w:rPr>
        <w:commentReference w:id="382"/>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83"/>
      <w:commentRangeStart w:id="384"/>
      <w:commentRangeStart w:id="385"/>
      <w:r w:rsidR="00354042">
        <w:rPr>
          <w:rFonts w:ascii="Times New Roman" w:hAnsi="Times New Roman" w:cs="Times New Roman"/>
          <w:sz w:val="24"/>
          <w:szCs w:val="24"/>
        </w:rPr>
        <w:t>The target for each feature was set to 30% of their range</w:t>
      </w:r>
      <w:commentRangeEnd w:id="383"/>
      <w:del w:id="386"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84"/>
      <w:commentRangeEnd w:id="385"/>
      <w:ins w:id="387" w:author="richard" w:date="2020-02-01T10:29:00Z">
        <w:r w:rsidR="00364F67">
          <w:commentReference w:id="383"/>
        </w:r>
        <w:r w:rsidR="00B85EB7">
          <w:rPr>
            <w:rStyle w:val="CommentReference"/>
          </w:rPr>
          <w:commentReference w:id="384"/>
        </w:r>
      </w:ins>
      <w:r w:rsidR="00534F33">
        <w:rPr>
          <w:rStyle w:val="CommentReference"/>
        </w:rPr>
        <w:commentReference w:id="385"/>
      </w:r>
      <w:ins w:id="388"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389"/>
      <w:r w:rsidR="007B1A0F">
        <w:rPr>
          <w:rFonts w:ascii="Times New Roman" w:hAnsi="Times New Roman" w:cs="Times New Roman"/>
          <w:sz w:val="24"/>
          <w:szCs w:val="24"/>
        </w:rPr>
        <w:t>.</w:t>
      </w:r>
      <w:commentRangeEnd w:id="389"/>
      <w:r w:rsidR="002225E4">
        <w:rPr>
          <w:rStyle w:val="CommentReference"/>
        </w:rPr>
        <w:commentReference w:id="389"/>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390"/>
      <w:r>
        <w:rPr>
          <w:rFonts w:ascii="Times New Roman" w:eastAsia="Times New Roman" w:hAnsi="Times New Roman" w:cs="Times New Roman"/>
          <w:sz w:val="24"/>
          <w:szCs w:val="24"/>
        </w:rPr>
        <w:t>of</w:t>
      </w:r>
      <w:commentRangeEnd w:id="390"/>
      <w:r>
        <w:commentReference w:id="390"/>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391"/>
      <w:del w:id="392" w:author="richard" w:date="2020-02-01T11:21:00Z">
        <w:r w:rsidDel="00007B4C">
          <w:rPr>
            <w:rFonts w:ascii="Times New Roman" w:eastAsia="Times New Roman" w:hAnsi="Times New Roman" w:cs="Times New Roman"/>
            <w:sz w:val="24"/>
            <w:szCs w:val="24"/>
          </w:rPr>
          <w:delText xml:space="preserve">risk </w:delText>
        </w:r>
        <w:commentRangeEnd w:id="391"/>
        <w:r w:rsidDel="00007B4C">
          <w:rPr>
            <w:rStyle w:val="CommentReference"/>
          </w:rPr>
          <w:commentReference w:id="391"/>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393"/>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393"/>
      <w:r>
        <w:rPr>
          <w:rStyle w:val="CommentReference"/>
        </w:rPr>
        <w:commentReference w:id="393"/>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effrey Owen Hanson" w:date="2020-03-16T09:42:00Z" w:initials="JOH">
    <w:p w14:paraId="152EB14C" w14:textId="547EBEA3" w:rsidR="008F4932" w:rsidRDefault="008F4932">
      <w:pPr>
        <w:pStyle w:val="CommentText"/>
      </w:pPr>
      <w:r>
        <w:rPr>
          <w:rStyle w:val="CommentReference"/>
        </w:rPr>
        <w:annotationRef/>
      </w:r>
      <w:r>
        <w:t>Great title!</w:t>
      </w:r>
    </w:p>
  </w:comment>
  <w:comment w:id="4" w:author="richard" w:date="2019-12-19T14:42:00Z" w:initials="r">
    <w:p w14:paraId="6082D76A" w14:textId="77777777" w:rsidR="008F4932" w:rsidRDefault="008F4932">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8F4932" w:rsidRDefault="008F4932">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8F4932" w:rsidRDefault="008F4932">
      <w:r>
        <w:rPr>
          <w:rFonts w:ascii="Liberation Serif" w:eastAsia="DejaVu Sans" w:hAnsi="Liberation Serif" w:cs="DejaVu Sans"/>
          <w:sz w:val="24"/>
          <w:szCs w:val="24"/>
          <w:lang w:val="en-US" w:bidi="en-US"/>
        </w:rPr>
        <w:t>https://www.nature.com/documents/nature-summary-paragraph.pdf</w:t>
      </w:r>
    </w:p>
  </w:comment>
  <w:comment w:id="5" w:author="Joseph Bennett" w:date="2020-03-13T09:58:00Z" w:initials="JB">
    <w:p w14:paraId="50F6696B" w14:textId="1E08013B" w:rsidR="008F4932" w:rsidRDefault="008F4932">
      <w:pPr>
        <w:pStyle w:val="CommentText"/>
      </w:pPr>
      <w:r>
        <w:rPr>
          <w:rStyle w:val="CommentReference"/>
        </w:rPr>
        <w:annotationRef/>
      </w:r>
      <w:r>
        <w:t>what if we just delete this part and keep second sentence – then just go from there? Not sure if that’s better – pls feel free to revert</w:t>
      </w:r>
    </w:p>
  </w:comment>
  <w:comment w:id="30" w:author="Jeffrey Owen Hanson" w:date="2020-03-16T09:45:00Z" w:initials="JOH">
    <w:p w14:paraId="7E3F6DFD" w14:textId="75094880" w:rsidR="008F4932" w:rsidRDefault="008F4932">
      <w:pPr>
        <w:pStyle w:val="CommentText"/>
      </w:pPr>
      <w:r>
        <w:rPr>
          <w:rStyle w:val="CommentReference"/>
        </w:rPr>
        <w:annotationRef/>
      </w:r>
      <w:r>
        <w:t>I agree with Joe – I think it would be better to focus on the main results of the analysis rather than introducing a new framework.</w:t>
      </w:r>
    </w:p>
  </w:comment>
  <w:comment w:id="37" w:author="Joseph Bennett" w:date="2020-03-13T10:01:00Z" w:initials="JB">
    <w:p w14:paraId="04C7153F" w14:textId="6F153203" w:rsidR="008F4932" w:rsidRDefault="008F4932">
      <w:pPr>
        <w:pStyle w:val="CommentText"/>
      </w:pPr>
      <w:r>
        <w:rPr>
          <w:rStyle w:val="CommentReference"/>
        </w:rPr>
        <w:annotationRef/>
      </w:r>
      <w:r>
        <w:t xml:space="preserve">I’m not sure these terms match with our datasets, and I feel like we’re </w:t>
      </w:r>
      <w:proofErr w:type="spellStart"/>
      <w:r>
        <w:t>gonna</w:t>
      </w:r>
      <w:proofErr w:type="spellEnd"/>
      <w:r>
        <w:t xml:space="preserve"> need to define these fairly early after this paragraph and link them clearly with the analyses. What do you think? </w:t>
      </w:r>
    </w:p>
  </w:comment>
  <w:comment w:id="39" w:author="Buxton,Rachel" w:date="2020-03-11T07:29:00Z" w:initials="B">
    <w:p w14:paraId="7C24BFA0" w14:textId="4B3B94A2" w:rsidR="008F4932" w:rsidRDefault="008F4932">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8F4932" w:rsidRDefault="008F4932">
      <w:pPr>
        <w:pStyle w:val="CommentText"/>
      </w:pPr>
    </w:p>
    <w:p w14:paraId="0C8F3567" w14:textId="5399D7A3" w:rsidR="008F4932" w:rsidRDefault="008F4932">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40" w:author="Joseph Bennett" w:date="2020-03-13T10:02:00Z" w:initials="JB">
    <w:p w14:paraId="2FE89600" w14:textId="77777777" w:rsidR="008F4932" w:rsidRDefault="008F4932">
      <w:pPr>
        <w:pStyle w:val="CommentText"/>
      </w:pPr>
      <w:r>
        <w:rPr>
          <w:rStyle w:val="CommentReference"/>
        </w:rPr>
        <w:annotationRef/>
      </w:r>
      <w:r>
        <w:t xml:space="preserve">I guess it all depends on how we frame – introduce framework versus say this is where things change when we use the framework. </w:t>
      </w:r>
    </w:p>
    <w:p w14:paraId="784A1B83" w14:textId="77777777" w:rsidR="008F4932" w:rsidRDefault="008F4932">
      <w:pPr>
        <w:pStyle w:val="CommentText"/>
      </w:pPr>
    </w:p>
    <w:p w14:paraId="03B8E68C" w14:textId="6E8BF35A" w:rsidR="008F4932" w:rsidRDefault="008F4932">
      <w:pPr>
        <w:pStyle w:val="CommentText"/>
      </w:pPr>
      <w:r>
        <w:t>Tough call. Introduce and use – to show how things change? The framework is pretty cool. But I wonder if sharp elbows may come into play if we overemphasize it?</w:t>
      </w:r>
    </w:p>
  </w:comment>
  <w:comment w:id="45" w:author="Allison Binley" w:date="2020-03-09T09:14:00Z" w:initials="AB">
    <w:p w14:paraId="72DBF6EF" w14:textId="10474D86" w:rsidR="008F4932" w:rsidRDefault="008F4932">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46" w:author="Buxton,Rachel" w:date="2020-03-11T08:23:00Z" w:initials="B">
    <w:p w14:paraId="2A45CAF4" w14:textId="5140C02B" w:rsidR="008F4932" w:rsidRDefault="008F4932">
      <w:pPr>
        <w:pStyle w:val="CommentText"/>
      </w:pPr>
      <w:r>
        <w:rPr>
          <w:rStyle w:val="CommentReference"/>
        </w:rPr>
        <w:annotationRef/>
      </w:r>
      <w:r>
        <w:t>Agree – I tried to consolidate some words to help make room for this.</w:t>
      </w:r>
    </w:p>
  </w:comment>
  <w:comment w:id="47" w:author="Joseph Bennett" w:date="2020-03-13T10:03:00Z" w:initials="JB">
    <w:p w14:paraId="61E11BD6" w14:textId="3EA348AD" w:rsidR="008F4932" w:rsidRDefault="008F4932">
      <w:pPr>
        <w:pStyle w:val="CommentText"/>
      </w:pPr>
      <w:r>
        <w:rPr>
          <w:rStyle w:val="CommentReference"/>
        </w:rPr>
        <w:annotationRef/>
      </w:r>
      <w:r>
        <w:t xml:space="preserve">Also agree. I think we can highlight how things would change if we consider all these things. To me that’s a cool message and we’re sticking out necks out a bit less. </w:t>
      </w:r>
    </w:p>
  </w:comment>
  <w:comment w:id="49" w:author="Joseph Bennett" w:date="2020-03-13T10:57:00Z" w:initials="JB">
    <w:p w14:paraId="401C1771" w14:textId="7A7C8671" w:rsidR="008F4932" w:rsidRDefault="008F4932">
      <w:pPr>
        <w:pStyle w:val="CommentText"/>
      </w:pPr>
      <w:r>
        <w:rPr>
          <w:rStyle w:val="CommentReference"/>
        </w:rPr>
        <w:annotationRef/>
      </w:r>
      <w:r>
        <w:t xml:space="preserve">Framing again. Framework and analysis? </w:t>
      </w:r>
    </w:p>
  </w:comment>
  <w:comment w:id="53" w:author="richard" w:date="2019-12-19T14:43:00Z" w:initials="r">
    <w:p w14:paraId="35C5777D" w14:textId="7DDC1F9B" w:rsidR="008F4932" w:rsidRDefault="008F4932"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54" w:author="Buxton,Rachel" w:date="2020-03-11T09:32:00Z" w:initials="B">
    <w:p w14:paraId="23E0934A" w14:textId="5C7FA98F" w:rsidR="008F4932" w:rsidRDefault="008F4932">
      <w:pPr>
        <w:pStyle w:val="CommentText"/>
      </w:pPr>
      <w:r>
        <w:rPr>
          <w:rStyle w:val="CommentReference"/>
        </w:rPr>
        <w:annotationRef/>
      </w: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1A44CD2B" w14:textId="77777777" w:rsidR="008F4932" w:rsidRDefault="008F4932">
      <w:pPr>
        <w:pStyle w:val="CommentText"/>
      </w:pPr>
    </w:p>
    <w:p w14:paraId="59D3BD8E" w14:textId="0344D0D7" w:rsidR="008F4932" w:rsidRDefault="008F4932">
      <w:pPr>
        <w:pStyle w:val="CommentText"/>
      </w:pPr>
      <w:r>
        <w:t>The Aichi targets and new post-2020 strategy acknowledge ‘ecological representativeness’ and ‘connectivity over the wider landscape’ of PAs, which are rapidly changing given climate and land use change.</w:t>
      </w:r>
    </w:p>
    <w:p w14:paraId="55BE196F" w14:textId="55D5B90F" w:rsidR="008F4932" w:rsidRDefault="008F4932">
      <w:pPr>
        <w:pStyle w:val="CommentText"/>
      </w:pPr>
    </w:p>
  </w:comment>
  <w:comment w:id="61" w:author="Jeffrey Owen Hanson" w:date="2020-03-16T10:14:00Z" w:initials="JOH">
    <w:p w14:paraId="5B350973" w14:textId="74657CF3" w:rsidR="007A185C" w:rsidRDefault="007A185C">
      <w:pPr>
        <w:pStyle w:val="CommentText"/>
      </w:pPr>
      <w:r>
        <w:rPr>
          <w:rStyle w:val="CommentReference"/>
        </w:rPr>
        <w:annotationRef/>
      </w:r>
      <w:r>
        <w:t xml:space="preserve">I wouldn’t phrase it like this because it slightly gets into the “land-sharing” vs. “land-sparing” debate, and could upset a reviewer. </w:t>
      </w:r>
    </w:p>
  </w:comment>
  <w:comment w:id="75" w:author="Jeffrey Owen Hanson" w:date="2020-03-16T09:46:00Z" w:initials="JOH">
    <w:p w14:paraId="717D19E5" w14:textId="24BD0F57" w:rsidR="008F4932" w:rsidRDefault="007A185C">
      <w:pPr>
        <w:pStyle w:val="CommentText"/>
      </w:pPr>
      <w:r>
        <w:t xml:space="preserve">Before, getting into performance of protected areas, </w:t>
      </w:r>
      <w:r w:rsidR="008F4932">
        <w:rPr>
          <w:rStyle w:val="CommentReference"/>
        </w:rPr>
        <w:annotationRef/>
      </w:r>
      <w:r w:rsidR="008F4932">
        <w:t>I think it might be useful to provide examples of what this uncertainty can mean</w:t>
      </w:r>
      <w:r>
        <w:t xml:space="preserve"> and how this can cause protected areas to fail</w:t>
      </w:r>
      <w:r w:rsidR="008F4932">
        <w:t xml:space="preserve">. For example, “shifting species distributions” or </w:t>
      </w:r>
      <w:r>
        <w:t>“</w:t>
      </w:r>
      <w:r w:rsidR="008F4932">
        <w:t xml:space="preserve">lost </w:t>
      </w:r>
      <w:r>
        <w:t xml:space="preserve">opportunities </w:t>
      </w:r>
      <w:r w:rsidR="008F4932">
        <w:t>due to land-use changes</w:t>
      </w:r>
      <w:r>
        <w:t>”</w:t>
      </w:r>
      <w:r w:rsidR="008F4932">
        <w:t>? IMO, if you could provide an example for each of the main risk datasets then this would provide the reader with a better understanding of why accounting for risk is important</w:t>
      </w:r>
      <w:r>
        <w:t>. Then the following sentence would do a great job at leading into effective planning of protected areas. I guess my point is a more “show” don’t “tell” approach might work slightly better here.</w:t>
      </w:r>
    </w:p>
  </w:comment>
  <w:comment w:id="85" w:author="Joseph Bennett" w:date="2020-03-13T11:02:00Z" w:initials="JB">
    <w:p w14:paraId="5B942D12" w14:textId="77777777" w:rsidR="008F4932" w:rsidRDefault="008F4932">
      <w:pPr>
        <w:pStyle w:val="CommentText"/>
      </w:pPr>
      <w:r>
        <w:rPr>
          <w:rStyle w:val="CommentReference"/>
        </w:rPr>
        <w:annotationRef/>
      </w:r>
      <w:r>
        <w:t xml:space="preserve">Just flagging so we pick a term. </w:t>
      </w:r>
    </w:p>
    <w:p w14:paraId="1B7CB8A3" w14:textId="77777777" w:rsidR="008F4932" w:rsidRDefault="008F4932">
      <w:pPr>
        <w:pStyle w:val="CommentText"/>
      </w:pPr>
    </w:p>
    <w:p w14:paraId="37DE7F9A" w14:textId="5AFCA162" w:rsidR="008F4932" w:rsidRDefault="008F4932">
      <w:pPr>
        <w:pStyle w:val="CommentText"/>
      </w:pPr>
      <w:r>
        <w:t xml:space="preserve">To me SAR is a pretty Canadian term. </w:t>
      </w:r>
    </w:p>
  </w:comment>
  <w:comment w:id="90" w:author="Joseph Bennett" w:date="2020-03-13T11:03:00Z" w:initials="JB">
    <w:p w14:paraId="361E2A30" w14:textId="77777777" w:rsidR="008F4932" w:rsidRDefault="008F4932">
      <w:pPr>
        <w:pStyle w:val="CommentText"/>
      </w:pPr>
      <w:r>
        <w:rPr>
          <w:rStyle w:val="CommentReference"/>
        </w:rPr>
        <w:annotationRef/>
      </w:r>
      <w:r>
        <w:t>What if we just chopped? would it be OK to delete?</w:t>
      </w:r>
    </w:p>
    <w:p w14:paraId="50CE022E" w14:textId="77777777" w:rsidR="008F4932" w:rsidRDefault="008F4932">
      <w:pPr>
        <w:pStyle w:val="CommentText"/>
      </w:pPr>
    </w:p>
    <w:p w14:paraId="31D39558" w14:textId="317AC3D4" w:rsidR="008F4932" w:rsidRDefault="008F4932">
      <w:pPr>
        <w:pStyle w:val="CommentText"/>
      </w:pPr>
      <w:r>
        <w:t xml:space="preserve">Not 100% sure what it adds, but as always pls feel free to revert. </w:t>
      </w:r>
    </w:p>
  </w:comment>
  <w:comment w:id="104" w:author="Allison Binley" w:date="2020-03-09T09:51:00Z" w:initials="AB">
    <w:p w14:paraId="5FAD97E7" w14:textId="585CCD6D" w:rsidR="008F4932" w:rsidRDefault="008F4932">
      <w:pPr>
        <w:pStyle w:val="CommentText"/>
      </w:pPr>
      <w:r>
        <w:rPr>
          <w:rStyle w:val="CommentReference"/>
        </w:rPr>
        <w:annotationRef/>
      </w:r>
      <w:r>
        <w:t>I’m not sure what this means</w:t>
      </w:r>
    </w:p>
  </w:comment>
  <w:comment w:id="109" w:author="Buxton,Rachel" w:date="2020-03-11T08:49:00Z" w:initials="B">
    <w:p w14:paraId="1CA36073" w14:textId="530C30C4" w:rsidR="008F4932" w:rsidRPr="0077408C" w:rsidRDefault="008F4932" w:rsidP="0077408C">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McCarthy DP, Donald PF, </w:t>
      </w:r>
      <w:proofErr w:type="spellStart"/>
      <w:r>
        <w:rPr>
          <w:rFonts w:ascii="Segoe UI" w:hAnsi="Segoe UI" w:cs="Segoe UI"/>
          <w:sz w:val="18"/>
          <w:szCs w:val="18"/>
          <w:lang w:val="en-US"/>
        </w:rPr>
        <w:t>Scharlemann</w:t>
      </w:r>
      <w:proofErr w:type="spellEnd"/>
      <w:r>
        <w:rPr>
          <w:rFonts w:ascii="Segoe UI" w:hAnsi="Segoe UI" w:cs="Segoe UI"/>
          <w:sz w:val="18"/>
          <w:szCs w:val="18"/>
          <w:lang w:val="en-US"/>
        </w:rPr>
        <w:t xml:space="preserve"> JPW, Buchanan GM, </w:t>
      </w:r>
      <w:proofErr w:type="spellStart"/>
      <w:r>
        <w:rPr>
          <w:rFonts w:ascii="Segoe UI" w:hAnsi="Segoe UI" w:cs="Segoe UI"/>
          <w:sz w:val="18"/>
          <w:szCs w:val="18"/>
          <w:lang w:val="en-US"/>
        </w:rPr>
        <w:t>Balmford</w:t>
      </w:r>
      <w:proofErr w:type="spellEnd"/>
      <w:r>
        <w:rPr>
          <w:rFonts w:ascii="Segoe UI" w:hAnsi="Segoe UI" w:cs="Segoe UI"/>
          <w:sz w:val="18"/>
          <w:szCs w:val="18"/>
          <w:lang w:val="en-US"/>
        </w:rPr>
        <w:t xml:space="preserve"> A, Green JMH, </w:t>
      </w:r>
      <w:proofErr w:type="spellStart"/>
      <w:r>
        <w:rPr>
          <w:rFonts w:ascii="Segoe UI" w:hAnsi="Segoe UI" w:cs="Segoe UI"/>
          <w:sz w:val="18"/>
          <w:szCs w:val="18"/>
          <w:lang w:val="en-US"/>
        </w:rPr>
        <w:t>Bennun</w:t>
      </w:r>
      <w:proofErr w:type="spellEnd"/>
      <w:r>
        <w:rPr>
          <w:rFonts w:ascii="Segoe UI" w:hAnsi="Segoe UI" w:cs="Segoe UI"/>
          <w:sz w:val="18"/>
          <w:szCs w:val="18"/>
          <w:lang w:val="en-US"/>
        </w:rPr>
        <w:t xml:space="preserve"> LA, Burgess ND, </w:t>
      </w:r>
      <w:proofErr w:type="spellStart"/>
      <w:r>
        <w:rPr>
          <w:rFonts w:ascii="Segoe UI" w:hAnsi="Segoe UI" w:cs="Segoe UI"/>
          <w:sz w:val="18"/>
          <w:szCs w:val="18"/>
          <w:lang w:val="en-US"/>
        </w:rPr>
        <w:t>Fishpool</w:t>
      </w:r>
      <w:proofErr w:type="spellEnd"/>
      <w:r>
        <w:rPr>
          <w:rFonts w:ascii="Segoe UI" w:hAnsi="Segoe UI" w:cs="Segoe UI"/>
          <w:sz w:val="18"/>
          <w:szCs w:val="18"/>
          <w:lang w:val="en-US"/>
        </w:rPr>
        <w:t xml:space="preserve"> LDC, Garnett ST, et al. 2012. Financial costs of meeting global biodiversity conservation targets: current spending and unmet needs. Science </w:t>
      </w:r>
      <w:r>
        <w:rPr>
          <w:rFonts w:ascii="Segoe UI" w:hAnsi="Segoe UI" w:cs="Segoe UI"/>
          <w:b/>
          <w:bCs/>
          <w:sz w:val="18"/>
          <w:szCs w:val="18"/>
          <w:lang w:val="en-US"/>
        </w:rPr>
        <w:t>338</w:t>
      </w:r>
      <w:r>
        <w:rPr>
          <w:rFonts w:ascii="Segoe UI" w:hAnsi="Segoe UI" w:cs="Segoe UI"/>
          <w:sz w:val="18"/>
          <w:szCs w:val="18"/>
          <w:lang w:val="en-US"/>
        </w:rPr>
        <w:t>:946-949.</w:t>
      </w:r>
    </w:p>
  </w:comment>
  <w:comment w:id="97" w:author="Buxton,Rachel" w:date="2020-03-11T08:45:00Z" w:initials="B">
    <w:p w14:paraId="12DBA67F" w14:textId="0BCA0EAE" w:rsidR="008F4932" w:rsidRDefault="008F4932">
      <w:pPr>
        <w:pStyle w:val="CommentText"/>
      </w:pPr>
      <w:r>
        <w:rPr>
          <w:rStyle w:val="CommentReference"/>
        </w:rPr>
        <w:annotationRef/>
      </w:r>
      <w:r>
        <w:t>This paragraph seemed to repeat ideas in the previous and next paragraphs, so I tried to incorporate. Feel free to reject my changes if I’ve misinterpreted.</w:t>
      </w:r>
    </w:p>
  </w:comment>
  <w:comment w:id="99" w:author="Joseph Bennett" w:date="2020-03-13T11:04:00Z" w:initials="JB">
    <w:p w14:paraId="61E01626" w14:textId="0E88D495" w:rsidR="008F4932" w:rsidRDefault="008F4932">
      <w:pPr>
        <w:pStyle w:val="CommentText"/>
      </w:pPr>
      <w:r>
        <w:rPr>
          <w:rStyle w:val="CommentReference"/>
        </w:rPr>
        <w:annotationRef/>
      </w:r>
      <w:r>
        <w:t xml:space="preserve">Also here – what if we delete? </w:t>
      </w:r>
    </w:p>
  </w:comment>
  <w:comment w:id="135" w:author="Joseph Bennett" w:date="2020-03-13T11:04:00Z" w:initials="JB">
    <w:p w14:paraId="658C8392" w14:textId="27B31DFE" w:rsidR="008F4932" w:rsidRDefault="008F4932">
      <w:pPr>
        <w:pStyle w:val="CommentText"/>
      </w:pPr>
      <w:r>
        <w:rPr>
          <w:rStyle w:val="CommentReference"/>
        </w:rPr>
        <w:annotationRef/>
      </w:r>
      <w:r>
        <w:t>If delete bit above, I’d keep this</w:t>
      </w:r>
    </w:p>
  </w:comment>
  <w:comment w:id="158" w:author="Buxton,Rachel" w:date="2020-03-11T08:45:00Z" w:initials="B">
    <w:p w14:paraId="323AF796" w14:textId="77777777" w:rsidR="008F4932" w:rsidRDefault="008F4932" w:rsidP="00C347A9">
      <w:pPr>
        <w:pStyle w:val="CommentText"/>
      </w:pPr>
      <w:r>
        <w:rPr>
          <w:rStyle w:val="CommentReference"/>
        </w:rPr>
        <w:annotationRef/>
      </w:r>
      <w:r>
        <w:t>This paragraph seemed to repeat ideas in the previous and next paragraphs, so I tried to incorporate. Feel free to reject my changes.</w:t>
      </w:r>
    </w:p>
  </w:comment>
  <w:comment w:id="155" w:author="Joseph Bennett" w:date="2020-03-13T11:05:00Z" w:initials="JB">
    <w:p w14:paraId="63B54991" w14:textId="1F9AE1A1" w:rsidR="008F4932" w:rsidRDefault="008F4932">
      <w:pPr>
        <w:pStyle w:val="CommentText"/>
      </w:pPr>
      <w:r>
        <w:rPr>
          <w:rStyle w:val="CommentReference"/>
        </w:rPr>
        <w:annotationRef/>
      </w:r>
      <w:r>
        <w:t xml:space="preserve">Looks good now. As suggested above, I agree that some consolidation would be good. </w:t>
      </w:r>
    </w:p>
  </w:comment>
  <w:comment w:id="156" w:author="Jeffrey Owen Hanson" w:date="2020-03-16T10:05:00Z" w:initials="JOH">
    <w:p w14:paraId="11B46D81" w14:textId="497E6E06" w:rsidR="008F4932" w:rsidRDefault="008F4932">
      <w:pPr>
        <w:pStyle w:val="CommentText"/>
      </w:pPr>
      <w:r>
        <w:rPr>
          <w:rStyle w:val="CommentReference"/>
        </w:rPr>
        <w:annotationRef/>
      </w:r>
      <w:r>
        <w:t>I would structure this so that you start a new paragraph when talking about this study specifically. This helps make it clear to the reader when you transition from “background stuff” to “aims/methods”</w:t>
      </w:r>
    </w:p>
  </w:comment>
  <w:comment w:id="161" w:author="Joseph Bennett" w:date="2020-03-13T11:06:00Z" w:initials="JB">
    <w:p w14:paraId="028D5099" w14:textId="77777777" w:rsidR="008F4932" w:rsidRDefault="008F4932">
      <w:pPr>
        <w:pStyle w:val="CommentText"/>
      </w:pPr>
      <w:r>
        <w:rPr>
          <w:rStyle w:val="CommentReference"/>
        </w:rPr>
        <w:annotationRef/>
      </w:r>
      <w:r>
        <w:t xml:space="preserve">As above – will have to clearly define these I think? </w:t>
      </w:r>
    </w:p>
    <w:p w14:paraId="38A089E0" w14:textId="77777777" w:rsidR="008F4932" w:rsidRDefault="008F4932">
      <w:pPr>
        <w:pStyle w:val="CommentText"/>
      </w:pPr>
    </w:p>
    <w:p w14:paraId="67CD5732" w14:textId="77777777" w:rsidR="008F4932" w:rsidRDefault="008F4932">
      <w:pPr>
        <w:pStyle w:val="CommentText"/>
      </w:pPr>
      <w:r>
        <w:t>Also, this stuff is repeated in a sentence below. Maybe here is best spot?</w:t>
      </w:r>
    </w:p>
    <w:p w14:paraId="7AD3499E" w14:textId="77777777" w:rsidR="008F4932" w:rsidRDefault="008F4932">
      <w:pPr>
        <w:pStyle w:val="CommentText"/>
      </w:pPr>
    </w:p>
    <w:p w14:paraId="07BEF7F8" w14:textId="77777777" w:rsidR="008F4932" w:rsidRDefault="008F4932">
      <w:pPr>
        <w:pStyle w:val="CommentText"/>
      </w:pPr>
      <w:r>
        <w:t xml:space="preserve">OR, as Rachel suggests, move this below and then very briefly define. </w:t>
      </w:r>
    </w:p>
    <w:p w14:paraId="1551A2BF" w14:textId="77777777" w:rsidR="008F4932" w:rsidRDefault="008F4932">
      <w:pPr>
        <w:pStyle w:val="CommentText"/>
      </w:pPr>
    </w:p>
    <w:p w14:paraId="1750CE93" w14:textId="0876F868" w:rsidR="008F4932" w:rsidRDefault="008F4932">
      <w:pPr>
        <w:pStyle w:val="CommentText"/>
      </w:pPr>
      <w:r>
        <w:t xml:space="preserve">Nature format is always a bit odd, because have to provide a bit of info in intro since the methods are stuck way at bottom. </w:t>
      </w:r>
    </w:p>
  </w:comment>
  <w:comment w:id="167" w:author="Buxton,Rachel" w:date="2020-03-11T09:12:00Z" w:initials="B">
    <w:p w14:paraId="38650A63" w14:textId="1A820ED6" w:rsidR="008F4932" w:rsidRDefault="008F4932">
      <w:pPr>
        <w:pStyle w:val="CommentText"/>
      </w:pPr>
      <w:r>
        <w:rPr>
          <w:rStyle w:val="CommentReference"/>
        </w:rPr>
        <w:annotationRef/>
      </w:r>
      <w:r>
        <w:t>Repeated below</w:t>
      </w:r>
    </w:p>
  </w:comment>
  <w:comment w:id="180" w:author="Buxton,Rachel" w:date="2020-03-11T10:08:00Z" w:initials="B">
    <w:p w14:paraId="5B4FDDB3" w14:textId="2EF13435" w:rsidR="008F4932" w:rsidRDefault="008F4932">
      <w:pPr>
        <w:pStyle w:val="CommentText"/>
      </w:pPr>
      <w:r>
        <w:rPr>
          <w:rStyle w:val="CommentReference"/>
        </w:rPr>
        <w:annotationRef/>
      </w:r>
      <w:r>
        <w:t>Might need to describe these briefly here. E.g., I think these are 2050 projections of climate novelty and changes in land-use type based on SSPs?</w:t>
      </w:r>
    </w:p>
  </w:comment>
  <w:comment w:id="181" w:author="Joseph Bennett" w:date="2020-03-13T11:08:00Z" w:initials="JB">
    <w:p w14:paraId="573EF3DA" w14:textId="37905FB4" w:rsidR="008F4932" w:rsidRDefault="008F4932">
      <w:pPr>
        <w:pStyle w:val="CommentText"/>
      </w:pPr>
      <w:r>
        <w:rPr>
          <w:rStyle w:val="CommentReference"/>
        </w:rPr>
        <w:annotationRef/>
      </w:r>
      <w:r>
        <w:t xml:space="preserve">Consolidate with similar sentence above? </w:t>
      </w:r>
    </w:p>
  </w:comment>
  <w:comment w:id="184" w:author="Buxton,Rachel" w:date="2020-03-11T09:15:00Z" w:initials="B">
    <w:p w14:paraId="118C79AB" w14:textId="0F682B94" w:rsidR="008F4932" w:rsidRDefault="008F4932">
      <w:pPr>
        <w:pStyle w:val="CommentText"/>
      </w:pPr>
      <w:r>
        <w:rPr>
          <w:rStyle w:val="CommentReference"/>
        </w:rPr>
        <w:annotationRef/>
      </w:r>
      <w:r>
        <w:t>Can we just say ‘all known’?</w:t>
      </w:r>
    </w:p>
  </w:comment>
  <w:comment w:id="188" w:author="Joseph Bennett" w:date="2020-03-13T11:43:00Z" w:initials="JB">
    <w:p w14:paraId="573F7B6C" w14:textId="76A3419F" w:rsidR="008F4932" w:rsidRDefault="008F4932">
      <w:pPr>
        <w:pStyle w:val="CommentText"/>
      </w:pPr>
      <w:r>
        <w:rPr>
          <w:rStyle w:val="CommentReference"/>
        </w:rPr>
        <w:annotationRef/>
      </w:r>
      <w:r>
        <w:t>Cite a table?</w:t>
      </w:r>
    </w:p>
  </w:comment>
  <w:comment w:id="185" w:author="Joseph Bennett" w:date="2020-03-13T11:49:00Z" w:initials="JB">
    <w:p w14:paraId="57A8A910" w14:textId="65F108E1" w:rsidR="008F4932" w:rsidRDefault="008F4932">
      <w:pPr>
        <w:pStyle w:val="CommentText"/>
      </w:pPr>
      <w:r>
        <w:rPr>
          <w:rStyle w:val="CommentReference"/>
        </w:rPr>
        <w:annotationRef/>
      </w:r>
      <w:r>
        <w:t>Need to define objective clearly here</w:t>
      </w:r>
    </w:p>
  </w:comment>
  <w:comment w:id="191" w:author="Buxton,Rachel" w:date="2020-03-11T09:23:00Z" w:initials="B">
    <w:p w14:paraId="72E446F8" w14:textId="68666B50" w:rsidR="008F4932" w:rsidRDefault="008F4932">
      <w:pPr>
        <w:pStyle w:val="CommentText"/>
      </w:pPr>
      <w:r>
        <w:rPr>
          <w:rStyle w:val="CommentReference"/>
        </w:rPr>
        <w:annotationRef/>
      </w:r>
      <w:r>
        <w:t>Reference might be helpful here</w:t>
      </w:r>
    </w:p>
  </w:comment>
  <w:comment w:id="195" w:author="richard" w:date="2020-02-04T09:26:00Z" w:initials="r">
    <w:p w14:paraId="408E9308" w14:textId="38AB686F" w:rsidR="008F4932" w:rsidRDefault="008F4932">
      <w:pPr>
        <w:pStyle w:val="CommentText"/>
      </w:pPr>
      <w:r>
        <w:rPr>
          <w:rStyle w:val="CommentReference"/>
        </w:rPr>
        <w:annotationRef/>
      </w:r>
    </w:p>
  </w:comment>
  <w:comment w:id="212" w:author="Jeffrey Owen Hanson" w:date="2020-03-16T10:35:00Z" w:initials="JOH">
    <w:p w14:paraId="084EA467" w14:textId="677D11B7" w:rsidR="009F272A" w:rsidRDefault="009F272A">
      <w:pPr>
        <w:pStyle w:val="CommentText"/>
      </w:pPr>
      <w:r>
        <w:rPr>
          <w:rStyle w:val="CommentReference"/>
        </w:rPr>
        <w:annotationRef/>
      </w:r>
      <w:r>
        <w:t>I would include this sentence with the previous paragraph, and shorten/remove the extra text depending on word limits.</w:t>
      </w:r>
    </w:p>
  </w:comment>
  <w:comment w:id="213" w:author="Buxton,Rachel" w:date="2020-03-11T09:27:00Z" w:initials="B">
    <w:p w14:paraId="7909D7EF" w14:textId="0B1A72D3" w:rsidR="008F4932" w:rsidRDefault="008F4932">
      <w:pPr>
        <w:pStyle w:val="CommentText"/>
      </w:pPr>
      <w:r>
        <w:rPr>
          <w:rStyle w:val="CommentReference"/>
        </w:rPr>
        <w:annotationRef/>
      </w:r>
      <w:r>
        <w:t>This could come earlier (in the more introductory type material).</w:t>
      </w:r>
    </w:p>
  </w:comment>
  <w:comment w:id="214" w:author="Joseph Bennett" w:date="2020-03-13T11:38:00Z" w:initials="JB">
    <w:p w14:paraId="083CFE1F" w14:textId="289AE36B" w:rsidR="008F4932" w:rsidRDefault="008F4932">
      <w:pPr>
        <w:pStyle w:val="CommentText"/>
      </w:pPr>
      <w:r>
        <w:rPr>
          <w:rStyle w:val="CommentReference"/>
        </w:rPr>
        <w:annotationRef/>
      </w:r>
      <w:r>
        <w:t xml:space="preserve">Or in discussion? I think the point may have been made pretty well before this. </w:t>
      </w:r>
    </w:p>
  </w:comment>
  <w:comment w:id="215" w:author="Jeffrey Owen Hanson" w:date="2020-03-16T09:51:00Z" w:initials="JOH">
    <w:p w14:paraId="2C0FA6C8" w14:textId="0B1687A7" w:rsidR="008F4932" w:rsidRDefault="008F4932">
      <w:pPr>
        <w:pStyle w:val="CommentText"/>
      </w:pPr>
      <w:r>
        <w:rPr>
          <w:rStyle w:val="CommentReference"/>
        </w:rPr>
        <w:annotationRef/>
      </w:r>
      <w:r>
        <w:t>I wouldn’t focus so much on the framework</w:t>
      </w:r>
    </w:p>
  </w:comment>
  <w:comment w:id="216" w:author="Jeffrey Owen Hanson" w:date="2020-03-16T10:26:00Z" w:initials="JOH">
    <w:p w14:paraId="050438E1" w14:textId="1A6DF905" w:rsidR="009B4049" w:rsidRDefault="009B4049">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227" w:author="Jeffrey Owen Hanson" w:date="2020-03-16T10:09:00Z" w:initials="JOH">
    <w:p w14:paraId="1AFDB8E4" w14:textId="49D699A7" w:rsidR="008F4932" w:rsidRDefault="008F4932">
      <w:pPr>
        <w:pStyle w:val="CommentText"/>
      </w:pPr>
      <w:r>
        <w:rPr>
          <w:rStyle w:val="CommentReference"/>
        </w:rPr>
        <w:annotationRef/>
      </w:r>
      <w:r>
        <w:t>Perhaps solutions? Prioritizations?</w:t>
      </w:r>
    </w:p>
  </w:comment>
  <w:comment w:id="217" w:author="Jeffrey Owen Hanson" w:date="2020-03-16T10:09:00Z" w:initials="JOH">
    <w:p w14:paraId="0C463685" w14:textId="55BBC0DC" w:rsidR="008F4932" w:rsidRDefault="008F4932">
      <w:pPr>
        <w:pStyle w:val="CommentText"/>
      </w:pPr>
      <w:r>
        <w:rPr>
          <w:rStyle w:val="CommentReference"/>
        </w:rPr>
        <w:annotationRef/>
      </w:r>
      <w:r>
        <w:t xml:space="preserve">What do you think about flipping this sentence </w:t>
      </w:r>
      <w:proofErr w:type="spellStart"/>
      <w:r>
        <w:t>e.g</w:t>
      </w:r>
      <w:proofErr w:type="spellEnd"/>
      <w:r>
        <w:t xml:space="preserve">, “We found that priority areas identified using different risk scenarios had very little spatial </w:t>
      </w:r>
      <w:proofErr w:type="gramStart"/>
      <w:r>
        <w:t>overlap.</w:t>
      </w:r>
      <w:proofErr w:type="gramEnd"/>
      <w:r>
        <w:t xml:space="preserve"> Despite most prioritizations encompassing a similar overall extent, ….”. My impression is that the introduction sets up a more “spatial location is important”</w:t>
      </w:r>
      <w:r w:rsidR="007A185C">
        <w:t xml:space="preserve"> (e.g. because risks mean that if you protect the wrong place then it does nothing)</w:t>
      </w:r>
      <w:r>
        <w:t xml:space="preserve"> angle than “total amount of land is important” angle (e.g. Half Earth, 30 by 2030 </w:t>
      </w:r>
      <w:proofErr w:type="spellStart"/>
      <w:r>
        <w:t>etc</w:t>
      </w:r>
      <w:proofErr w:type="spellEnd"/>
      <w:r>
        <w:t>)</w:t>
      </w:r>
      <w:r w:rsidR="007A185C">
        <w:t>? Does that make sense?</w:t>
      </w:r>
    </w:p>
  </w:comment>
  <w:comment w:id="239" w:author="Allison Binley" w:date="2020-03-08T17:47:00Z" w:initials="AB">
    <w:p w14:paraId="2FFF588F" w14:textId="196CFD97" w:rsidR="008F4932" w:rsidRDefault="008F4932">
      <w:pPr>
        <w:pStyle w:val="CommentText"/>
      </w:pPr>
      <w:r>
        <w:rPr>
          <w:rStyle w:val="CommentReference"/>
        </w:rPr>
        <w:annotationRef/>
      </w:r>
      <w:r>
        <w:t>This sentence feels like it belongs more in the discussion</w:t>
      </w:r>
    </w:p>
  </w:comment>
  <w:comment w:id="240" w:author="Joseph Bennett" w:date="2020-03-13T11:46:00Z" w:initials="JB">
    <w:p w14:paraId="749C094B" w14:textId="470B5375" w:rsidR="008F4932" w:rsidRDefault="008F4932">
      <w:pPr>
        <w:pStyle w:val="CommentText"/>
      </w:pPr>
      <w:r>
        <w:rPr>
          <w:rStyle w:val="CommentReference"/>
        </w:rPr>
        <w:annotationRef/>
      </w:r>
      <w:r>
        <w:t>I feel like it’s maybe OK. Weird Nature format again…</w:t>
      </w:r>
    </w:p>
  </w:comment>
  <w:comment w:id="247" w:author="Buxton,Rachel" w:date="2020-03-11T09:37:00Z" w:initials="B">
    <w:p w14:paraId="00E7B358" w14:textId="1B6FA0A0" w:rsidR="008F4932" w:rsidRDefault="008F4932">
      <w:pPr>
        <w:pStyle w:val="CommentText"/>
      </w:pPr>
      <w:r>
        <w:rPr>
          <w:rStyle w:val="CommentReference"/>
        </w:rPr>
        <w:annotationRef/>
      </w:r>
      <w:r>
        <w:t>Great! Might be worth elaborating a bit in the introductory material (see my comment).</w:t>
      </w:r>
    </w:p>
  </w:comment>
  <w:comment w:id="248" w:author="Joseph Bennett" w:date="2020-03-13T13:46:00Z" w:initials="JB">
    <w:p w14:paraId="4582C2A5" w14:textId="6B0DD7F5" w:rsidR="008F4932" w:rsidRDefault="008F4932">
      <w:pPr>
        <w:pStyle w:val="CommentText"/>
      </w:pPr>
      <w:r>
        <w:rPr>
          <w:rStyle w:val="CommentReference"/>
        </w:rPr>
        <w:annotationRef/>
      </w:r>
      <w:r>
        <w:t>agree</w:t>
      </w:r>
    </w:p>
  </w:comment>
  <w:comment w:id="251" w:author="Allison Binley" w:date="2020-03-09T10:01:00Z" w:initials="AB">
    <w:p w14:paraId="79865FE7" w14:textId="2B16225F" w:rsidR="008F4932" w:rsidRDefault="008F4932">
      <w:pPr>
        <w:pStyle w:val="CommentText"/>
      </w:pPr>
      <w:r>
        <w:rPr>
          <w:rStyle w:val="CommentReference"/>
        </w:rPr>
        <w:annotationRef/>
      </w:r>
      <w:r>
        <w:t>Maybe this is the sort of conclusion/result we can include in the summary paragraph?</w:t>
      </w:r>
    </w:p>
  </w:comment>
  <w:comment w:id="252" w:author="Buxton,Rachel" w:date="2020-03-11T09:38:00Z" w:initials="B">
    <w:p w14:paraId="3914DFF8" w14:textId="5B3A312C" w:rsidR="008F4932" w:rsidRDefault="008F4932">
      <w:pPr>
        <w:pStyle w:val="CommentText"/>
      </w:pPr>
      <w:r>
        <w:rPr>
          <w:rStyle w:val="CommentReference"/>
        </w:rPr>
        <w:annotationRef/>
      </w:r>
      <w:proofErr w:type="gramStart"/>
      <w:r>
        <w:t>Yes</w:t>
      </w:r>
      <w:proofErr w:type="gramEnd"/>
      <w:r>
        <w:t xml:space="preserve"> agree, this is a neat result. Maybe even abstract worthy.</w:t>
      </w:r>
    </w:p>
  </w:comment>
  <w:comment w:id="255" w:author="Buxton,Rachel" w:date="2020-03-11T09:42:00Z" w:initials="B">
    <w:p w14:paraId="124E9085" w14:textId="0C21ED55" w:rsidR="008F4932" w:rsidRDefault="008F4932">
      <w:pPr>
        <w:pStyle w:val="CommentText"/>
      </w:pPr>
      <w:r>
        <w:rPr>
          <w:rStyle w:val="CommentReference"/>
        </w:rPr>
        <w:annotationRef/>
      </w:r>
      <w:r>
        <w:t>Are results in past or present tense?</w:t>
      </w:r>
    </w:p>
  </w:comment>
  <w:comment w:id="257" w:author="Buxton,Rachel" w:date="2020-03-11T09:39:00Z" w:initials="B">
    <w:p w14:paraId="1249049F" w14:textId="4E432F1D" w:rsidR="008F4932" w:rsidRDefault="008F4932">
      <w:pPr>
        <w:pStyle w:val="CommentText"/>
      </w:pPr>
      <w:r>
        <w:rPr>
          <w:rStyle w:val="CommentReference"/>
        </w:rPr>
        <w:annotationRef/>
      </w:r>
      <w:r>
        <w:t>Sorry if I’m being slow, but I don’t understand the connection between the first and second parts of this sentence. Are you saying that 10 million km2 of PAs overlap between at least 5 scenarios?</w:t>
      </w:r>
    </w:p>
  </w:comment>
  <w:comment w:id="258" w:author="Joseph Bennett" w:date="2020-03-13T13:47:00Z" w:initials="JB">
    <w:p w14:paraId="350024BE" w14:textId="7967A6EF" w:rsidR="008F4932" w:rsidRDefault="008F4932">
      <w:pPr>
        <w:pStyle w:val="CommentText"/>
      </w:pPr>
      <w:r>
        <w:rPr>
          <w:rStyle w:val="CommentReference"/>
        </w:rPr>
        <w:annotationRef/>
      </w:r>
      <w:r>
        <w:t>Actually seems clear to me. But maybe I’m too close to it.</w:t>
      </w:r>
    </w:p>
  </w:comment>
  <w:comment w:id="260" w:author="Jeffrey Owen Hanson" w:date="2020-03-16T09:52:00Z" w:initials="JOH">
    <w:p w14:paraId="06508C56" w14:textId="19EB7D3B" w:rsidR="008F4932" w:rsidRDefault="008F4932">
      <w:pPr>
        <w:pStyle w:val="CommentText"/>
      </w:pPr>
      <w:r>
        <w:rPr>
          <w:rStyle w:val="CommentReference"/>
        </w:rPr>
        <w:annotationRef/>
      </w:r>
      <w:r>
        <w:t>Could you express this a proportion? If it’s too difficult to express as a proportion of a specific prioritization, then maybe as a proportion of the total amount of land in considered in the prioritizations?</w:t>
      </w:r>
    </w:p>
  </w:comment>
  <w:comment w:id="261" w:author="Jeffrey Owen Hanson" w:date="2020-03-16T10:31:00Z" w:initials="JOH">
    <w:p w14:paraId="299EE9BB" w14:textId="79A65F86" w:rsidR="009B4049" w:rsidRDefault="009B4049">
      <w:pPr>
        <w:pStyle w:val="CommentText"/>
      </w:pPr>
      <w:r>
        <w:rPr>
          <w:rStyle w:val="CommentReference"/>
        </w:rPr>
        <w:annotationRef/>
      </w:r>
      <w:r>
        <w:t xml:space="preserve">Also, where are these spatial overlaps? Are they just Meyers et al. biodiversity hotspots? </w:t>
      </w:r>
    </w:p>
  </w:comment>
  <w:comment w:id="269" w:author="Allison Binley" w:date="2020-03-08T17:51:00Z" w:initials="AB">
    <w:p w14:paraId="03D02A83" w14:textId="14C8AE3F" w:rsidR="008F4932" w:rsidRDefault="008F4932">
      <w:pPr>
        <w:pStyle w:val="CommentText"/>
      </w:pPr>
      <w:r>
        <w:rPr>
          <w:rStyle w:val="CommentReference"/>
        </w:rPr>
        <w:annotationRef/>
      </w:r>
      <w:r>
        <w:t>This feels too casual to me</w:t>
      </w:r>
    </w:p>
  </w:comment>
  <w:comment w:id="270" w:author="Joseph Bennett" w:date="2020-03-13T13:48:00Z" w:initials="JB">
    <w:p w14:paraId="070DA881" w14:textId="3327AB05" w:rsidR="008F4932" w:rsidRDefault="008F4932">
      <w:pPr>
        <w:pStyle w:val="CommentText"/>
      </w:pPr>
      <w:r>
        <w:rPr>
          <w:rStyle w:val="CommentReference"/>
        </w:rPr>
        <w:annotationRef/>
      </w:r>
      <w:r>
        <w:t>agree</w:t>
      </w:r>
    </w:p>
  </w:comment>
  <w:comment w:id="292" w:author="Viv Mcshane" w:date="2020-03-16T10:04:00Z" w:initials="VM">
    <w:p w14:paraId="4AD14629" w14:textId="4FE0DA52" w:rsidR="00651FA5" w:rsidRDefault="00651FA5">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297" w:author="Buxton,Rachel" w:date="2020-03-11T09:50:00Z" w:initials="B">
    <w:p w14:paraId="23C5E640" w14:textId="5392D6AD" w:rsidR="008F4932" w:rsidRDefault="008F4932">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308" w:author="Buxton,Rachel" w:date="2020-03-11T09:55:00Z" w:initials="B">
    <w:p w14:paraId="1B64085C" w14:textId="0F6FA161" w:rsidR="008F4932" w:rsidRDefault="008F4932">
      <w:pPr>
        <w:pStyle w:val="CommentText"/>
      </w:pPr>
      <w:r>
        <w:rPr>
          <w:rStyle w:val="CommentReference"/>
        </w:rPr>
        <w:annotationRef/>
      </w:r>
      <w:r>
        <w:t>What do you mean by percent variation?</w:t>
      </w:r>
    </w:p>
  </w:comment>
  <w:comment w:id="309" w:author="Buxton,Rachel" w:date="2020-03-11T10:04:00Z" w:initials="B">
    <w:p w14:paraId="290916F9" w14:textId="0F6464AE" w:rsidR="008F4932" w:rsidRDefault="008F4932">
      <w:pPr>
        <w:pStyle w:val="CommentText"/>
      </w:pPr>
      <w:r>
        <w:rPr>
          <w:rStyle w:val="CommentReference"/>
        </w:rPr>
        <w:annotationRef/>
      </w:r>
      <w:r>
        <w:t>Again, I’m not sure what you mean – the percent variation in the amount of protected area needed to meet targets?</w:t>
      </w:r>
    </w:p>
  </w:comment>
  <w:comment w:id="310" w:author="Buxton,Rachel" w:date="2020-03-11T10:20:00Z" w:initials="B">
    <w:p w14:paraId="3E7A63A8" w14:textId="2BA92B45" w:rsidR="008F4932" w:rsidRDefault="008F4932">
      <w:pPr>
        <w:pStyle w:val="CommentText"/>
      </w:pPr>
      <w:r>
        <w:rPr>
          <w:rStyle w:val="CommentReference"/>
        </w:rPr>
        <w:annotationRef/>
      </w:r>
      <w:r>
        <w:t>Might be good to have some discussion around this.</w:t>
      </w:r>
    </w:p>
    <w:p w14:paraId="2A5C22A0" w14:textId="77777777" w:rsidR="008F4932" w:rsidRDefault="008F4932">
      <w:pPr>
        <w:pStyle w:val="CommentText"/>
      </w:pPr>
    </w:p>
    <w:p w14:paraId="4B192FCE" w14:textId="28AA220D" w:rsidR="008F4932" w:rsidRDefault="008F4932">
      <w:pPr>
        <w:pStyle w:val="CommentText"/>
      </w:pPr>
      <w:r>
        <w:t>Interesting that temperate conifer forests have the highest variation – does that include boreal forests?</w:t>
      </w:r>
    </w:p>
    <w:p w14:paraId="525BD93F" w14:textId="77777777" w:rsidR="008F4932" w:rsidRDefault="008F4932">
      <w:pPr>
        <w:pStyle w:val="CommentText"/>
      </w:pPr>
    </w:p>
    <w:p w14:paraId="6D951E47" w14:textId="568E0F08" w:rsidR="008F4932" w:rsidRDefault="008F4932">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313" w:author="Joseph Bennett" w:date="2020-03-13T13:54:00Z" w:initials="JB">
    <w:p w14:paraId="10AEE35E" w14:textId="77777777" w:rsidR="008F4932" w:rsidRDefault="008F4932">
      <w:pPr>
        <w:pStyle w:val="CommentText"/>
      </w:pPr>
      <w:r>
        <w:rPr>
          <w:rStyle w:val="CommentReference"/>
        </w:rPr>
        <w:annotationRef/>
      </w:r>
      <w:r>
        <w:t xml:space="preserve">Framing again. I’m wondering if certain reviewers will quibble with the assertion that we’re introducing a framework. </w:t>
      </w:r>
    </w:p>
    <w:p w14:paraId="0A83AC43" w14:textId="77777777" w:rsidR="008F4932" w:rsidRDefault="008F4932">
      <w:pPr>
        <w:pStyle w:val="CommentText"/>
      </w:pPr>
    </w:p>
    <w:p w14:paraId="5C85C1AE" w14:textId="7EDA22D5" w:rsidR="008F4932" w:rsidRDefault="008F4932">
      <w:pPr>
        <w:pStyle w:val="CommentText"/>
      </w:pPr>
      <w:r>
        <w:t>Maybe “providing” and “testing influence on conservation priorities”?</w:t>
      </w:r>
    </w:p>
  </w:comment>
  <w:comment w:id="334" w:author="Allison Binley" w:date="2020-03-08T18:18:00Z" w:initials="AB">
    <w:p w14:paraId="5982E7D0" w14:textId="5510B650" w:rsidR="008F4932" w:rsidRDefault="008F4932">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335" w:author="Joseph Bennett" w:date="2020-03-13T13:56:00Z" w:initials="JB">
    <w:p w14:paraId="2671B52A" w14:textId="77777777" w:rsidR="008F4932" w:rsidRDefault="008F4932">
      <w:pPr>
        <w:pStyle w:val="CommentText"/>
      </w:pPr>
      <w:r>
        <w:rPr>
          <w:rStyle w:val="CommentReference"/>
        </w:rPr>
        <w:annotationRef/>
      </w:r>
      <w:r>
        <w:t xml:space="preserve">Hmmm… </w:t>
      </w:r>
    </w:p>
    <w:p w14:paraId="4B5DD84F" w14:textId="77777777" w:rsidR="008F4932" w:rsidRDefault="008F4932">
      <w:pPr>
        <w:pStyle w:val="CommentText"/>
      </w:pPr>
    </w:p>
    <w:p w14:paraId="7B41BFE8" w14:textId="69A71F04" w:rsidR="008F4932" w:rsidRDefault="008F4932">
      <w:pPr>
        <w:pStyle w:val="CommentText"/>
      </w:pPr>
      <w:r>
        <w:t xml:space="preserve">Easy approach is to just delete. </w:t>
      </w:r>
    </w:p>
    <w:p w14:paraId="36305C52" w14:textId="77777777" w:rsidR="008F4932" w:rsidRDefault="008F4932">
      <w:pPr>
        <w:pStyle w:val="CommentText"/>
      </w:pPr>
    </w:p>
    <w:p w14:paraId="26DE127A" w14:textId="6B868646" w:rsidR="008F4932" w:rsidRDefault="008F4932">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341" w:author="Allison Binley" w:date="2020-03-08T18:23:00Z" w:initials="AB">
    <w:p w14:paraId="5242F05E" w14:textId="25FEC35D" w:rsidR="008F4932" w:rsidRDefault="008F4932">
      <w:pPr>
        <w:pStyle w:val="CommentText"/>
      </w:pPr>
      <w:r>
        <w:rPr>
          <w:rStyle w:val="CommentReference"/>
        </w:rPr>
        <w:annotationRef/>
      </w:r>
      <w:r>
        <w:t>Socioeconomic keeps switching between hyphenated and non-hyphenated</w:t>
      </w:r>
    </w:p>
  </w:comment>
  <w:comment w:id="344" w:author="Jeffrey Owen Hanson" w:date="2020-03-16T09:55:00Z" w:initials="JOH">
    <w:p w14:paraId="1C832B35" w14:textId="0595EF4F" w:rsidR="008F4932" w:rsidRDefault="008F4932">
      <w:pPr>
        <w:pStyle w:val="CommentText"/>
      </w:pPr>
      <w:r>
        <w:rPr>
          <w:rStyle w:val="CommentReference"/>
        </w:rPr>
        <w:annotationRef/>
      </w:r>
      <w:r>
        <w:t>Brilliant!</w:t>
      </w:r>
    </w:p>
  </w:comment>
  <w:comment w:id="346" w:author="Jeffrey Owen Hanson" w:date="2020-03-16T10:41:00Z" w:initials="JOH">
    <w:p w14:paraId="211EF7DA" w14:textId="5C3C44E0" w:rsidR="00740E4C" w:rsidRDefault="00740E4C">
      <w:pPr>
        <w:pStyle w:val="CommentText"/>
      </w:pPr>
      <w:r>
        <w:rPr>
          <w:rStyle w:val="CommentReference"/>
        </w:rPr>
        <w:annotationRef/>
      </w:r>
      <w:r>
        <w:t xml:space="preserve">I would move this to the sup info. </w:t>
      </w:r>
    </w:p>
  </w:comment>
  <w:comment w:id="347" w:author="Jeffrey Owen Hanson" w:date="2020-03-16T10:42:00Z" w:initials="JOH">
    <w:p w14:paraId="4DB89186" w14:textId="4E818480" w:rsidR="00740E4C" w:rsidRDefault="00740E4C">
      <w:pPr>
        <w:pStyle w:val="CommentText"/>
      </w:pPr>
      <w:r>
        <w:rPr>
          <w:rStyle w:val="CommentReference"/>
        </w:rPr>
        <w:annotationRef/>
      </w:r>
      <w:r>
        <w:t>Perhaps you could use different colors for “protected area”, “only selected in this scenario”, “selected in at least one other scenario too”?</w:t>
      </w:r>
    </w:p>
  </w:comment>
  <w:comment w:id="348" w:author="richard" w:date="2020-03-03T08:22:00Z" w:initials="r">
    <w:p w14:paraId="482D7CE4" w14:textId="77777777" w:rsidR="008F4932" w:rsidRDefault="008F4932">
      <w:pPr>
        <w:pStyle w:val="CommentText"/>
      </w:pPr>
      <w:r>
        <w:rPr>
          <w:rStyle w:val="CommentReference"/>
        </w:rPr>
        <w:annotationRef/>
      </w:r>
      <w:r>
        <w:t>Placeholder. Need to make this more useful</w:t>
      </w:r>
    </w:p>
    <w:p w14:paraId="0C87499A" w14:textId="389407F5" w:rsidR="008F4932" w:rsidRDefault="008F4932">
      <w:pPr>
        <w:pStyle w:val="CommentText"/>
      </w:pPr>
      <w:r>
        <w:t>Might also need to go into supp mat to save space</w:t>
      </w:r>
    </w:p>
  </w:comment>
  <w:comment w:id="357" w:author="Viv Mcshane" w:date="2020-03-16T10:06:00Z" w:initials="VM">
    <w:p w14:paraId="149BA32E" w14:textId="3003193A" w:rsidR="00651FA5" w:rsidRDefault="00651FA5">
      <w:pPr>
        <w:pStyle w:val="CommentText"/>
      </w:pPr>
      <w:r>
        <w:rPr>
          <w:rStyle w:val="CommentReference"/>
        </w:rPr>
        <w:annotationRef/>
      </w:r>
      <w:r>
        <w:t>Can we make the grey lighter in the background so that the blue stands out more? Its very hard to see with the country background colour.</w:t>
      </w:r>
    </w:p>
  </w:comment>
  <w:comment w:id="358" w:author="Joseph Bennett" w:date="2020-03-13T13:59:00Z" w:initials="JB">
    <w:p w14:paraId="07C11958" w14:textId="77777777" w:rsidR="008F4932" w:rsidRDefault="008F4932">
      <w:pPr>
        <w:pStyle w:val="CommentText"/>
      </w:pPr>
      <w:r>
        <w:rPr>
          <w:rStyle w:val="CommentReference"/>
        </w:rPr>
        <w:annotationRef/>
      </w:r>
      <w:r>
        <w:t xml:space="preserve">I like it, but I’m not very talented at figures. </w:t>
      </w:r>
    </w:p>
    <w:p w14:paraId="48A5A905" w14:textId="77777777" w:rsidR="008F4932" w:rsidRDefault="008F4932">
      <w:pPr>
        <w:pStyle w:val="CommentText"/>
      </w:pPr>
    </w:p>
    <w:p w14:paraId="18751839" w14:textId="5A6B0722" w:rsidR="008F4932" w:rsidRDefault="008F4932">
      <w:pPr>
        <w:pStyle w:val="CommentText"/>
      </w:pPr>
      <w:r>
        <w:t>Will want to name the scenarios of course</w:t>
      </w:r>
    </w:p>
  </w:comment>
  <w:comment w:id="361" w:author="Joseph Bennett" w:date="2020-01-11T07:04:00Z" w:initials="JB">
    <w:p w14:paraId="267AD609" w14:textId="77777777" w:rsidR="008F4932" w:rsidRDefault="008F4932">
      <w:pPr>
        <w:pStyle w:val="CommentText"/>
      </w:pPr>
      <w:r>
        <w:rPr>
          <w:rStyle w:val="CommentReference"/>
        </w:rPr>
        <w:annotationRef/>
      </w:r>
      <w:r>
        <w:t xml:space="preserve">Just a suggestion. I thought last sentence was a bit tough. </w:t>
      </w:r>
    </w:p>
    <w:p w14:paraId="77312C9D" w14:textId="77777777" w:rsidR="008F4932" w:rsidRDefault="008F4932">
      <w:pPr>
        <w:pStyle w:val="CommentText"/>
      </w:pPr>
    </w:p>
    <w:p w14:paraId="5BE37C82" w14:textId="73BD092B" w:rsidR="008F4932" w:rsidRDefault="008F4932">
      <w:pPr>
        <w:pStyle w:val="CommentText"/>
      </w:pPr>
      <w:r>
        <w:t xml:space="preserve">I think there is an IUCN citation here re underrepresentation of plants and insects. I can dig up. </w:t>
      </w:r>
    </w:p>
  </w:comment>
  <w:comment w:id="362" w:author="richard" w:date="2020-02-01T10:46:00Z" w:initials="r">
    <w:p w14:paraId="514901DC" w14:textId="629B938E" w:rsidR="008F4932" w:rsidRDefault="008F4932">
      <w:pPr>
        <w:pStyle w:val="CommentText"/>
      </w:pPr>
      <w:r>
        <w:rPr>
          <w:rStyle w:val="CommentReference"/>
        </w:rPr>
        <w:annotationRef/>
      </w:r>
      <w:r>
        <w:t>Raquel: Perhaps worth discussing later on what the implications might be of excluding invertebrates</w:t>
      </w:r>
    </w:p>
  </w:comment>
  <w:comment w:id="363" w:author="richard" w:date="2020-03-03T10:05:00Z" w:initials="r">
    <w:p w14:paraId="121521FA" w14:textId="14163DE9" w:rsidR="008F4932" w:rsidRDefault="008F4932">
      <w:pPr>
        <w:pStyle w:val="CommentText"/>
      </w:pPr>
      <w:r>
        <w:rPr>
          <w:rStyle w:val="CommentReference"/>
        </w:rPr>
        <w:annotationRef/>
      </w:r>
      <w:r>
        <w:t>Joe, can you dig up that citation?</w:t>
      </w:r>
    </w:p>
  </w:comment>
  <w:comment w:id="364" w:author="Joseph Bennett" w:date="2020-03-13T14:08:00Z" w:initials="JB">
    <w:p w14:paraId="338913C0" w14:textId="5AD2F3BF" w:rsidR="008F4932" w:rsidRDefault="008F4932">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367" w:author="richard" w:date="2020-01-06T15:31:00Z" w:initials="r">
    <w:p w14:paraId="4DD25A8C" w14:textId="4F9C02CD" w:rsidR="008F4932" w:rsidRDefault="008F4932">
      <w:pPr>
        <w:pStyle w:val="CommentText"/>
      </w:pPr>
      <w:r>
        <w:rPr>
          <w:rStyle w:val="CommentReference"/>
        </w:rPr>
        <w:annotationRef/>
      </w:r>
      <w:r>
        <w:t>Total: 30930</w:t>
      </w:r>
    </w:p>
  </w:comment>
  <w:comment w:id="368" w:author="Joseph Bennett" w:date="2020-03-13T14:52:00Z" w:initials="JB">
    <w:p w14:paraId="79AD682D" w14:textId="5B5B858D" w:rsidR="008F4932" w:rsidRDefault="008F4932">
      <w:pPr>
        <w:pStyle w:val="CommentText"/>
      </w:pPr>
      <w:r>
        <w:rPr>
          <w:rStyle w:val="CommentReference"/>
        </w:rPr>
        <w:annotationRef/>
      </w:r>
      <w:r>
        <w:t>Something to cite here?</w:t>
      </w:r>
    </w:p>
  </w:comment>
  <w:comment w:id="369" w:author="Jeffrey Owen Hanson" w:date="2020-03-16T09:56:00Z" w:initials="JOH">
    <w:p w14:paraId="45AF9681" w14:textId="1B6ACA0C" w:rsidR="008F4932" w:rsidRDefault="008F4932">
      <w:pPr>
        <w:pStyle w:val="CommentText"/>
      </w:pPr>
      <w:r>
        <w:rPr>
          <w:rStyle w:val="CommentReference"/>
        </w:rPr>
        <w:annotationRef/>
      </w:r>
      <w:hyperlink r:id="rId2" w:history="1">
        <w:r w:rsidRPr="00572304">
          <w:rPr>
            <w:rStyle w:val="Hyperlink"/>
          </w:rPr>
          <w:t>https://dx.doi.org/10.1111/conl.12158</w:t>
        </w:r>
      </w:hyperlink>
      <w:r>
        <w:t xml:space="preserve"> or </w:t>
      </w:r>
      <w:hyperlink r:id="rId3" w:history="1">
        <w:r>
          <w:rPr>
            <w:rStyle w:val="Hyperlink"/>
          </w:rPr>
          <w:t>https://www.protectedplanet.net/c/calculating-protected-area-coverage</w:t>
        </w:r>
      </w:hyperlink>
    </w:p>
  </w:comment>
  <w:comment w:id="376" w:author="Jeffrey Owen Hanson" w:date="2020-03-16T09:57:00Z" w:initials="JOH">
    <w:p w14:paraId="27A4C133" w14:textId="764DE50E" w:rsidR="008F4932" w:rsidRDefault="008F4932">
      <w:pPr>
        <w:pStyle w:val="CommentText"/>
      </w:pPr>
      <w:r>
        <w:rPr>
          <w:rStyle w:val="CommentReference"/>
        </w:rPr>
        <w:annotationRef/>
      </w:r>
      <w:r>
        <w:t>This is excellent! This approach sounds like its perfect for incorporating land-use into the analysis</w:t>
      </w:r>
    </w:p>
  </w:comment>
  <w:comment w:id="377" w:author="Joseph Bennett" w:date="2020-03-13T14:53:00Z" w:initials="JB">
    <w:p w14:paraId="4EC3889E" w14:textId="5F44F8B9" w:rsidR="008F4932" w:rsidRDefault="008F4932">
      <w:pPr>
        <w:pStyle w:val="CommentText"/>
      </w:pPr>
      <w:r>
        <w:rPr>
          <w:rStyle w:val="CommentReference"/>
        </w:rPr>
        <w:annotationRef/>
      </w:r>
      <w:r>
        <w:t>Are there specific dates?</w:t>
      </w:r>
    </w:p>
  </w:comment>
  <w:comment w:id="382" w:author="richard" w:date="2020-03-03T12:47:00Z" w:initials="r">
    <w:p w14:paraId="0E5EC58A" w14:textId="1BBF8A37" w:rsidR="008F4932" w:rsidRDefault="008F4932">
      <w:pPr>
        <w:pStyle w:val="CommentText"/>
      </w:pPr>
      <w:r>
        <w:rPr>
          <w:rStyle w:val="CommentReference"/>
        </w:rPr>
        <w:annotationRef/>
      </w:r>
      <w:r>
        <w:t>We should probably add the maths in here. Jeff, would you be able to do that?</w:t>
      </w:r>
    </w:p>
  </w:comment>
  <w:comment w:id="383" w:author="Unknown Author" w:date="2020-01-15T13:03:00Z" w:initials="">
    <w:p w14:paraId="28762C38" w14:textId="77777777" w:rsidR="008F4932" w:rsidRDefault="008F4932">
      <w:r>
        <w:rPr>
          <w:rFonts w:ascii="Calibri" w:hAnsi="Calibri"/>
          <w:sz w:val="20"/>
        </w:rPr>
        <w:t>This will require some justification, standard approaches (though poorly justified) using log-linear scaling to calculate targets.</w:t>
      </w:r>
    </w:p>
  </w:comment>
  <w:comment w:id="384" w:author="Joseph Bennett" w:date="2020-01-11T07:23:00Z" w:initials="JB">
    <w:p w14:paraId="1FB287EC" w14:textId="75C88669" w:rsidR="008F4932" w:rsidRDefault="008F4932">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85" w:author="richard" w:date="2020-03-03T11:25:00Z" w:initials="r">
    <w:p w14:paraId="5704DF23" w14:textId="249B360B" w:rsidR="008F4932" w:rsidRDefault="008F4932">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89" w:author="richard" w:date="2020-03-03T11:30:00Z" w:initials="r">
    <w:p w14:paraId="03812E7B" w14:textId="110E9DF2" w:rsidR="008F4932" w:rsidRDefault="008F4932">
      <w:pPr>
        <w:pStyle w:val="CommentText"/>
      </w:pPr>
      <w:r>
        <w:rPr>
          <w:rStyle w:val="CommentReference"/>
        </w:rPr>
        <w:annotationRef/>
      </w:r>
      <w:r>
        <w:t>Will likely need to show reverse order in supp mat?</w:t>
      </w:r>
    </w:p>
  </w:comment>
  <w:comment w:id="390" w:author="Verburg, P.H." w:date="2020-01-10T07:53:00Z" w:initials="VP">
    <w:p w14:paraId="32B2C1FC" w14:textId="77777777" w:rsidR="008F4932" w:rsidRDefault="008F4932"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8F4932" w:rsidRDefault="008F4932"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roofErr w:type="gramStart"/>
      <w:r>
        <w:rPr>
          <w:rFonts w:ascii="Liberation Serif" w:eastAsia="DejaVu Sans" w:hAnsi="Liberation Serif" w:cs="DejaVu Sans"/>
          <w:sz w:val="24"/>
          <w:szCs w:val="24"/>
          <w:lang w:val="en-US" w:bidi="en-US"/>
        </w:rPr>
        <w:t>…..</w:t>
      </w:r>
      <w:proofErr w:type="gramEnd"/>
    </w:p>
  </w:comment>
  <w:comment w:id="391" w:author="Amanda D. Rodewald" w:date="2020-01-16T12:12:00Z" w:initials="ADR">
    <w:p w14:paraId="434A74AA" w14:textId="77777777" w:rsidR="008F4932" w:rsidRDefault="008F4932"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393" w:author="richard" w:date="2020-02-04T09:18:00Z" w:initials="r">
    <w:p w14:paraId="1A6A8875" w14:textId="77777777" w:rsidR="008F4932" w:rsidRDefault="008F4932"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2EB14C" w15:done="0"/>
  <w15:commentEx w15:paraId="04D375E0" w15:done="0"/>
  <w15:commentEx w15:paraId="50F6696B" w15:done="0"/>
  <w15:commentEx w15:paraId="7E3F6DFD" w15:done="0"/>
  <w15:commentEx w15:paraId="04C7153F" w15:done="0"/>
  <w15:commentEx w15:paraId="0C8F3567" w15:done="0"/>
  <w15:commentEx w15:paraId="03B8E68C" w15:paraIdParent="0C8F3567" w15:done="0"/>
  <w15:commentEx w15:paraId="72DBF6EF" w15:done="0"/>
  <w15:commentEx w15:paraId="2A45CAF4" w15:paraIdParent="72DBF6EF" w15:done="0"/>
  <w15:commentEx w15:paraId="61E11BD6" w15:paraIdParent="72DBF6EF" w15:done="0"/>
  <w15:commentEx w15:paraId="401C1771" w15:done="0"/>
  <w15:commentEx w15:paraId="35C5777D" w15:done="0"/>
  <w15:commentEx w15:paraId="55BE196F" w15:done="0"/>
  <w15:commentEx w15:paraId="5B350973" w15:done="0"/>
  <w15:commentEx w15:paraId="717D19E5" w15:done="0"/>
  <w15:commentEx w15:paraId="37DE7F9A" w15:done="0"/>
  <w15:commentEx w15:paraId="31D39558" w15:done="0"/>
  <w15:commentEx w15:paraId="5FAD97E7" w15:done="0"/>
  <w15:commentEx w15:paraId="1CA36073" w15:done="0"/>
  <w15:commentEx w15:paraId="12DBA67F" w15:done="0"/>
  <w15:commentEx w15:paraId="61E01626" w15:done="0"/>
  <w15:commentEx w15:paraId="658C8392" w15:done="0"/>
  <w15:commentEx w15:paraId="323AF796" w15:done="0"/>
  <w15:commentEx w15:paraId="63B54991" w15:paraIdParent="323AF796" w15:done="0"/>
  <w15:commentEx w15:paraId="11B46D81" w15:done="0"/>
  <w15:commentEx w15:paraId="1750CE93" w15:done="0"/>
  <w15:commentEx w15:paraId="38650A63" w15:done="0"/>
  <w15:commentEx w15:paraId="5B4FDDB3" w15:done="0"/>
  <w15:commentEx w15:paraId="573EF3DA" w15:paraIdParent="5B4FDDB3" w15:done="0"/>
  <w15:commentEx w15:paraId="118C79AB" w15:done="0"/>
  <w15:commentEx w15:paraId="573F7B6C" w15:done="0"/>
  <w15:commentEx w15:paraId="57A8A910" w15:done="0"/>
  <w15:commentEx w15:paraId="72E446F8" w15:done="0"/>
  <w15:commentEx w15:paraId="408E9308" w15:done="0"/>
  <w15:commentEx w15:paraId="084EA467" w15:done="0"/>
  <w15:commentEx w15:paraId="7909D7EF" w15:done="0"/>
  <w15:commentEx w15:paraId="083CFE1F" w15:paraIdParent="7909D7EF" w15:done="0"/>
  <w15:commentEx w15:paraId="2C0FA6C8" w15:done="0"/>
  <w15:commentEx w15:paraId="050438E1" w15:done="0"/>
  <w15:commentEx w15:paraId="1AFDB8E4" w15:done="0"/>
  <w15:commentEx w15:paraId="0C463685" w15:done="0"/>
  <w15:commentEx w15:paraId="2FFF588F" w15:done="0"/>
  <w15:commentEx w15:paraId="749C094B" w15:paraIdParent="2FFF588F" w15:done="0"/>
  <w15:commentEx w15:paraId="00E7B358" w15:done="0"/>
  <w15:commentEx w15:paraId="4582C2A5" w15:paraIdParent="00E7B358" w15:done="0"/>
  <w15:commentEx w15:paraId="79865FE7" w15:done="0"/>
  <w15:commentEx w15:paraId="3914DFF8" w15:paraIdParent="79865FE7" w15:done="0"/>
  <w15:commentEx w15:paraId="124E9085" w15:done="0"/>
  <w15:commentEx w15:paraId="1249049F" w15:done="0"/>
  <w15:commentEx w15:paraId="350024BE" w15:paraIdParent="1249049F" w15:done="0"/>
  <w15:commentEx w15:paraId="06508C56" w15:done="0"/>
  <w15:commentEx w15:paraId="299EE9BB" w15:done="0"/>
  <w15:commentEx w15:paraId="03D02A83" w15:done="0"/>
  <w15:commentEx w15:paraId="070DA881" w15:paraIdParent="03D02A83" w15:done="0"/>
  <w15:commentEx w15:paraId="4AD14629" w15:done="0"/>
  <w15:commentEx w15:paraId="23C5E640" w15:done="0"/>
  <w15:commentEx w15:paraId="1B64085C" w15:done="0"/>
  <w15:commentEx w15:paraId="290916F9" w15:done="0"/>
  <w15:commentEx w15:paraId="6D951E47" w15:done="0"/>
  <w15:commentEx w15:paraId="5C85C1AE" w15:done="0"/>
  <w15:commentEx w15:paraId="5982E7D0" w15:done="0"/>
  <w15:commentEx w15:paraId="26DE127A" w15:paraIdParent="5982E7D0" w15:done="0"/>
  <w15:commentEx w15:paraId="5242F05E" w15:done="0"/>
  <w15:commentEx w15:paraId="1C832B35" w15:done="0"/>
  <w15:commentEx w15:paraId="211EF7DA" w15:done="0"/>
  <w15:commentEx w15:paraId="4DB89186" w15:done="0"/>
  <w15:commentEx w15:paraId="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27A4C133"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EB14C" w16cid:durableId="2219CCC6"/>
  <w16cid:commentId w16cid:paraId="04D375E0" w16cid:durableId="21DFCB0D"/>
  <w16cid:commentId w16cid:paraId="50F6696B" w16cid:durableId="2215D7BF"/>
  <w16cid:commentId w16cid:paraId="7E3F6DFD" w16cid:durableId="2219CCC9"/>
  <w16cid:commentId w16cid:paraId="04C7153F" w16cid:durableId="2215D872"/>
  <w16cid:commentId w16cid:paraId="0C8F3567" w16cid:durableId="2215D796"/>
  <w16cid:commentId w16cid:paraId="03B8E68C" w16cid:durableId="2215D8AC"/>
  <w16cid:commentId w16cid:paraId="72DBF6EF" w16cid:durableId="2210877F"/>
  <w16cid:commentId w16cid:paraId="2A45CAF4" w16cid:durableId="2215D798"/>
  <w16cid:commentId w16cid:paraId="61E11BD6" w16cid:durableId="2215D8F7"/>
  <w16cid:commentId w16cid:paraId="401C1771" w16cid:durableId="2215E5B7"/>
  <w16cid:commentId w16cid:paraId="35C5777D" w16cid:durableId="21A60B2E"/>
  <w16cid:commentId w16cid:paraId="55BE196F" w16cid:durableId="2215D79A"/>
  <w16cid:commentId w16cid:paraId="5B350973" w16cid:durableId="2219CCD3"/>
  <w16cid:commentId w16cid:paraId="717D19E5" w16cid:durableId="2219CCD4"/>
  <w16cid:commentId w16cid:paraId="37DE7F9A" w16cid:durableId="2215E6BF"/>
  <w16cid:commentId w16cid:paraId="31D39558" w16cid:durableId="2215E6EA"/>
  <w16cid:commentId w16cid:paraId="5FAD97E7" w16cid:durableId="2210900F"/>
  <w16cid:commentId w16cid:paraId="1CA36073" w16cid:durableId="2215D79C"/>
  <w16cid:commentId w16cid:paraId="12DBA67F" w16cid:durableId="2215D79D"/>
  <w16cid:commentId w16cid:paraId="61E01626" w16cid:durableId="2215E72D"/>
  <w16cid:commentId w16cid:paraId="658C8392" w16cid:durableId="2215E749"/>
  <w16cid:commentId w16cid:paraId="63B54991" w16cid:durableId="2215E77E"/>
  <w16cid:commentId w16cid:paraId="11B46D81" w16cid:durableId="2219CCDD"/>
  <w16cid:commentId w16cid:paraId="1750CE93" w16cid:durableId="2215E7D1"/>
  <w16cid:commentId w16cid:paraId="38650A63" w16cid:durableId="2215D79F"/>
  <w16cid:commentId w16cid:paraId="5B4FDDB3" w16cid:durableId="2215D7A0"/>
  <w16cid:commentId w16cid:paraId="573EF3DA" w16cid:durableId="2215E81A"/>
  <w16cid:commentId w16cid:paraId="118C79AB" w16cid:durableId="2215D7A1"/>
  <w16cid:commentId w16cid:paraId="573F7B6C" w16cid:durableId="2215F04C"/>
  <w16cid:commentId w16cid:paraId="57A8A910" w16cid:durableId="2215F1DE"/>
  <w16cid:commentId w16cid:paraId="72E446F8" w16cid:durableId="2215D7A2"/>
  <w16cid:commentId w16cid:paraId="408E9308" w16cid:durableId="21E3B750"/>
  <w16cid:commentId w16cid:paraId="084EA467" w16cid:durableId="2219CCE7"/>
  <w16cid:commentId w16cid:paraId="7909D7EF" w16cid:durableId="2215D7A4"/>
  <w16cid:commentId w16cid:paraId="083CFE1F" w16cid:durableId="2215EF43"/>
  <w16cid:commentId w16cid:paraId="2C0FA6C8" w16cid:durableId="2219CCEA"/>
  <w16cid:commentId w16cid:paraId="050438E1" w16cid:durableId="2219CCEB"/>
  <w16cid:commentId w16cid:paraId="1AFDB8E4" w16cid:durableId="2219CCEC"/>
  <w16cid:commentId w16cid:paraId="0C463685" w16cid:durableId="2219CCED"/>
  <w16cid:commentId w16cid:paraId="2FFF588F" w16cid:durableId="220FAE2C"/>
  <w16cid:commentId w16cid:paraId="749C094B" w16cid:durableId="2215F109"/>
  <w16cid:commentId w16cid:paraId="00E7B358" w16cid:durableId="2215D7A6"/>
  <w16cid:commentId w16cid:paraId="4582C2A5" w16cid:durableId="22160D42"/>
  <w16cid:commentId w16cid:paraId="79865FE7" w16cid:durableId="22109278"/>
  <w16cid:commentId w16cid:paraId="3914DFF8" w16cid:durableId="2215D7A8"/>
  <w16cid:commentId w16cid:paraId="124E9085" w16cid:durableId="2215D7A9"/>
  <w16cid:commentId w16cid:paraId="1249049F" w16cid:durableId="2215D7AA"/>
  <w16cid:commentId w16cid:paraId="350024BE" w16cid:durableId="22160D7D"/>
  <w16cid:commentId w16cid:paraId="06508C56" w16cid:durableId="2219CCF7"/>
  <w16cid:commentId w16cid:paraId="299EE9BB" w16cid:durableId="2219CCF8"/>
  <w16cid:commentId w16cid:paraId="03D02A83" w16cid:durableId="220FAF2B"/>
  <w16cid:commentId w16cid:paraId="070DA881" w16cid:durableId="22160D98"/>
  <w16cid:commentId w16cid:paraId="4AD14629" w16cid:durableId="2219CDBF"/>
  <w16cid:commentId w16cid:paraId="23C5E640" w16cid:durableId="2215D7AC"/>
  <w16cid:commentId w16cid:paraId="1B64085C" w16cid:durableId="2215D7AD"/>
  <w16cid:commentId w16cid:paraId="290916F9" w16cid:durableId="2215D7AE"/>
  <w16cid:commentId w16cid:paraId="6D951E47" w16cid:durableId="2215D7AF"/>
  <w16cid:commentId w16cid:paraId="5C85C1AE" w16cid:durableId="22160F0D"/>
  <w16cid:commentId w16cid:paraId="5982E7D0" w16cid:durableId="220FB589"/>
  <w16cid:commentId w16cid:paraId="26DE127A" w16cid:durableId="22160F97"/>
  <w16cid:commentId w16cid:paraId="5242F05E" w16cid:durableId="220FB6AD"/>
  <w16cid:commentId w16cid:paraId="1C832B35" w16cid:durableId="2219CD03"/>
  <w16cid:commentId w16cid:paraId="211EF7DA" w16cid:durableId="2219CD04"/>
  <w16cid:commentId w16cid:paraId="4DB89186" w16cid:durableId="2219CD05"/>
  <w16cid:commentId w16cid:paraId="0C87499A" w16cid:durableId="2208922D"/>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27A4C133" w16cid:durableId="2219CD0F"/>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rey Owen Hanson">
    <w15:presenceInfo w15:providerId="None" w15:userId="Jeffrey Owen Hanson"/>
  </w15:person>
  <w15:person w15:author="richard">
    <w15:presenceInfo w15:providerId="None" w15:userId="richard"/>
  </w15:person>
  <w15:person w15:author="Joseph Bennett">
    <w15:presenceInfo w15:providerId="Windows Live" w15:userId="f43ab2b5ed2eb486"/>
  </w15:person>
  <w15:person w15:author="Buxton,Rachel">
    <w15:presenceInfo w15:providerId="AD" w15:userId="S-1-5-21-299502267-746137067-1417001333-428832"/>
  </w15:person>
  <w15:person w15:author="Allison Binley">
    <w15:presenceInfo w15:providerId="None" w15:userId="Allison Binley"/>
  </w15:person>
  <w15:person w15:author="Viv Mcshane">
    <w15:presenceInfo w15:providerId="Windows Live" w15:userId="726bcc2aadf18af2"/>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10FAA"/>
    <w:rsid w:val="00222361"/>
    <w:rsid w:val="002225E4"/>
    <w:rsid w:val="00224A65"/>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EE9"/>
    <w:rsid w:val="003C4DF2"/>
    <w:rsid w:val="003C5710"/>
    <w:rsid w:val="003C723A"/>
    <w:rsid w:val="003D1DC4"/>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1FA5"/>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526D"/>
    <w:rsid w:val="006F6771"/>
    <w:rsid w:val="007027F6"/>
    <w:rsid w:val="0070423F"/>
    <w:rsid w:val="007073A8"/>
    <w:rsid w:val="00714B22"/>
    <w:rsid w:val="00720ECD"/>
    <w:rsid w:val="00721BAD"/>
    <w:rsid w:val="00722603"/>
    <w:rsid w:val="0073298F"/>
    <w:rsid w:val="00737AC5"/>
    <w:rsid w:val="00740E4C"/>
    <w:rsid w:val="007477A4"/>
    <w:rsid w:val="00752DC3"/>
    <w:rsid w:val="00753720"/>
    <w:rsid w:val="007552F4"/>
    <w:rsid w:val="00760B08"/>
    <w:rsid w:val="00763021"/>
    <w:rsid w:val="00765436"/>
    <w:rsid w:val="00772BFF"/>
    <w:rsid w:val="0077408C"/>
    <w:rsid w:val="00777BD7"/>
    <w:rsid w:val="00777C16"/>
    <w:rsid w:val="00781230"/>
    <w:rsid w:val="00782808"/>
    <w:rsid w:val="00783B33"/>
    <w:rsid w:val="00785E97"/>
    <w:rsid w:val="00793E48"/>
    <w:rsid w:val="00793F89"/>
    <w:rsid w:val="007A185C"/>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9293E"/>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8F4932"/>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272A"/>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23A8"/>
    <w:rsid w:val="00A52B46"/>
    <w:rsid w:val="00A53B0E"/>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A7A"/>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2F11"/>
    <w:rsid w:val="00DB3127"/>
    <w:rsid w:val="00DB417E"/>
    <w:rsid w:val="00DC1410"/>
    <w:rsid w:val="00DC486E"/>
    <w:rsid w:val="00DD0F9E"/>
    <w:rsid w:val="00DD2BD4"/>
    <w:rsid w:val="00DD4ADA"/>
    <w:rsid w:val="00DD666D"/>
    <w:rsid w:val="00DE0D84"/>
    <w:rsid w:val="00DE115A"/>
    <w:rsid w:val="00DE793D"/>
    <w:rsid w:val="00DF00E5"/>
    <w:rsid w:val="00DF73D8"/>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92E88"/>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
    <w:name w:val="Unresolved Mention"/>
    <w:basedOn w:val="DefaultParagraphFont"/>
    <w:uiPriority w:val="99"/>
    <w:semiHidden/>
    <w:unhideWhenUsed/>
    <w:rsid w:val="00651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otectedplanet.net/c/calculating-protected-area-coverage" TargetMode="External"/><Relationship Id="rId2" Type="http://schemas.openxmlformats.org/officeDocument/2006/relationships/hyperlink" Target="https://dx.doi.org/10.1111/conl.12158" TargetMode="External"/><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hyperlink" Target="http://www.iucnredlist.org/" TargetMode="Externa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protectedplanet.ne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gadm.org/" TargetMode="External"/><Relationship Id="rId23"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birdlife.org/datazone/ho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C1D8E-BAA9-4B85-9F51-82D09327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11409</Words>
  <Characters>65035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cp:revision>
  <dcterms:created xsi:type="dcterms:W3CDTF">2020-04-08T15:41:00Z</dcterms:created>
  <dcterms:modified xsi:type="dcterms:W3CDTF">2020-04-08T15:41:00Z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