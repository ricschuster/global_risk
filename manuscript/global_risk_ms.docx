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F30E1" w14:textId="63066BBD"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316ADE0F"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4B256A">
        <w:rPr>
          <w:rFonts w:cs="Times New Roman"/>
          <w:lang w:val="en-CA"/>
        </w:rPr>
        <w:t>Conservation Decisions Lab, D</w:t>
      </w:r>
      <w:r w:rsidR="00B11B6F" w:rsidRPr="00BE6065">
        <w:rPr>
          <w:rFonts w:cs="Times New Roman"/>
          <w:lang w:val="en-CA"/>
        </w:rPr>
        <w:t>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Pr="00927C84" w:rsidRDefault="00D56A32" w:rsidP="00BC1C25">
      <w:pPr>
        <w:spacing w:after="0" w:line="480" w:lineRule="auto"/>
        <w:rPr>
          <w:rFonts w:ascii="Times New Roman" w:hAnsi="Times New Roman" w:cs="Times New Roman"/>
          <w:b/>
          <w:bCs/>
          <w:sz w:val="24"/>
          <w:szCs w:val="24"/>
        </w:rPr>
      </w:pPr>
      <w:commentRangeStart w:id="1"/>
      <w:r w:rsidRPr="00927C84">
        <w:rPr>
          <w:rFonts w:ascii="Times New Roman" w:hAnsi="Times New Roman" w:cs="Times New Roman"/>
          <w:b/>
          <w:bCs/>
          <w:sz w:val="24"/>
          <w:szCs w:val="24"/>
        </w:rPr>
        <w:lastRenderedPageBreak/>
        <w:t>First paragraph</w:t>
      </w:r>
      <w:commentRangeEnd w:id="1"/>
      <w:r w:rsidR="00364F67" w:rsidRPr="00927C84">
        <w:rPr>
          <w:b/>
          <w:bCs/>
        </w:rPr>
        <w:commentReference w:id="1"/>
      </w:r>
    </w:p>
    <w:p w14:paraId="31B1F31F" w14:textId="43915A2E" w:rsidR="000B0277" w:rsidRDefault="000B0277" w:rsidP="000B027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w:t>
      </w:r>
      <w:r w:rsidRPr="006B1574">
        <w:rPr>
          <w:rFonts w:ascii="Times New Roman" w:eastAsia="Times New Roman" w:hAnsi="Times New Roman" w:cs="Times New Roman"/>
          <w:sz w:val="24"/>
          <w:szCs w:val="24"/>
        </w:rPr>
        <w:t xml:space="preserve">biodiversity loss in a rapidly changing global environment is </w:t>
      </w:r>
      <w:r w:rsidRPr="006B1574">
        <w:rPr>
          <w:rFonts w:ascii="Times New Roman" w:hAnsi="Times New Roman" w:cs="Times New Roman"/>
          <w:sz w:val="24"/>
          <w:szCs w:val="24"/>
        </w:rPr>
        <w:t>one of the great challenges of the 21</w:t>
      </w:r>
      <w:r w:rsidRPr="006B1574">
        <w:rPr>
          <w:rFonts w:ascii="Times New Roman" w:hAnsi="Times New Roman" w:cs="Times New Roman"/>
          <w:sz w:val="24"/>
          <w:szCs w:val="24"/>
          <w:vertAlign w:val="superscript"/>
        </w:rPr>
        <w:t>st</w:t>
      </w:r>
      <w:r w:rsidRPr="006B1574">
        <w:rPr>
          <w:rFonts w:ascii="Times New Roman" w:hAnsi="Times New Roman" w:cs="Times New Roman"/>
          <w:sz w:val="24"/>
          <w:szCs w:val="24"/>
        </w:rPr>
        <w:t xml:space="preserve"> Century</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7F28F6">
        <w:rPr>
          <w:rFonts w:ascii="Times New Roman" w:hAnsi="Times New Roman" w:cs="Times New Roman"/>
          <w:sz w:val="24"/>
          <w:szCs w:val="24"/>
          <w:vertAlign w:val="superscript"/>
        </w:rPr>
        <w:t>1,2</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Pr="00D30BC2">
        <w:rPr>
          <w:rFonts w:ascii="Times New Roman" w:eastAsia="Times New Roman" w:hAnsi="Times New Roman" w:cs="Times New Roman"/>
          <w:sz w:val="24"/>
          <w:szCs w:val="24"/>
        </w:rPr>
        <w:t>As climate</w:t>
      </w:r>
      <w:r>
        <w:rPr>
          <w:rFonts w:ascii="Times New Roman" w:eastAsia="Times New Roman" w:hAnsi="Times New Roman" w:cs="Times New Roman"/>
          <w:sz w:val="24"/>
          <w:szCs w:val="24"/>
        </w:rPr>
        <w:t xml:space="preserve"> and</w:t>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land-</w:t>
      </w:r>
      <w:r w:rsidRPr="00D30BC2">
        <w:rPr>
          <w:rFonts w:ascii="Times New Roman" w:eastAsia="Times New Roman" w:hAnsi="Times New Roman" w:cs="Times New Roman"/>
          <w:sz w:val="24"/>
          <w:szCs w:val="24"/>
        </w:rPr>
        <w:t>cover cha</w:t>
      </w:r>
      <w:r>
        <w:rPr>
          <w:rFonts w:ascii="Times New Roman" w:eastAsia="Times New Roman" w:hAnsi="Times New Roman" w:cs="Times New Roman"/>
          <w:sz w:val="24"/>
          <w:szCs w:val="24"/>
        </w:rPr>
        <w:t xml:space="preserve">nge intensify, their impacts on biodiversity and conservation response </w:t>
      </w:r>
      <w:r w:rsidRPr="00D30BC2">
        <w:rPr>
          <w:rFonts w:ascii="Times New Roman" w:eastAsia="Times New Roman" w:hAnsi="Times New Roman" w:cs="Times New Roman"/>
          <w:sz w:val="24"/>
          <w:szCs w:val="24"/>
        </w:rPr>
        <w:t xml:space="preserve">will be </w:t>
      </w:r>
      <w:r>
        <w:rPr>
          <w:rFonts w:ascii="Times New Roman" w:eastAsia="Times New Roman" w:hAnsi="Times New Roman" w:cs="Times New Roman"/>
          <w:sz w:val="24"/>
          <w:szCs w:val="24"/>
        </w:rPr>
        <w:t>mediated</w:t>
      </w:r>
      <w:r w:rsidRPr="00D30BC2">
        <w:rPr>
          <w:rFonts w:ascii="Times New Roman" w:eastAsia="Times New Roman" w:hAnsi="Times New Roman" w:cs="Times New Roman"/>
          <w:sz w:val="24"/>
          <w:szCs w:val="24"/>
        </w:rPr>
        <w:t xml:space="preserve"> by </w:t>
      </w:r>
      <w:r>
        <w:rPr>
          <w:rFonts w:ascii="Times New Roman" w:eastAsia="Times New Roman" w:hAnsi="Times New Roman" w:cs="Times New Roman"/>
          <w:sz w:val="24"/>
          <w:szCs w:val="24"/>
        </w:rPr>
        <w:t>governance</w:t>
      </w:r>
      <w:r w:rsidR="00D15C6C">
        <w:rPr>
          <w:rFonts w:ascii="Times New Roman" w:eastAsia="Times New Roman" w:hAnsi="Times New Roman" w:cs="Times New Roman"/>
          <w:sz w:val="24"/>
          <w:szCs w:val="24"/>
        </w:rPr>
        <w:fldChar w:fldCharType="begin"/>
      </w:r>
      <w:r w:rsidR="00D15C6C">
        <w:rPr>
          <w:rFonts w:ascii="Times New Roman" w:eastAsia="Times New Roman" w:hAnsi="Times New Roman" w:cs="Times New Roman"/>
          <w:sz w:val="24"/>
          <w:szCs w:val="24"/>
        </w:rPr>
        <w:instrText xml:space="preserve"> ADDIN ZOTERO_ITEM CSL_CITATION {"citationID":"jnTe6bjU","properties":{"formattedCitation":"\\super 3,4\\nosupersub{}","plainCitation":"3,4","noteIndex":0},"citationItems":[{"id":2742,"uris":["http://zotero.org/users/878981/items/HUE6CQIP"],"uri":["http://zotero.org/users/878981/items/HUE6CQIP"],"itemData":{"id":2742,"type":"article-journal","container-title":"Annals of the New York Academy of Sciences","source":"Google Scholar","title":"Quality of governance and effectiveness of protected areas: crucial concepts for conservation planning","title-short":"Quality of governance and effectiveness of protected areas","author":[{"family":"Eklund","given":"Johanna Fredrika"},{"family":"Cabeza-Jaimejuan","given":"Maria Del Mar"}],"issued":{"date-parts":[["2017"]]}}},{"id":958,"uris":["http://zotero.org/users/878981/items/PM9X8KPM"],"uri":["http://zotero.org/users/878981/items/PM9X8KPM"],"itemData":{"id":958,"type":"article-journal","container-title":"Environmental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D15C6C">
        <w:rPr>
          <w:rFonts w:ascii="Times New Roman" w:eastAsia="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3,4</w:t>
      </w:r>
      <w:r w:rsidR="00D15C6C">
        <w:rPr>
          <w:rFonts w:ascii="Times New Roman" w:eastAsia="Times New Roman" w:hAnsi="Times New Roman" w:cs="Times New Roman"/>
          <w:sz w:val="24"/>
          <w:szCs w:val="24"/>
        </w:rPr>
        <w:fldChar w:fldCharType="end"/>
      </w:r>
      <w:r w:rsidRPr="00D30B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targeted investment in projects that consider risk of failure under changing conditions. Protected areas (PAs) are a key instrument in efforts to conserve biodiversity, yet increasing pressure from poor governance, </w:t>
      </w:r>
      <w:r w:rsidR="00BF6E02">
        <w:rPr>
          <w:rFonts w:ascii="Times New Roman" w:eastAsia="Times New Roman" w:hAnsi="Times New Roman" w:cs="Times New Roman"/>
          <w:sz w:val="24"/>
          <w:szCs w:val="24"/>
        </w:rPr>
        <w:t>land-cover</w:t>
      </w:r>
      <w:r w:rsidR="00BF6E02">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{"citationID":"uX7qVcTI","properties":{"formattedCitation":"\\super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Yt80h0ER/B12Ph4mZ","issue":"7531","issued":{"date-parts":[["2014"]]},"page":"383-386","publisher":"Nature Research","title":"Global protected area expansion is compromised by projected land-use and parochialism","type":"article-journal","volume":"516"}}],"schema":"https://github.com/citation-style-language/schema/raw/master/csl-citation.json"} </w:instrText>
      </w:r>
      <w:r w:rsidR="00BF6E02">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5</w:t>
      </w:r>
      <w:r w:rsidR="00BF6E02">
        <w:rPr>
          <w:rFonts w:ascii="Times New Roman" w:eastAsia="Times New Roman" w:hAnsi="Times New Roman" w:cs="Times New Roman"/>
          <w:sz w:val="24"/>
          <w:szCs w:val="24"/>
        </w:rPr>
        <w:fldChar w:fldCharType="end"/>
      </w:r>
      <w:r w:rsidR="00BF6E02">
        <w:rPr>
          <w:rFonts w:ascii="Times New Roman" w:eastAsia="Times New Roman" w:hAnsi="Times New Roman" w:cs="Times New Roman"/>
          <w:sz w:val="24"/>
          <w:szCs w:val="24"/>
        </w:rPr>
        <w:t>, and c</w:t>
      </w:r>
      <w:r>
        <w:rPr>
          <w:rFonts w:ascii="Times New Roman" w:eastAsia="Times New Roman" w:hAnsi="Times New Roman" w:cs="Times New Roman"/>
          <w:sz w:val="24"/>
          <w:szCs w:val="24"/>
        </w:rPr>
        <w:t>limate</w:t>
      </w:r>
      <w:r w:rsidR="00EC3B1D">
        <w:rPr>
          <w:rFonts w:ascii="Times New Roman" w:eastAsia="Times New Roman" w:hAnsi="Times New Roman" w:cs="Times New Roman"/>
          <w:sz w:val="24"/>
          <w:szCs w:val="24"/>
        </w:rPr>
        <w:fldChar w:fldCharType="begin"/>
      </w:r>
      <w:r w:rsidR="003D7E97">
        <w:rPr>
          <w:rFonts w:ascii="Times New Roman" w:eastAsia="Times New Roman" w:hAnsi="Times New Roman" w:cs="Times New Roman"/>
          <w:sz w:val="24"/>
          <w:szCs w:val="24"/>
        </w:rPr>
        <w:instrText xml:space="preserve"> ADDIN ZOTERO_ITEM CSL_CITATION {"citationID":"ueyFqekm","properties":{"formattedCitation":"\\super 6\\nosupersub{}","plainCitation":"6","noteIndex":0},"citationItems":[{"id":2748,"uris":["http://zotero.org/users/878981/items/YR7HKC6V"],"uri":["http://zotero.org/users/878981/items/YR7HKC6V"],"itemData":{"id":2748,"type":"article-journal","container-title":"Nature communications","issue":"1","note":"publisher: Nature Publishing Group","page":"1–10","source":"Google Scholar","title":"Predicted climate shifts within terrestrial protected areas worldwide","volume":"10","author":[{"family":"Hoffmann","given":"Samuel"},{"family":"Irl","given":"Severin DH"},{"family":"Beierkuhnlein","given":"Carl"}],"issued":{"date-parts":[["2019"]]}}}],"schema":"https://github.com/citation-style-language/schema/raw/master/csl-citation.json"} </w:instrText>
      </w:r>
      <w:r w:rsidR="00EC3B1D">
        <w:rPr>
          <w:rFonts w:ascii="Times New Roman" w:eastAsia="Times New Roman" w:hAnsi="Times New Roman" w:cs="Times New Roman"/>
          <w:sz w:val="24"/>
          <w:szCs w:val="24"/>
        </w:rPr>
        <w:fldChar w:fldCharType="separate"/>
      </w:r>
      <w:r w:rsidR="003D7E97" w:rsidRPr="003D7E97">
        <w:rPr>
          <w:rFonts w:ascii="Times New Roman" w:hAnsi="Times New Roman" w:cs="Times New Roman"/>
          <w:sz w:val="24"/>
          <w:szCs w:val="24"/>
          <w:vertAlign w:val="superscript"/>
        </w:rPr>
        <w:t>6</w:t>
      </w:r>
      <w:r w:rsidR="00EC3B1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change risk reducing PA effectiveness. Here we show that </w:t>
      </w:r>
      <w:r w:rsidR="00250FF1">
        <w:rPr>
          <w:rFonts w:ascii="Times New Roman" w:eastAsia="Times New Roman" w:hAnsi="Times New Roman" w:cs="Times New Roman"/>
          <w:sz w:val="24"/>
          <w:szCs w:val="24"/>
        </w:rPr>
        <w:t xml:space="preserve">scenarios </w:t>
      </w:r>
      <w:r>
        <w:rPr>
          <w:rFonts w:ascii="Times New Roman" w:eastAsia="Times New Roman" w:hAnsi="Times New Roman" w:cs="Times New Roman"/>
          <w:sz w:val="24"/>
          <w:szCs w:val="24"/>
        </w:rPr>
        <w:t xml:space="preserve">incorporating these risk factors into global biodiversity conservation planning only increase the global land area required to </w:t>
      </w:r>
      <w:r w:rsidR="00CF7C00">
        <w:rPr>
          <w:rFonts w:ascii="Times New Roman" w:eastAsia="Times New Roman" w:hAnsi="Times New Roman" w:cs="Times New Roman"/>
          <w:sz w:val="24"/>
          <w:szCs w:val="24"/>
        </w:rPr>
        <w:t>achieve 30% protection of all terrestrial vertebrates</w:t>
      </w:r>
      <w:r>
        <w:rPr>
          <w:rFonts w:ascii="Times New Roman" w:eastAsia="Times New Roman" w:hAnsi="Times New Roman" w:cs="Times New Roman"/>
          <w:sz w:val="24"/>
          <w:szCs w:val="24"/>
        </w:rPr>
        <w:t xml:space="preserve"> by </w:t>
      </w:r>
      <w:r w:rsidRPr="00C50598">
        <w:rPr>
          <w:rFonts w:ascii="Times New Roman" w:eastAsia="Times New Roman" w:hAnsi="Times New Roman" w:cs="Times New Roman"/>
          <w:sz w:val="24"/>
          <w:szCs w:val="24"/>
          <w:highlight w:val="yellow"/>
        </w:rPr>
        <w:t>1</w:t>
      </w:r>
      <w:r w:rsidR="00CF7C00">
        <w:rPr>
          <w:rFonts w:ascii="Times New Roman" w:eastAsia="Times New Roman" w:hAnsi="Times New Roman" w:cs="Times New Roman"/>
          <w:sz w:val="24"/>
          <w:szCs w:val="24"/>
        </w:rPr>
        <w:t>%</w:t>
      </w:r>
      <w:r>
        <w:rPr>
          <w:rFonts w:ascii="Times New Roman" w:eastAsia="Times New Roman" w:hAnsi="Times New Roman" w:cs="Times New Roman"/>
          <w:sz w:val="24"/>
          <w:szCs w:val="24"/>
        </w:rPr>
        <w:t>, w</w:t>
      </w:r>
      <w:r w:rsidR="00CF7C00">
        <w:rPr>
          <w:rFonts w:ascii="Times New Roman" w:eastAsia="Times New Roman" w:hAnsi="Times New Roman" w:cs="Times New Roman"/>
          <w:sz w:val="24"/>
          <w:szCs w:val="24"/>
        </w:rPr>
        <w:t>ith</w:t>
      </w:r>
      <w:r>
        <w:rPr>
          <w:rFonts w:ascii="Times New Roman" w:eastAsia="Times New Roman" w:hAnsi="Times New Roman" w:cs="Times New Roman"/>
          <w:sz w:val="24"/>
          <w:szCs w:val="24"/>
        </w:rPr>
        <w:t xml:space="preserve"> </w:t>
      </w:r>
      <w:r w:rsidRPr="00174CF1">
        <w:rPr>
          <w:rFonts w:ascii="Times New Roman" w:eastAsia="Times New Roman" w:hAnsi="Times New Roman" w:cs="Times New Roman"/>
          <w:sz w:val="24"/>
          <w:szCs w:val="24"/>
          <w:highlight w:val="yellow"/>
        </w:rPr>
        <w:t>X</w:t>
      </w:r>
      <w:r>
        <w:rPr>
          <w:rFonts w:ascii="Times New Roman" w:eastAsia="Times New Roman" w:hAnsi="Times New Roman" w:cs="Times New Roman"/>
          <w:sz w:val="24"/>
          <w:szCs w:val="24"/>
        </w:rPr>
        <w:t xml:space="preserve">% of PA </w:t>
      </w:r>
      <w:r w:rsidR="007744B7">
        <w:rPr>
          <w:rFonts w:ascii="Times New Roman" w:eastAsia="Times New Roman" w:hAnsi="Times New Roman" w:cs="Times New Roman"/>
          <w:sz w:val="24"/>
          <w:szCs w:val="24"/>
        </w:rPr>
        <w:t xml:space="preserve">found to </w:t>
      </w:r>
      <w:r>
        <w:rPr>
          <w:rFonts w:ascii="Times New Roman" w:eastAsia="Times New Roman" w:hAnsi="Times New Roman" w:cs="Times New Roman"/>
          <w:sz w:val="24"/>
          <w:szCs w:val="24"/>
        </w:rPr>
        <w:t xml:space="preserve">overlap </w:t>
      </w:r>
      <w:r w:rsidR="00165966">
        <w:rPr>
          <w:rFonts w:ascii="Times New Roman" w:eastAsia="Times New Roman" w:hAnsi="Times New Roman" w:cs="Times New Roman"/>
          <w:sz w:val="24"/>
          <w:szCs w:val="24"/>
        </w:rPr>
        <w:t xml:space="preserve">among </w:t>
      </w:r>
      <w:r>
        <w:rPr>
          <w:rFonts w:ascii="Times New Roman" w:eastAsia="Times New Roman" w:hAnsi="Times New Roman" w:cs="Times New Roman"/>
          <w:sz w:val="24"/>
          <w:szCs w:val="24"/>
        </w:rPr>
        <w:t>all</w:t>
      </w:r>
      <w:r w:rsidR="00CF7C00">
        <w:rPr>
          <w:rFonts w:ascii="Times New Roman" w:eastAsia="Times New Roman" w:hAnsi="Times New Roman" w:cs="Times New Roman"/>
          <w:sz w:val="24"/>
          <w:szCs w:val="24"/>
        </w:rPr>
        <w:t xml:space="preserve"> risk</w:t>
      </w:r>
      <w:r w:rsidR="007744B7">
        <w:rPr>
          <w:rFonts w:ascii="Times New Roman" w:eastAsia="Times New Roman" w:hAnsi="Times New Roman" w:cs="Times New Roman"/>
          <w:sz w:val="24"/>
          <w:szCs w:val="24"/>
        </w:rPr>
        <w:t xml:space="preserve"> scenarios. </w:t>
      </w:r>
      <w:r>
        <w:rPr>
          <w:rFonts w:ascii="Times New Roman" w:eastAsia="Times New Roman" w:hAnsi="Times New Roman" w:cs="Times New Roman"/>
          <w:sz w:val="24"/>
          <w:szCs w:val="24"/>
        </w:rPr>
        <w:t xml:space="preserve">Nonetheless, there was greater variation among scenarios in priority areas for protection in different countries, driven largely </w:t>
      </w:r>
      <w:r w:rsidRPr="00913FE0">
        <w:rPr>
          <w:rFonts w:ascii="Times New Roman" w:eastAsia="Times New Roman" w:hAnsi="Times New Roman" w:cs="Times New Roman"/>
          <w:sz w:val="24"/>
          <w:szCs w:val="24"/>
          <w:highlight w:val="yellow"/>
        </w:rPr>
        <w:t xml:space="preserve">by </w:t>
      </w:r>
      <w:r>
        <w:rPr>
          <w:rFonts w:ascii="Times New Roman" w:eastAsia="Times New Roman" w:hAnsi="Times New Roman" w:cs="Times New Roman"/>
          <w:sz w:val="24"/>
          <w:szCs w:val="24"/>
          <w:highlight w:val="yellow"/>
        </w:rPr>
        <w:t>our index of governance</w:t>
      </w:r>
      <w:r>
        <w:rPr>
          <w:rFonts w:ascii="Times New Roman" w:eastAsia="Times New Roman" w:hAnsi="Times New Roman" w:cs="Times New Roman"/>
          <w:sz w:val="24"/>
          <w:szCs w:val="24"/>
        </w:rPr>
        <w:t xml:space="preserve">. </w:t>
      </w:r>
      <w:r w:rsidR="00250FF1">
        <w:rPr>
          <w:rFonts w:ascii="Times New Roman" w:eastAsia="Times New Roman" w:hAnsi="Times New Roman" w:cs="Times New Roman"/>
          <w:sz w:val="24"/>
          <w:szCs w:val="24"/>
        </w:rPr>
        <w:t>In particular, c</w:t>
      </w:r>
      <w:r w:rsidR="003941FF">
        <w:rPr>
          <w:rFonts w:ascii="Times New Roman" w:eastAsia="Times New Roman" w:hAnsi="Times New Roman" w:cs="Times New Roman"/>
          <w:sz w:val="24"/>
          <w:szCs w:val="24"/>
        </w:rPr>
        <w:t xml:space="preserve">ountries with wide-ranging species neighboring those with poor governance required more PAs when taking </w:t>
      </w:r>
      <w:r w:rsidR="00250FF1">
        <w:rPr>
          <w:rFonts w:ascii="Times New Roman" w:eastAsia="Times New Roman" w:hAnsi="Times New Roman" w:cs="Times New Roman"/>
          <w:sz w:val="24"/>
          <w:szCs w:val="24"/>
        </w:rPr>
        <w:t xml:space="preserve">risk </w:t>
      </w:r>
      <w:r w:rsidR="003941FF">
        <w:rPr>
          <w:rFonts w:ascii="Times New Roman" w:eastAsia="Times New Roman" w:hAnsi="Times New Roman" w:cs="Times New Roman"/>
          <w:sz w:val="24"/>
          <w:szCs w:val="24"/>
        </w:rPr>
        <w:t xml:space="preserve">into account. </w:t>
      </w:r>
      <w:r>
        <w:rPr>
          <w:rFonts w:ascii="Times New Roman" w:eastAsia="Times New Roman" w:hAnsi="Times New Roman" w:cs="Times New Roman"/>
          <w:sz w:val="24"/>
          <w:szCs w:val="24"/>
        </w:rPr>
        <w:t xml:space="preserve">These areas may be priorities for developing PA networks that are resilient to multiple aspects of anthropogenic change. Our results suggest that these sources of risk can feasibly be </w:t>
      </w:r>
      <w:r w:rsidR="00250FF1">
        <w:rPr>
          <w:rFonts w:ascii="Times New Roman" w:eastAsia="Times New Roman" w:hAnsi="Times New Roman" w:cs="Times New Roman"/>
          <w:sz w:val="24"/>
          <w:szCs w:val="24"/>
        </w:rPr>
        <w:t>accounted for</w:t>
      </w:r>
      <w:r>
        <w:rPr>
          <w:rFonts w:ascii="Times New Roman" w:eastAsia="Times New Roman" w:hAnsi="Times New Roman" w:cs="Times New Roman"/>
          <w:sz w:val="24"/>
          <w:szCs w:val="24"/>
        </w:rPr>
        <w:t xml:space="preserve"> in global PA planning and </w:t>
      </w:r>
      <w:r w:rsidR="003941FF">
        <w:rPr>
          <w:rFonts w:ascii="Times New Roman" w:eastAsia="Times New Roman" w:hAnsi="Times New Roman" w:cs="Times New Roman"/>
          <w:sz w:val="24"/>
          <w:szCs w:val="24"/>
        </w:rPr>
        <w:t>emphasize the importance of cross-jurisdictional conservation planning</w:t>
      </w:r>
      <w:r>
        <w:rPr>
          <w:rFonts w:ascii="Times New Roman" w:eastAsia="Times New Roman" w:hAnsi="Times New Roman" w:cs="Times New Roman"/>
          <w:sz w:val="24"/>
          <w:szCs w:val="24"/>
        </w:rPr>
        <w:t xml:space="preserve">. </w:t>
      </w:r>
    </w:p>
    <w:p w14:paraId="66AEBE16" w14:textId="77777777" w:rsidR="00D3580E" w:rsidRDefault="00D3580E" w:rsidP="00BC1C25">
      <w:pPr>
        <w:spacing w:after="0" w:line="480" w:lineRule="auto"/>
        <w:rPr>
          <w:rFonts w:ascii="Times New Roman" w:eastAsia="Times New Roman" w:hAnsi="Times New Roman" w:cs="Times New Roman"/>
          <w:sz w:val="24"/>
          <w:szCs w:val="24"/>
        </w:rPr>
      </w:pP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2"/>
      <w:r w:rsidRPr="00682A20">
        <w:rPr>
          <w:rFonts w:ascii="Times New Roman" w:hAnsi="Times New Roman" w:cs="Times New Roman"/>
          <w:b/>
          <w:bCs/>
          <w:sz w:val="24"/>
          <w:szCs w:val="24"/>
        </w:rPr>
        <w:t>Main text</w:t>
      </w:r>
      <w:commentRangeEnd w:id="2"/>
      <w:r w:rsidR="00E3385D" w:rsidRPr="003432B5">
        <w:rPr>
          <w:rStyle w:val="CommentReference"/>
          <w:b/>
          <w:bCs/>
        </w:rPr>
        <w:commentReference w:id="2"/>
      </w:r>
    </w:p>
    <w:p w14:paraId="2A2A632D" w14:textId="73D7CDD3" w:rsidR="00D9505D" w:rsidRDefault="008A5084" w:rsidP="009D41CF">
      <w:pPr>
        <w:spacing w:before="240"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3C75C4">
        <w:rPr>
          <w:rFonts w:ascii="Times New Roman" w:eastAsia="Times New Roman" w:hAnsi="Times New Roman" w:cs="Times New Roman"/>
          <w:sz w:val="24"/>
          <w:szCs w:val="24"/>
        </w:rPr>
        <w:instrText xml:space="preserve"> ADDIN ZOTERO_ITEM CSL_CITATION {"citationID":"MplMGleT","properties":{"formattedCitation":"\\super 7\\nosupersub{}","plainCitation":"7","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3C75C4" w:rsidRPr="003C75C4">
        <w:rPr>
          <w:rFonts w:ascii="Times New Roman" w:hAnsi="Times New Roman" w:cs="Times New Roman"/>
          <w:sz w:val="24"/>
          <w:szCs w:val="24"/>
          <w:vertAlign w:val="superscript"/>
        </w:rPr>
        <w:t>7</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sidR="009549EA">
        <w:rPr>
          <w:rFonts w:ascii="Times New Roman" w:eastAsia="Times New Roman" w:hAnsi="Times New Roman" w:cs="Times New Roman"/>
          <w:sz w:val="24"/>
          <w:szCs w:val="24"/>
        </w:rPr>
        <w:t xml:space="preserve">As such, the cornerstone of </w:t>
      </w:r>
      <w:r w:rsidR="00D9505D">
        <w:rPr>
          <w:rFonts w:ascii="Times New Roman" w:eastAsia="Times New Roman" w:hAnsi="Times New Roman" w:cs="Times New Roman"/>
          <w:sz w:val="24"/>
          <w:szCs w:val="24"/>
        </w:rPr>
        <w:t>the</w:t>
      </w:r>
      <w:r w:rsidR="009549EA">
        <w:rPr>
          <w:rFonts w:ascii="Times New Roman" w:eastAsia="Times New Roman" w:hAnsi="Times New Roman" w:cs="Times New Roman"/>
          <w:sz w:val="24"/>
          <w:szCs w:val="24"/>
        </w:rPr>
        <w:t xml:space="preserve"> renewed global framework for biodiversity conservation aims to protect at least 30% of terrestrial land area</w:t>
      </w:r>
      <w:r w:rsidR="00B410C9">
        <w:rPr>
          <w:rFonts w:ascii="Times New Roman" w:eastAsia="Times New Roman" w:hAnsi="Times New Roman" w:cs="Times New Roman"/>
          <w:sz w:val="24"/>
          <w:szCs w:val="24"/>
        </w:rPr>
        <w:t xml:space="preserve"> by 2030</w:t>
      </w:r>
      <w:r w:rsidR="000932FF">
        <w:rPr>
          <w:rFonts w:ascii="Times New Roman" w:eastAsia="Times New Roman" w:hAnsi="Times New Roman" w:cs="Times New Roman"/>
          <w:sz w:val="24"/>
          <w:szCs w:val="24"/>
        </w:rPr>
        <w:fldChar w:fldCharType="begin"/>
      </w:r>
      <w:r w:rsidR="000932FF">
        <w:rPr>
          <w:rFonts w:ascii="Times New Roman" w:eastAsia="Times New Roman" w:hAnsi="Times New Roman" w:cs="Times New Roman"/>
          <w:sz w:val="24"/>
          <w:szCs w:val="24"/>
        </w:rPr>
        <w:instrText xml:space="preserve"> ADDIN ZOTERO_ITEM CSL_CITATION {"citationID":"2EMmXq7j","properties":{"formattedCitation":"\\super 8\\nosupersub{}","plainCitation":"8","noteIndex":0},"citationItems":[{"id":2755,"uris":["http://zotero.org/users/878981/items/SFEVMJYB"],"uri":["http://zotero.org/users/878981/items/SFEVMJYB"],"itemData":{"id":2755,"type":"article","title":"Zero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w:t>
      </w:r>
      <w:r w:rsidR="000932FF">
        <w:rPr>
          <w:rFonts w:ascii="Times New Roman" w:eastAsia="Times New Roman" w:hAnsi="Times New Roman" w:cs="Times New Roman"/>
          <w:sz w:val="24"/>
          <w:szCs w:val="24"/>
        </w:rPr>
        <w:fldChar w:fldCharType="end"/>
      </w:r>
      <w:r w:rsidR="009549EA">
        <w:rPr>
          <w:rFonts w:ascii="Times New Roman" w:eastAsia="Times New Roman" w:hAnsi="Times New Roman" w:cs="Times New Roman"/>
          <w:sz w:val="24"/>
          <w:szCs w:val="24"/>
        </w:rPr>
        <w:t>.</w:t>
      </w:r>
      <w:r w:rsidR="00572BEE">
        <w:rPr>
          <w:rFonts w:ascii="Times New Roman" w:eastAsia="Times New Roman" w:hAnsi="Times New Roman" w:cs="Times New Roman"/>
          <w:sz w:val="24"/>
          <w:szCs w:val="24"/>
        </w:rPr>
        <w:t xml:space="preserve"> To identify areas of particular importance for biodiversity </w:t>
      </w:r>
      <w:r w:rsidR="009D41CF">
        <w:rPr>
          <w:rFonts w:ascii="Times New Roman" w:eastAsia="Times New Roman" w:hAnsi="Times New Roman" w:cs="Times New Roman"/>
          <w:sz w:val="24"/>
          <w:szCs w:val="24"/>
        </w:rPr>
        <w:t>for inclusion in the expanding protected area network</w:t>
      </w:r>
      <w:r w:rsidR="00572BEE">
        <w:rPr>
          <w:rFonts w:ascii="Times New Roman" w:eastAsia="Times New Roman" w:hAnsi="Times New Roman" w:cs="Times New Roman"/>
          <w:sz w:val="24"/>
          <w:szCs w:val="24"/>
        </w:rPr>
        <w:t>, current approaches rely on measures of regional biodiversity value and vulnerability</w:t>
      </w:r>
      <w:r w:rsidR="000932FF">
        <w:rPr>
          <w:rFonts w:ascii="Times New Roman" w:eastAsia="Times New Roman" w:hAnsi="Times New Roman" w:cs="Times New Roman"/>
          <w:sz w:val="24"/>
          <w:szCs w:val="24"/>
        </w:rPr>
        <w:fldChar w:fldCharType="begin"/>
      </w:r>
      <w:r w:rsidR="00504302">
        <w:rPr>
          <w:rFonts w:ascii="Times New Roman" w:eastAsia="Times New Roman" w:hAnsi="Times New Roman" w:cs="Times New Roman"/>
          <w:sz w:val="24"/>
          <w:szCs w:val="24"/>
        </w:rPr>
        <w:instrText xml:space="preserve"> ADDIN ZOTERO_ITEM CSL_CITATION {"citationID":"xgxjVWFv","properties":{"formattedCitation":"\\super 8\\uc0\\u8211{}10\\nosupersub{}","plainCitation":"8–10","noteIndex":0},"citationItems":[{"id":2752,"uris":["http://zotero.org/users/878981/items/X76NAH4G"],"uri":["http://zotero.org/users/878981/items/X76NAH4G"],"itemData":{"id":2752,"type":"article-journal","container-title":"science","issue":"5783","note":"publisher: American Association for the Advancement of Science","page":"58–61","source":"Google Scholar","title":"Global biodiversity conservation priorities","volume":"313","author":[{"family":"Brooks","given":"Thomas M."},{"family":"Mittermeier","given":"Russell A."},{"family":"Fonseca","given":"Gustavo AB","non-dropping-particle":"da"},{"family":"Gerlach","given":"Justin"},{"family":"Hoffmann","given":"Michael"},{"family":"Lamoreux","given":"John F."},{"family":"Mittermeier","given":"Cristina Goettsch"},{"family":"Pilgrim","given":"John D."},{"family":"Rodrigues","given":"Ana SL"}],"issued":{"date-parts":[["2006"]]}}},{"id":"phbxqM8B/v7bCaE6c","uris":["http://www.mendeley.com/documents/?uuid=b984bdac-2f60-4afa-a9e8-ce14824519e1"],"uri":["http://www.mendeley.com/documents/?uuid=b984bdac-2f60-4afa-a9e8-ce14824519e1"],"itemData":{"abstract":"Meeting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Biology","id":"Yt80h0ER/TEk0v2Zf","issue":"6","issued":{"date-parts":[["2014","6","24"]]},"page":"e1001891","publisher":"Public Library of Science","title":"Targeting Global Protected Area Expansion for Imperiled Biodiversity","type":"article-journal","volume":"12"}},{"id":2755,"uris":["http://zotero.org/users/878981/items/SFEVMJYB"],"uri":["http://zotero.org/users/878981/items/SFEVMJYB"],"itemData":{"id":2755,"type":"article","title":"Zero draft of the post-2020 global biodiversity framework","URL":"https://www.cbd.int/doc/c/efb0/1f84/a892b98d2982a829962b6371/wg2020-02-03-en.pdf"}}],"schema":"https://github.com/citation-style-language/schema/raw/master/csl-citation.json"} </w:instrText>
      </w:r>
      <w:r w:rsidR="000932FF">
        <w:rPr>
          <w:rFonts w:ascii="Times New Roman" w:eastAsia="Times New Roman" w:hAnsi="Times New Roman" w:cs="Times New Roman"/>
          <w:sz w:val="24"/>
          <w:szCs w:val="24"/>
        </w:rPr>
        <w:fldChar w:fldCharType="separate"/>
      </w:r>
      <w:r w:rsidR="000932FF" w:rsidRPr="000932FF">
        <w:rPr>
          <w:rFonts w:ascii="Times New Roman" w:hAnsi="Times New Roman" w:cs="Times New Roman"/>
          <w:sz w:val="24"/>
          <w:szCs w:val="24"/>
          <w:vertAlign w:val="superscript"/>
        </w:rPr>
        <w:t>8–10</w:t>
      </w:r>
      <w:r w:rsidR="000932FF">
        <w:rPr>
          <w:rFonts w:ascii="Times New Roman" w:eastAsia="Times New Roman" w:hAnsi="Times New Roman" w:cs="Times New Roman"/>
          <w:sz w:val="24"/>
          <w:szCs w:val="24"/>
        </w:rPr>
        <w:fldChar w:fldCharType="end"/>
      </w:r>
      <w:r w:rsidR="00572BEE">
        <w:rPr>
          <w:rFonts w:ascii="Times New Roman" w:eastAsia="Times New Roman" w:hAnsi="Times New Roman" w:cs="Times New Roman"/>
          <w:sz w:val="24"/>
          <w:szCs w:val="24"/>
        </w:rPr>
        <w:t xml:space="preserve">. </w:t>
      </w:r>
      <w:r w:rsidR="00FF2FEB">
        <w:rPr>
          <w:rFonts w:ascii="Times New Roman" w:eastAsia="Times New Roman" w:hAnsi="Times New Roman" w:cs="Times New Roman"/>
          <w:sz w:val="24"/>
          <w:szCs w:val="24"/>
        </w:rPr>
        <w:t xml:space="preserve">Current conservation policy thus </w:t>
      </w:r>
      <w:r w:rsidR="00FF2FEB">
        <w:rPr>
          <w:rFonts w:ascii="Times New Roman" w:eastAsia="Times New Roman" w:hAnsi="Times New Roman" w:cs="Times New Roman"/>
          <w:sz w:val="24"/>
          <w:szCs w:val="24"/>
        </w:rPr>
        <w:lastRenderedPageBreak/>
        <w:t xml:space="preserve">assumes that protected areas are permanent and their effectiveness is static.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w:t>
      </w:r>
      <w:r w:rsidR="0034143C">
        <w:rPr>
          <w:rFonts w:ascii="Times New Roman" w:eastAsia="Times New Roman" w:hAnsi="Times New Roman" w:cs="Times New Roman"/>
          <w:sz w:val="24"/>
          <w:szCs w:val="24"/>
        </w:rPr>
        <w:t xml:space="preserve">governance, </w:t>
      </w:r>
      <w:r w:rsidR="0034143C">
        <w:rPr>
          <w:rFonts w:ascii="Times New Roman" w:eastAsia="Times New Roman" w:hAnsi="Times New Roman" w:cs="Times New Roman"/>
          <w:color w:val="000000"/>
          <w:sz w:val="24"/>
          <w:szCs w:val="24"/>
        </w:rPr>
        <w:t xml:space="preserve">land use intensification, and </w:t>
      </w:r>
      <w:r w:rsidR="00250FF1">
        <w:rPr>
          <w:rFonts w:ascii="Times New Roman" w:eastAsia="Times New Roman" w:hAnsi="Times New Roman" w:cs="Times New Roman"/>
          <w:sz w:val="24"/>
          <w:szCs w:val="24"/>
        </w:rPr>
        <w:t>c</w:t>
      </w:r>
      <w:r w:rsidR="00A727AA">
        <w:rPr>
          <w:rFonts w:ascii="Times New Roman" w:eastAsia="Times New Roman" w:hAnsi="Times New Roman" w:cs="Times New Roman"/>
          <w:color w:val="000000"/>
          <w:sz w:val="24"/>
          <w:szCs w:val="24"/>
        </w:rPr>
        <w:t>limate change</w:t>
      </w:r>
      <w:r w:rsidR="00110DA5">
        <w:rPr>
          <w:rFonts w:ascii="Times New Roman" w:eastAsia="Times New Roman" w:hAnsi="Times New Roman" w:cs="Times New Roman"/>
          <w:color w:val="000000"/>
          <w:sz w:val="24"/>
          <w:szCs w:val="24"/>
        </w:rPr>
        <w:t xml:space="preserve"> pose risks to the </w:t>
      </w:r>
      <w:r w:rsidR="00302429">
        <w:rPr>
          <w:rFonts w:ascii="Times New Roman" w:eastAsia="Times New Roman" w:hAnsi="Times New Roman" w:cs="Times New Roman"/>
          <w:color w:val="000000"/>
          <w:sz w:val="24"/>
          <w:szCs w:val="24"/>
        </w:rPr>
        <w:t xml:space="preserve">future </w:t>
      </w:r>
      <w:r w:rsidR="00110DA5">
        <w:rPr>
          <w:rFonts w:ascii="Times New Roman" w:eastAsia="Times New Roman" w:hAnsi="Times New Roman" w:cs="Times New Roman"/>
          <w:color w:val="000000"/>
          <w:sz w:val="24"/>
          <w:szCs w:val="24"/>
        </w:rPr>
        <w:t>effectiveness of protected areas.</w:t>
      </w:r>
      <w:r w:rsidR="00110DA5" w:rsidRPr="00110DA5">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For example, </w:t>
      </w:r>
      <w:r w:rsidR="00636326">
        <w:rPr>
          <w:rFonts w:ascii="Times New Roman" w:eastAsia="Times New Roman" w:hAnsi="Times New Roman" w:cs="Times New Roman"/>
          <w:color w:val="000000"/>
          <w:sz w:val="24"/>
          <w:szCs w:val="24"/>
        </w:rPr>
        <w:t>the quality of governance predicts investment in conservation</w:t>
      </w:r>
      <w:r w:rsidR="00636326">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{"citationID":"xwazsZ7S","properties":{"formattedCitation":"\\super 4,11\\nosupersub{}","plainCitation":"4,11","noteIndex":0},"citationItems":[{"id":958,"uris":["http://zotero.org/users/878981/items/PM9X8KPM"],"uri":["http://zotero.org/users/878981/items/PM9X8KPM"],"itemData":{"id":958,"type":"article-journal","container-title":"Environmental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F."}],"issued":{"date-parts":[["2018"]]}}},{"id":2764,"uris":["http://zotero.org/users/878981/items/8RUH7MFK"],"uri":["http://zotero.org/users/878981/items/8RUH7MFK"],"itemData":{"id":2764,"type":"article-journal","container-title":"Conservation Letters","issue":"1","note":"publisher: Wiley Online Library","page":"12–20","source":"Google Scholar","title":"Biodiversity, governance, and the allocation of international aid for conservation","volume":"6","author":[{"family":"Miller","given":"Daniel C."},{"family":"Agrawal","given":"Arun"},{"family":"Roberts","given":"J. Timmons"}],"issued":{"date-parts":[["2013"]]}}}],"schema":"https://github.com/citation-style-language/schema/raw/master/csl-citation.json"} </w:instrText>
      </w:r>
      <w:r w:rsidR="00636326">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4,11</w:t>
      </w:r>
      <w:r w:rsidR="00636326">
        <w:rPr>
          <w:rFonts w:ascii="Times New Roman" w:eastAsia="Times New Roman" w:hAnsi="Times New Roman" w:cs="Times New Roman"/>
          <w:color w:val="000000"/>
          <w:sz w:val="24"/>
          <w:szCs w:val="24"/>
        </w:rPr>
        <w:fldChar w:fldCharType="end"/>
      </w:r>
      <w:r w:rsidR="0006344A">
        <w:rPr>
          <w:rFonts w:ascii="Times New Roman" w:eastAsia="Times New Roman" w:hAnsi="Times New Roman" w:cs="Times New Roman"/>
          <w:color w:val="000000"/>
          <w:sz w:val="24"/>
          <w:szCs w:val="24"/>
        </w:rPr>
        <w:t xml:space="preserve"> while political instability and corruption can reduce protected area effectiveness</w:t>
      </w:r>
      <w:r w:rsidR="0006344A">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{"citationID":"DaPpD8f5","properties":{"formattedCitation":"\\super 12\\nosupersub{}","plainCitation":"12","noteIndex":0},"citationItems":[{"id":2766,"uris":["http://zotero.org/users/878981/items/SNVLICL8"],"uri":["http://zotero.org/users/878981/items/SNVLICL8"],"itemData":{"id":2766,"type":"article-journal","container-title":"Conservation Letters","issue":"3","note":"publisher: Wiley Online Library","page":"e12435","source":"Google Scholar","title":"An assessment of threats to terrestrial protected areas","volume":"11","author":[{"family":"Schulze","given":"Katharina"},{"family":"Knights","given":"Kathryn"},{"family":"Coad","given":"Lauren"},{"family":"Geldmann","given":"Jonas"},{"family":"Leverington","given":"Fiona"},{"family":"Eassom","given":"April"},{"family":"Marr","given":"Melitta"},{"family":"Butchart","given":"Stuart HM"},{"family":"Hockings","given":"Marc"},{"family":"Burgess","given":"Neil D."}],"issued":{"date-parts":[["2018"]]}}}],"schema":"https://github.com/citation-style-language/schema/raw/master/csl-citation.json"} </w:instrText>
      </w:r>
      <w:r w:rsidR="0006344A">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12</w:t>
      </w:r>
      <w:r w:rsidR="0006344A">
        <w:rPr>
          <w:rFonts w:ascii="Times New Roman" w:eastAsia="Times New Roman" w:hAnsi="Times New Roman" w:cs="Times New Roman"/>
          <w:color w:val="000000"/>
          <w:sz w:val="24"/>
          <w:szCs w:val="24"/>
        </w:rPr>
        <w:fldChar w:fldCharType="end"/>
      </w:r>
      <w:r w:rsidR="00636326">
        <w:rPr>
          <w:rFonts w:ascii="Times New Roman" w:eastAsia="Times New Roman" w:hAnsi="Times New Roman" w:cs="Times New Roman"/>
          <w:color w:val="000000"/>
          <w:sz w:val="24"/>
          <w:szCs w:val="24"/>
        </w:rPr>
        <w:t xml:space="preserve">, </w:t>
      </w:r>
      <w:r w:rsidR="00110DA5">
        <w:rPr>
          <w:rFonts w:ascii="Times New Roman" w:eastAsia="Times New Roman" w:hAnsi="Times New Roman" w:cs="Times New Roman"/>
          <w:color w:val="000000"/>
          <w:sz w:val="24"/>
          <w:szCs w:val="24"/>
        </w:rPr>
        <w:t xml:space="preserve">protected areas with more deforestation are </w:t>
      </w:r>
      <w:r w:rsidR="00C33D7E">
        <w:rPr>
          <w:rFonts w:ascii="Times New Roman" w:eastAsia="Times New Roman" w:hAnsi="Times New Roman" w:cs="Times New Roman"/>
          <w:color w:val="000000"/>
          <w:sz w:val="24"/>
          <w:szCs w:val="24"/>
        </w:rPr>
        <w:t>at higher risk of</w:t>
      </w:r>
      <w:r w:rsidR="00110DA5">
        <w:rPr>
          <w:rFonts w:ascii="Times New Roman" w:eastAsia="Times New Roman" w:hAnsi="Times New Roman" w:cs="Times New Roman"/>
          <w:color w:val="000000"/>
          <w:sz w:val="24"/>
          <w:szCs w:val="24"/>
        </w:rPr>
        <w:t xml:space="preserve"> degazett</w:t>
      </w:r>
      <w:r w:rsidR="00C33D7E">
        <w:rPr>
          <w:rFonts w:ascii="Times New Roman" w:eastAsia="Times New Roman" w:hAnsi="Times New Roman" w:cs="Times New Roman"/>
          <w:color w:val="000000"/>
          <w:sz w:val="24"/>
          <w:szCs w:val="24"/>
        </w:rPr>
        <w:t>ing</w:t>
      </w:r>
      <w:r w:rsidR="00C418A8">
        <w:rPr>
          <w:rFonts w:ascii="Times New Roman" w:eastAsia="Times New Roman" w:hAnsi="Times New Roman" w:cs="Times New Roman"/>
          <w:color w:val="000000"/>
          <w:sz w:val="24"/>
          <w:szCs w:val="24"/>
        </w:rPr>
        <w:t xml:space="preserve"> and project failure</w:t>
      </w:r>
      <w:r w:rsidR="006E5D35">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{"citationID":"kv6dOdFs","properties":{"formattedCitation":"\\super 13\\nosupersub{}","plainCitation":"13","noteIndex":0},"citationItems":[{"id":2756,"uris":["http://zotero.org/users/878981/items/TLMCALYG"],"uri":["http://zotero.org/users/878981/items/TLMCALYG"],"itemData":{"id":2756,"type":"article-journal","container-title":"Proceedings of the National Academy of Sciences","issue":"9","note":"publisher: National Acad Sciences","page":"2084–2089","source":"Google Scholar","title":"Land-use and land-cover change shape the sustainability and impacts of protected areas","volume":"115","author":[{"family":"Tesfaw","given":"Anteneh T."},{"family":"Pfaff","given":"Alexander"},{"family":"Kroner","given":"Rachel E. Golden"},{"family":"Qin","given":"Siyu"},{"family":"Medeiros","given":"Rodrigo"},{"family":"Mascia","given":"Michael B."}],"issued":{"date-parts":[["2018"]]}}}],"schema":"https://github.com/citation-style-language/schema/raw/master/csl-citation.json"} </w:instrText>
      </w:r>
      <w:r w:rsidR="006E5D35">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13</w:t>
      </w:r>
      <w:r w:rsidR="006E5D35">
        <w:rPr>
          <w:rFonts w:ascii="Times New Roman" w:eastAsia="Times New Roman" w:hAnsi="Times New Roman" w:cs="Times New Roman"/>
          <w:color w:val="000000"/>
          <w:sz w:val="24"/>
          <w:szCs w:val="24"/>
        </w:rPr>
        <w:fldChar w:fldCharType="end"/>
      </w:r>
      <w:r w:rsidR="00C33D7E">
        <w:rPr>
          <w:rFonts w:ascii="Times New Roman" w:eastAsia="Times New Roman" w:hAnsi="Times New Roman" w:cs="Times New Roman"/>
          <w:color w:val="000000"/>
          <w:sz w:val="24"/>
          <w:szCs w:val="24"/>
        </w:rPr>
        <w:t>,</w:t>
      </w:r>
      <w:r w:rsidR="00110DA5">
        <w:rPr>
          <w:rFonts w:ascii="Times New Roman" w:eastAsia="Times New Roman" w:hAnsi="Times New Roman" w:cs="Times New Roman"/>
          <w:color w:val="000000"/>
          <w:sz w:val="24"/>
          <w:szCs w:val="24"/>
        </w:rPr>
        <w:t xml:space="preserve"> </w:t>
      </w:r>
      <w:r w:rsidR="001D1F89">
        <w:rPr>
          <w:rFonts w:ascii="Times New Roman" w:eastAsia="Times New Roman" w:hAnsi="Times New Roman" w:cs="Times New Roman"/>
          <w:color w:val="000000"/>
          <w:sz w:val="24"/>
          <w:szCs w:val="24"/>
        </w:rPr>
        <w:t xml:space="preserve">and </w:t>
      </w:r>
      <w:r w:rsidR="00C33D7E">
        <w:rPr>
          <w:rFonts w:ascii="Times New Roman" w:eastAsia="Times New Roman" w:hAnsi="Times New Roman" w:cs="Times New Roman"/>
          <w:color w:val="000000"/>
          <w:sz w:val="24"/>
          <w:szCs w:val="24"/>
        </w:rPr>
        <w:t>increased extreme weather events cause population decline or extirpation for a variety of species</w:t>
      </w:r>
      <w:r w:rsidR="00D0097D">
        <w:rPr>
          <w:rFonts w:ascii="Times New Roman" w:eastAsia="Times New Roman" w:hAnsi="Times New Roman" w:cs="Times New Roman"/>
          <w:color w:val="000000"/>
          <w:sz w:val="24"/>
          <w:szCs w:val="24"/>
        </w:rPr>
        <w:fldChar w:fldCharType="begin"/>
      </w:r>
      <w:r w:rsidR="003D7E97">
        <w:rPr>
          <w:rFonts w:ascii="Times New Roman" w:eastAsia="Times New Roman" w:hAnsi="Times New Roman" w:cs="Times New Roman"/>
          <w:color w:val="000000"/>
          <w:sz w:val="24"/>
          <w:szCs w:val="24"/>
        </w:rPr>
        <w:instrText xml:space="preserve"> ADDIN ZOTERO_ITEM CSL_CITATION {"citationID":"N10KTfau","properties":{"formattedCitation":"\\super 14\\nosupersub{}","plainCitation":"14","noteIndex":0},"citationItems":[{"id":2759,"uris":["http://zotero.org/users/878981/items/IYYXVTVI"],"uri":["http://zotero.org/users/878981/items/IYYXVTVI"],"itemData":{"id":2759,"type":"article-journal","container-title":"Diversity and Distributions","issue":"4","note":"publisher: Wiley Online Library","page":"613–625","source":"Google Scholar","title":"Conservation implications of ecological responses to extreme weather and climate events","volume":"25","author":[{"family":"Maxwell","given":"Sean L."},{"family":"Butt","given":"Nathalie"},{"family":"Maron","given":"Martine"},{"family":"McAlpine","given":"Clive A."},{"family":"Chapman","given":"Sarah"},{"family":"Ullmann","given":"Ailish"},{"family":"Segan","given":"Dan B."},{"family":"Watson","given":"James EM"}],"issued":{"date-parts":[["2019"]]}}}],"schema":"https://github.com/citation-style-language/schema/raw/master/csl-citation.json"} </w:instrText>
      </w:r>
      <w:r w:rsidR="00D0097D">
        <w:rPr>
          <w:rFonts w:ascii="Times New Roman" w:eastAsia="Times New Roman" w:hAnsi="Times New Roman" w:cs="Times New Roman"/>
          <w:color w:val="000000"/>
          <w:sz w:val="24"/>
          <w:szCs w:val="24"/>
        </w:rPr>
        <w:fldChar w:fldCharType="separate"/>
      </w:r>
      <w:r w:rsidR="003D7E97" w:rsidRPr="003D7E97">
        <w:rPr>
          <w:rFonts w:ascii="Times New Roman" w:hAnsi="Times New Roman" w:cs="Times New Roman"/>
          <w:sz w:val="24"/>
          <w:szCs w:val="24"/>
          <w:vertAlign w:val="superscript"/>
        </w:rPr>
        <w:t>14</w:t>
      </w:r>
      <w:r w:rsidR="00D0097D">
        <w:rPr>
          <w:rFonts w:ascii="Times New Roman" w:eastAsia="Times New Roman" w:hAnsi="Times New Roman" w:cs="Times New Roman"/>
          <w:color w:val="000000"/>
          <w:sz w:val="24"/>
          <w:szCs w:val="24"/>
        </w:rPr>
        <w:fldChar w:fldCharType="end"/>
      </w:r>
      <w:r w:rsidR="008F63ED">
        <w:rPr>
          <w:rFonts w:ascii="Times New Roman" w:eastAsia="Times New Roman" w:hAnsi="Times New Roman" w:cs="Times New Roman"/>
          <w:color w:val="000000"/>
          <w:sz w:val="24"/>
          <w:szCs w:val="24"/>
        </w:rPr>
        <w:t>.</w:t>
      </w:r>
      <w:r w:rsidR="007642B6">
        <w:rPr>
          <w:rFonts w:ascii="Times New Roman" w:eastAsia="Times New Roman" w:hAnsi="Times New Roman" w:cs="Times New Roman"/>
          <w:color w:val="000000"/>
          <w:sz w:val="24"/>
          <w:szCs w:val="24"/>
        </w:rPr>
        <w:t xml:space="preserve"> Thus, to make effective use of limited conservation resources, planning for investment in protected areas must account for these risks to safeguard against</w:t>
      </w:r>
      <w:r w:rsidR="00EA454A">
        <w:rPr>
          <w:rFonts w:ascii="Times New Roman" w:eastAsia="Times New Roman" w:hAnsi="Times New Roman" w:cs="Times New Roman"/>
          <w:color w:val="000000"/>
          <w:sz w:val="24"/>
          <w:szCs w:val="24"/>
        </w:rPr>
        <w:t xml:space="preserve"> uncertainty in conservation outcomes and potential</w:t>
      </w:r>
      <w:r w:rsidR="007642B6">
        <w:rPr>
          <w:rFonts w:ascii="Times New Roman" w:eastAsia="Times New Roman" w:hAnsi="Times New Roman" w:cs="Times New Roman"/>
          <w:color w:val="000000"/>
          <w:sz w:val="24"/>
          <w:szCs w:val="24"/>
        </w:rPr>
        <w:t xml:space="preserve"> future biodiversity loss</w:t>
      </w:r>
      <w:r w:rsidR="006C540D">
        <w:rPr>
          <w:rFonts w:ascii="Times New Roman" w:eastAsia="Times New Roman" w:hAnsi="Times New Roman" w:cs="Times New Roman"/>
          <w:color w:val="000000"/>
          <w:sz w:val="24"/>
          <w:szCs w:val="24"/>
        </w:rPr>
        <w:fldChar w:fldCharType="begin"/>
      </w:r>
      <w:r w:rsidR="00A56857">
        <w:rPr>
          <w:rFonts w:ascii="Times New Roman" w:eastAsia="Times New Roman" w:hAnsi="Times New Roman" w:cs="Times New Roman"/>
          <w:color w:val="000000"/>
          <w:sz w:val="24"/>
          <w:szCs w:val="24"/>
        </w:rPr>
        <w:instrText xml:space="preserve"> ADDIN ZOTERO_ITEM CSL_CITATION {"citationID":"Uov6PIu0","properties":{"formattedCitation":"\\super 15\\nosupersub{}","plainCitation":"15","noteIndex":0},"citationItems":[{"id":790,"uris":["http://zotero.org/users/878981/items/LM9WKTT8"],"uri":["http://zotero.org/users/878981/items/LM9WKTT8"],"itemData":{"id":790,"type":"article-journal","container-title":"Conservation Biology","issue":"6","note":"publisher: Wiley Online Library\nCitation Key: mcbride2007incorporating","page":"1463-1474","title":"Incorporating the effects of socioeconomic uncertainty into priority setting for conservation investment","volume":"21","author":[{"family":"McBride","given":"Marissa F"},{"family":"Wilson","given":"Kerrie A"},{"family":"Bode","given":"Michael"},{"family":"Possingham","given":"Hugh P"}],"issued":{"date-parts":[["2007"]]}}}],"schema":"https://github.com/citation-style-language/schema/raw/master/csl-citation.json"} </w:instrText>
      </w:r>
      <w:r w:rsidR="006C540D">
        <w:rPr>
          <w:rFonts w:ascii="Times New Roman" w:eastAsia="Times New Roman" w:hAnsi="Times New Roman" w:cs="Times New Roman"/>
          <w:color w:val="000000"/>
          <w:sz w:val="24"/>
          <w:szCs w:val="24"/>
        </w:rPr>
        <w:fldChar w:fldCharType="separate"/>
      </w:r>
      <w:r w:rsidR="00A56857" w:rsidRPr="00A56857">
        <w:rPr>
          <w:rFonts w:ascii="Times New Roman" w:hAnsi="Times New Roman" w:cs="Times New Roman"/>
          <w:sz w:val="24"/>
          <w:szCs w:val="24"/>
          <w:vertAlign w:val="superscript"/>
        </w:rPr>
        <w:t>15</w:t>
      </w:r>
      <w:r w:rsidR="006C540D">
        <w:rPr>
          <w:rFonts w:ascii="Times New Roman" w:eastAsia="Times New Roman" w:hAnsi="Times New Roman" w:cs="Times New Roman"/>
          <w:color w:val="000000"/>
          <w:sz w:val="24"/>
          <w:szCs w:val="24"/>
        </w:rPr>
        <w:fldChar w:fldCharType="end"/>
      </w:r>
      <w:r w:rsidR="007642B6">
        <w:rPr>
          <w:rFonts w:ascii="Times New Roman" w:eastAsia="Times New Roman" w:hAnsi="Times New Roman" w:cs="Times New Roman"/>
          <w:color w:val="000000"/>
          <w:sz w:val="24"/>
          <w:szCs w:val="24"/>
        </w:rPr>
        <w:t>.</w:t>
      </w:r>
      <w:r w:rsidR="00D9505D">
        <w:rPr>
          <w:rFonts w:ascii="Times New Roman" w:eastAsia="Times New Roman" w:hAnsi="Times New Roman" w:cs="Times New Roman"/>
          <w:color w:val="000000"/>
          <w:sz w:val="24"/>
          <w:szCs w:val="24"/>
        </w:rPr>
        <w:t xml:space="preserve"> We quantif</w:t>
      </w:r>
      <w:r w:rsidR="00302429">
        <w:rPr>
          <w:rFonts w:ascii="Times New Roman" w:eastAsia="Times New Roman" w:hAnsi="Times New Roman" w:cs="Times New Roman"/>
          <w:color w:val="000000"/>
          <w:sz w:val="24"/>
          <w:szCs w:val="24"/>
        </w:rPr>
        <w:t>y</w:t>
      </w:r>
      <w:r w:rsidR="00D9505D">
        <w:rPr>
          <w:rFonts w:ascii="Times New Roman" w:eastAsia="Times New Roman" w:hAnsi="Times New Roman" w:cs="Times New Roman"/>
          <w:color w:val="000000"/>
          <w:sz w:val="24"/>
          <w:szCs w:val="24"/>
        </w:rPr>
        <w:t xml:space="preserve"> how accounting for </w:t>
      </w:r>
      <w:r w:rsidR="003D7E97">
        <w:rPr>
          <w:rFonts w:ascii="Times New Roman" w:eastAsia="Times New Roman" w:hAnsi="Times New Roman" w:cs="Times New Roman"/>
          <w:color w:val="000000"/>
          <w:sz w:val="24"/>
          <w:szCs w:val="24"/>
        </w:rPr>
        <w:t xml:space="preserve">governance, land-use, and climate change risks </w:t>
      </w:r>
      <w:r w:rsidR="00D9505D">
        <w:rPr>
          <w:rFonts w:ascii="Times New Roman" w:eastAsia="Times New Roman" w:hAnsi="Times New Roman" w:cs="Times New Roman"/>
          <w:color w:val="000000"/>
          <w:sz w:val="24"/>
          <w:szCs w:val="24"/>
        </w:rPr>
        <w:t>can influence decisions for protected area establishment at a global scale.</w:t>
      </w:r>
      <w:r w:rsidR="009D41CF">
        <w:rPr>
          <w:rFonts w:ascii="Times New Roman" w:eastAsia="Times New Roman" w:hAnsi="Times New Roman" w:cs="Times New Roman"/>
          <w:color w:val="000000"/>
          <w:sz w:val="24"/>
          <w:szCs w:val="24"/>
        </w:rPr>
        <w:t xml:space="preserve"> We show how accounting for these risks can identify key areas that may be most resilient to future change</w:t>
      </w:r>
      <w:r w:rsidR="00EA454A">
        <w:rPr>
          <w:rFonts w:ascii="Times New Roman" w:eastAsia="Times New Roman" w:hAnsi="Times New Roman" w:cs="Times New Roman"/>
          <w:color w:val="000000"/>
          <w:sz w:val="24"/>
          <w:szCs w:val="24"/>
        </w:rPr>
        <w:t>, buffering biodiversity against risk</w:t>
      </w:r>
      <w:r w:rsidR="009D41CF">
        <w:rPr>
          <w:rFonts w:ascii="Times New Roman" w:eastAsia="Times New Roman" w:hAnsi="Times New Roman" w:cs="Times New Roman"/>
          <w:color w:val="000000"/>
          <w:sz w:val="24"/>
          <w:szCs w:val="24"/>
        </w:rPr>
        <w:t>.</w:t>
      </w:r>
    </w:p>
    <w:p w14:paraId="6CB62C9C" w14:textId="29679A4B" w:rsidR="00772045" w:rsidRDefault="00FF2FEB" w:rsidP="00FF2FEB">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W</w:t>
      </w:r>
      <w:r w:rsidR="00040A3D">
        <w:rPr>
          <w:rFonts w:ascii="Times New Roman" w:hAnsi="Times New Roman" w:cs="Times New Roman"/>
          <w:sz w:val="24"/>
          <w:szCs w:val="24"/>
        </w:rPr>
        <w:t xml:space="preserve">e consider </w:t>
      </w:r>
      <w:r w:rsidR="00D85E86">
        <w:rPr>
          <w:rFonts w:ascii="Times New Roman" w:hAnsi="Times New Roman" w:cs="Times New Roman"/>
          <w:sz w:val="24"/>
          <w:szCs w:val="24"/>
        </w:rPr>
        <w:t xml:space="preserve">three broad categories of </w:t>
      </w:r>
      <w:r w:rsidR="009D41CF">
        <w:rPr>
          <w:rFonts w:ascii="Times New Roman" w:hAnsi="Times New Roman" w:cs="Times New Roman"/>
          <w:sz w:val="24"/>
          <w:szCs w:val="24"/>
        </w:rPr>
        <w:t>risk</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which we define as </w:t>
      </w:r>
      <w:r w:rsidR="00853CE1">
        <w:rPr>
          <w:rFonts w:ascii="Times New Roman" w:hAnsi="Times New Roman" w:cs="Times New Roman"/>
          <w:sz w:val="24"/>
          <w:szCs w:val="24"/>
        </w:rPr>
        <w:t xml:space="preserve">pressures that increase </w:t>
      </w:r>
      <w:r>
        <w:rPr>
          <w:rFonts w:ascii="Times New Roman" w:hAnsi="Times New Roman" w:cs="Times New Roman"/>
          <w:sz w:val="24"/>
          <w:szCs w:val="24"/>
        </w:rPr>
        <w:t xml:space="preserve">the </w:t>
      </w:r>
      <w:r w:rsidR="00782659">
        <w:rPr>
          <w:rFonts w:ascii="Times New Roman" w:hAnsi="Times New Roman" w:cs="Times New Roman"/>
          <w:sz w:val="24"/>
          <w:szCs w:val="24"/>
        </w:rPr>
        <w:t>likelihood that</w:t>
      </w:r>
      <w:r>
        <w:rPr>
          <w:rFonts w:ascii="Times New Roman" w:hAnsi="Times New Roman" w:cs="Times New Roman"/>
          <w:sz w:val="24"/>
          <w:szCs w:val="24"/>
        </w:rPr>
        <w:t xml:space="preserve"> protected areas </w:t>
      </w:r>
      <w:r w:rsidR="00782659">
        <w:rPr>
          <w:rFonts w:ascii="Times New Roman" w:hAnsi="Times New Roman" w:cs="Times New Roman"/>
          <w:sz w:val="24"/>
          <w:szCs w:val="24"/>
        </w:rPr>
        <w:t>will become</w:t>
      </w:r>
      <w:r>
        <w:rPr>
          <w:rFonts w:ascii="Times New Roman" w:hAnsi="Times New Roman" w:cs="Times New Roman"/>
          <w:sz w:val="24"/>
          <w:szCs w:val="24"/>
        </w:rPr>
        <w:t xml:space="preserve"> </w:t>
      </w:r>
      <w:r w:rsidR="00782659">
        <w:rPr>
          <w:rFonts w:ascii="Times New Roman" w:hAnsi="Times New Roman" w:cs="Times New Roman"/>
          <w:sz w:val="24"/>
          <w:szCs w:val="24"/>
        </w:rPr>
        <w:t xml:space="preserve">ineffective </w:t>
      </w:r>
      <w:r w:rsidR="00C418A8">
        <w:rPr>
          <w:rFonts w:ascii="Times New Roman" w:hAnsi="Times New Roman" w:cs="Times New Roman"/>
          <w:sz w:val="24"/>
          <w:szCs w:val="24"/>
        </w:rPr>
        <w:t>for</w:t>
      </w:r>
      <w:r w:rsidR="008C5B7D">
        <w:rPr>
          <w:rFonts w:ascii="Times New Roman" w:hAnsi="Times New Roman" w:cs="Times New Roman"/>
          <w:sz w:val="24"/>
          <w:szCs w:val="24"/>
        </w:rPr>
        <w:t xml:space="preserve"> protecting biodiversity </w:t>
      </w:r>
      <w:r w:rsidR="00782659">
        <w:rPr>
          <w:rFonts w:ascii="Times New Roman" w:hAnsi="Times New Roman" w:cs="Times New Roman"/>
          <w:sz w:val="24"/>
          <w:szCs w:val="24"/>
        </w:rPr>
        <w:t>under future conditions</w:t>
      </w:r>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xml:space="preserve">) </w:t>
      </w:r>
      <w:r w:rsidR="006347D6">
        <w:rPr>
          <w:rFonts w:ascii="Times New Roman" w:hAnsi="Times New Roman" w:cs="Times New Roman"/>
          <w:sz w:val="24"/>
          <w:szCs w:val="24"/>
        </w:rPr>
        <w:t>governance</w:t>
      </w:r>
      <w:r w:rsidR="00D85E86" w:rsidRPr="00A13108">
        <w:rPr>
          <w:rFonts w:ascii="Times New Roman" w:hAnsi="Times New Roman" w:cs="Times New Roman"/>
          <w:sz w:val="24"/>
          <w:szCs w:val="24"/>
        </w:rPr>
        <w:t>,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782659">
        <w:rPr>
          <w:rFonts w:ascii="Times New Roman" w:hAnsi="Times New Roman" w:cs="Times New Roman"/>
          <w:sz w:val="24"/>
          <w:szCs w:val="24"/>
        </w:rPr>
        <w:t>change</w:t>
      </w:r>
      <w:r w:rsidR="00D85E86" w:rsidRPr="00A13108">
        <w:rPr>
          <w:rFonts w:ascii="Times New Roman" w:hAnsi="Times New Roman" w:cs="Times New Roman"/>
          <w:sz w:val="24"/>
          <w:szCs w:val="24"/>
        </w:rPr>
        <w:t xml:space="preserve">, iii) climate </w:t>
      </w:r>
      <w:r w:rsidR="0063188E">
        <w:rPr>
          <w:rFonts w:ascii="Times New Roman" w:hAnsi="Times New Roman" w:cs="Times New Roman"/>
          <w:sz w:val="24"/>
          <w:szCs w:val="24"/>
        </w:rPr>
        <w:t>impacts</w:t>
      </w:r>
      <w:r w:rsidR="00D85E86">
        <w:rPr>
          <w:rFonts w:ascii="Times New Roman" w:hAnsi="Times New Roman" w:cs="Times New Roman"/>
          <w:sz w:val="24"/>
          <w:szCs w:val="24"/>
        </w:rPr>
        <w:t xml:space="preserve">. </w:t>
      </w:r>
      <w:r w:rsidR="00CD58F3">
        <w:rPr>
          <w:rFonts w:ascii="Times New Roman" w:hAnsi="Times New Roman" w:cs="Times New Roman"/>
          <w:sz w:val="24"/>
          <w:szCs w:val="24"/>
        </w:rPr>
        <w:t xml:space="preserve">For </w:t>
      </w:r>
      <w:r w:rsidR="006347D6">
        <w:rPr>
          <w:rFonts w:ascii="Times New Roman" w:hAnsi="Times New Roman" w:cs="Times New Roman"/>
          <w:sz w:val="24"/>
          <w:szCs w:val="24"/>
        </w:rPr>
        <w:t>governance</w:t>
      </w:r>
      <w:r w:rsidR="00CD58F3">
        <w:rPr>
          <w:rFonts w:ascii="Times New Roman" w:hAnsi="Times New Roman" w:cs="Times New Roman"/>
          <w:sz w:val="24"/>
          <w:szCs w:val="24"/>
        </w:rPr>
        <w:t xml:space="preserve">, we use a national-scale metric that combines six governance indicators </w:t>
      </w:r>
      <w:r w:rsidR="00853CE1">
        <w:rPr>
          <w:rFonts w:ascii="Times New Roman" w:hAnsi="Times New Roman" w:cs="Times New Roman"/>
          <w:sz w:val="24"/>
          <w:szCs w:val="24"/>
        </w:rPr>
        <w:t xml:space="preserve">from </w:t>
      </w:r>
      <w:r w:rsidR="00782659">
        <w:rPr>
          <w:rFonts w:ascii="Times New Roman" w:hAnsi="Times New Roman" w:cs="Times New Roman"/>
          <w:sz w:val="24"/>
          <w:szCs w:val="24"/>
        </w:rPr>
        <w:t>the World Bank</w:t>
      </w:r>
      <w:r w:rsidR="00ED0D9E">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{"citationID":"LFn28Uvx","properties":{"formattedCitation":"\\super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ED0D9E">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ED0D9E">
        <w:rPr>
          <w:rFonts w:ascii="Times New Roman" w:hAnsi="Times New Roman" w:cs="Times New Roman"/>
          <w:sz w:val="24"/>
          <w:szCs w:val="24"/>
        </w:rPr>
        <w:fldChar w:fldCharType="end"/>
      </w:r>
      <w:r w:rsidR="00730C91">
        <w:rPr>
          <w:rFonts w:ascii="Times New Roman" w:hAnsi="Times New Roman" w:cs="Times New Roman"/>
          <w:sz w:val="24"/>
          <w:szCs w:val="24"/>
        </w:rPr>
        <w:t>:</w:t>
      </w:r>
      <w:r w:rsidR="00E47003">
        <w:rPr>
          <w:rFonts w:ascii="Times New Roman" w:hAnsi="Times New Roman" w:cs="Times New Roman"/>
          <w:sz w:val="24"/>
          <w:szCs w:val="24"/>
        </w:rPr>
        <w:t xml:space="preserve"> </w:t>
      </w:r>
      <w:r w:rsidR="00782659">
        <w:rPr>
          <w:rFonts w:ascii="Times New Roman" w:hAnsi="Times New Roman" w:cs="Times New Roman"/>
          <w:sz w:val="24"/>
          <w:szCs w:val="24"/>
        </w:rPr>
        <w:t>accountability, political stability, government effectiveness, regulatory quality, rule of law, and control of corruption</w:t>
      </w:r>
      <w:r w:rsidR="00F969F8">
        <w:rPr>
          <w:rFonts w:ascii="Times New Roman" w:hAnsi="Times New Roman" w:cs="Times New Roman"/>
          <w:sz w:val="24"/>
          <w:szCs w:val="24"/>
        </w:rPr>
        <w:t xml:space="preserve"> (Figure S1)</w:t>
      </w:r>
      <w:r w:rsidR="00D85E86">
        <w:rPr>
          <w:rFonts w:ascii="Times New Roman" w:hAnsi="Times New Roman" w:cs="Times New Roman"/>
          <w:sz w:val="24"/>
          <w:szCs w:val="24"/>
        </w:rPr>
        <w:t xml:space="preserve">. </w:t>
      </w:r>
      <w:r w:rsidR="00941F0E">
        <w:rPr>
          <w:rFonts w:ascii="Times New Roman" w:hAnsi="Times New Roman" w:cs="Times New Roman"/>
          <w:sz w:val="24"/>
          <w:szCs w:val="24"/>
        </w:rPr>
        <w:t xml:space="preserve">For land-use, </w:t>
      </w:r>
      <w:r w:rsidR="00F45A83">
        <w:rPr>
          <w:rFonts w:ascii="Times New Roman" w:hAnsi="Times New Roman" w:cs="Times New Roman"/>
          <w:sz w:val="24"/>
          <w:szCs w:val="24"/>
        </w:rPr>
        <w:t>we estimated average change in biodiversity per land-use category using</w:t>
      </w:r>
      <w:r w:rsidR="00941F0E">
        <w:rPr>
          <w:rFonts w:ascii="Times New Roman" w:hAnsi="Times New Roman" w:cs="Times New Roman"/>
          <w:sz w:val="24"/>
          <w:szCs w:val="24"/>
        </w:rPr>
        <w:t xml:space="preserve"> Kehoe et al.</w:t>
      </w:r>
      <w:r w:rsidR="00F45A83">
        <w:rPr>
          <w:rFonts w:ascii="Times New Roman" w:hAnsi="Times New Roman" w:cs="Times New Roman"/>
          <w:sz w:val="24"/>
          <w:szCs w:val="24"/>
        </w:rPr>
        <w:t>’s</w:t>
      </w:r>
      <w:r w:rsidR="001112AC">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{"citationID":"5e6chLh3","properties":{"formattedCitation":"\\super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1112AC">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1112AC">
        <w:rPr>
          <w:rFonts w:ascii="Times New Roman" w:hAnsi="Times New Roman" w:cs="Times New Roman"/>
          <w:sz w:val="24"/>
          <w:szCs w:val="24"/>
        </w:rPr>
        <w:fldChar w:fldCharType="end"/>
      </w:r>
      <w:r w:rsidR="001112AC">
        <w:rPr>
          <w:rFonts w:ascii="Times New Roman" w:hAnsi="Times New Roman" w:cs="Times New Roman"/>
          <w:sz w:val="24"/>
          <w:szCs w:val="24"/>
        </w:rPr>
        <w:t xml:space="preserve"> </w:t>
      </w:r>
      <w:r w:rsidR="00853CE1">
        <w:rPr>
          <w:rFonts w:ascii="Times New Roman" w:hAnsi="Times New Roman" w:cs="Times New Roman"/>
          <w:sz w:val="24"/>
          <w:szCs w:val="24"/>
        </w:rPr>
        <w:t xml:space="preserve">method of modelling </w:t>
      </w:r>
      <w:r w:rsidR="00F45A83">
        <w:rPr>
          <w:rFonts w:ascii="Times New Roman" w:hAnsi="Times New Roman" w:cs="Times New Roman"/>
          <w:sz w:val="24"/>
          <w:szCs w:val="24"/>
        </w:rPr>
        <w:t xml:space="preserve">risk of biodiversity loss </w:t>
      </w:r>
      <w:r w:rsidR="004311B9">
        <w:rPr>
          <w:rFonts w:ascii="Times New Roman" w:hAnsi="Times New Roman" w:cs="Times New Roman"/>
          <w:sz w:val="24"/>
          <w:szCs w:val="24"/>
        </w:rPr>
        <w:t xml:space="preserve">for </w:t>
      </w:r>
      <w:r w:rsidR="00F45A83">
        <w:rPr>
          <w:rFonts w:ascii="Times New Roman" w:hAnsi="Times New Roman" w:cs="Times New Roman"/>
          <w:sz w:val="24"/>
          <w:szCs w:val="24"/>
        </w:rPr>
        <w:t>land system</w:t>
      </w:r>
      <w:r w:rsidR="004311B9">
        <w:rPr>
          <w:rFonts w:ascii="Times New Roman" w:hAnsi="Times New Roman" w:cs="Times New Roman"/>
          <w:sz w:val="24"/>
          <w:szCs w:val="24"/>
        </w:rPr>
        <w:t>s</w:t>
      </w:r>
      <w:r w:rsidR="00F45A83">
        <w:rPr>
          <w:rFonts w:ascii="Times New Roman" w:hAnsi="Times New Roman" w:cs="Times New Roman"/>
          <w:sz w:val="24"/>
          <w:szCs w:val="24"/>
        </w:rPr>
        <w:t xml:space="preserve"> due to </w:t>
      </w:r>
      <w:r w:rsidR="00853CE1">
        <w:rPr>
          <w:rFonts w:ascii="Times New Roman" w:hAnsi="Times New Roman" w:cs="Times New Roman"/>
          <w:sz w:val="24"/>
          <w:szCs w:val="24"/>
        </w:rPr>
        <w:t>agricultural expansion and intensification</w:t>
      </w:r>
      <w:r w:rsidR="00F45A83">
        <w:rPr>
          <w:rFonts w:ascii="Times New Roman" w:hAnsi="Times New Roman" w:cs="Times New Roman"/>
          <w:sz w:val="24"/>
          <w:szCs w:val="24"/>
        </w:rPr>
        <w:t xml:space="preserve"> </w:t>
      </w:r>
      <w:r w:rsidR="008D0B33">
        <w:rPr>
          <w:rFonts w:ascii="Times New Roman" w:hAnsi="Times New Roman" w:cs="Times New Roman"/>
          <w:sz w:val="24"/>
          <w:szCs w:val="24"/>
        </w:rPr>
        <w:t>(Figure S2)</w:t>
      </w:r>
      <w:r w:rsidR="00941F0E">
        <w:rPr>
          <w:rFonts w:ascii="Times New Roman" w:hAnsi="Times New Roman" w:cs="Times New Roman"/>
          <w:sz w:val="24"/>
          <w:szCs w:val="24"/>
        </w:rPr>
        <w:t xml:space="preserve">. For climate </w:t>
      </w:r>
      <w:r w:rsidR="00C16E94">
        <w:rPr>
          <w:rFonts w:ascii="Times New Roman" w:hAnsi="Times New Roman" w:cs="Times New Roman"/>
          <w:sz w:val="24"/>
          <w:szCs w:val="24"/>
        </w:rPr>
        <w:t>impacts</w:t>
      </w:r>
      <w:r w:rsidR="00941F0E">
        <w:rPr>
          <w:rFonts w:ascii="Times New Roman" w:hAnsi="Times New Roman" w:cs="Times New Roman"/>
          <w:sz w:val="24"/>
          <w:szCs w:val="24"/>
        </w:rPr>
        <w:t xml:space="preserve">, we use the </w:t>
      </w:r>
      <w:r w:rsidR="00772045">
        <w:rPr>
          <w:rFonts w:ascii="Times New Roman" w:hAnsi="Times New Roman" w:cs="Times New Roman"/>
          <w:sz w:val="24"/>
          <w:szCs w:val="24"/>
        </w:rPr>
        <w:t>duration</w:t>
      </w:r>
      <w:r w:rsidR="00941F0E">
        <w:rPr>
          <w:rFonts w:ascii="Times New Roman" w:hAnsi="Times New Roman" w:cs="Times New Roman"/>
          <w:sz w:val="24"/>
          <w:szCs w:val="24"/>
        </w:rPr>
        <w:t xml:space="preserve"> of extreme heat events,</w:t>
      </w:r>
      <w:r w:rsidR="00772045">
        <w:rPr>
          <w:rFonts w:ascii="Times New Roman" w:hAnsi="Times New Roman" w:cs="Times New Roman"/>
          <w:sz w:val="24"/>
          <w:szCs w:val="24"/>
        </w:rPr>
        <w:t xml:space="preserve"> calculated using a probabilistic framework that estimates the novelty of temperatures relative to historical year-to-year variation from 1948 to 2018, identifying areas where heat evens are likely to have the most significant effects on </w:t>
      </w:r>
      <w:r w:rsidR="00772045">
        <w:rPr>
          <w:rFonts w:ascii="Times New Roman" w:hAnsi="Times New Roman" w:cs="Times New Roman"/>
          <w:sz w:val="24"/>
          <w:szCs w:val="24"/>
        </w:rPr>
        <w:lastRenderedPageBreak/>
        <w:t>biodiversity</w:t>
      </w:r>
      <w:r w:rsidR="00504302">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{"citationID":"7r89YaJD","properties":{"formattedCitation":"\\super 18\\nosupersub{}","plainCitation":"18","noteIndex":0},"citationItems":[{"id":2840,"uris":["http://zotero.org/users/878981/items/XHLNS2GG"],"uri":["http://zotero.org/users/878981/items/XHLNS2GG"],"itemData":{"id":2840,"type":"article-journal","container-title":"In review","title":"Global trends in the frequency and duration of temperature extremes across the annual cycle","author":[{"family":"La Sorte","given":"Frank A"},{"family":"Johnston","given":"Alison"}]}}],"schema":"https://github.com/citation-style-language/schema/raw/master/csl-citation.json"} </w:instrText>
      </w:r>
      <w:r w:rsidR="00504302">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18</w:t>
      </w:r>
      <w:r w:rsidR="00504302">
        <w:rPr>
          <w:rFonts w:ascii="Times New Roman" w:hAnsi="Times New Roman" w:cs="Times New Roman"/>
          <w:sz w:val="24"/>
          <w:szCs w:val="24"/>
        </w:rPr>
        <w:fldChar w:fldCharType="end"/>
      </w:r>
      <w:r w:rsidR="00941F0E">
        <w:rPr>
          <w:rFonts w:ascii="Times New Roman" w:hAnsi="Times New Roman" w:cs="Times New Roman"/>
          <w:sz w:val="24"/>
          <w:szCs w:val="24"/>
        </w:rPr>
        <w:t xml:space="preserve">. </w:t>
      </w:r>
      <w:r w:rsidR="00095B42">
        <w:rPr>
          <w:rFonts w:ascii="Times New Roman" w:hAnsi="Times New Roman" w:cs="Times New Roman"/>
          <w:sz w:val="24"/>
          <w:szCs w:val="24"/>
        </w:rPr>
        <w:t>We note that our specific metrics of risk are intended as examples, used to demonstrate the importance of considering governance, land use and climate change in combination. However, our approach is flexible and could incorporate other risk metrics with implications for biodiversity</w:t>
      </w:r>
      <w:r w:rsidR="00B342C0">
        <w:rPr>
          <w:rFonts w:ascii="Times New Roman" w:hAnsi="Times New Roman" w:cs="Times New Roman"/>
          <w:sz w:val="24"/>
          <w:szCs w:val="24"/>
        </w:rPr>
        <w:fldChar w:fldCharType="begin"/>
      </w:r>
      <w:r w:rsidR="00504302">
        <w:rPr>
          <w:rFonts w:ascii="Times New Roman" w:hAnsi="Times New Roman" w:cs="Times New Roman"/>
          <w:sz w:val="24"/>
          <w:szCs w:val="24"/>
        </w:rPr>
        <w:instrText xml:space="preserve"> ADDIN ZOTERO_ITEM CSL_CITATION {"citationID":"9GONuMXA","properties":{"formattedCitation":"\\super 19\\nosupersub{}","plainCitation":"19","noteIndex":0},"citationItems":[{"id":957,"uris":["http://zotero.org/users/878981/items/AMMZNZ6E"],"uri":["http://zotero.org/users/878981/items/AMMZNZ6E"],"itemData":{"id":957,"type":"article-journal","container-title":"Science","issue":"6183","page":"1247579","source":"Google Scholar","title":"Multiple dimensions of climate change and their implications for biodiversity","volume":"344","author":[{"family":"Garcia","given":"Raquel A."},{"family":"Cabeza","given":"Mar"},{"family":"Rahbek","given":"Carsten"},{"family":"Araújo","given":"Miguel B."}],"issued":{"date-parts":[["2014"]]}}}],"schema":"https://github.com/citation-style-language/schema/raw/master/csl-citation.json"} </w:instrText>
      </w:r>
      <w:r w:rsidR="00B342C0">
        <w:rPr>
          <w:rFonts w:ascii="Times New Roman" w:hAnsi="Times New Roman" w:cs="Times New Roman"/>
          <w:sz w:val="24"/>
          <w:szCs w:val="24"/>
        </w:rPr>
        <w:fldChar w:fldCharType="separate"/>
      </w:r>
      <w:r w:rsidR="00504302" w:rsidRPr="00504302">
        <w:rPr>
          <w:rFonts w:ascii="Times New Roman" w:hAnsi="Times New Roman" w:cs="Times New Roman"/>
          <w:sz w:val="24"/>
          <w:szCs w:val="24"/>
          <w:vertAlign w:val="superscript"/>
        </w:rPr>
        <w:t>19</w:t>
      </w:r>
      <w:r w:rsidR="00B342C0">
        <w:rPr>
          <w:rFonts w:ascii="Times New Roman" w:hAnsi="Times New Roman" w:cs="Times New Roman"/>
          <w:sz w:val="24"/>
          <w:szCs w:val="24"/>
        </w:rPr>
        <w:fldChar w:fldCharType="end"/>
      </w:r>
      <w:r w:rsidR="00095B42">
        <w:rPr>
          <w:rFonts w:ascii="Times New Roman" w:hAnsi="Times New Roman" w:cs="Times New Roman"/>
          <w:sz w:val="24"/>
          <w:szCs w:val="24"/>
        </w:rPr>
        <w:t>.</w:t>
      </w:r>
    </w:p>
    <w:p w14:paraId="2AF2F30B" w14:textId="4007D0B3" w:rsidR="00204A7A" w:rsidRPr="00FF2FEB" w:rsidRDefault="00D85E86"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consider the influence of </w:t>
      </w:r>
      <w:r w:rsidR="00772045">
        <w:rPr>
          <w:rFonts w:ascii="Times New Roman" w:hAnsi="Times New Roman" w:cs="Times New Roman"/>
          <w:sz w:val="24"/>
          <w:szCs w:val="24"/>
        </w:rPr>
        <w:t>r</w:t>
      </w:r>
      <w:r w:rsidR="00204A7A">
        <w:rPr>
          <w:rFonts w:ascii="Times New Roman" w:hAnsi="Times New Roman" w:cs="Times New Roman"/>
          <w:sz w:val="24"/>
          <w:szCs w:val="24"/>
        </w:rPr>
        <w:t>isk categories</w:t>
      </w:r>
      <w:r>
        <w:rPr>
          <w:rFonts w:ascii="Times New Roman" w:hAnsi="Times New Roman" w:cs="Times New Roman"/>
          <w:sz w:val="24"/>
          <w:szCs w:val="24"/>
        </w:rPr>
        <w:t xml:space="preserve"> on allocating protection decisions at a global scale</w:t>
      </w:r>
      <w:r w:rsidR="004F4DC3">
        <w:rPr>
          <w:rFonts w:ascii="Times New Roman" w:hAnsi="Times New Roman" w:cs="Times New Roman"/>
          <w:sz w:val="24"/>
          <w:szCs w:val="24"/>
        </w:rPr>
        <w:t xml:space="preserve"> for all 30</w:t>
      </w:r>
      <w:r w:rsidR="00AC19E6">
        <w:rPr>
          <w:rFonts w:ascii="Times New Roman" w:hAnsi="Times New Roman" w:cs="Times New Roman"/>
          <w:sz w:val="24"/>
          <w:szCs w:val="24"/>
        </w:rPr>
        <w:t>,</w:t>
      </w:r>
      <w:r w:rsidR="004F4DC3">
        <w:rPr>
          <w:rFonts w:ascii="Times New Roman" w:hAnsi="Times New Roman" w:cs="Times New Roman"/>
          <w:sz w:val="24"/>
          <w:szCs w:val="24"/>
        </w:rPr>
        <w:t xml:space="preserve">930 known </w:t>
      </w:r>
      <w:r w:rsidR="00B63296">
        <w:rPr>
          <w:rFonts w:ascii="Times New Roman" w:hAnsi="Times New Roman" w:cs="Times New Roman"/>
          <w:sz w:val="24"/>
          <w:szCs w:val="24"/>
        </w:rPr>
        <w:t xml:space="preserve">distributions of </w:t>
      </w:r>
      <w:r w:rsidR="004F4DC3">
        <w:rPr>
          <w:rFonts w:ascii="Times New Roman" w:hAnsi="Times New Roman" w:cs="Times New Roman"/>
          <w:sz w:val="24"/>
          <w:szCs w:val="24"/>
        </w:rPr>
        <w:t>vertebrate species</w:t>
      </w:r>
      <w:r w:rsidR="00204A7A" w:rsidRPr="00204A7A">
        <w:rPr>
          <w:rFonts w:ascii="Times New Roman" w:eastAsia="Times New Roman" w:hAnsi="Times New Roman" w:cs="Times New Roman"/>
          <w:sz w:val="24"/>
          <w:szCs w:val="24"/>
        </w:rPr>
        <w:t xml:space="preserve"> </w:t>
      </w:r>
      <w:r w:rsidR="00204A7A">
        <w:rPr>
          <w:rFonts w:ascii="Times New Roman" w:eastAsia="Times New Roman" w:hAnsi="Times New Roman" w:cs="Times New Roman"/>
          <w:sz w:val="24"/>
          <w:szCs w:val="24"/>
        </w:rPr>
        <w:t>from the IUCN Red List of Threatened Species</w:t>
      </w:r>
      <w:r w:rsidR="002C54D0">
        <w:rPr>
          <w:rFonts w:ascii="Times New Roman" w:eastAsia="Times New Roman" w:hAnsi="Times New Roman" w:cs="Times New Roman"/>
          <w:sz w:val="24"/>
          <w:szCs w:val="24"/>
        </w:rPr>
        <w:fldChar w:fldCharType="begin"/>
      </w:r>
      <w:r w:rsidR="005B3DB4">
        <w:rPr>
          <w:rFonts w:ascii="Times New Roman" w:eastAsia="Times New Roman" w:hAnsi="Times New Roman" w:cs="Times New Roman"/>
          <w:sz w:val="24"/>
          <w:szCs w:val="24"/>
        </w:rPr>
        <w:instrText xml:space="preserve"> ADDIN ZOTERO_ITEM CSL_CITATION {"citationID":"UvGa60Zg","properties":{"formattedCitation":"\\super 20\\nosupersub{}","plainCitation":"20","noteIndex":0},"citationItems":[{"id":2841,"uris":["http://zotero.org/users/878981/items/MVE7WELB"],"uri":["http://zotero.org/users/878981/items/MVE7WELB"],"itemData":{"id":2841,"type":"article","title":"The IUCN Red List of Threatened Species. version 1.18","URL":"https://www.iucnredlist.org/","author":[{"family":"IUCN","given":""}],"accessed":{"date-parts":[["2019",10,10]]},"issued":{"date-parts":[["2019"]]}},"locator":"18"}],"schema":"https://github.com/citation-style-language/schema/raw/master/csl-citation.json"} </w:instrText>
      </w:r>
      <w:r w:rsidR="002C54D0">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20</w:t>
      </w:r>
      <w:r w:rsidR="002C54D0">
        <w:rPr>
          <w:rFonts w:ascii="Times New Roman" w:eastAsia="Times New Roman" w:hAnsi="Times New Roman" w:cs="Times New Roman"/>
          <w:sz w:val="24"/>
          <w:szCs w:val="24"/>
        </w:rPr>
        <w:fldChar w:fldCharType="end"/>
      </w:r>
      <w:r w:rsidR="00820FBD">
        <w:rPr>
          <w:rFonts w:ascii="Times New Roman" w:eastAsia="Times New Roman" w:hAnsi="Times New Roman" w:cs="Times New Roman"/>
          <w:sz w:val="24"/>
          <w:szCs w:val="24"/>
        </w:rPr>
        <w:t xml:space="preserve"> using a multi-objective optimization approach</w:t>
      </w:r>
      <w:r w:rsidR="00204A7A">
        <w:rPr>
          <w:rFonts w:ascii="Times New Roman" w:hAnsi="Times New Roman" w:cs="Times New Roman"/>
          <w:sz w:val="24"/>
          <w:szCs w:val="24"/>
        </w:rPr>
        <w:t>.</w:t>
      </w:r>
      <w:r>
        <w:rPr>
          <w:rFonts w:ascii="Times New Roman" w:hAnsi="Times New Roman" w:cs="Times New Roman"/>
          <w:sz w:val="24"/>
          <w:szCs w:val="24"/>
        </w:rPr>
        <w:t xml:space="preserve"> </w:t>
      </w:r>
      <w:r w:rsidR="00204A7A">
        <w:rPr>
          <w:rFonts w:ascii="Times New Roman" w:hAnsi="Times New Roman" w:cs="Times New Roman"/>
          <w:sz w:val="24"/>
          <w:szCs w:val="24"/>
        </w:rPr>
        <w:t>To incorporate risk</w:t>
      </w:r>
      <w:r w:rsidR="00820FBD">
        <w:rPr>
          <w:rFonts w:ascii="Times New Roman" w:hAnsi="Times New Roman" w:cs="Times New Roman"/>
          <w:sz w:val="24"/>
          <w:szCs w:val="24"/>
        </w:rPr>
        <w:t xml:space="preserve"> categories</w:t>
      </w:r>
      <w:r w:rsidR="00204A7A">
        <w:rPr>
          <w:rFonts w:ascii="Times New Roman" w:hAnsi="Times New Roman" w:cs="Times New Roman"/>
          <w:sz w:val="24"/>
          <w:szCs w:val="24"/>
        </w:rPr>
        <w:t xml:space="preserve">, we </w:t>
      </w:r>
      <w:r w:rsidR="00204A7A" w:rsidRPr="00A13108">
        <w:rPr>
          <w:rFonts w:ascii="Times New Roman" w:hAnsi="Times New Roman" w:cs="Times New Roman"/>
          <w:sz w:val="24"/>
          <w:szCs w:val="24"/>
        </w:rPr>
        <w:t>buil</w:t>
      </w:r>
      <w:r w:rsidR="00204A7A">
        <w:rPr>
          <w:rFonts w:ascii="Times New Roman" w:hAnsi="Times New Roman" w:cs="Times New Roman"/>
          <w:sz w:val="24"/>
          <w:szCs w:val="24"/>
        </w:rPr>
        <w:t>t</w:t>
      </w:r>
      <w:r w:rsidR="00204A7A" w:rsidRPr="00A13108">
        <w:rPr>
          <w:rFonts w:ascii="Times New Roman" w:hAnsi="Times New Roman" w:cs="Times New Roman"/>
          <w:sz w:val="24"/>
          <w:szCs w:val="24"/>
        </w:rPr>
        <w:t xml:space="preserve"> on a classical problem formulation from the systematic c</w:t>
      </w:r>
      <w:r w:rsidR="00204A7A">
        <w:rPr>
          <w:rFonts w:ascii="Times New Roman" w:hAnsi="Times New Roman" w:cs="Times New Roman"/>
          <w:sz w:val="24"/>
          <w:szCs w:val="24"/>
        </w:rPr>
        <w:t>onservation planning literature</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{"citationID":"5y8ieIj9","properties":{"formattedCitation":"\\super 21,22\\nosupersub{}","plainCitation":"21,22","noteIndex":0},"citationItems":[{"id":265,"uris":["http://zotero.org/users/878981/items/4PNTRNFR"],"uri":["http://zotero.org/users/878981/items/4PNTRNFR"],"itemData":{"id":265,"type":"article-journal","abstract":"The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L"}],"issued":{"date-parts":[["2000",5]]}}},{"id":833,"uris":["http://zotero.org/users/878981/items/HDI8V3CP"],"uri":["http://zotero.org/users/878981/items/HDI8V3CP"],"itemData":{"id":833,"type":"book","note":"Citation Key: moilanen2009spatial","publisher":"Oxford University Press Oxford, UK","title":"Spatial conservation prioritization: quantitative methods and computational tools","volume":"6","author":[{"family":"Moilanen","given":"Atte"},{"family":"Wilson","given":"Kerrie A"},{"family":"Possingham","given":"Hugh Philip"}],"issued":{"date-parts":[["2009"]]}}}],"schema":"https://github.com/citation-style-language/schema/raw/master/csl-citation.json"}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21,22</w:t>
      </w:r>
      <w:r w:rsidR="00927170">
        <w:rPr>
          <w:rFonts w:ascii="Times New Roman" w:hAnsi="Times New Roman" w:cs="Times New Roman"/>
          <w:sz w:val="24"/>
          <w:szCs w:val="24"/>
        </w:rPr>
        <w:fldChar w:fldCharType="end"/>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204A7A">
        <w:rPr>
          <w:rFonts w:ascii="Times New Roman" w:hAnsi="Times New Roman" w:cs="Times New Roman"/>
          <w:sz w:val="24"/>
          <w:szCs w:val="24"/>
        </w:rPr>
        <w:t xml:space="preserve">We use the </w:t>
      </w:r>
      <w:r w:rsidR="00204A7A" w:rsidRPr="00A13108">
        <w:rPr>
          <w:rFonts w:ascii="Times New Roman" w:hAnsi="Times New Roman" w:cs="Times New Roman"/>
          <w:sz w:val="24"/>
          <w:szCs w:val="24"/>
        </w:rPr>
        <w:t>minimum set problem</w:t>
      </w:r>
      <w:r w:rsidR="00204A7A">
        <w:rPr>
          <w:rFonts w:ascii="Times New Roman" w:hAnsi="Times New Roman" w:cs="Times New Roman"/>
          <w:sz w:val="24"/>
          <w:szCs w:val="24"/>
        </w:rPr>
        <w:t>, where t</w:t>
      </w:r>
      <w:r w:rsidR="00204A7A" w:rsidRPr="00A13108">
        <w:rPr>
          <w:rFonts w:ascii="Times New Roman" w:hAnsi="Times New Roman" w:cs="Times New Roman"/>
          <w:sz w:val="24"/>
          <w:szCs w:val="24"/>
        </w:rPr>
        <w:t>he goal is to minimize the cost of a solution</w:t>
      </w:r>
      <w:r w:rsidR="00204A7A">
        <w:rPr>
          <w:rFonts w:ascii="Times New Roman" w:hAnsi="Times New Roman" w:cs="Times New Roman"/>
          <w:sz w:val="24"/>
          <w:szCs w:val="24"/>
        </w:rPr>
        <w:t>,</w:t>
      </w:r>
      <w:r w:rsidR="00204A7A" w:rsidRPr="00A13108">
        <w:rPr>
          <w:rFonts w:ascii="Times New Roman" w:hAnsi="Times New Roman" w:cs="Times New Roman"/>
          <w:sz w:val="24"/>
          <w:szCs w:val="24"/>
        </w:rPr>
        <w:t xml:space="preserve"> </w:t>
      </w:r>
      <w:r w:rsidR="00820FBD">
        <w:rPr>
          <w:rFonts w:ascii="Times New Roman" w:hAnsi="Times New Roman" w:cs="Times New Roman"/>
          <w:sz w:val="24"/>
          <w:szCs w:val="24"/>
        </w:rPr>
        <w:t xml:space="preserve">defined </w:t>
      </w:r>
      <w:r w:rsidR="008B7D5E">
        <w:rPr>
          <w:rFonts w:ascii="Times New Roman" w:hAnsi="Times New Roman" w:cs="Times New Roman"/>
          <w:sz w:val="24"/>
          <w:szCs w:val="24"/>
        </w:rPr>
        <w:t xml:space="preserve">here </w:t>
      </w:r>
      <w:r w:rsidR="00820FBD">
        <w:rPr>
          <w:rFonts w:ascii="Times New Roman" w:hAnsi="Times New Roman" w:cs="Times New Roman"/>
          <w:sz w:val="24"/>
          <w:szCs w:val="24"/>
        </w:rPr>
        <w:t xml:space="preserve">as </w:t>
      </w:r>
      <w:r w:rsidR="008B7D5E">
        <w:rPr>
          <w:rFonts w:ascii="Times New Roman" w:hAnsi="Times New Roman" w:cs="Times New Roman"/>
          <w:sz w:val="24"/>
          <w:szCs w:val="24"/>
        </w:rPr>
        <w:t xml:space="preserve">total protected </w:t>
      </w:r>
      <w:r w:rsidR="00820FBD">
        <w:rPr>
          <w:rFonts w:ascii="Times New Roman" w:hAnsi="Times New Roman" w:cs="Times New Roman"/>
          <w:sz w:val="24"/>
          <w:szCs w:val="24"/>
        </w:rPr>
        <w:t xml:space="preserve">area, </w:t>
      </w:r>
      <w:r w:rsidR="00204A7A" w:rsidRPr="00A13108">
        <w:rPr>
          <w:rFonts w:ascii="Times New Roman" w:hAnsi="Times New Roman" w:cs="Times New Roman"/>
          <w:sz w:val="24"/>
          <w:szCs w:val="24"/>
        </w:rPr>
        <w:t>while reaching feature targets</w:t>
      </w:r>
      <w:r w:rsidR="00927170">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{"citationID":"qRGoOsMq","properties":{"formattedCitation":"\\super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sidR="00927170">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sidR="00927170">
        <w:rPr>
          <w:rFonts w:ascii="Times New Roman" w:hAnsi="Times New Roman" w:cs="Times New Roman"/>
          <w:sz w:val="24"/>
          <w:szCs w:val="24"/>
        </w:rPr>
        <w:fldChar w:fldCharType="end"/>
      </w:r>
      <w:r w:rsidR="00204A7A" w:rsidRPr="00A13108">
        <w:rPr>
          <w:rFonts w:ascii="Times New Roman" w:hAnsi="Times New Roman" w:cs="Times New Roman"/>
          <w:sz w:val="24"/>
          <w:szCs w:val="24"/>
        </w:rPr>
        <w:t>. We expand this approach to include multiple objectives</w:t>
      </w:r>
      <w:r w:rsidR="00204A7A">
        <w:rPr>
          <w:rFonts w:ascii="Times New Roman" w:hAnsi="Times New Roman" w:cs="Times New Roman"/>
          <w:sz w:val="24"/>
          <w:szCs w:val="24"/>
        </w:rPr>
        <w:t xml:space="preserve"> accounting for varying risk</w:t>
      </w:r>
      <w:r w:rsidR="00204A7A" w:rsidRPr="00A13108">
        <w:rPr>
          <w:rFonts w:ascii="Times New Roman" w:hAnsi="Times New Roman" w:cs="Times New Roman"/>
          <w:sz w:val="24"/>
          <w:szCs w:val="24"/>
        </w:rPr>
        <w:t xml:space="preserve"> in the problem formulation</w:t>
      </w:r>
      <w:r w:rsidR="00C23EAD">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{"citationID":"6Me1oThG","properties":{"formattedCitation":"\\super 24\\nosupersub{}","plainCitation":"24","noteIndex":0},"citationItems":[{"id":2773,"uris":["http://zotero.org/users/878981/items/2LYR7F43"],"uri":["http://zotero.org/users/878981/items/2LYR7F43"],"itemData":{"id":2773,"type":"chapter","container-title":"Search methodologies","page":"403–449","publisher":"Springer","source":"Google Scholar","title":"Multi-objective optimization","author":[{"family":"Deb","given":"Kalyanmoy"}],"issued":{"date-parts":[["2014"]]}}}],"schema":"https://github.com/citation-style-language/schema/raw/master/csl-citation.json"} </w:instrText>
      </w:r>
      <w:r w:rsidR="00C23EAD">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24</w:t>
      </w:r>
      <w:r w:rsidR="00C23EAD">
        <w:rPr>
          <w:rFonts w:ascii="Times New Roman" w:hAnsi="Times New Roman" w:cs="Times New Roman"/>
          <w:sz w:val="24"/>
          <w:szCs w:val="24"/>
        </w:rPr>
        <w:fldChar w:fldCharType="end"/>
      </w:r>
      <w:r w:rsidR="00204A7A" w:rsidRPr="00A13108">
        <w:rPr>
          <w:rFonts w:ascii="Times New Roman" w:hAnsi="Times New Roman" w:cs="Times New Roman"/>
          <w:sz w:val="24"/>
          <w:szCs w:val="24"/>
        </w:rPr>
        <w:t xml:space="preserve">. </w:t>
      </w:r>
      <w:r w:rsidR="00204A7A" w:rsidRPr="00C461DD">
        <w:rPr>
          <w:rFonts w:ascii="Times New Roman" w:hAnsi="Times New Roman" w:cs="Times New Roman"/>
          <w:sz w:val="24"/>
          <w:szCs w:val="24"/>
        </w:rPr>
        <w:t xml:space="preserve">We use a hierarchical or lexicographic approach that assigns a priority to each objective, and optimizes for the objectives in decreasing priority order. At each step, </w:t>
      </w:r>
      <w:r w:rsidR="00204A7A">
        <w:rPr>
          <w:rFonts w:ascii="Times New Roman" w:hAnsi="Times New Roman" w:cs="Times New Roman"/>
          <w:sz w:val="24"/>
          <w:szCs w:val="24"/>
        </w:rPr>
        <w:t>the approach</w:t>
      </w:r>
      <w:r w:rsidR="00204A7A" w:rsidRPr="00C461DD">
        <w:rPr>
          <w:rFonts w:ascii="Times New Roman" w:hAnsi="Times New Roman" w:cs="Times New Roman"/>
          <w:sz w:val="24"/>
          <w:szCs w:val="24"/>
        </w:rPr>
        <w:t xml:space="preserve"> finds the best solution for the current objective, but only from among those that would not degrade the solution quality for higher-priority objectives</w:t>
      </w:r>
      <w:r w:rsidR="00204A7A">
        <w:rPr>
          <w:rFonts w:ascii="Times New Roman" w:hAnsi="Times New Roman" w:cs="Times New Roman"/>
          <w:sz w:val="24"/>
          <w:szCs w:val="24"/>
        </w:rPr>
        <w:t>.</w:t>
      </w:r>
      <w:r w:rsidR="00204A7A" w:rsidRPr="00C461DD">
        <w:rPr>
          <w:rFonts w:ascii="Times New Roman" w:hAnsi="Times New Roman" w:cs="Times New Roman"/>
          <w:sz w:val="24"/>
          <w:szCs w:val="24"/>
        </w:rPr>
        <w:t xml:space="preserve"> </w:t>
      </w:r>
    </w:p>
    <w:p w14:paraId="05A4A0D0" w14:textId="5B7648B4" w:rsidR="008136D4" w:rsidRPr="00204A7A" w:rsidRDefault="00204A7A" w:rsidP="00204A7A">
      <w:pPr>
        <w:spacing w:before="240"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Because of the hierarchical structure, we created </w:t>
      </w:r>
      <w:r w:rsidR="00FB2F0A">
        <w:rPr>
          <w:rFonts w:ascii="Times New Roman" w:hAnsi="Times New Roman" w:cs="Times New Roman"/>
          <w:sz w:val="24"/>
          <w:szCs w:val="24"/>
        </w:rPr>
        <w:t>16</w:t>
      </w:r>
      <w:r>
        <w:rPr>
          <w:rFonts w:ascii="Times New Roman" w:hAnsi="Times New Roman" w:cs="Times New Roman"/>
          <w:sz w:val="24"/>
          <w:szCs w:val="24"/>
        </w:rPr>
        <w:t xml:space="preserve"> planning scenarios, with solutions that account for different combinations of risk categories in each level of the hierarchy</w:t>
      </w:r>
      <w:r w:rsidR="00B618D4">
        <w:rPr>
          <w:rFonts w:ascii="Times New Roman" w:hAnsi="Times New Roman" w:cs="Times New Roman"/>
          <w:sz w:val="24"/>
          <w:szCs w:val="24"/>
        </w:rPr>
        <w:t xml:space="preserve"> (Table S1)</w:t>
      </w:r>
      <w:r>
        <w:rPr>
          <w:rFonts w:ascii="Times New Roman" w:hAnsi="Times New Roman" w:cs="Times New Roman"/>
          <w:sz w:val="24"/>
          <w:szCs w:val="24"/>
        </w:rPr>
        <w:t xml:space="preserve">. We then compared solutions with risks incorporated to a baseline scenario, representing the classical area-based approach to solving conservation planning </w:t>
      </w:r>
      <w:r>
        <w:rPr>
          <w:rFonts w:ascii="Times New Roman" w:eastAsia="Times New Roman" w:hAnsi="Times New Roman" w:cs="Times New Roman"/>
          <w:sz w:val="24"/>
          <w:szCs w:val="24"/>
        </w:rPr>
        <w:t>problems</w:t>
      </w:r>
      <w:r>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{"citationID":"Uusk6LrF","properties":{"formattedCitation":"\\super 23\\nosupersub{}","plainCitation":"23","noteIndex":0},"citationItems":[{"id":1089,"uris":["http://zotero.org/users/878981/items/HRZ9EATX"],"uri":["http://zotero.org/users/878981/items/HRZ9EATX"],"itemData":{"id":1089,"type":"chapter","container-title":"Spatial conservation prioritisation: Quantitative methods and computational tools.","event-place":"Oxford","note":"Citation Key: Ball2009\nissue: 14","page":"185-195","publisher":"Oxford University Press","publisher-place":"Oxford","title":"Marxan and relatives: Software for spatial conservation prioritisation.","author":[{"family":"Ball","given":"I.R. R"},{"family":"Possingham","given":"H.P. P"},{"family":"Watts","given":"M.E. E"}],"editor":[{"family":"Moilanen","given":"A"},{"family":"Wilson","given":"K"},{"family":"Possingham","given":"H P"}],"issued":{"date-parts":[["2009"]]}}}],"schema":"https://github.com/citation-style-language/schema/raw/master/csl-citation.json"}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5315C">
        <w:rPr>
          <w:rFonts w:ascii="Times New Roman" w:eastAsia="Times New Roman" w:hAnsi="Times New Roman" w:cs="Times New Roman"/>
          <w:sz w:val="24"/>
          <w:szCs w:val="24"/>
        </w:rPr>
        <w:t>Because</w:t>
      </w:r>
      <w:r w:rsidR="003C723A">
        <w:rPr>
          <w:rFonts w:ascii="Times New Roman" w:eastAsia="Times New Roman" w:hAnsi="Times New Roman" w:cs="Times New Roman"/>
          <w:sz w:val="24"/>
          <w:szCs w:val="24"/>
        </w:rPr>
        <w:t xml:space="preserve"> our scenarios were aimed at building on the current protected area portfolio globally, we </w:t>
      </w:r>
      <w:r w:rsidR="00A508FD">
        <w:rPr>
          <w:rFonts w:ascii="Times New Roman" w:eastAsia="Times New Roman" w:hAnsi="Times New Roman" w:cs="Times New Roman"/>
          <w:sz w:val="24"/>
          <w:szCs w:val="24"/>
        </w:rPr>
        <w:t xml:space="preserve">incorporated current </w:t>
      </w:r>
      <w:r w:rsidR="003C723A">
        <w:rPr>
          <w:rFonts w:ascii="Times New Roman" w:eastAsia="Times New Roman" w:hAnsi="Times New Roman" w:cs="Times New Roman"/>
          <w:sz w:val="24"/>
          <w:szCs w:val="24"/>
        </w:rPr>
        <w:t xml:space="preserve">protected areas </w:t>
      </w:r>
      <w:r w:rsidR="00A508FD">
        <w:rPr>
          <w:rFonts w:ascii="Times New Roman" w:eastAsia="Times New Roman" w:hAnsi="Times New Roman" w:cs="Times New Roman"/>
          <w:sz w:val="24"/>
          <w:szCs w:val="24"/>
        </w:rPr>
        <w:t>in</w:t>
      </w:r>
      <w:r w:rsidR="000A0B49">
        <w:rPr>
          <w:rFonts w:ascii="Times New Roman" w:eastAsia="Times New Roman" w:hAnsi="Times New Roman" w:cs="Times New Roman"/>
          <w:sz w:val="24"/>
          <w:szCs w:val="24"/>
        </w:rPr>
        <w:t>to</w:t>
      </w:r>
      <w:r w:rsidR="00A508FD">
        <w:rPr>
          <w:rFonts w:ascii="Times New Roman" w:eastAsia="Times New Roman" w:hAnsi="Times New Roman" w:cs="Times New Roman"/>
          <w:sz w:val="24"/>
          <w:szCs w:val="24"/>
        </w:rPr>
        <w:t xml:space="preserve"> our</w:t>
      </w:r>
      <w:r w:rsidR="003C723A">
        <w:rPr>
          <w:rFonts w:ascii="Times New Roman" w:eastAsia="Times New Roman" w:hAnsi="Times New Roman" w:cs="Times New Roman"/>
          <w:sz w:val="24"/>
          <w:szCs w:val="24"/>
        </w:rPr>
        <w:t xml:space="preserve"> solution</w:t>
      </w:r>
      <w:r w:rsidR="00A508FD">
        <w:rPr>
          <w:rFonts w:ascii="Times New Roman" w:eastAsia="Times New Roman" w:hAnsi="Times New Roman" w:cs="Times New Roman"/>
          <w:sz w:val="24"/>
          <w:szCs w:val="24"/>
        </w:rPr>
        <w:t>s</w:t>
      </w:r>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9B7AA9">
        <w:rPr>
          <w:rFonts w:ascii="Times New Roman" w:eastAsia="Times New Roman" w:hAnsi="Times New Roman" w:cs="Times New Roman"/>
          <w:sz w:val="24"/>
          <w:szCs w:val="24"/>
        </w:rPr>
        <w:t xml:space="preserve">distribution area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 xml:space="preserve">target for </w:t>
      </w:r>
      <w:r w:rsidR="00C4145A">
        <w:rPr>
          <w:rFonts w:ascii="Times New Roman" w:eastAsia="Times New Roman" w:hAnsi="Times New Roman" w:cs="Times New Roman"/>
          <w:sz w:val="24"/>
          <w:szCs w:val="24"/>
        </w:rPr>
        <w:t xml:space="preserve">all </w:t>
      </w:r>
      <w:r w:rsidR="00C21D0E">
        <w:rPr>
          <w:rFonts w:ascii="Times New Roman" w:eastAsia="Times New Roman" w:hAnsi="Times New Roman" w:cs="Times New Roman"/>
          <w:sz w:val="24"/>
          <w:szCs w:val="24"/>
        </w:rPr>
        <w:t xml:space="preserve">vertebrate species, </w:t>
      </w:r>
      <w:r w:rsidR="00B6436F" w:rsidRPr="00B6436F">
        <w:rPr>
          <w:rFonts w:ascii="Times New Roman" w:eastAsia="Times New Roman" w:hAnsi="Times New Roman" w:cs="Times New Roman"/>
          <w:sz w:val="24"/>
          <w:szCs w:val="24"/>
        </w:rPr>
        <w:t xml:space="preserve">which we use as an example that is broadly analogous to the more general 30% total area </w:t>
      </w:r>
      <w:r w:rsidR="00F5392C">
        <w:rPr>
          <w:rFonts w:ascii="Times New Roman" w:hAnsi="Times New Roman" w:cs="Times New Roman"/>
          <w:sz w:val="24"/>
          <w:szCs w:val="24"/>
        </w:rPr>
        <w:t>Convention on Biological Diversity (CBD)</w:t>
      </w:r>
      <w:r w:rsidR="00B6436F">
        <w:rPr>
          <w:rFonts w:ascii="Times New Roman" w:hAnsi="Times New Roman" w:cs="Times New Roman"/>
          <w:sz w:val="24"/>
          <w:szCs w:val="24"/>
        </w:rPr>
        <w:t xml:space="preserve"> </w:t>
      </w:r>
      <w:r w:rsidR="00B6436F">
        <w:rPr>
          <w:rFonts w:ascii="Times New Roman" w:hAnsi="Times New Roman" w:cs="Times New Roman"/>
          <w:sz w:val="24"/>
          <w:szCs w:val="24"/>
        </w:rPr>
        <w:lastRenderedPageBreak/>
        <w:t>target</w:t>
      </w:r>
      <w:r w:rsidR="004E27F5">
        <w:rPr>
          <w:rFonts w:ascii="Times New Roman" w:eastAsia="Times New Roman" w:hAnsi="Times New Roman" w:cs="Times New Roman"/>
          <w:sz w:val="24"/>
          <w:szCs w:val="24"/>
        </w:rPr>
        <w:fldChar w:fldCharType="begin"/>
      </w:r>
      <w:r w:rsidR="002C54D0">
        <w:rPr>
          <w:rFonts w:ascii="Times New Roman" w:eastAsia="Times New Roman" w:hAnsi="Times New Roman" w:cs="Times New Roman"/>
          <w:sz w:val="24"/>
          <w:szCs w:val="24"/>
        </w:rPr>
        <w:instrText xml:space="preserve"> ADDIN ZOTERO_ITEM CSL_CITATION {"citationID":"hfney63i","properties":{"formattedCitation":"\\super 25\\nosupersub{}","plainCitation":"25","noteIndex":0},"citationItems":[{"id":2721,"uris":["http://zotero.org/users/878981/items/UF3U7G2Y"],"uri":["http://zotero.org/users/878981/items/UF3U7G2Y"],"itemData":{"id":2721,"type":"webpage","abstract":"Photo: IUCN/Victoria Romero IUCN's views on the preparation, scope and content of the post-2020 global biodiversity framework Despite the commitments m...","container-title":"IUCN","language":"en","note":"source: www.iucn.org","title":"Post-2020 Global Biodiversity Framework","URL":"https://www.iucn.org/theme/global-policy/our-work/convention-biological-diversity-cbd/post-2020-global-biodiversity-framework","accessed":{"date-parts":[["2020",4,22]]},"issued":{"date-parts":[["2018",1,26]]}}}],"schema":"https://github.com/citation-style-language/schema/raw/master/csl-citation.json"} </w:instrText>
      </w:r>
      <w:r w:rsidR="004E27F5">
        <w:rPr>
          <w:rFonts w:ascii="Times New Roman" w:eastAsia="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25</w:t>
      </w:r>
      <w:r w:rsidR="004E27F5">
        <w:rPr>
          <w:rFonts w:ascii="Times New Roman" w:eastAsia="Times New Roman" w:hAnsi="Times New Roman" w:cs="Times New Roman"/>
          <w:sz w:val="24"/>
          <w:szCs w:val="24"/>
        </w:rPr>
        <w:fldChar w:fldCharType="end"/>
      </w:r>
      <w:r w:rsidR="0057233E">
        <w:rPr>
          <w:rFonts w:ascii="Times New Roman" w:eastAsia="Times New Roman" w:hAnsi="Times New Roman" w:cs="Times New Roman"/>
          <w:sz w:val="24"/>
          <w:szCs w:val="24"/>
        </w:rPr>
        <w:t xml:space="preserve">. </w:t>
      </w:r>
      <w:r w:rsidR="00B64358" w:rsidRPr="008A1701">
        <w:rPr>
          <w:rFonts w:ascii="Times New Roman" w:eastAsia="Times New Roman" w:hAnsi="Times New Roman" w:cs="Times New Roman"/>
          <w:sz w:val="24"/>
          <w:szCs w:val="24"/>
        </w:rPr>
        <w:t xml:space="preserve">To investigate the effects of including our three </w:t>
      </w:r>
      <w:r w:rsidRPr="008A1701">
        <w:rPr>
          <w:rFonts w:ascii="Times New Roman" w:eastAsia="Times New Roman" w:hAnsi="Times New Roman" w:cs="Times New Roman"/>
          <w:sz w:val="24"/>
          <w:szCs w:val="24"/>
        </w:rPr>
        <w:t>risk categories</w:t>
      </w:r>
      <w:r w:rsidR="00B64358" w:rsidRPr="008A1701">
        <w:rPr>
          <w:rFonts w:ascii="Times New Roman" w:eastAsia="Times New Roman" w:hAnsi="Times New Roman" w:cs="Times New Roman"/>
          <w:sz w:val="24"/>
          <w:szCs w:val="24"/>
        </w:rPr>
        <w:t>, w</w:t>
      </w:r>
      <w:r w:rsidR="0085304E" w:rsidRPr="008A1701">
        <w:rPr>
          <w:rFonts w:ascii="Times New Roman" w:eastAsia="Times New Roman" w:hAnsi="Times New Roman" w:cs="Times New Roman"/>
          <w:sz w:val="24"/>
          <w:szCs w:val="24"/>
        </w:rPr>
        <w:t xml:space="preserve">e compared the spatial representation </w:t>
      </w:r>
      <w:r w:rsidR="00DA001F">
        <w:rPr>
          <w:rFonts w:ascii="Times New Roman" w:eastAsia="Times New Roman" w:hAnsi="Times New Roman" w:cs="Times New Roman"/>
          <w:sz w:val="24"/>
          <w:szCs w:val="24"/>
        </w:rPr>
        <w:t xml:space="preserve">among </w:t>
      </w:r>
      <w:r w:rsidR="0085304E" w:rsidRPr="008A1701">
        <w:rPr>
          <w:rFonts w:ascii="Times New Roman" w:eastAsia="Times New Roman" w:hAnsi="Times New Roman" w:cs="Times New Roman"/>
          <w:sz w:val="24"/>
          <w:szCs w:val="24"/>
        </w:rPr>
        <w:t>scenario</w:t>
      </w:r>
      <w:r w:rsidR="00727A86">
        <w:rPr>
          <w:rFonts w:ascii="Times New Roman" w:eastAsia="Times New Roman" w:hAnsi="Times New Roman" w:cs="Times New Roman"/>
          <w:sz w:val="24"/>
          <w:szCs w:val="24"/>
        </w:rPr>
        <w:t xml:space="preserve">s incorporating risk </w:t>
      </w:r>
      <w:r w:rsidR="00727A86" w:rsidRPr="008A1701">
        <w:rPr>
          <w:rFonts w:ascii="Times New Roman" w:eastAsia="Times New Roman" w:hAnsi="Times New Roman" w:cs="Times New Roman"/>
          <w:sz w:val="24"/>
          <w:szCs w:val="24"/>
        </w:rPr>
        <w:t>to baseline</w:t>
      </w:r>
      <w:r w:rsidR="0085304E" w:rsidRPr="008A1701">
        <w:rPr>
          <w:rFonts w:ascii="Times New Roman" w:eastAsia="Times New Roman" w:hAnsi="Times New Roman" w:cs="Times New Roman"/>
          <w:sz w:val="24"/>
          <w:szCs w:val="24"/>
        </w:rPr>
        <w:t xml:space="preserve"> at the global</w:t>
      </w:r>
      <w:r w:rsidR="00B64358" w:rsidRPr="008A1701">
        <w:rPr>
          <w:rFonts w:ascii="Times New Roman" w:eastAsia="Times New Roman" w:hAnsi="Times New Roman" w:cs="Times New Roman"/>
          <w:sz w:val="24"/>
          <w:szCs w:val="24"/>
        </w:rPr>
        <w:t xml:space="preserve"> and</w:t>
      </w:r>
      <w:r w:rsidR="0085304E" w:rsidRPr="008A1701">
        <w:rPr>
          <w:rFonts w:ascii="Times New Roman" w:eastAsia="Times New Roman" w:hAnsi="Times New Roman" w:cs="Times New Roman"/>
          <w:sz w:val="24"/>
          <w:szCs w:val="24"/>
        </w:rPr>
        <w:t xml:space="preserve"> country scale</w:t>
      </w:r>
      <w:r w:rsidR="004E470C" w:rsidRPr="008A1701">
        <w:rPr>
          <w:rFonts w:ascii="Times New Roman" w:eastAsia="Times New Roman" w:hAnsi="Times New Roman" w:cs="Times New Roman"/>
          <w:sz w:val="24"/>
          <w:szCs w:val="24"/>
        </w:rPr>
        <w:t xml:space="preserve">. </w:t>
      </w:r>
    </w:p>
    <w:p w14:paraId="0EC525DE" w14:textId="005BDBE2" w:rsidR="00727A86" w:rsidRDefault="001445A9" w:rsidP="00727A86">
      <w:pPr>
        <w:keepNext/>
        <w:spacing w:line="480" w:lineRule="auto"/>
        <w:ind w:firstLine="720"/>
        <w:rPr>
          <w:rFonts w:ascii="Times New Roman" w:hAnsi="Times New Roman" w:cs="Times New Roman"/>
          <w:sz w:val="24"/>
          <w:szCs w:val="24"/>
        </w:rPr>
      </w:pPr>
      <w:r w:rsidRPr="001445A9">
        <w:rPr>
          <w:rFonts w:ascii="Times New Roman" w:hAnsi="Times New Roman" w:cs="Times New Roman"/>
          <w:sz w:val="24"/>
          <w:szCs w:val="24"/>
        </w:rPr>
        <w:t xml:space="preserve">Currently, X% of global terrestrial areas are protected. </w:t>
      </w:r>
      <w:commentRangeStart w:id="3"/>
      <w:commentRangeStart w:id="4"/>
      <w:r w:rsidR="00727A86">
        <w:rPr>
          <w:rFonts w:ascii="Times New Roman" w:hAnsi="Times New Roman" w:cs="Times New Roman"/>
          <w:sz w:val="24"/>
          <w:szCs w:val="24"/>
        </w:rPr>
        <w:t xml:space="preserve">We </w:t>
      </w:r>
      <w:commentRangeEnd w:id="3"/>
      <w:r w:rsidR="00F5392C">
        <w:rPr>
          <w:rStyle w:val="CommentReference"/>
        </w:rPr>
        <w:commentReference w:id="3"/>
      </w:r>
      <w:commentRangeEnd w:id="4"/>
      <w:r>
        <w:rPr>
          <w:rStyle w:val="CommentReference"/>
        </w:rPr>
        <w:commentReference w:id="4"/>
      </w:r>
      <w:r w:rsidR="00727A86">
        <w:rPr>
          <w:rFonts w:ascii="Times New Roman" w:hAnsi="Times New Roman" w:cs="Times New Roman"/>
          <w:sz w:val="24"/>
          <w:szCs w:val="24"/>
        </w:rPr>
        <w:t xml:space="preserve">found that the protected areas planning scenario </w:t>
      </w:r>
      <w:r w:rsidR="004C08D8">
        <w:rPr>
          <w:rFonts w:ascii="Times New Roman" w:hAnsi="Times New Roman" w:cs="Times New Roman"/>
          <w:sz w:val="24"/>
          <w:szCs w:val="24"/>
        </w:rPr>
        <w:t>incorporating</w:t>
      </w:r>
      <w:r w:rsidR="00727A86">
        <w:rPr>
          <w:rFonts w:ascii="Times New Roman" w:hAnsi="Times New Roman" w:cs="Times New Roman"/>
          <w:sz w:val="24"/>
          <w:szCs w:val="24"/>
        </w:rPr>
        <w:t xml:space="preserve"> all three risk categories required only </w:t>
      </w:r>
      <w:r w:rsidR="00727A86" w:rsidRPr="009E4E6D">
        <w:rPr>
          <w:rFonts w:ascii="Times New Roman" w:hAnsi="Times New Roman" w:cs="Times New Roman"/>
          <w:sz w:val="24"/>
          <w:szCs w:val="24"/>
        </w:rPr>
        <w:t>1.</w:t>
      </w:r>
      <w:r w:rsidR="009E4E6D">
        <w:rPr>
          <w:rFonts w:ascii="Times New Roman" w:hAnsi="Times New Roman" w:cs="Times New Roman"/>
          <w:sz w:val="24"/>
          <w:szCs w:val="24"/>
        </w:rPr>
        <w:t>11</w:t>
      </w:r>
      <w:r w:rsidR="00727A86" w:rsidRPr="009E4E6D">
        <w:rPr>
          <w:rFonts w:ascii="Times New Roman" w:hAnsi="Times New Roman" w:cs="Times New Roman"/>
          <w:sz w:val="24"/>
          <w:szCs w:val="24"/>
        </w:rPr>
        <w:t>%</w:t>
      </w:r>
      <w:r w:rsidR="00727A86">
        <w:rPr>
          <w:rFonts w:ascii="Times New Roman" w:hAnsi="Times New Roman" w:cs="Times New Roman"/>
          <w:sz w:val="24"/>
          <w:szCs w:val="24"/>
        </w:rPr>
        <w:t xml:space="preserve"> more global area than the baseline scenario to meet the target of protect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30% of vertebrate habitat (</w:t>
      </w:r>
      <w:commentRangeStart w:id="5"/>
      <w:commentRangeStart w:id="6"/>
      <w:commentRangeStart w:id="7"/>
      <w:r w:rsidR="00727A86" w:rsidRPr="00302429">
        <w:rPr>
          <w:rFonts w:ascii="Times New Roman" w:hAnsi="Times New Roman" w:cs="Times New Roman"/>
          <w:sz w:val="24"/>
          <w:szCs w:val="24"/>
          <w:highlight w:val="yellow"/>
        </w:rPr>
        <w:t>29.17% vs 28.07% of global area</w:t>
      </w:r>
      <w:commentRangeEnd w:id="5"/>
      <w:r w:rsidR="00F5392C" w:rsidRPr="00302429">
        <w:rPr>
          <w:rStyle w:val="CommentReference"/>
          <w:highlight w:val="yellow"/>
        </w:rPr>
        <w:commentReference w:id="5"/>
      </w:r>
      <w:commentRangeEnd w:id="6"/>
      <w:r w:rsidR="0052327C">
        <w:rPr>
          <w:rStyle w:val="CommentReference"/>
        </w:rPr>
        <w:commentReference w:id="6"/>
      </w:r>
      <w:commentRangeEnd w:id="7"/>
      <w:r w:rsidR="0027239D">
        <w:rPr>
          <w:rStyle w:val="CommentReference"/>
        </w:rPr>
        <w:commentReference w:id="7"/>
      </w:r>
      <w:r w:rsidR="00727A86">
        <w:rPr>
          <w:rFonts w:ascii="Times New Roman" w:hAnsi="Times New Roman" w:cs="Times New Roman"/>
          <w:sz w:val="24"/>
          <w:szCs w:val="24"/>
        </w:rPr>
        <w:t xml:space="preserve">). </w:t>
      </w:r>
      <w:r w:rsidR="00F5392C">
        <w:rPr>
          <w:rFonts w:ascii="Times New Roman" w:hAnsi="Times New Roman" w:cs="Times New Roman"/>
          <w:sz w:val="24"/>
          <w:szCs w:val="24"/>
        </w:rPr>
        <w:t>Thus,</w:t>
      </w:r>
      <w:r w:rsidR="00727A86">
        <w:rPr>
          <w:rFonts w:ascii="Times New Roman" w:hAnsi="Times New Roman" w:cs="Times New Roman"/>
          <w:sz w:val="24"/>
          <w:szCs w:val="24"/>
        </w:rPr>
        <w:t xml:space="preserve"> account</w:t>
      </w:r>
      <w:r w:rsidR="00F5392C">
        <w:rPr>
          <w:rFonts w:ascii="Times New Roman" w:hAnsi="Times New Roman" w:cs="Times New Roman"/>
          <w:sz w:val="24"/>
          <w:szCs w:val="24"/>
        </w:rPr>
        <w:t>ing</w:t>
      </w:r>
      <w:r w:rsidR="00727A86">
        <w:rPr>
          <w:rFonts w:ascii="Times New Roman" w:hAnsi="Times New Roman" w:cs="Times New Roman"/>
          <w:sz w:val="24"/>
          <w:szCs w:val="24"/>
        </w:rPr>
        <w:t xml:space="preserve"> for climate change as well as other key risks to protected area effectiveness to produce more resilient conservation networks</w:t>
      </w:r>
      <w:r w:rsidR="00F5392C">
        <w:rPr>
          <w:rFonts w:ascii="Times New Roman" w:hAnsi="Times New Roman" w:cs="Times New Roman"/>
          <w:sz w:val="24"/>
          <w:szCs w:val="24"/>
        </w:rPr>
        <w:t xml:space="preserve"> will</w:t>
      </w:r>
      <w:r w:rsidR="00727A86">
        <w:rPr>
          <w:rFonts w:ascii="Times New Roman" w:hAnsi="Times New Roman" w:cs="Times New Roman"/>
          <w:sz w:val="24"/>
          <w:szCs w:val="24"/>
        </w:rPr>
        <w:t xml:space="preserve"> not substantially increas</w:t>
      </w:r>
      <w:r w:rsidR="00F5392C">
        <w:rPr>
          <w:rFonts w:ascii="Times New Roman" w:hAnsi="Times New Roman" w:cs="Times New Roman"/>
          <w:sz w:val="24"/>
          <w:szCs w:val="24"/>
        </w:rPr>
        <w:t>e</w:t>
      </w:r>
      <w:r w:rsidR="00727A86">
        <w:rPr>
          <w:rFonts w:ascii="Times New Roman" w:hAnsi="Times New Roman" w:cs="Times New Roman"/>
          <w:sz w:val="24"/>
          <w:szCs w:val="24"/>
        </w:rPr>
        <w:t xml:space="preserve"> the global area required to meet 30% protection targets. Additionally, we found that all 27 scenarios reached their goals of 30% protection of each vertebrate species range without surpassing the 30% global area target that the </w:t>
      </w:r>
      <w:r w:rsidR="00F5392C">
        <w:rPr>
          <w:rFonts w:ascii="Times New Roman" w:hAnsi="Times New Roman" w:cs="Times New Roman"/>
          <w:sz w:val="24"/>
          <w:szCs w:val="24"/>
        </w:rPr>
        <w:t>CBD</w:t>
      </w:r>
      <w:r w:rsidR="00727A86">
        <w:rPr>
          <w:rFonts w:ascii="Times New Roman" w:hAnsi="Times New Roman" w:cs="Times New Roman"/>
          <w:sz w:val="24"/>
          <w:szCs w:val="24"/>
        </w:rPr>
        <w:t xml:space="preserve"> is currently considering </w:t>
      </w:r>
      <w:r w:rsidR="009502B7">
        <w:rPr>
          <w:rFonts w:ascii="Times New Roman" w:hAnsi="Times New Roman" w:cs="Times New Roman"/>
          <w:sz w:val="24"/>
          <w:szCs w:val="24"/>
        </w:rPr>
        <w:t>in their post-2020 framework</w:t>
      </w:r>
      <w:r w:rsidR="00727A86">
        <w:rPr>
          <w:rFonts w:ascii="Times New Roman" w:hAnsi="Times New Roman" w:cs="Times New Roman"/>
          <w:sz w:val="24"/>
          <w:szCs w:val="24"/>
        </w:rPr>
        <w:t xml:space="preserve">. </w:t>
      </w:r>
      <w:commentRangeStart w:id="8"/>
      <w:r w:rsidR="009D1568">
        <w:rPr>
          <w:rFonts w:ascii="Times New Roman" w:hAnsi="Times New Roman" w:cs="Times New Roman"/>
          <w:sz w:val="24"/>
          <w:szCs w:val="24"/>
        </w:rPr>
        <w:t>Of all scenarios, those with both governance and land-use change required the greatest increase in global protected area (1.14 ± 0.02%</w:t>
      </w:r>
      <w:r w:rsidR="00BF4FAD">
        <w:rPr>
          <w:rFonts w:ascii="Times New Roman" w:hAnsi="Times New Roman" w:cs="Times New Roman"/>
          <w:sz w:val="24"/>
          <w:szCs w:val="24"/>
        </w:rPr>
        <w:t xml:space="preserve"> more than baseline</w:t>
      </w:r>
      <w:r w:rsidR="009D1568">
        <w:rPr>
          <w:rFonts w:ascii="Times New Roman" w:hAnsi="Times New Roman" w:cs="Times New Roman"/>
          <w:sz w:val="24"/>
          <w:szCs w:val="24"/>
        </w:rPr>
        <w:t>)</w:t>
      </w:r>
      <w:commentRangeEnd w:id="8"/>
      <w:r w:rsidR="009D1568">
        <w:rPr>
          <w:rStyle w:val="CommentReference"/>
        </w:rPr>
        <w:commentReference w:id="8"/>
      </w:r>
      <w:r w:rsidR="009D1568">
        <w:rPr>
          <w:rFonts w:ascii="Times New Roman" w:hAnsi="Times New Roman" w:cs="Times New Roman"/>
          <w:sz w:val="24"/>
          <w:szCs w:val="24"/>
        </w:rPr>
        <w:t>.</w:t>
      </w:r>
    </w:p>
    <w:p w14:paraId="3C4A6D52" w14:textId="2D8DCCEF" w:rsidR="00727A86" w:rsidRDefault="00B410C9" w:rsidP="00B410C9">
      <w:pPr>
        <w:keepNext/>
        <w:spacing w:line="480" w:lineRule="auto"/>
        <w:ind w:firstLine="720"/>
        <w:rPr>
          <w:rFonts w:ascii="Times New Roman" w:hAnsi="Times New Roman" w:cs="Times New Roman"/>
          <w:sz w:val="24"/>
          <w:szCs w:val="24"/>
        </w:rPr>
      </w:pPr>
      <w:commentRangeStart w:id="9"/>
      <w:commentRangeStart w:id="10"/>
      <w:commentRangeStart w:id="11"/>
      <w:r w:rsidRPr="00302429">
        <w:rPr>
          <w:rFonts w:ascii="Times New Roman" w:hAnsi="Times New Roman" w:cs="Times New Roman"/>
          <w:sz w:val="24"/>
          <w:szCs w:val="24"/>
          <w:highlight w:val="yellow"/>
        </w:rPr>
        <w:t>T</w:t>
      </w:r>
      <w:r w:rsidR="00727A86" w:rsidRPr="00302429">
        <w:rPr>
          <w:rFonts w:ascii="Times New Roman" w:hAnsi="Times New Roman" w:cs="Times New Roman"/>
          <w:sz w:val="24"/>
          <w:szCs w:val="24"/>
          <w:highlight w:val="yellow"/>
        </w:rPr>
        <w:t xml:space="preserve">here was </w:t>
      </w:r>
      <w:r w:rsidRPr="00302429">
        <w:rPr>
          <w:rFonts w:ascii="Times New Roman" w:hAnsi="Times New Roman" w:cs="Times New Roman"/>
          <w:sz w:val="24"/>
          <w:szCs w:val="24"/>
          <w:highlight w:val="yellow"/>
        </w:rPr>
        <w:t xml:space="preserve">also </w:t>
      </w:r>
      <w:r w:rsidR="00727A86" w:rsidRPr="00302429">
        <w:rPr>
          <w:rFonts w:ascii="Times New Roman" w:hAnsi="Times New Roman" w:cs="Times New Roman"/>
          <w:sz w:val="24"/>
          <w:szCs w:val="24"/>
          <w:highlight w:val="yellow"/>
        </w:rPr>
        <w:t>considerable spatial overlap among scenarios, with the same 10.1 million km</w:t>
      </w:r>
      <w:r w:rsidR="00727A86" w:rsidRPr="00302429">
        <w:rPr>
          <w:rFonts w:ascii="Times New Roman" w:hAnsi="Times New Roman" w:cs="Times New Roman"/>
          <w:sz w:val="24"/>
          <w:szCs w:val="24"/>
          <w:highlight w:val="yellow"/>
          <w:vertAlign w:val="superscript"/>
        </w:rPr>
        <w:t>2</w:t>
      </w:r>
      <w:r w:rsidR="00727A86" w:rsidRPr="00302429">
        <w:rPr>
          <w:rFonts w:ascii="Times New Roman" w:hAnsi="Times New Roman" w:cs="Times New Roman"/>
          <w:sz w:val="24"/>
          <w:szCs w:val="24"/>
          <w:highlight w:val="yellow"/>
        </w:rPr>
        <w:t xml:space="preserve"> (6.9% of global land area) being selected to expand the current protected area portfolio in at least five scenarios and 2.21 million km</w:t>
      </w:r>
      <w:r w:rsidR="00727A86" w:rsidRPr="00302429">
        <w:rPr>
          <w:rFonts w:ascii="Times New Roman" w:hAnsi="Times New Roman" w:cs="Times New Roman"/>
          <w:sz w:val="24"/>
          <w:szCs w:val="24"/>
          <w:highlight w:val="yellow"/>
          <w:vertAlign w:val="superscript"/>
        </w:rPr>
        <w:t xml:space="preserve">2 </w:t>
      </w:r>
      <w:r w:rsidR="00727A86" w:rsidRPr="00302429">
        <w:rPr>
          <w:rFonts w:ascii="Times New Roman" w:hAnsi="Times New Roman" w:cs="Times New Roman"/>
          <w:sz w:val="24"/>
          <w:szCs w:val="24"/>
          <w:highlight w:val="yellow"/>
        </w:rPr>
        <w:t>(1.5% of global land area) in all eight scenarios</w:t>
      </w:r>
      <w:r w:rsidR="00727A86">
        <w:rPr>
          <w:rFonts w:ascii="Times New Roman" w:hAnsi="Times New Roman" w:cs="Times New Roman"/>
          <w:sz w:val="24"/>
          <w:szCs w:val="24"/>
        </w:rPr>
        <w:t xml:space="preserve">. </w:t>
      </w:r>
      <w:commentRangeEnd w:id="9"/>
      <w:r>
        <w:rPr>
          <w:rStyle w:val="CommentReference"/>
        </w:rPr>
        <w:commentReference w:id="9"/>
      </w:r>
      <w:commentRangeEnd w:id="10"/>
      <w:r w:rsidR="00C77CF3">
        <w:rPr>
          <w:rStyle w:val="CommentReference"/>
        </w:rPr>
        <w:commentReference w:id="10"/>
      </w:r>
      <w:commentRangeEnd w:id="11"/>
      <w:r w:rsidR="009C5C6C">
        <w:rPr>
          <w:rStyle w:val="CommentReference"/>
        </w:rPr>
        <w:commentReference w:id="11"/>
      </w:r>
      <w:commentRangeStart w:id="12"/>
      <w:r w:rsidR="00727A86">
        <w:rPr>
          <w:rFonts w:ascii="Times New Roman" w:hAnsi="Times New Roman" w:cs="Times New Roman"/>
          <w:sz w:val="24"/>
          <w:szCs w:val="24"/>
        </w:rPr>
        <w:t xml:space="preserve">Such overlaps provide examples of areas that could be targets for international agencies wishing to maximize the resilience of protected area networks. </w:t>
      </w:r>
      <w:commentRangeEnd w:id="12"/>
      <w:r w:rsidR="00165966">
        <w:rPr>
          <w:rStyle w:val="CommentReference"/>
        </w:rPr>
        <w:commentReference w:id="12"/>
      </w:r>
      <w:r w:rsidR="00727A86">
        <w:rPr>
          <w:rFonts w:ascii="Times New Roman" w:hAnsi="Times New Roman" w:cs="Times New Roman"/>
          <w:sz w:val="24"/>
          <w:szCs w:val="24"/>
        </w:rPr>
        <w:t xml:space="preserve">Example countries that have contiguous areas of high overlap among scenarios are </w:t>
      </w:r>
      <w:commentRangeStart w:id="13"/>
      <w:r w:rsidR="00727A86">
        <w:rPr>
          <w:rFonts w:ascii="Times New Roman" w:hAnsi="Times New Roman" w:cs="Times New Roman"/>
          <w:sz w:val="24"/>
          <w:szCs w:val="24"/>
        </w:rPr>
        <w:t>Canada (</w:t>
      </w:r>
      <w:commentRangeStart w:id="14"/>
      <w:commentRangeStart w:id="15"/>
      <w:commentRangeStart w:id="16"/>
      <w:r w:rsidR="00727A86">
        <w:rPr>
          <w:rFonts w:ascii="Times New Roman" w:hAnsi="Times New Roman" w:cs="Times New Roman"/>
          <w:sz w:val="24"/>
          <w:szCs w:val="24"/>
        </w:rPr>
        <w:t>Yukon Territory</w:t>
      </w:r>
      <w:commentRangeEnd w:id="14"/>
      <w:r>
        <w:rPr>
          <w:rStyle w:val="CommentReference"/>
        </w:rPr>
        <w:commentReference w:id="14"/>
      </w:r>
      <w:commentRangeEnd w:id="15"/>
      <w:r w:rsidR="00AF2531">
        <w:rPr>
          <w:rStyle w:val="CommentReference"/>
        </w:rPr>
        <w:commentReference w:id="15"/>
      </w:r>
      <w:commentRangeEnd w:id="16"/>
      <w:r w:rsidR="009B7AA9">
        <w:rPr>
          <w:rStyle w:val="CommentReference"/>
        </w:rPr>
        <w:commentReference w:id="16"/>
      </w:r>
      <w:r w:rsidR="00727A86">
        <w:rPr>
          <w:rFonts w:ascii="Times New Roman" w:hAnsi="Times New Roman" w:cs="Times New Roman"/>
          <w:sz w:val="24"/>
          <w:szCs w:val="24"/>
        </w:rPr>
        <w:t xml:space="preserve">), Egypt, Finland, Kazakhstan and Peru (Figure </w:t>
      </w:r>
      <w:commentRangeStart w:id="17"/>
      <w:commentRangeStart w:id="18"/>
      <w:r w:rsidR="00727A86">
        <w:rPr>
          <w:rFonts w:ascii="Times New Roman" w:hAnsi="Times New Roman" w:cs="Times New Roman"/>
          <w:sz w:val="24"/>
          <w:szCs w:val="24"/>
        </w:rPr>
        <w:t>S4</w:t>
      </w:r>
      <w:commentRangeEnd w:id="17"/>
      <w:r w:rsidR="00C67FDF">
        <w:rPr>
          <w:rStyle w:val="CommentReference"/>
        </w:rPr>
        <w:commentReference w:id="17"/>
      </w:r>
      <w:commentRangeEnd w:id="18"/>
      <w:r w:rsidR="00100122">
        <w:rPr>
          <w:rStyle w:val="CommentReference"/>
        </w:rPr>
        <w:commentReference w:id="18"/>
      </w:r>
      <w:r w:rsidR="00727A86">
        <w:rPr>
          <w:rFonts w:ascii="Times New Roman" w:hAnsi="Times New Roman" w:cs="Times New Roman"/>
          <w:sz w:val="24"/>
          <w:szCs w:val="24"/>
        </w:rPr>
        <w:t xml:space="preserve">). </w:t>
      </w:r>
      <w:commentRangeEnd w:id="13"/>
      <w:r w:rsidR="00727A86">
        <w:rPr>
          <w:rStyle w:val="CommentReference"/>
        </w:rPr>
        <w:commentReference w:id="13"/>
      </w:r>
      <w:r w:rsidR="00727A86">
        <w:rPr>
          <w:rFonts w:ascii="Times New Roman" w:hAnsi="Times New Roman" w:cs="Times New Roman"/>
          <w:sz w:val="24"/>
          <w:szCs w:val="24"/>
        </w:rPr>
        <w:t xml:space="preserve">There is some overlap </w:t>
      </w:r>
      <w:r w:rsidR="00C67FDF">
        <w:rPr>
          <w:rFonts w:ascii="Times New Roman" w:hAnsi="Times New Roman" w:cs="Times New Roman"/>
          <w:sz w:val="24"/>
          <w:szCs w:val="24"/>
        </w:rPr>
        <w:t xml:space="preserve">among scenarios </w:t>
      </w:r>
      <w:r w:rsidR="00727A86">
        <w:rPr>
          <w:rFonts w:ascii="Times New Roman" w:hAnsi="Times New Roman" w:cs="Times New Roman"/>
          <w:sz w:val="24"/>
          <w:szCs w:val="24"/>
        </w:rPr>
        <w:t>with</w:t>
      </w:r>
      <w:r w:rsidR="00C67FDF">
        <w:rPr>
          <w:rFonts w:ascii="Times New Roman" w:hAnsi="Times New Roman" w:cs="Times New Roman"/>
          <w:sz w:val="24"/>
          <w:szCs w:val="24"/>
        </w:rPr>
        <w:t>in</w:t>
      </w:r>
      <w:r w:rsidR="00727A86">
        <w:rPr>
          <w:rFonts w:ascii="Times New Roman" w:hAnsi="Times New Roman" w:cs="Times New Roman"/>
          <w:sz w:val="24"/>
          <w:szCs w:val="24"/>
        </w:rPr>
        <w:t xml:space="preserve"> global biodiversity hotspots</w:t>
      </w:r>
      <w:r w:rsidR="00727A86">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{"citationID":"tFleSbqR","properties":{"formattedCitation":"\\super 26\\nosupersub{}","plainCitation":"26","noteIndex":0},"citationItems":[{"id":2716,"uris":["http://zotero.org/users/878981/items/5FSZ9YL2"],"uri":["http://zotero.org/users/878981/items/5FSZ9YL2"],"itemData":{"id":2716,"type":"article-journal","abstract":"Conservationists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risk.","container-title":"Nature","DOI":"10.1038/35002501","ISSN":"1476-4687","issue":"6772","language":"en","note":"number: 6772\npublisher: Nature Publishing Group","page":"853-858","source":"www.nature.com","title":"Biodiversity hotspots for conservation priorities","volume":"403","author":[{"family":"Myers","given":"Norman"},{"family":"Mittermeier","given":"Russell A."},{"family":"Mittermeier","given":"Cristina G."},{"family":"Fonseca","given":"Gustavo A. B.","non-dropping-particle":"da"},{"family":"Kent","given":"Jennifer"}],"issued":{"date-parts":[["2000",2]]}}}],"schema":"https://github.com/citation-style-language/schema/raw/master/csl-citation.json"} </w:instrText>
      </w:r>
      <w:r w:rsidR="00727A86">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26</w:t>
      </w:r>
      <w:r w:rsidR="00727A86">
        <w:rPr>
          <w:rFonts w:ascii="Times New Roman" w:hAnsi="Times New Roman" w:cs="Times New Roman"/>
          <w:sz w:val="24"/>
          <w:szCs w:val="24"/>
        </w:rPr>
        <w:fldChar w:fldCharType="end"/>
      </w:r>
      <w:r w:rsidR="00727A86">
        <w:rPr>
          <w:rFonts w:ascii="Times New Roman" w:hAnsi="Times New Roman" w:cs="Times New Roman"/>
          <w:sz w:val="24"/>
          <w:szCs w:val="24"/>
        </w:rPr>
        <w:t>, but a considerable percentage of high overlap among scenarios areas lies either outside these hotspots (</w:t>
      </w:r>
      <w:r w:rsidR="00727A86" w:rsidRPr="00A5356F">
        <w:rPr>
          <w:rFonts w:ascii="Times New Roman" w:hAnsi="Times New Roman" w:cs="Times New Roman"/>
          <w:sz w:val="24"/>
          <w:szCs w:val="24"/>
          <w:highlight w:val="yellow"/>
        </w:rPr>
        <w:t>XX %</w:t>
      </w:r>
      <w:r w:rsidR="00727A86">
        <w:rPr>
          <w:rFonts w:ascii="Times New Roman" w:hAnsi="Times New Roman" w:cs="Times New Roman"/>
          <w:sz w:val="24"/>
          <w:szCs w:val="24"/>
        </w:rPr>
        <w:t xml:space="preserve">) </w:t>
      </w:r>
      <w:r w:rsidR="00727A86" w:rsidRPr="00541865">
        <w:rPr>
          <w:rFonts w:ascii="Times New Roman" w:hAnsi="Times New Roman" w:cs="Times New Roman"/>
          <w:sz w:val="24"/>
          <w:szCs w:val="24"/>
        </w:rPr>
        <w:t xml:space="preserve">or occurs </w:t>
      </w:r>
      <w:r w:rsidR="00C67FDF" w:rsidRPr="00541865">
        <w:rPr>
          <w:rFonts w:ascii="Times New Roman" w:hAnsi="Times New Roman" w:cs="Times New Roman"/>
          <w:sz w:val="24"/>
          <w:szCs w:val="24"/>
        </w:rPr>
        <w:t>within</w:t>
      </w:r>
      <w:r w:rsidR="00727A86" w:rsidRPr="00541865">
        <w:rPr>
          <w:rFonts w:ascii="Times New Roman" w:hAnsi="Times New Roman" w:cs="Times New Roman"/>
          <w:sz w:val="24"/>
          <w:szCs w:val="24"/>
        </w:rPr>
        <w:t xml:space="preserve"> small portions of these areas</w:t>
      </w:r>
      <w:r w:rsidR="00727A86">
        <w:rPr>
          <w:rFonts w:ascii="Times New Roman" w:hAnsi="Times New Roman" w:cs="Times New Roman"/>
          <w:sz w:val="24"/>
          <w:szCs w:val="24"/>
        </w:rPr>
        <w:t xml:space="preserve">. </w:t>
      </w:r>
    </w:p>
    <w:p w14:paraId="34BB0741" w14:textId="3B933156" w:rsidR="00CF18C5" w:rsidRDefault="008C4B16" w:rsidP="00DA001F">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However, we found substantial variation in some countries in</w:t>
      </w:r>
      <w:r w:rsidR="0019514C">
        <w:rPr>
          <w:rFonts w:ascii="Times New Roman" w:hAnsi="Times New Roman" w:cs="Times New Roman"/>
          <w:sz w:val="24"/>
          <w:szCs w:val="24"/>
        </w:rPr>
        <w:t xml:space="preserve"> area requiring protection between risk and baseline scenarios</w:t>
      </w:r>
      <w:r w:rsidR="00101C4A">
        <w:rPr>
          <w:rFonts w:ascii="Times New Roman" w:hAnsi="Times New Roman" w:cs="Times New Roman"/>
          <w:sz w:val="24"/>
          <w:szCs w:val="24"/>
        </w:rPr>
        <w:t xml:space="preserve"> </w:t>
      </w:r>
      <w:r w:rsidR="008921E1">
        <w:rPr>
          <w:rFonts w:ascii="Times New Roman" w:hAnsi="Times New Roman" w:cs="Times New Roman"/>
          <w:sz w:val="24"/>
          <w:szCs w:val="24"/>
        </w:rPr>
        <w:t>(Fig. 1; Table S</w:t>
      </w:r>
      <w:r w:rsidR="00B319F9">
        <w:rPr>
          <w:rFonts w:ascii="Times New Roman" w:hAnsi="Times New Roman" w:cs="Times New Roman"/>
          <w:sz w:val="24"/>
          <w:szCs w:val="24"/>
        </w:rPr>
        <w:t>2</w:t>
      </w:r>
      <w:r w:rsidR="008921E1">
        <w:rPr>
          <w:rFonts w:ascii="Times New Roman" w:hAnsi="Times New Roman" w:cs="Times New Roman"/>
          <w:sz w:val="24"/>
          <w:szCs w:val="24"/>
        </w:rPr>
        <w:t xml:space="preserve">). </w:t>
      </w:r>
      <w:r w:rsidR="005E4779">
        <w:rPr>
          <w:rFonts w:ascii="Times New Roman" w:hAnsi="Times New Roman" w:cs="Times New Roman"/>
          <w:sz w:val="24"/>
          <w:szCs w:val="24"/>
        </w:rPr>
        <w:t xml:space="preserve"> These differences were driven largely by </w:t>
      </w:r>
      <w:r w:rsidR="005E4779">
        <w:rPr>
          <w:rFonts w:ascii="Times New Roman" w:hAnsi="Times New Roman" w:cs="Times New Roman"/>
          <w:sz w:val="24"/>
          <w:szCs w:val="24"/>
        </w:rPr>
        <w:lastRenderedPageBreak/>
        <w:t>governance</w:t>
      </w:r>
      <w:r w:rsidR="00E21F96">
        <w:rPr>
          <w:rFonts w:ascii="Times New Roman" w:hAnsi="Times New Roman" w:cs="Times New Roman"/>
          <w:sz w:val="24"/>
          <w:szCs w:val="24"/>
        </w:rPr>
        <w:t xml:space="preserve"> (</w:t>
      </w:r>
      <w:r w:rsidR="00E21F96" w:rsidRPr="00302429">
        <w:rPr>
          <w:rFonts w:ascii="Times New Roman" w:hAnsi="Times New Roman" w:cs="Times New Roman"/>
          <w:sz w:val="24"/>
          <w:szCs w:val="24"/>
          <w:highlight w:val="yellow"/>
        </w:rPr>
        <w:t>Fig. 2? Fig. S2?</w:t>
      </w:r>
      <w:r w:rsidR="00E21F96">
        <w:rPr>
          <w:rFonts w:ascii="Times New Roman" w:hAnsi="Times New Roman" w:cs="Times New Roman"/>
          <w:sz w:val="24"/>
          <w:szCs w:val="24"/>
        </w:rPr>
        <w:t>)</w:t>
      </w:r>
      <w:r>
        <w:rPr>
          <w:rFonts w:ascii="Times New Roman" w:hAnsi="Times New Roman" w:cs="Times New Roman"/>
          <w:sz w:val="24"/>
          <w:szCs w:val="24"/>
        </w:rPr>
        <w:t>.</w:t>
      </w:r>
      <w:r w:rsidR="00C66D10">
        <w:rPr>
          <w:rFonts w:ascii="Times New Roman" w:hAnsi="Times New Roman" w:cs="Times New Roman"/>
          <w:sz w:val="24"/>
          <w:szCs w:val="24"/>
        </w:rPr>
        <w:t xml:space="preserve"> </w:t>
      </w:r>
      <w:r>
        <w:rPr>
          <w:rFonts w:ascii="Times New Roman" w:hAnsi="Times New Roman" w:cs="Times New Roman"/>
          <w:sz w:val="24"/>
          <w:szCs w:val="24"/>
        </w:rPr>
        <w:t xml:space="preserve">Countries </w:t>
      </w:r>
      <w:r w:rsidR="005E4779">
        <w:rPr>
          <w:rFonts w:ascii="Times New Roman" w:hAnsi="Times New Roman" w:cs="Times New Roman"/>
          <w:sz w:val="24"/>
          <w:szCs w:val="24"/>
        </w:rPr>
        <w:t>with higher governance</w:t>
      </w:r>
      <w:r w:rsidR="00E21F96">
        <w:rPr>
          <w:rFonts w:ascii="Times New Roman" w:hAnsi="Times New Roman" w:cs="Times New Roman"/>
          <w:sz w:val="24"/>
          <w:szCs w:val="24"/>
        </w:rPr>
        <w:t xml:space="preserve"> scores had greater area requiring protection under risk scenarios versus baseline, especially when species were wider ranging and when neighboring countries had poor governance. </w:t>
      </w:r>
      <w:commentRangeStart w:id="19"/>
      <w:del w:id="20" w:author="Joe Bennett" w:date="2020-08-11T13:43:00Z">
        <w:r w:rsidR="00E21F96" w:rsidDel="008C4B16">
          <w:rPr>
            <w:rFonts w:ascii="Times New Roman" w:hAnsi="Times New Roman" w:cs="Times New Roman"/>
            <w:sz w:val="24"/>
            <w:szCs w:val="24"/>
          </w:rPr>
          <w:delText>Thus, risk is connected across jurisdictions, where</w:delText>
        </w:r>
      </w:del>
      <w:del w:id="21" w:author="Joe Bennett" w:date="2020-08-11T13:44:00Z">
        <w:r w:rsidR="00E21F96" w:rsidDel="008C4B16">
          <w:rPr>
            <w:rFonts w:ascii="Times New Roman" w:hAnsi="Times New Roman" w:cs="Times New Roman"/>
            <w:sz w:val="24"/>
            <w:szCs w:val="24"/>
          </w:rPr>
          <w:delText xml:space="preserve"> planning scenarios favor protection of species in nearby countries with low governance risk. </w:delText>
        </w:r>
      </w:del>
      <w:commentRangeEnd w:id="19"/>
      <w:r w:rsidR="0027239D">
        <w:rPr>
          <w:rStyle w:val="CommentReference"/>
        </w:rPr>
        <w:commentReference w:id="19"/>
      </w:r>
      <w:r w:rsidR="00E21F96">
        <w:rPr>
          <w:rFonts w:ascii="Times New Roman" w:hAnsi="Times New Roman" w:cs="Times New Roman"/>
          <w:sz w:val="24"/>
          <w:szCs w:val="24"/>
        </w:rPr>
        <w:t>For example, many vertebrate species ranges span north-eastern Russia, Finland, and Sweden</w:t>
      </w:r>
      <w:r w:rsidR="00864710">
        <w:rPr>
          <w:rFonts w:ascii="Times New Roman" w:hAnsi="Times New Roman" w:cs="Times New Roman"/>
          <w:sz w:val="24"/>
          <w:szCs w:val="24"/>
        </w:rPr>
        <w:t xml:space="preserve">.  Because </w:t>
      </w:r>
      <w:r w:rsidR="00650A1F">
        <w:rPr>
          <w:rFonts w:ascii="Times New Roman" w:hAnsi="Times New Roman" w:cs="Times New Roman"/>
          <w:sz w:val="24"/>
          <w:szCs w:val="24"/>
        </w:rPr>
        <w:t>Russia suffers from poor ‘voice and accountability, rule of law, and control of corruption’ (</w:t>
      </w:r>
      <w:r w:rsidR="00650A1F" w:rsidRPr="00302429">
        <w:rPr>
          <w:rFonts w:ascii="Times New Roman" w:hAnsi="Times New Roman" w:cs="Times New Roman"/>
          <w:sz w:val="24"/>
          <w:szCs w:val="24"/>
          <w:highlight w:val="yellow"/>
        </w:rPr>
        <w:t>Table S</w:t>
      </w:r>
      <w:r w:rsidR="00650A1F">
        <w:rPr>
          <w:rFonts w:ascii="Times New Roman" w:hAnsi="Times New Roman" w:cs="Times New Roman"/>
          <w:sz w:val="24"/>
          <w:szCs w:val="24"/>
        </w:rPr>
        <w:t xml:space="preserve">), whereas </w:t>
      </w:r>
      <w:r w:rsidR="00864710">
        <w:rPr>
          <w:rFonts w:ascii="Times New Roman" w:hAnsi="Times New Roman" w:cs="Times New Roman"/>
          <w:sz w:val="24"/>
          <w:szCs w:val="24"/>
        </w:rPr>
        <w:t xml:space="preserve">Finland and Sweden </w:t>
      </w:r>
      <w:r w:rsidR="00650A1F">
        <w:rPr>
          <w:rFonts w:ascii="Times New Roman" w:hAnsi="Times New Roman" w:cs="Times New Roman"/>
          <w:sz w:val="24"/>
          <w:szCs w:val="24"/>
        </w:rPr>
        <w:t>have relatively high governance scores, the scenarios including governance pressures</w:t>
      </w:r>
      <w:r w:rsidR="00163DE7">
        <w:rPr>
          <w:rFonts w:ascii="Times New Roman" w:hAnsi="Times New Roman" w:cs="Times New Roman"/>
          <w:sz w:val="24"/>
          <w:szCs w:val="24"/>
        </w:rPr>
        <w:t xml:space="preserve"> led to a selection of </w:t>
      </w:r>
      <w:r w:rsidR="00163DE7" w:rsidRPr="00302429">
        <w:rPr>
          <w:rFonts w:ascii="Times New Roman" w:hAnsi="Times New Roman" w:cs="Times New Roman"/>
          <w:sz w:val="24"/>
          <w:szCs w:val="24"/>
          <w:highlight w:val="yellow"/>
        </w:rPr>
        <w:t>X.Y% and Y.X%</w:t>
      </w:r>
      <w:r w:rsidR="00163DE7">
        <w:rPr>
          <w:rFonts w:ascii="Times New Roman" w:hAnsi="Times New Roman" w:cs="Times New Roman"/>
          <w:sz w:val="24"/>
          <w:szCs w:val="24"/>
        </w:rPr>
        <w:t xml:space="preserve"> of Finland and Sweden’s land areas compared to the baseline scenario with </w:t>
      </w:r>
      <w:r w:rsidR="00163DE7" w:rsidRPr="00302429">
        <w:rPr>
          <w:rFonts w:ascii="Times New Roman" w:hAnsi="Times New Roman" w:cs="Times New Roman"/>
          <w:sz w:val="24"/>
          <w:szCs w:val="24"/>
          <w:highlight w:val="yellow"/>
        </w:rPr>
        <w:t xml:space="preserve">XX.Y and </w:t>
      </w:r>
      <w:proofErr w:type="gramStart"/>
      <w:r w:rsidR="00163DE7" w:rsidRPr="00302429">
        <w:rPr>
          <w:rFonts w:ascii="Times New Roman" w:hAnsi="Times New Roman" w:cs="Times New Roman"/>
          <w:sz w:val="24"/>
          <w:szCs w:val="24"/>
          <w:highlight w:val="yellow"/>
        </w:rPr>
        <w:t>YY.Z</w:t>
      </w:r>
      <w:proofErr w:type="gramEnd"/>
      <w:r w:rsidR="00163DE7" w:rsidRPr="00302429">
        <w:rPr>
          <w:rFonts w:ascii="Times New Roman" w:hAnsi="Times New Roman" w:cs="Times New Roman"/>
          <w:sz w:val="24"/>
          <w:szCs w:val="24"/>
          <w:highlight w:val="yellow"/>
        </w:rPr>
        <w:t>%</w:t>
      </w:r>
      <w:r w:rsidR="00163DE7">
        <w:rPr>
          <w:rFonts w:ascii="Times New Roman" w:hAnsi="Times New Roman" w:cs="Times New Roman"/>
          <w:sz w:val="24"/>
          <w:szCs w:val="24"/>
        </w:rPr>
        <w:t xml:space="preserve">. </w:t>
      </w:r>
      <w:r w:rsidR="00CF18C5">
        <w:rPr>
          <w:rFonts w:ascii="Times New Roman" w:hAnsi="Times New Roman" w:cs="Times New Roman"/>
          <w:sz w:val="24"/>
          <w:szCs w:val="24"/>
        </w:rPr>
        <w:t xml:space="preserve"> Land-use and climate change also influenced variation in areas requiring protection above baseline. For example, </w:t>
      </w:r>
      <w:r w:rsidR="00805A3F">
        <w:rPr>
          <w:rFonts w:ascii="Times New Roman" w:hAnsi="Times New Roman" w:cs="Times New Roman"/>
          <w:sz w:val="24"/>
          <w:szCs w:val="24"/>
        </w:rPr>
        <w:t xml:space="preserve">large areas of Saudi Arabia are experiencing increasingly frequent extreme heat events (Fig. S3), whereas neighboring United Arab Emirates have been largely buffered by proximity to two major gulfs. Scenarios including climate have a selection of </w:t>
      </w:r>
      <w:r w:rsidR="00805A3F" w:rsidRPr="00805A3F">
        <w:rPr>
          <w:rFonts w:ascii="Times New Roman" w:hAnsi="Times New Roman" w:cs="Times New Roman"/>
          <w:sz w:val="24"/>
          <w:szCs w:val="24"/>
        </w:rPr>
        <w:t xml:space="preserve">3.1% </w:t>
      </w:r>
      <w:r w:rsidR="00805A3F">
        <w:rPr>
          <w:rFonts w:ascii="Times New Roman" w:hAnsi="Times New Roman" w:cs="Times New Roman"/>
          <w:sz w:val="24"/>
          <w:szCs w:val="24"/>
        </w:rPr>
        <w:t xml:space="preserve">in the United Arab Emirates land areas compared to the baseline scenario with </w:t>
      </w:r>
      <w:r w:rsidR="00805A3F" w:rsidRPr="00805A3F">
        <w:rPr>
          <w:rFonts w:ascii="Times New Roman" w:hAnsi="Times New Roman" w:cs="Times New Roman"/>
          <w:sz w:val="24"/>
          <w:szCs w:val="24"/>
        </w:rPr>
        <w:t xml:space="preserve">1.0% </w:t>
      </w:r>
      <w:r w:rsidR="00805A3F">
        <w:rPr>
          <w:rFonts w:ascii="Times New Roman" w:hAnsi="Times New Roman" w:cs="Times New Roman"/>
          <w:sz w:val="24"/>
          <w:szCs w:val="24"/>
        </w:rPr>
        <w:t xml:space="preserve">in Saudi </w:t>
      </w:r>
      <w:commentRangeStart w:id="22"/>
      <w:commentRangeStart w:id="23"/>
      <w:r w:rsidR="00805A3F">
        <w:rPr>
          <w:rFonts w:ascii="Times New Roman" w:hAnsi="Times New Roman" w:cs="Times New Roman"/>
          <w:sz w:val="24"/>
          <w:szCs w:val="24"/>
        </w:rPr>
        <w:t>Arabia</w:t>
      </w:r>
      <w:commentRangeEnd w:id="22"/>
      <w:r w:rsidR="009F75B7">
        <w:rPr>
          <w:rStyle w:val="CommentReference"/>
        </w:rPr>
        <w:commentReference w:id="22"/>
      </w:r>
      <w:commentRangeEnd w:id="23"/>
      <w:r>
        <w:rPr>
          <w:rStyle w:val="CommentReference"/>
        </w:rPr>
        <w:commentReference w:id="23"/>
      </w:r>
      <w:r w:rsidR="00805A3F">
        <w:rPr>
          <w:rFonts w:ascii="Times New Roman" w:hAnsi="Times New Roman" w:cs="Times New Roman"/>
          <w:sz w:val="24"/>
          <w:szCs w:val="24"/>
        </w:rPr>
        <w:t>.</w:t>
      </w:r>
    </w:p>
    <w:p w14:paraId="4A9F218C" w14:textId="77777777" w:rsidR="0058173B" w:rsidRPr="003C0EE9" w:rsidDel="00DF7F0C" w:rsidRDefault="0058173B" w:rsidP="0058173B">
      <w:pPr>
        <w:spacing w:line="480" w:lineRule="auto"/>
        <w:rPr>
          <w:del w:id="24" w:author="Joseph Bennett" w:date="2020-04-14T08:35:00Z"/>
          <w:rFonts w:ascii="Times New Roman" w:hAnsi="Times New Roman" w:cs="Times New Roman"/>
          <w:b/>
          <w:bCs/>
          <w:sz w:val="24"/>
          <w:szCs w:val="24"/>
        </w:rPr>
      </w:pPr>
      <w:commentRangeStart w:id="25"/>
      <w:commentRangeStart w:id="26"/>
      <w:commentRangeStart w:id="27"/>
      <w:commentRangeStart w:id="28"/>
      <w:commentRangeStart w:id="29"/>
      <w:commentRangeStart w:id="30"/>
      <w:commentRangeStart w:id="31"/>
      <w:commentRangeStart w:id="32"/>
      <w:del w:id="33" w:author="Joseph Bennett" w:date="2020-04-14T08:35:00Z">
        <w:r w:rsidRPr="003C0EE9" w:rsidDel="00DF7F0C">
          <w:rPr>
            <w:rFonts w:ascii="Times New Roman" w:hAnsi="Times New Roman" w:cs="Times New Roman"/>
            <w:b/>
            <w:bCs/>
            <w:sz w:val="24"/>
            <w:szCs w:val="24"/>
          </w:rPr>
          <w:delText>Results</w:delText>
        </w:r>
        <w:commentRangeEnd w:id="25"/>
        <w:r w:rsidDel="00DF7F0C">
          <w:rPr>
            <w:rStyle w:val="CommentReference"/>
          </w:rPr>
          <w:commentReference w:id="25"/>
        </w:r>
      </w:del>
      <w:commentRangeEnd w:id="26"/>
      <w:r>
        <w:rPr>
          <w:rStyle w:val="CommentReference"/>
        </w:rPr>
        <w:commentReference w:id="26"/>
      </w:r>
      <w:commentRangeEnd w:id="27"/>
      <w:r>
        <w:rPr>
          <w:rStyle w:val="CommentReference"/>
        </w:rPr>
        <w:commentReference w:id="27"/>
      </w:r>
      <w:commentRangeEnd w:id="28"/>
      <w:r>
        <w:rPr>
          <w:rStyle w:val="CommentReference"/>
        </w:rPr>
        <w:commentReference w:id="28"/>
      </w:r>
      <w:commentRangeEnd w:id="29"/>
      <w:r>
        <w:rPr>
          <w:rStyle w:val="CommentReference"/>
        </w:rPr>
        <w:commentReference w:id="29"/>
      </w:r>
      <w:commentRangeEnd w:id="30"/>
      <w:r>
        <w:rPr>
          <w:rStyle w:val="CommentReference"/>
        </w:rPr>
        <w:commentReference w:id="30"/>
      </w:r>
      <w:commentRangeEnd w:id="31"/>
      <w:r>
        <w:rPr>
          <w:rStyle w:val="CommentReference"/>
        </w:rPr>
        <w:commentReference w:id="31"/>
      </w:r>
      <w:commentRangeEnd w:id="32"/>
      <w:r w:rsidR="00A4026F">
        <w:rPr>
          <w:rStyle w:val="CommentReference"/>
        </w:rPr>
        <w:commentReference w:id="32"/>
      </w:r>
    </w:p>
    <w:p w14:paraId="445ABDA4" w14:textId="257F4997" w:rsidR="00F61888" w:rsidRDefault="00163DE7" w:rsidP="00753412">
      <w:pPr>
        <w:keepNext/>
        <w:spacing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CF18C5">
        <w:rPr>
          <w:rFonts w:ascii="Times New Roman" w:hAnsi="Times New Roman" w:cs="Times New Roman"/>
          <w:sz w:val="24"/>
          <w:szCs w:val="24"/>
        </w:rPr>
        <w:t>ese results emphasize the importance of</w:t>
      </w:r>
      <w:r>
        <w:rPr>
          <w:rFonts w:ascii="Times New Roman" w:hAnsi="Times New Roman" w:cs="Times New Roman"/>
          <w:sz w:val="24"/>
          <w:szCs w:val="24"/>
        </w:rPr>
        <w:t xml:space="preserve"> </w:t>
      </w:r>
      <w:r w:rsidR="00AE77B6">
        <w:rPr>
          <w:rFonts w:ascii="Times New Roman" w:hAnsi="Times New Roman" w:cs="Times New Roman"/>
          <w:sz w:val="24"/>
          <w:szCs w:val="24"/>
        </w:rPr>
        <w:t xml:space="preserve">coordinated </w:t>
      </w:r>
      <w:r>
        <w:rPr>
          <w:rFonts w:ascii="Times New Roman" w:hAnsi="Times New Roman" w:cs="Times New Roman"/>
          <w:sz w:val="24"/>
          <w:szCs w:val="24"/>
        </w:rPr>
        <w:t>cross-jurisdictional conservation planning initiatives</w:t>
      </w:r>
      <w:r w:rsidR="00312A1B">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{"citationID":"WqNvi2gf","properties":{"formattedCitation":"\\super 27\\nosupersub{}","plainCitation":"27","noteIndex":0},"citationItems":[{"id":2776,"uris":["http://zotero.org/users/878981/items/IJABC9IU"],"uri":["http://zotero.org/users/878981/items/IJABC9IU"],"itemData":{"id":2776,"type":"article-journal","container-title":"Trends in Ecology &amp; Evolution","issue":"3","note":"publisher: Elsevier","page":"132–139","source":"Google Scholar","title":"Why socio-political borders and boundaries matter in conservation","volume":"30","author":[{"family":"Dallimer","given":"Martin"},{"family":"Strange","given":"Niels"}],"issued":{"date-parts":[["2015"]]}}}],"schema":"https://github.com/citation-style-language/schema/raw/master/csl-citation.json"} </w:instrText>
      </w:r>
      <w:r w:rsidR="00312A1B">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27</w:t>
      </w:r>
      <w:r w:rsidR="00312A1B">
        <w:rPr>
          <w:rFonts w:ascii="Times New Roman" w:hAnsi="Times New Roman" w:cs="Times New Roman"/>
          <w:sz w:val="24"/>
          <w:szCs w:val="24"/>
        </w:rPr>
        <w:fldChar w:fldCharType="end"/>
      </w:r>
      <w:r w:rsidR="00CF18C5">
        <w:rPr>
          <w:rFonts w:ascii="Times New Roman" w:hAnsi="Times New Roman" w:cs="Times New Roman"/>
          <w:sz w:val="24"/>
          <w:szCs w:val="24"/>
        </w:rPr>
        <w:t xml:space="preserve"> and identify countries where opportunities </w:t>
      </w:r>
      <w:r w:rsidR="00805A3F">
        <w:rPr>
          <w:rFonts w:ascii="Times New Roman" w:hAnsi="Times New Roman" w:cs="Times New Roman"/>
          <w:sz w:val="24"/>
          <w:szCs w:val="24"/>
        </w:rPr>
        <w:t>for collaboration would yield more resilient protected areas</w:t>
      </w:r>
      <w:r>
        <w:rPr>
          <w:rFonts w:ascii="Times New Roman" w:hAnsi="Times New Roman" w:cs="Times New Roman"/>
          <w:sz w:val="24"/>
          <w:szCs w:val="24"/>
        </w:rPr>
        <w:t>.</w:t>
      </w:r>
      <w:r w:rsidR="0058173B">
        <w:rPr>
          <w:rFonts w:ascii="Times New Roman" w:hAnsi="Times New Roman" w:cs="Times New Roman"/>
          <w:sz w:val="24"/>
          <w:szCs w:val="24"/>
        </w:rPr>
        <w:t xml:space="preserve"> </w:t>
      </w:r>
      <w:r w:rsidR="006B6A56" w:rsidRPr="006B6A56">
        <w:rPr>
          <w:rFonts w:ascii="Times New Roman" w:hAnsi="Times New Roman" w:cs="Times New Roman"/>
          <w:sz w:val="24"/>
          <w:szCs w:val="24"/>
        </w:rPr>
        <w:t>For countries with a predominance of wide-ranging species</w:t>
      </w:r>
      <w:r w:rsidR="006B6A56" w:rsidRPr="006B6A56">
        <w:rPr>
          <w:rFonts w:ascii="Times New Roman" w:hAnsi="Times New Roman" w:cs="Times New Roman"/>
          <w:sz w:val="24"/>
          <w:szCs w:val="24"/>
        </w:rPr>
        <w:t xml:space="preserve"> </w:t>
      </w:r>
      <w:r w:rsidR="0058173B">
        <w:rPr>
          <w:rFonts w:ascii="Times New Roman" w:hAnsi="Times New Roman" w:cs="Times New Roman"/>
          <w:sz w:val="24"/>
          <w:szCs w:val="24"/>
        </w:rPr>
        <w:t>whose range</w:t>
      </w:r>
      <w:r w:rsidR="00B54ED5">
        <w:rPr>
          <w:rFonts w:ascii="Times New Roman" w:hAnsi="Times New Roman" w:cs="Times New Roman"/>
          <w:sz w:val="24"/>
          <w:szCs w:val="24"/>
        </w:rPr>
        <w:t>s</w:t>
      </w:r>
      <w:r w:rsidR="0058173B">
        <w:rPr>
          <w:rFonts w:ascii="Times New Roman" w:hAnsi="Times New Roman" w:cs="Times New Roman"/>
          <w:sz w:val="24"/>
          <w:szCs w:val="24"/>
        </w:rPr>
        <w:t xml:space="preserve"> will be impacted by varying climate, land-use, and governance risk</w:t>
      </w:r>
      <w:r w:rsidR="00CA5AB1">
        <w:rPr>
          <w:rFonts w:ascii="Times New Roman" w:hAnsi="Times New Roman" w:cs="Times New Roman"/>
          <w:sz w:val="24"/>
          <w:szCs w:val="24"/>
        </w:rPr>
        <w:t xml:space="preserve"> across borders</w:t>
      </w:r>
      <w:r w:rsidR="0058173B">
        <w:rPr>
          <w:rFonts w:ascii="Times New Roman" w:hAnsi="Times New Roman" w:cs="Times New Roman"/>
          <w:sz w:val="24"/>
          <w:szCs w:val="24"/>
        </w:rPr>
        <w:t>, conservation projects</w:t>
      </w:r>
      <w:r w:rsidR="00CA5AB1">
        <w:rPr>
          <w:rFonts w:ascii="Times New Roman" w:hAnsi="Times New Roman" w:cs="Times New Roman"/>
          <w:sz w:val="24"/>
          <w:szCs w:val="24"/>
        </w:rPr>
        <w:t xml:space="preserve"> can focus on cooperative governance frameworks</w:t>
      </w:r>
      <w:r w:rsidR="00206B19">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{"citationID":"Zhf7pAkS","properties":{"formattedCitation":"\\super 28\\nosupersub{}","plainCitation":"28","noteIndex":0},"citationItems":[{"id":2778,"uris":["http://zotero.org/users/878981/items/FKYS6N8W"],"uri":["http://zotero.org/users/878981/items/FKYS6N8W"],"itemData":{"id":2778,"type":"article-journal","container-title":"Conservation Science and Practice","issue":"8","note":"publisher: Wiley Online Library","page":"e58","source":"Google Scholar","title":"A framework for improving the cross-jurisdictional governance of a marine migratory species","volume":"1","author":[{"family":"Miller","given":"Rachel L."},{"family":"Marsh","given":"Helene"},{"family":"Benham","given":"Claudia"},{"family":"Hamann","given":"Mark"}],"issued":{"date-parts":[["2019"]]}}}],"schema":"https://github.com/citation-style-language/schema/raw/master/csl-citation.json"} </w:instrText>
      </w:r>
      <w:r w:rsidR="00206B19">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28</w:t>
      </w:r>
      <w:r w:rsidR="00206B19">
        <w:rPr>
          <w:rFonts w:ascii="Times New Roman" w:hAnsi="Times New Roman" w:cs="Times New Roman"/>
          <w:sz w:val="24"/>
          <w:szCs w:val="24"/>
        </w:rPr>
        <w:fldChar w:fldCharType="end"/>
      </w:r>
      <w:r w:rsidR="00CA5AB1">
        <w:rPr>
          <w:rFonts w:ascii="Times New Roman" w:hAnsi="Times New Roman" w:cs="Times New Roman"/>
          <w:sz w:val="24"/>
          <w:szCs w:val="24"/>
        </w:rPr>
        <w:t>.</w:t>
      </w:r>
      <w:r w:rsidR="0058173B">
        <w:rPr>
          <w:rFonts w:ascii="Times New Roman" w:hAnsi="Times New Roman" w:cs="Times New Roman"/>
          <w:sz w:val="24"/>
          <w:szCs w:val="24"/>
        </w:rPr>
        <w:t xml:space="preserve"> </w:t>
      </w:r>
      <w:r>
        <w:rPr>
          <w:rFonts w:ascii="Times New Roman" w:hAnsi="Times New Roman" w:cs="Times New Roman"/>
          <w:sz w:val="24"/>
          <w:szCs w:val="24"/>
        </w:rPr>
        <w:t xml:space="preserve"> In contrast, countries at high risk from climate, land-use, and governance change, especially those with high endemism, for example in northern Oceania, have low difference between scenarios that </w:t>
      </w:r>
      <w:r>
        <w:rPr>
          <w:rFonts w:ascii="Times New Roman" w:hAnsi="Times New Roman" w:cs="Times New Roman"/>
          <w:sz w:val="24"/>
          <w:szCs w:val="24"/>
        </w:rPr>
        <w:lastRenderedPageBreak/>
        <w:t xml:space="preserve">incorporate </w:t>
      </w:r>
      <w:r w:rsidR="00AE77B6">
        <w:rPr>
          <w:rFonts w:ascii="Times New Roman" w:hAnsi="Times New Roman" w:cs="Times New Roman"/>
          <w:sz w:val="24"/>
          <w:szCs w:val="24"/>
        </w:rPr>
        <w:t xml:space="preserve">risk versus baseline. Given high and endemic biodiversity, and homogeneity of risk, these countries will require high rates of protection. Moreover, some countries closer to reaching the </w:t>
      </w:r>
      <w:r w:rsidR="00B54ED5">
        <w:rPr>
          <w:rFonts w:ascii="Times New Roman" w:hAnsi="Times New Roman" w:cs="Times New Roman"/>
          <w:sz w:val="24"/>
          <w:szCs w:val="24"/>
        </w:rPr>
        <w:t xml:space="preserve">CBD’s </w:t>
      </w:r>
      <w:r w:rsidR="00AE77B6">
        <w:rPr>
          <w:rFonts w:ascii="Times New Roman" w:hAnsi="Times New Roman" w:cs="Times New Roman"/>
          <w:sz w:val="24"/>
          <w:szCs w:val="24"/>
        </w:rPr>
        <w:t xml:space="preserve">30% </w:t>
      </w:r>
      <w:r w:rsidR="00B54ED5">
        <w:rPr>
          <w:rFonts w:ascii="Times New Roman" w:hAnsi="Times New Roman" w:cs="Times New Roman"/>
          <w:sz w:val="24"/>
          <w:szCs w:val="24"/>
        </w:rPr>
        <w:t xml:space="preserve">land area </w:t>
      </w:r>
      <w:r w:rsidR="00AE77B6">
        <w:rPr>
          <w:rFonts w:ascii="Times New Roman" w:hAnsi="Times New Roman" w:cs="Times New Roman"/>
          <w:sz w:val="24"/>
          <w:szCs w:val="24"/>
        </w:rPr>
        <w:t xml:space="preserve">protection target, for example Brazil, which already has </w:t>
      </w:r>
      <w:r w:rsidR="00AE77B6" w:rsidRPr="00302429">
        <w:rPr>
          <w:rFonts w:ascii="Times New Roman" w:hAnsi="Times New Roman" w:cs="Times New Roman"/>
          <w:sz w:val="24"/>
          <w:szCs w:val="24"/>
          <w:highlight w:val="yellow"/>
        </w:rPr>
        <w:t>X</w:t>
      </w:r>
      <w:r w:rsidR="00AE77B6">
        <w:rPr>
          <w:rFonts w:ascii="Times New Roman" w:hAnsi="Times New Roman" w:cs="Times New Roman"/>
          <w:sz w:val="24"/>
          <w:szCs w:val="24"/>
        </w:rPr>
        <w:t xml:space="preserve"> of its land area protected, had lower differences between scenarios that incorporate risk versus baseline, despite having high climate, land-use, and governance risk. </w:t>
      </w:r>
      <w:r w:rsidR="00F61888">
        <w:rPr>
          <w:rFonts w:ascii="Times New Roman" w:hAnsi="Times New Roman" w:cs="Times New Roman"/>
          <w:sz w:val="24"/>
          <w:szCs w:val="24"/>
        </w:rPr>
        <w:t xml:space="preserve">This outlines the importance of further considering the effectiveness of existing protected areas in planning analyses, </w:t>
      </w:r>
      <w:r w:rsidR="00C27116">
        <w:rPr>
          <w:rFonts w:ascii="Times New Roman" w:hAnsi="Times New Roman" w:cs="Times New Roman"/>
          <w:sz w:val="24"/>
          <w:szCs w:val="24"/>
        </w:rPr>
        <w:t>where pressure from cropland conversion in tropical protected areas has increased to similar rates outside protected areas</w:t>
      </w:r>
      <w:r w:rsidR="00630B5C">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{"citationID":"dDVgjpNK","properties":{"formattedCitation":"\\super 29\\nosupersub{}","plainCitation":"29","noteIndex":0},"citationItems":[{"id":2780,"uris":["http://zotero.org/users/878981/items/A2M6F94Q"],"uri":["http://zotero.org/users/878981/items/A2M6F94Q"],"itemData":{"id":2780,"type":"article-journal","container-title":"Proceedings of the National Academy of Sciences","issue":"46","note":"publisher: National Acad Sciences","page":"23209–23215","source":"Google Scholar","title":"A global-level assessment of the effectiveness of protected areas at resisting anthropogenic pressures","volume":"116","author":[{"family":"Geldmann","given":"Jonas"},{"family":"Manica","given":"Andrea"},{"family":"Burgess","given":"Neil D."},{"family":"Coad","given":"Lauren"},{"family":"Balmford","given":"Andrew"}],"issued":{"date-parts":[["2019"]]}}}],"schema":"https://github.com/citation-style-language/schema/raw/master/csl-citation.json"} </w:instrText>
      </w:r>
      <w:r w:rsidR="00630B5C">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29</w:t>
      </w:r>
      <w:r w:rsidR="00630B5C">
        <w:rPr>
          <w:rFonts w:ascii="Times New Roman" w:hAnsi="Times New Roman" w:cs="Times New Roman"/>
          <w:sz w:val="24"/>
          <w:szCs w:val="24"/>
        </w:rPr>
        <w:fldChar w:fldCharType="end"/>
      </w:r>
      <w:r w:rsidR="00C27116">
        <w:rPr>
          <w:rFonts w:ascii="Times New Roman" w:hAnsi="Times New Roman" w:cs="Times New Roman"/>
          <w:sz w:val="24"/>
          <w:szCs w:val="24"/>
        </w:rPr>
        <w:t>.</w:t>
      </w:r>
    </w:p>
    <w:p w14:paraId="19AC5458" w14:textId="48622085" w:rsidR="00CA5AB1" w:rsidRPr="00CA5AB1" w:rsidRDefault="00CA5AB1" w:rsidP="00CA5AB1">
      <w:pPr>
        <w:keepNext/>
        <w:spacing w:line="480" w:lineRule="auto"/>
        <w:ind w:firstLine="720"/>
        <w:rPr>
          <w:ins w:id="34" w:author="Joseph Bennett" w:date="2020-04-14T08:35:00Z"/>
          <w:rFonts w:ascii="Times New Roman" w:hAnsi="Times New Roman" w:cs="Times New Roman"/>
          <w:b/>
          <w:sz w:val="24"/>
          <w:szCs w:val="24"/>
        </w:rPr>
      </w:pPr>
      <w:commentRangeStart w:id="35"/>
      <w:r w:rsidRPr="00CA5AB1">
        <w:rPr>
          <w:rFonts w:ascii="Times New Roman" w:hAnsi="Times New Roman" w:cs="Times New Roman"/>
          <w:b/>
          <w:sz w:val="24"/>
          <w:szCs w:val="24"/>
        </w:rPr>
        <w:t>Conclusion</w:t>
      </w:r>
      <w:commentRangeEnd w:id="35"/>
      <w:r w:rsidR="00095B42">
        <w:rPr>
          <w:rStyle w:val="CommentReference"/>
        </w:rPr>
        <w:commentReference w:id="35"/>
      </w:r>
    </w:p>
    <w:p w14:paraId="0AB7E68F" w14:textId="00B791C7" w:rsidR="0053396D" w:rsidRDefault="00B15588" w:rsidP="0058173B">
      <w:pPr>
        <w:spacing w:before="240" w:after="0" w:line="480" w:lineRule="auto"/>
        <w:ind w:firstLine="720"/>
        <w:rPr>
          <w:rFonts w:ascii="Times New Roman" w:eastAsia="Arial" w:hAnsi="Times New Roman" w:cs="Times New Roman"/>
          <w:color w:val="000000"/>
          <w:sz w:val="24"/>
          <w:szCs w:val="24"/>
        </w:rPr>
      </w:pPr>
      <w:r>
        <w:rPr>
          <w:rFonts w:ascii="Times New Roman" w:hAnsi="Times New Roman" w:cs="Times New Roman"/>
          <w:sz w:val="24"/>
          <w:szCs w:val="24"/>
        </w:rPr>
        <w:t xml:space="preserve">Our framework is flexible, allowing conservation agencies looking to set </w:t>
      </w:r>
      <w:r w:rsidR="0058173B">
        <w:rPr>
          <w:rFonts w:ascii="Times New Roman" w:hAnsi="Times New Roman" w:cs="Times New Roman"/>
          <w:sz w:val="24"/>
          <w:szCs w:val="24"/>
        </w:rPr>
        <w:t xml:space="preserve">priorities from the </w:t>
      </w:r>
      <w:r>
        <w:rPr>
          <w:rFonts w:ascii="Times New Roman" w:hAnsi="Times New Roman" w:cs="Times New Roman"/>
          <w:sz w:val="24"/>
          <w:szCs w:val="24"/>
        </w:rPr>
        <w:t xml:space="preserve">global </w:t>
      </w:r>
      <w:r w:rsidR="0058173B">
        <w:rPr>
          <w:rFonts w:ascii="Times New Roman" w:hAnsi="Times New Roman" w:cs="Times New Roman"/>
          <w:sz w:val="24"/>
          <w:szCs w:val="24"/>
        </w:rPr>
        <w:t>to local scale</w:t>
      </w:r>
      <w:r w:rsidR="00CC24E1">
        <w:rPr>
          <w:rFonts w:ascii="Times New Roman" w:hAnsi="Times New Roman" w:cs="Times New Roman"/>
          <w:sz w:val="24"/>
          <w:szCs w:val="24"/>
        </w:rPr>
        <w:t xml:space="preserve"> </w:t>
      </w:r>
      <w:r w:rsidR="000E207F">
        <w:rPr>
          <w:rFonts w:ascii="Times New Roman" w:hAnsi="Times New Roman" w:cs="Times New Roman"/>
          <w:sz w:val="24"/>
          <w:szCs w:val="24"/>
        </w:rPr>
        <w:t xml:space="preserve">and </w:t>
      </w:r>
      <w:r w:rsidR="0058173B">
        <w:rPr>
          <w:rFonts w:ascii="Times New Roman" w:hAnsi="Times New Roman" w:cs="Times New Roman"/>
          <w:sz w:val="24"/>
          <w:szCs w:val="24"/>
        </w:rPr>
        <w:t>inco</w:t>
      </w:r>
      <w:r w:rsidR="00CA5AB1">
        <w:rPr>
          <w:rFonts w:ascii="Times New Roman" w:hAnsi="Times New Roman" w:cs="Times New Roman"/>
          <w:sz w:val="24"/>
          <w:szCs w:val="24"/>
        </w:rPr>
        <w:t>r</w:t>
      </w:r>
      <w:r w:rsidR="0058173B">
        <w:rPr>
          <w:rFonts w:ascii="Times New Roman" w:hAnsi="Times New Roman" w:cs="Times New Roman"/>
          <w:sz w:val="24"/>
          <w:szCs w:val="24"/>
        </w:rPr>
        <w:t>porate</w:t>
      </w:r>
      <w:r>
        <w:rPr>
          <w:rFonts w:ascii="Times New Roman" w:hAnsi="Times New Roman" w:cs="Times New Roman"/>
          <w:sz w:val="24"/>
          <w:szCs w:val="24"/>
        </w:rPr>
        <w:t xml:space="preserve"> different metrics</w:t>
      </w:r>
      <w:r w:rsidR="00165966">
        <w:rPr>
          <w:rFonts w:ascii="Times New Roman" w:hAnsi="Times New Roman" w:cs="Times New Roman"/>
          <w:sz w:val="24"/>
          <w:szCs w:val="24"/>
        </w:rPr>
        <w:t>, examining the influence of each metric according to its assumed relative importance</w:t>
      </w:r>
      <w:r>
        <w:rPr>
          <w:rFonts w:ascii="Times New Roman" w:hAnsi="Times New Roman" w:cs="Times New Roman"/>
          <w:sz w:val="24"/>
          <w:szCs w:val="24"/>
        </w:rPr>
        <w:t xml:space="preserve">. </w:t>
      </w:r>
      <w:r w:rsidR="000E207F">
        <w:rPr>
          <w:rFonts w:ascii="Times New Roman" w:hAnsi="Times New Roman" w:cs="Times New Roman"/>
          <w:sz w:val="24"/>
          <w:szCs w:val="24"/>
        </w:rPr>
        <w:t xml:space="preserve">Previous work has incorporated risk </w:t>
      </w:r>
      <w:r w:rsidR="00165966">
        <w:rPr>
          <w:rFonts w:ascii="Times New Roman" w:hAnsi="Times New Roman" w:cs="Times New Roman"/>
          <w:sz w:val="24"/>
          <w:szCs w:val="24"/>
        </w:rPr>
        <w:t>factors analogous to those we used, including</w:t>
      </w:r>
      <w:r w:rsidR="000E207F">
        <w:rPr>
          <w:rFonts w:ascii="Times New Roman" w:hAnsi="Times New Roman" w:cs="Times New Roman"/>
          <w:sz w:val="24"/>
          <w:szCs w:val="24"/>
        </w:rPr>
        <w:t xml:space="preserve"> governance [citations from above], climate change [citations from above] and land-use change [citations]</w:t>
      </w:r>
      <w:r w:rsidR="00BA0CD3">
        <w:rPr>
          <w:rFonts w:ascii="Times New Roman" w:hAnsi="Times New Roman" w:cs="Times New Roman"/>
          <w:sz w:val="24"/>
          <w:szCs w:val="24"/>
        </w:rPr>
        <w:t>, though the combined effects of these factors on conservation priorities has not to our knowledge been explored</w:t>
      </w:r>
      <w:r w:rsidR="000E207F">
        <w:rPr>
          <w:rFonts w:ascii="Times New Roman" w:hAnsi="Times New Roman" w:cs="Times New Roman"/>
          <w:sz w:val="24"/>
          <w:szCs w:val="24"/>
        </w:rPr>
        <w:t>.</w:t>
      </w:r>
      <w:r w:rsidR="0014008B">
        <w:rPr>
          <w:rFonts w:ascii="Times New Roman" w:eastAsia="Arial" w:hAnsi="Times New Roman" w:cs="Times New Roman"/>
          <w:color w:val="000000"/>
          <w:sz w:val="24"/>
          <w:szCs w:val="24"/>
        </w:rPr>
        <w:t xml:space="preserve"> Our results show that protected area expansion decisions can be profoundly influenced by all three factors. Where data are on these or other factors that may </w:t>
      </w:r>
      <w:r w:rsidR="00BA0CD3">
        <w:rPr>
          <w:rFonts w:ascii="Times New Roman" w:eastAsia="Arial" w:hAnsi="Times New Roman" w:cs="Times New Roman"/>
          <w:color w:val="000000"/>
          <w:sz w:val="24"/>
          <w:szCs w:val="24"/>
        </w:rPr>
        <w:t xml:space="preserve">alter </w:t>
      </w:r>
      <w:r w:rsidR="0014008B">
        <w:rPr>
          <w:rFonts w:ascii="Times New Roman" w:eastAsia="Arial" w:hAnsi="Times New Roman" w:cs="Times New Roman"/>
          <w:color w:val="000000"/>
          <w:sz w:val="24"/>
          <w:szCs w:val="24"/>
        </w:rPr>
        <w:t xml:space="preserve">the effectiveness of biodiversity protection are available and reasonably reliable, we argue that they should be used together to support decisions for resilient protected area networks. Our framework and methods can allow management agencies to </w:t>
      </w:r>
      <w:r w:rsidR="00761873">
        <w:rPr>
          <w:rFonts w:ascii="Times New Roman" w:eastAsia="Arial" w:hAnsi="Times New Roman" w:cs="Times New Roman"/>
          <w:color w:val="000000"/>
          <w:sz w:val="24"/>
          <w:szCs w:val="24"/>
        </w:rPr>
        <w:t xml:space="preserve">do so, and also explore the </w:t>
      </w:r>
      <w:r w:rsidR="001B7F3C">
        <w:rPr>
          <w:rFonts w:ascii="Times New Roman" w:eastAsia="Arial" w:hAnsi="Times New Roman" w:cs="Times New Roman"/>
          <w:color w:val="000000"/>
          <w:sz w:val="24"/>
          <w:szCs w:val="24"/>
        </w:rPr>
        <w:t xml:space="preserve">influence of individual parameters on decisions. </w:t>
      </w:r>
    </w:p>
    <w:p w14:paraId="4733F01B" w14:textId="7FE689AE" w:rsidR="00FF2FEB" w:rsidRDefault="007C4F4E"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Our example of protecting 30% of the ranges for threatened species globally suggests that accounting for </w:t>
      </w:r>
      <w:r w:rsidR="00601170">
        <w:rPr>
          <w:rFonts w:ascii="Times New Roman" w:eastAsia="Arial" w:hAnsi="Times New Roman" w:cs="Times New Roman"/>
          <w:color w:val="000000"/>
          <w:sz w:val="24"/>
          <w:szCs w:val="24"/>
        </w:rPr>
        <w:t xml:space="preserve">anthropogenic </w:t>
      </w:r>
      <w:r w:rsidR="00BA0CD3">
        <w:rPr>
          <w:rFonts w:ascii="Times New Roman" w:eastAsia="Arial" w:hAnsi="Times New Roman" w:cs="Times New Roman"/>
          <w:color w:val="000000"/>
          <w:sz w:val="24"/>
          <w:szCs w:val="24"/>
        </w:rPr>
        <w:t xml:space="preserve">risk factors </w:t>
      </w:r>
      <w:r>
        <w:rPr>
          <w:rFonts w:ascii="Times New Roman" w:eastAsia="Arial" w:hAnsi="Times New Roman" w:cs="Times New Roman"/>
          <w:color w:val="000000"/>
          <w:sz w:val="24"/>
          <w:szCs w:val="24"/>
        </w:rPr>
        <w:t xml:space="preserve">can greatly influence conservation decisions, especially </w:t>
      </w:r>
      <w:r>
        <w:rPr>
          <w:rFonts w:ascii="Times New Roman" w:eastAsia="Arial" w:hAnsi="Times New Roman" w:cs="Times New Roman"/>
          <w:color w:val="000000"/>
          <w:sz w:val="24"/>
          <w:szCs w:val="24"/>
        </w:rPr>
        <w:lastRenderedPageBreak/>
        <w:t xml:space="preserve">in areas where specific </w:t>
      </w:r>
      <w:r w:rsidR="00BA0CD3">
        <w:rPr>
          <w:rFonts w:ascii="Times New Roman" w:eastAsia="Arial" w:hAnsi="Times New Roman" w:cs="Times New Roman"/>
          <w:color w:val="000000"/>
          <w:sz w:val="24"/>
          <w:szCs w:val="24"/>
        </w:rPr>
        <w:t xml:space="preserve">factors </w:t>
      </w:r>
      <w:r>
        <w:rPr>
          <w:rFonts w:ascii="Times New Roman" w:eastAsia="Arial" w:hAnsi="Times New Roman" w:cs="Times New Roman"/>
          <w:color w:val="000000"/>
          <w:sz w:val="24"/>
          <w:szCs w:val="24"/>
        </w:rPr>
        <w:t xml:space="preserve">predominate. </w:t>
      </w:r>
      <w:r w:rsidR="00B9147C">
        <w:rPr>
          <w:rFonts w:ascii="Times New Roman" w:eastAsia="Arial" w:hAnsi="Times New Roman" w:cs="Times New Roman"/>
          <w:color w:val="000000"/>
          <w:sz w:val="24"/>
          <w:szCs w:val="24"/>
        </w:rPr>
        <w:t>We</w:t>
      </w:r>
      <w:r w:rsidR="007778E4">
        <w:rPr>
          <w:rFonts w:ascii="Times New Roman" w:eastAsia="Arial" w:hAnsi="Times New Roman" w:cs="Times New Roman"/>
          <w:color w:val="000000"/>
          <w:sz w:val="24"/>
          <w:szCs w:val="24"/>
        </w:rPr>
        <w:t xml:space="preserve"> </w:t>
      </w:r>
      <w:r w:rsidR="00B9147C">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sidR="00B9147C">
        <w:rPr>
          <w:rFonts w:ascii="Times New Roman" w:eastAsia="Arial" w:hAnsi="Times New Roman" w:cs="Times New Roman"/>
          <w:color w:val="000000"/>
          <w:sz w:val="24"/>
          <w:szCs w:val="24"/>
        </w:rPr>
        <w:t>s biodiversity in the face of the current extinction and climate crises.</w:t>
      </w:r>
    </w:p>
    <w:p w14:paraId="71523497" w14:textId="77777777" w:rsidR="00541788" w:rsidRDefault="00541788">
      <w:pPr>
        <w:rPr>
          <w:rFonts w:ascii="Times New Roman" w:hAnsi="Times New Roman" w:cs="Times New Roman"/>
          <w:b/>
          <w:bCs/>
          <w:sz w:val="24"/>
          <w:szCs w:val="24"/>
        </w:rPr>
      </w:pPr>
      <w:r>
        <w:rPr>
          <w:rFonts w:ascii="Times New Roman" w:hAnsi="Times New Roman" w:cs="Times New Roman"/>
          <w:b/>
          <w:bCs/>
          <w:sz w:val="24"/>
          <w:szCs w:val="24"/>
        </w:rPr>
        <w:br w:type="page"/>
      </w:r>
    </w:p>
    <w:p w14:paraId="73A277A8" w14:textId="4926D1F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26909ACA" w14:textId="77777777" w:rsidR="00751024" w:rsidRPr="00751024" w:rsidRDefault="00FD4603" w:rsidP="00751024">
      <w:pPr>
        <w:pStyle w:val="Bibliography"/>
        <w:rPr>
          <w:rFonts w:ascii="Times New Roman" w:hAnsi="Times New Roman" w:cs="Times New Roman"/>
        </w:rPr>
      </w:pPr>
      <w:r w:rsidRPr="003432B5">
        <w:fldChar w:fldCharType="begin"/>
      </w:r>
      <w:r w:rsidR="007F7314">
        <w:instrText xml:space="preserve"> ADDIN ZOTERO_BIBL {"uncited":[],"omitted":[],"custom":[]} CSL_BIBLIOGRAPHY </w:instrText>
      </w:r>
      <w:r w:rsidRPr="003432B5">
        <w:fldChar w:fldCharType="separate"/>
      </w:r>
      <w:r w:rsidR="00751024" w:rsidRPr="00751024">
        <w:rPr>
          <w:rFonts w:ascii="Times New Roman" w:hAnsi="Times New Roman" w:cs="Times New Roman"/>
        </w:rPr>
        <w:t>1.</w:t>
      </w:r>
      <w:r w:rsidR="00751024" w:rsidRPr="00751024">
        <w:rPr>
          <w:rFonts w:ascii="Times New Roman" w:hAnsi="Times New Roman" w:cs="Times New Roman"/>
        </w:rPr>
        <w:tab/>
      </w:r>
      <w:proofErr w:type="spellStart"/>
      <w:r w:rsidR="00751024" w:rsidRPr="00751024">
        <w:rPr>
          <w:rFonts w:ascii="Times New Roman" w:hAnsi="Times New Roman" w:cs="Times New Roman"/>
        </w:rPr>
        <w:t>Brondizio</w:t>
      </w:r>
      <w:proofErr w:type="spellEnd"/>
      <w:r w:rsidR="00751024" w:rsidRPr="00751024">
        <w:rPr>
          <w:rFonts w:ascii="Times New Roman" w:hAnsi="Times New Roman" w:cs="Times New Roman"/>
        </w:rPr>
        <w:t xml:space="preserve">, E. S., </w:t>
      </w:r>
      <w:proofErr w:type="spellStart"/>
      <w:r w:rsidR="00751024" w:rsidRPr="00751024">
        <w:rPr>
          <w:rFonts w:ascii="Times New Roman" w:hAnsi="Times New Roman" w:cs="Times New Roman"/>
        </w:rPr>
        <w:t>Settele</w:t>
      </w:r>
      <w:proofErr w:type="spellEnd"/>
      <w:r w:rsidR="00751024" w:rsidRPr="00751024">
        <w:rPr>
          <w:rFonts w:ascii="Times New Roman" w:hAnsi="Times New Roman" w:cs="Times New Roman"/>
        </w:rPr>
        <w:t xml:space="preserve">, J., Díaz, S. &amp; Ngo, H. T. Global assessment report on biodiversity and ecosystem services of the Intergovernmental Science-Policy Platform on Biodiversity and Ecosystem Services. </w:t>
      </w:r>
      <w:r w:rsidR="00751024" w:rsidRPr="00751024">
        <w:rPr>
          <w:rFonts w:ascii="Times New Roman" w:hAnsi="Times New Roman" w:cs="Times New Roman"/>
          <w:i/>
          <w:iCs/>
        </w:rPr>
        <w:t>IPBES Secretariat</w:t>
      </w:r>
      <w:r w:rsidR="00751024" w:rsidRPr="00751024">
        <w:rPr>
          <w:rFonts w:ascii="Times New Roman" w:hAnsi="Times New Roman" w:cs="Times New Roman"/>
        </w:rPr>
        <w:t xml:space="preserve"> (2019).</w:t>
      </w:r>
    </w:p>
    <w:p w14:paraId="148EFB6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w:t>
      </w:r>
      <w:r w:rsidRPr="00751024">
        <w:rPr>
          <w:rFonts w:ascii="Times New Roman" w:hAnsi="Times New Roman" w:cs="Times New Roman"/>
        </w:rPr>
        <w:tab/>
        <w:t xml:space="preserve">Rosenberg, K. V. </w:t>
      </w:r>
      <w:r w:rsidRPr="00751024">
        <w:rPr>
          <w:rFonts w:ascii="Times New Roman" w:hAnsi="Times New Roman" w:cs="Times New Roman"/>
          <w:i/>
          <w:iCs/>
        </w:rPr>
        <w:t>et al.</w:t>
      </w:r>
      <w:r w:rsidRPr="00751024">
        <w:rPr>
          <w:rFonts w:ascii="Times New Roman" w:hAnsi="Times New Roman" w:cs="Times New Roman"/>
        </w:rPr>
        <w:t xml:space="preserve"> Decline of the North American avifauna.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366</w:t>
      </w:r>
      <w:r w:rsidRPr="00751024">
        <w:rPr>
          <w:rFonts w:ascii="Times New Roman" w:hAnsi="Times New Roman" w:cs="Times New Roman"/>
        </w:rPr>
        <w:t>, 120–124 (2019).</w:t>
      </w:r>
    </w:p>
    <w:p w14:paraId="4C500F0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w:t>
      </w:r>
      <w:r w:rsidRPr="00751024">
        <w:rPr>
          <w:rFonts w:ascii="Times New Roman" w:hAnsi="Times New Roman" w:cs="Times New Roman"/>
        </w:rPr>
        <w:tab/>
        <w:t>Eklund, J. F. &amp; Cabeza-</w:t>
      </w:r>
      <w:proofErr w:type="spellStart"/>
      <w:r w:rsidRPr="00751024">
        <w:rPr>
          <w:rFonts w:ascii="Times New Roman" w:hAnsi="Times New Roman" w:cs="Times New Roman"/>
        </w:rPr>
        <w:t>Jaimejuan</w:t>
      </w:r>
      <w:proofErr w:type="spellEnd"/>
      <w:r w:rsidRPr="00751024">
        <w:rPr>
          <w:rFonts w:ascii="Times New Roman" w:hAnsi="Times New Roman" w:cs="Times New Roman"/>
        </w:rPr>
        <w:t xml:space="preserve">, M. D. M. Quality of governance and effectiveness of protected areas: crucial concepts for conservation planning. </w:t>
      </w:r>
      <w:r w:rsidRPr="00751024">
        <w:rPr>
          <w:rFonts w:ascii="Times New Roman" w:hAnsi="Times New Roman" w:cs="Times New Roman"/>
          <w:i/>
          <w:iCs/>
        </w:rPr>
        <w:t>Annals of the New York Academy of Sciences</w:t>
      </w:r>
      <w:r w:rsidRPr="00751024">
        <w:rPr>
          <w:rFonts w:ascii="Times New Roman" w:hAnsi="Times New Roman" w:cs="Times New Roman"/>
        </w:rPr>
        <w:t xml:space="preserve"> (2017).</w:t>
      </w:r>
    </w:p>
    <w:p w14:paraId="365CC972"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4.</w:t>
      </w:r>
      <w:r w:rsidRPr="00751024">
        <w:rPr>
          <w:rFonts w:ascii="Times New Roman" w:hAnsi="Times New Roman" w:cs="Times New Roman"/>
        </w:rPr>
        <w:tab/>
      </w:r>
      <w:proofErr w:type="spellStart"/>
      <w:r w:rsidRPr="00751024">
        <w:rPr>
          <w:rFonts w:ascii="Times New Roman" w:hAnsi="Times New Roman" w:cs="Times New Roman"/>
        </w:rPr>
        <w:t>Baynham</w:t>
      </w:r>
      <w:proofErr w:type="spellEnd"/>
      <w:r w:rsidRPr="00751024">
        <w:rPr>
          <w:rFonts w:ascii="Times New Roman" w:hAnsi="Times New Roman" w:cs="Times New Roman"/>
        </w:rPr>
        <w:t xml:space="preserve">-Herd, Z., Amano, T., Sutherland, W. J. &amp; Donald, P. F. Governance explains variation in national responses to the biodiversity crisis. </w:t>
      </w:r>
      <w:r w:rsidRPr="00751024">
        <w:rPr>
          <w:rFonts w:ascii="Times New Roman" w:hAnsi="Times New Roman" w:cs="Times New Roman"/>
          <w:i/>
          <w:iCs/>
        </w:rPr>
        <w:t>Environmental Conservation</w:t>
      </w:r>
      <w:r w:rsidRPr="00751024">
        <w:rPr>
          <w:rFonts w:ascii="Times New Roman" w:hAnsi="Times New Roman" w:cs="Times New Roman"/>
        </w:rPr>
        <w:t xml:space="preserve"> </w:t>
      </w:r>
      <w:r w:rsidRPr="00751024">
        <w:rPr>
          <w:rFonts w:ascii="Times New Roman" w:hAnsi="Times New Roman" w:cs="Times New Roman"/>
          <w:b/>
          <w:bCs/>
        </w:rPr>
        <w:t>45</w:t>
      </w:r>
      <w:r w:rsidRPr="00751024">
        <w:rPr>
          <w:rFonts w:ascii="Times New Roman" w:hAnsi="Times New Roman" w:cs="Times New Roman"/>
        </w:rPr>
        <w:t>, 407–418 (2018).</w:t>
      </w:r>
    </w:p>
    <w:p w14:paraId="20A8EEB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5.</w:t>
      </w:r>
      <w:r w:rsidRPr="00751024">
        <w:rPr>
          <w:rFonts w:ascii="Times New Roman" w:hAnsi="Times New Roman" w:cs="Times New Roman"/>
        </w:rPr>
        <w:tab/>
      </w:r>
      <w:proofErr w:type="spellStart"/>
      <w:r w:rsidRPr="00751024">
        <w:rPr>
          <w:rFonts w:ascii="Times New Roman" w:hAnsi="Times New Roman" w:cs="Times New Roman"/>
        </w:rPr>
        <w:t>Pouzols</w:t>
      </w:r>
      <w:proofErr w:type="spellEnd"/>
      <w:r w:rsidRPr="00751024">
        <w:rPr>
          <w:rFonts w:ascii="Times New Roman" w:hAnsi="Times New Roman" w:cs="Times New Roman"/>
        </w:rPr>
        <w:t xml:space="preserve">, F. M. </w:t>
      </w:r>
      <w:r w:rsidRPr="00751024">
        <w:rPr>
          <w:rFonts w:ascii="Times New Roman" w:hAnsi="Times New Roman" w:cs="Times New Roman"/>
          <w:i/>
          <w:iCs/>
        </w:rPr>
        <w:t>et al.</w:t>
      </w:r>
      <w:r w:rsidRPr="00751024">
        <w:rPr>
          <w:rFonts w:ascii="Times New Roman" w:hAnsi="Times New Roman" w:cs="Times New Roman"/>
        </w:rPr>
        <w:t xml:space="preserve"> Global protected area expansion is compromised by projected land-use and parochialism.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516</w:t>
      </w:r>
      <w:r w:rsidRPr="00751024">
        <w:rPr>
          <w:rFonts w:ascii="Times New Roman" w:hAnsi="Times New Roman" w:cs="Times New Roman"/>
        </w:rPr>
        <w:t>, 383–386 (2014).</w:t>
      </w:r>
    </w:p>
    <w:p w14:paraId="0BDA7CD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6.</w:t>
      </w:r>
      <w:r w:rsidRPr="00751024">
        <w:rPr>
          <w:rFonts w:ascii="Times New Roman" w:hAnsi="Times New Roman" w:cs="Times New Roman"/>
        </w:rPr>
        <w:tab/>
        <w:t xml:space="preserve">Hoffmann, S., </w:t>
      </w:r>
      <w:proofErr w:type="spellStart"/>
      <w:r w:rsidRPr="00751024">
        <w:rPr>
          <w:rFonts w:ascii="Times New Roman" w:hAnsi="Times New Roman" w:cs="Times New Roman"/>
        </w:rPr>
        <w:t>Irl</w:t>
      </w:r>
      <w:proofErr w:type="spellEnd"/>
      <w:r w:rsidRPr="00751024">
        <w:rPr>
          <w:rFonts w:ascii="Times New Roman" w:hAnsi="Times New Roman" w:cs="Times New Roman"/>
        </w:rPr>
        <w:t xml:space="preserve">, S. D. &amp; </w:t>
      </w:r>
      <w:proofErr w:type="spellStart"/>
      <w:r w:rsidRPr="00751024">
        <w:rPr>
          <w:rFonts w:ascii="Times New Roman" w:hAnsi="Times New Roman" w:cs="Times New Roman"/>
        </w:rPr>
        <w:t>Beierkuhnlein</w:t>
      </w:r>
      <w:proofErr w:type="spellEnd"/>
      <w:r w:rsidRPr="00751024">
        <w:rPr>
          <w:rFonts w:ascii="Times New Roman" w:hAnsi="Times New Roman" w:cs="Times New Roman"/>
        </w:rPr>
        <w:t xml:space="preserve">, C. Predicted climate shifts within terrestrial protected areas worldwide.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1–10 (2019).</w:t>
      </w:r>
    </w:p>
    <w:p w14:paraId="57F4B50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7.</w:t>
      </w:r>
      <w:r w:rsidRPr="00751024">
        <w:rPr>
          <w:rFonts w:ascii="Times New Roman" w:hAnsi="Times New Roman" w:cs="Times New Roman"/>
        </w:rPr>
        <w:tab/>
        <w:t xml:space="preserve">Watson, J. E. M., Dudley, N., </w:t>
      </w:r>
      <w:proofErr w:type="spellStart"/>
      <w:r w:rsidRPr="00751024">
        <w:rPr>
          <w:rFonts w:ascii="Times New Roman" w:hAnsi="Times New Roman" w:cs="Times New Roman"/>
        </w:rPr>
        <w:t>Segan</w:t>
      </w:r>
      <w:proofErr w:type="spellEnd"/>
      <w:r w:rsidRPr="00751024">
        <w:rPr>
          <w:rFonts w:ascii="Times New Roman" w:hAnsi="Times New Roman" w:cs="Times New Roman"/>
        </w:rPr>
        <w:t xml:space="preserve">, D. B. &amp; Hockings, M. The performance and potential of protected areas.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515</w:t>
      </w:r>
      <w:r w:rsidRPr="00751024">
        <w:rPr>
          <w:rFonts w:ascii="Times New Roman" w:hAnsi="Times New Roman" w:cs="Times New Roman"/>
        </w:rPr>
        <w:t>, 67–73 (2014).</w:t>
      </w:r>
    </w:p>
    <w:p w14:paraId="61D099D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8.</w:t>
      </w:r>
      <w:r w:rsidRPr="00751024">
        <w:rPr>
          <w:rFonts w:ascii="Times New Roman" w:hAnsi="Times New Roman" w:cs="Times New Roman"/>
        </w:rPr>
        <w:tab/>
        <w:t>Zero draft of the post-2020 global biodiversity framework.</w:t>
      </w:r>
    </w:p>
    <w:p w14:paraId="1AAB9D7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9.</w:t>
      </w:r>
      <w:r w:rsidRPr="00751024">
        <w:rPr>
          <w:rFonts w:ascii="Times New Roman" w:hAnsi="Times New Roman" w:cs="Times New Roman"/>
        </w:rPr>
        <w:tab/>
        <w:t xml:space="preserve">Brooks, T. M. </w:t>
      </w:r>
      <w:r w:rsidRPr="00751024">
        <w:rPr>
          <w:rFonts w:ascii="Times New Roman" w:hAnsi="Times New Roman" w:cs="Times New Roman"/>
          <w:i/>
          <w:iCs/>
        </w:rPr>
        <w:t>et al.</w:t>
      </w:r>
      <w:r w:rsidRPr="00751024">
        <w:rPr>
          <w:rFonts w:ascii="Times New Roman" w:hAnsi="Times New Roman" w:cs="Times New Roman"/>
        </w:rPr>
        <w:t xml:space="preserve"> Global biodiversity conservation priorities.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313</w:t>
      </w:r>
      <w:r w:rsidRPr="00751024">
        <w:rPr>
          <w:rFonts w:ascii="Times New Roman" w:hAnsi="Times New Roman" w:cs="Times New Roman"/>
        </w:rPr>
        <w:t>, 58–61 (2006).</w:t>
      </w:r>
    </w:p>
    <w:p w14:paraId="44C47A1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10.</w:t>
      </w:r>
      <w:r w:rsidRPr="00751024">
        <w:rPr>
          <w:rFonts w:ascii="Times New Roman" w:hAnsi="Times New Roman" w:cs="Times New Roman"/>
        </w:rPr>
        <w:tab/>
        <w:t xml:space="preserve">Venter, O. </w:t>
      </w:r>
      <w:r w:rsidRPr="00751024">
        <w:rPr>
          <w:rFonts w:ascii="Times New Roman" w:hAnsi="Times New Roman" w:cs="Times New Roman"/>
          <w:i/>
          <w:iCs/>
        </w:rPr>
        <w:t>et al.</w:t>
      </w:r>
      <w:r w:rsidRPr="00751024">
        <w:rPr>
          <w:rFonts w:ascii="Times New Roman" w:hAnsi="Times New Roman" w:cs="Times New Roman"/>
        </w:rPr>
        <w:t xml:space="preserve"> Targeting Global Protected Area Expansion for Imperiled Biodiversity. </w:t>
      </w:r>
      <w:r w:rsidRPr="00751024">
        <w:rPr>
          <w:rFonts w:ascii="Times New Roman" w:hAnsi="Times New Roman" w:cs="Times New Roman"/>
          <w:i/>
          <w:iCs/>
        </w:rPr>
        <w:t>PLOS Biology</w:t>
      </w:r>
      <w:r w:rsidRPr="00751024">
        <w:rPr>
          <w:rFonts w:ascii="Times New Roman" w:hAnsi="Times New Roman" w:cs="Times New Roman"/>
        </w:rPr>
        <w:t xml:space="preserve"> </w:t>
      </w:r>
      <w:r w:rsidRPr="00751024">
        <w:rPr>
          <w:rFonts w:ascii="Times New Roman" w:hAnsi="Times New Roman" w:cs="Times New Roman"/>
          <w:b/>
          <w:bCs/>
        </w:rPr>
        <w:t>12</w:t>
      </w:r>
      <w:r w:rsidRPr="00751024">
        <w:rPr>
          <w:rFonts w:ascii="Times New Roman" w:hAnsi="Times New Roman" w:cs="Times New Roman"/>
        </w:rPr>
        <w:t>, e1001891 (2014).</w:t>
      </w:r>
    </w:p>
    <w:p w14:paraId="408D272A"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11.</w:t>
      </w:r>
      <w:r w:rsidRPr="00751024">
        <w:rPr>
          <w:rFonts w:ascii="Times New Roman" w:hAnsi="Times New Roman" w:cs="Times New Roman"/>
        </w:rPr>
        <w:tab/>
        <w:t xml:space="preserve">Miller, D. C., Agrawal, A. &amp; Roberts, J. T. Biodiversity, governance, and the allocation of international aid for conservation.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6</w:t>
      </w:r>
      <w:r w:rsidRPr="00751024">
        <w:rPr>
          <w:rFonts w:ascii="Times New Roman" w:hAnsi="Times New Roman" w:cs="Times New Roman"/>
        </w:rPr>
        <w:t>, 12–20 (2013).</w:t>
      </w:r>
    </w:p>
    <w:p w14:paraId="0224496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12.</w:t>
      </w:r>
      <w:r w:rsidRPr="00751024">
        <w:rPr>
          <w:rFonts w:ascii="Times New Roman" w:hAnsi="Times New Roman" w:cs="Times New Roman"/>
        </w:rPr>
        <w:tab/>
        <w:t xml:space="preserve">Schulze, K. </w:t>
      </w:r>
      <w:r w:rsidRPr="00751024">
        <w:rPr>
          <w:rFonts w:ascii="Times New Roman" w:hAnsi="Times New Roman" w:cs="Times New Roman"/>
          <w:i/>
          <w:iCs/>
        </w:rPr>
        <w:t>et al.</w:t>
      </w:r>
      <w:r w:rsidRPr="00751024">
        <w:rPr>
          <w:rFonts w:ascii="Times New Roman" w:hAnsi="Times New Roman" w:cs="Times New Roman"/>
        </w:rPr>
        <w:t xml:space="preserve"> An assessment of threats to terrestrial protected areas.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11</w:t>
      </w:r>
      <w:r w:rsidRPr="00751024">
        <w:rPr>
          <w:rFonts w:ascii="Times New Roman" w:hAnsi="Times New Roman" w:cs="Times New Roman"/>
        </w:rPr>
        <w:t>, e12435 (2018).</w:t>
      </w:r>
    </w:p>
    <w:p w14:paraId="4521CC4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13.</w:t>
      </w:r>
      <w:r w:rsidRPr="00751024">
        <w:rPr>
          <w:rFonts w:ascii="Times New Roman" w:hAnsi="Times New Roman" w:cs="Times New Roman"/>
        </w:rPr>
        <w:tab/>
      </w:r>
      <w:proofErr w:type="spellStart"/>
      <w:r w:rsidRPr="00751024">
        <w:rPr>
          <w:rFonts w:ascii="Times New Roman" w:hAnsi="Times New Roman" w:cs="Times New Roman"/>
        </w:rPr>
        <w:t>Tesfaw</w:t>
      </w:r>
      <w:proofErr w:type="spellEnd"/>
      <w:r w:rsidRPr="00751024">
        <w:rPr>
          <w:rFonts w:ascii="Times New Roman" w:hAnsi="Times New Roman" w:cs="Times New Roman"/>
        </w:rPr>
        <w:t xml:space="preserve">, A. T. </w:t>
      </w:r>
      <w:r w:rsidRPr="00751024">
        <w:rPr>
          <w:rFonts w:ascii="Times New Roman" w:hAnsi="Times New Roman" w:cs="Times New Roman"/>
          <w:i/>
          <w:iCs/>
        </w:rPr>
        <w:t>et al.</w:t>
      </w:r>
      <w:r w:rsidRPr="00751024">
        <w:rPr>
          <w:rFonts w:ascii="Times New Roman" w:hAnsi="Times New Roman" w:cs="Times New Roman"/>
        </w:rPr>
        <w:t xml:space="preserve"> Land-use and land-cover change shape the sustainability and impacts of protected areas.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115</w:t>
      </w:r>
      <w:r w:rsidRPr="00751024">
        <w:rPr>
          <w:rFonts w:ascii="Times New Roman" w:hAnsi="Times New Roman" w:cs="Times New Roman"/>
        </w:rPr>
        <w:t>, 2084–2089 (2018).</w:t>
      </w:r>
    </w:p>
    <w:p w14:paraId="3CA6153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14.</w:t>
      </w:r>
      <w:r w:rsidRPr="00751024">
        <w:rPr>
          <w:rFonts w:ascii="Times New Roman" w:hAnsi="Times New Roman" w:cs="Times New Roman"/>
        </w:rPr>
        <w:tab/>
        <w:t xml:space="preserve">Maxwell, S. L. </w:t>
      </w:r>
      <w:r w:rsidRPr="00751024">
        <w:rPr>
          <w:rFonts w:ascii="Times New Roman" w:hAnsi="Times New Roman" w:cs="Times New Roman"/>
          <w:i/>
          <w:iCs/>
        </w:rPr>
        <w:t>et al.</w:t>
      </w:r>
      <w:r w:rsidRPr="00751024">
        <w:rPr>
          <w:rFonts w:ascii="Times New Roman" w:hAnsi="Times New Roman" w:cs="Times New Roman"/>
        </w:rPr>
        <w:t xml:space="preserve"> Conservation implications of ecological responses to extreme weather and climate events. </w:t>
      </w:r>
      <w:r w:rsidRPr="00751024">
        <w:rPr>
          <w:rFonts w:ascii="Times New Roman" w:hAnsi="Times New Roman" w:cs="Times New Roman"/>
          <w:i/>
          <w:iCs/>
        </w:rPr>
        <w:t>Diversity and Distributions</w:t>
      </w:r>
      <w:r w:rsidRPr="00751024">
        <w:rPr>
          <w:rFonts w:ascii="Times New Roman" w:hAnsi="Times New Roman" w:cs="Times New Roman"/>
        </w:rPr>
        <w:t xml:space="preserve"> </w:t>
      </w:r>
      <w:r w:rsidRPr="00751024">
        <w:rPr>
          <w:rFonts w:ascii="Times New Roman" w:hAnsi="Times New Roman" w:cs="Times New Roman"/>
          <w:b/>
          <w:bCs/>
        </w:rPr>
        <w:t>25</w:t>
      </w:r>
      <w:r w:rsidRPr="00751024">
        <w:rPr>
          <w:rFonts w:ascii="Times New Roman" w:hAnsi="Times New Roman" w:cs="Times New Roman"/>
        </w:rPr>
        <w:t>, 613–625 (2019).</w:t>
      </w:r>
    </w:p>
    <w:p w14:paraId="4A89890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15.</w:t>
      </w:r>
      <w:r w:rsidRPr="00751024">
        <w:rPr>
          <w:rFonts w:ascii="Times New Roman" w:hAnsi="Times New Roman" w:cs="Times New Roman"/>
        </w:rPr>
        <w:tab/>
        <w:t xml:space="preserve">McBride, M. F., Wilson, K. A., Bode, M. &amp; </w:t>
      </w:r>
      <w:proofErr w:type="spellStart"/>
      <w:r w:rsidRPr="00751024">
        <w:rPr>
          <w:rFonts w:ascii="Times New Roman" w:hAnsi="Times New Roman" w:cs="Times New Roman"/>
        </w:rPr>
        <w:t>Possingham</w:t>
      </w:r>
      <w:proofErr w:type="spellEnd"/>
      <w:r w:rsidRPr="00751024">
        <w:rPr>
          <w:rFonts w:ascii="Times New Roman" w:hAnsi="Times New Roman" w:cs="Times New Roman"/>
        </w:rPr>
        <w:t xml:space="preserve">, H. P. Incorporating the effects of socioeconomic uncertainty into priority setting for conservation investment. </w:t>
      </w:r>
      <w:r w:rsidRPr="00751024">
        <w:rPr>
          <w:rFonts w:ascii="Times New Roman" w:hAnsi="Times New Roman" w:cs="Times New Roman"/>
          <w:i/>
          <w:iCs/>
        </w:rPr>
        <w:t>Conservation Biology</w:t>
      </w:r>
      <w:r w:rsidRPr="00751024">
        <w:rPr>
          <w:rFonts w:ascii="Times New Roman" w:hAnsi="Times New Roman" w:cs="Times New Roman"/>
        </w:rPr>
        <w:t xml:space="preserve"> </w:t>
      </w:r>
      <w:r w:rsidRPr="00751024">
        <w:rPr>
          <w:rFonts w:ascii="Times New Roman" w:hAnsi="Times New Roman" w:cs="Times New Roman"/>
          <w:b/>
          <w:bCs/>
        </w:rPr>
        <w:t>21</w:t>
      </w:r>
      <w:r w:rsidRPr="00751024">
        <w:rPr>
          <w:rFonts w:ascii="Times New Roman" w:hAnsi="Times New Roman" w:cs="Times New Roman"/>
        </w:rPr>
        <w:t>, 1463–1474 (2007).</w:t>
      </w:r>
    </w:p>
    <w:p w14:paraId="195B5A9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16.</w:t>
      </w:r>
      <w:r w:rsidRPr="00751024">
        <w:rPr>
          <w:rFonts w:ascii="Times New Roman" w:hAnsi="Times New Roman" w:cs="Times New Roman"/>
        </w:rPr>
        <w:tab/>
        <w:t xml:space="preserve">Kaufmann, D., </w:t>
      </w:r>
      <w:proofErr w:type="spellStart"/>
      <w:r w:rsidRPr="00751024">
        <w:rPr>
          <w:rFonts w:ascii="Times New Roman" w:hAnsi="Times New Roman" w:cs="Times New Roman"/>
        </w:rPr>
        <w:t>Kraay</w:t>
      </w:r>
      <w:proofErr w:type="spellEnd"/>
      <w:r w:rsidRPr="00751024">
        <w:rPr>
          <w:rFonts w:ascii="Times New Roman" w:hAnsi="Times New Roman" w:cs="Times New Roman"/>
        </w:rPr>
        <w:t xml:space="preserve">, A. &amp; </w:t>
      </w:r>
      <w:proofErr w:type="spellStart"/>
      <w:r w:rsidRPr="00751024">
        <w:rPr>
          <w:rFonts w:ascii="Times New Roman" w:hAnsi="Times New Roman" w:cs="Times New Roman"/>
        </w:rPr>
        <w:t>Mastruzzi</w:t>
      </w:r>
      <w:proofErr w:type="spellEnd"/>
      <w:r w:rsidRPr="00751024">
        <w:rPr>
          <w:rFonts w:ascii="Times New Roman" w:hAnsi="Times New Roman" w:cs="Times New Roman"/>
        </w:rPr>
        <w:t xml:space="preserve">, M. The Worldwide Governance Indicators: Methodology and Analytical Issues1. </w:t>
      </w:r>
      <w:r w:rsidRPr="00751024">
        <w:rPr>
          <w:rFonts w:ascii="Times New Roman" w:hAnsi="Times New Roman" w:cs="Times New Roman"/>
          <w:i/>
          <w:iCs/>
        </w:rPr>
        <w:t>Hague Journal on the Rule of Law</w:t>
      </w:r>
      <w:r w:rsidRPr="00751024">
        <w:rPr>
          <w:rFonts w:ascii="Times New Roman" w:hAnsi="Times New Roman" w:cs="Times New Roman"/>
        </w:rPr>
        <w:t xml:space="preserve"> </w:t>
      </w:r>
      <w:r w:rsidRPr="00751024">
        <w:rPr>
          <w:rFonts w:ascii="Times New Roman" w:hAnsi="Times New Roman" w:cs="Times New Roman"/>
          <w:b/>
          <w:bCs/>
        </w:rPr>
        <w:t>3</w:t>
      </w:r>
      <w:r w:rsidRPr="00751024">
        <w:rPr>
          <w:rFonts w:ascii="Times New Roman" w:hAnsi="Times New Roman" w:cs="Times New Roman"/>
        </w:rPr>
        <w:t>, 220–246 (2011).</w:t>
      </w:r>
    </w:p>
    <w:p w14:paraId="60AE31E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17.</w:t>
      </w:r>
      <w:r w:rsidRPr="00751024">
        <w:rPr>
          <w:rFonts w:ascii="Times New Roman" w:hAnsi="Times New Roman" w:cs="Times New Roman"/>
        </w:rPr>
        <w:tab/>
        <w:t xml:space="preserve">Kehoe, L. </w:t>
      </w:r>
      <w:r w:rsidRPr="00751024">
        <w:rPr>
          <w:rFonts w:ascii="Times New Roman" w:hAnsi="Times New Roman" w:cs="Times New Roman"/>
          <w:i/>
          <w:iCs/>
        </w:rPr>
        <w:t>et al.</w:t>
      </w:r>
      <w:r w:rsidRPr="00751024">
        <w:rPr>
          <w:rFonts w:ascii="Times New Roman" w:hAnsi="Times New Roman" w:cs="Times New Roman"/>
        </w:rPr>
        <w:t xml:space="preserve"> Biodiversity at risk under future cropland expansion and intensification. </w:t>
      </w:r>
      <w:r w:rsidRPr="00751024">
        <w:rPr>
          <w:rFonts w:ascii="Times New Roman" w:hAnsi="Times New Roman" w:cs="Times New Roman"/>
          <w:i/>
          <w:iCs/>
        </w:rPr>
        <w:t>Nature Ecology &amp; Evolution</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1129–1135 (2017).</w:t>
      </w:r>
    </w:p>
    <w:p w14:paraId="15BD8B3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18.</w:t>
      </w:r>
      <w:r w:rsidRPr="00751024">
        <w:rPr>
          <w:rFonts w:ascii="Times New Roman" w:hAnsi="Times New Roman" w:cs="Times New Roman"/>
        </w:rPr>
        <w:tab/>
        <w:t xml:space="preserve">La </w:t>
      </w:r>
      <w:proofErr w:type="spellStart"/>
      <w:r w:rsidRPr="00751024">
        <w:rPr>
          <w:rFonts w:ascii="Times New Roman" w:hAnsi="Times New Roman" w:cs="Times New Roman"/>
        </w:rPr>
        <w:t>Sorte</w:t>
      </w:r>
      <w:proofErr w:type="spellEnd"/>
      <w:r w:rsidRPr="00751024">
        <w:rPr>
          <w:rFonts w:ascii="Times New Roman" w:hAnsi="Times New Roman" w:cs="Times New Roman"/>
        </w:rPr>
        <w:t xml:space="preserve">, F. A. &amp; Johnston, A. Global trends in the frequency and duration of temperature extremes across the annual cycle. </w:t>
      </w:r>
      <w:r w:rsidRPr="00751024">
        <w:rPr>
          <w:rFonts w:ascii="Times New Roman" w:hAnsi="Times New Roman" w:cs="Times New Roman"/>
          <w:i/>
          <w:iCs/>
        </w:rPr>
        <w:t>In review</w:t>
      </w:r>
      <w:r w:rsidRPr="00751024">
        <w:rPr>
          <w:rFonts w:ascii="Times New Roman" w:hAnsi="Times New Roman" w:cs="Times New Roman"/>
        </w:rPr>
        <w:t>.</w:t>
      </w:r>
    </w:p>
    <w:p w14:paraId="23919E9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19.</w:t>
      </w:r>
      <w:r w:rsidRPr="00751024">
        <w:rPr>
          <w:rFonts w:ascii="Times New Roman" w:hAnsi="Times New Roman" w:cs="Times New Roman"/>
        </w:rPr>
        <w:tab/>
        <w:t xml:space="preserve">Garcia, R. A., Cabeza, M., </w:t>
      </w:r>
      <w:proofErr w:type="spellStart"/>
      <w:r w:rsidRPr="00751024">
        <w:rPr>
          <w:rFonts w:ascii="Times New Roman" w:hAnsi="Times New Roman" w:cs="Times New Roman"/>
        </w:rPr>
        <w:t>Rahbek</w:t>
      </w:r>
      <w:proofErr w:type="spellEnd"/>
      <w:r w:rsidRPr="00751024">
        <w:rPr>
          <w:rFonts w:ascii="Times New Roman" w:hAnsi="Times New Roman" w:cs="Times New Roman"/>
        </w:rPr>
        <w:t xml:space="preserve">, C. &amp; Araújo, M. B. Multiple dimensions of climate change and their implications for biodiversity.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344</w:t>
      </w:r>
      <w:r w:rsidRPr="00751024">
        <w:rPr>
          <w:rFonts w:ascii="Times New Roman" w:hAnsi="Times New Roman" w:cs="Times New Roman"/>
        </w:rPr>
        <w:t>, 1247579 (2014).</w:t>
      </w:r>
    </w:p>
    <w:p w14:paraId="247D946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20.</w:t>
      </w:r>
      <w:r w:rsidRPr="00751024">
        <w:rPr>
          <w:rFonts w:ascii="Times New Roman" w:hAnsi="Times New Roman" w:cs="Times New Roman"/>
        </w:rPr>
        <w:tab/>
        <w:t>IUCN. The IUCN Red List of Threatened Species. version 1.18. (2019).</w:t>
      </w:r>
    </w:p>
    <w:p w14:paraId="00B3A1F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21.</w:t>
      </w:r>
      <w:r w:rsidRPr="00751024">
        <w:rPr>
          <w:rFonts w:ascii="Times New Roman" w:hAnsi="Times New Roman" w:cs="Times New Roman"/>
        </w:rPr>
        <w:tab/>
      </w:r>
      <w:proofErr w:type="spellStart"/>
      <w:r w:rsidRPr="00751024">
        <w:rPr>
          <w:rFonts w:ascii="Times New Roman" w:hAnsi="Times New Roman" w:cs="Times New Roman"/>
        </w:rPr>
        <w:t>Margules</w:t>
      </w:r>
      <w:proofErr w:type="spellEnd"/>
      <w:r w:rsidRPr="00751024">
        <w:rPr>
          <w:rFonts w:ascii="Times New Roman" w:hAnsi="Times New Roman" w:cs="Times New Roman"/>
        </w:rPr>
        <w:t xml:space="preserve">, C. R. &amp; Pressey, R. L. Systematic conservation planning.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405</w:t>
      </w:r>
      <w:r w:rsidRPr="00751024">
        <w:rPr>
          <w:rFonts w:ascii="Times New Roman" w:hAnsi="Times New Roman" w:cs="Times New Roman"/>
        </w:rPr>
        <w:t>, 243–53 (2000).</w:t>
      </w:r>
    </w:p>
    <w:p w14:paraId="065A4DF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22.</w:t>
      </w:r>
      <w:r w:rsidRPr="00751024">
        <w:rPr>
          <w:rFonts w:ascii="Times New Roman" w:hAnsi="Times New Roman" w:cs="Times New Roman"/>
        </w:rPr>
        <w:tab/>
      </w:r>
      <w:proofErr w:type="spellStart"/>
      <w:r w:rsidRPr="00751024">
        <w:rPr>
          <w:rFonts w:ascii="Times New Roman" w:hAnsi="Times New Roman" w:cs="Times New Roman"/>
        </w:rPr>
        <w:t>Moilanen</w:t>
      </w:r>
      <w:proofErr w:type="spellEnd"/>
      <w:r w:rsidRPr="00751024">
        <w:rPr>
          <w:rFonts w:ascii="Times New Roman" w:hAnsi="Times New Roman" w:cs="Times New Roman"/>
        </w:rPr>
        <w:t xml:space="preserve">, A., Wilson, K. A. &amp; </w:t>
      </w:r>
      <w:proofErr w:type="spellStart"/>
      <w:r w:rsidRPr="00751024">
        <w:rPr>
          <w:rFonts w:ascii="Times New Roman" w:hAnsi="Times New Roman" w:cs="Times New Roman"/>
        </w:rPr>
        <w:t>Possingham</w:t>
      </w:r>
      <w:proofErr w:type="spellEnd"/>
      <w:r w:rsidRPr="00751024">
        <w:rPr>
          <w:rFonts w:ascii="Times New Roman" w:hAnsi="Times New Roman" w:cs="Times New Roman"/>
        </w:rPr>
        <w:t xml:space="preserve">, H. P. </w:t>
      </w:r>
      <w:r w:rsidRPr="00751024">
        <w:rPr>
          <w:rFonts w:ascii="Times New Roman" w:hAnsi="Times New Roman" w:cs="Times New Roman"/>
          <w:i/>
          <w:iCs/>
        </w:rPr>
        <w:t>Spatial conservation prioritization: quantitative methods and computational tools</w:t>
      </w:r>
      <w:r w:rsidRPr="00751024">
        <w:rPr>
          <w:rFonts w:ascii="Times New Roman" w:hAnsi="Times New Roman" w:cs="Times New Roman"/>
        </w:rPr>
        <w:t>. vol. 6 (Oxford University Press Oxford, UK, 2009).</w:t>
      </w:r>
    </w:p>
    <w:p w14:paraId="516CC0A9"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23.</w:t>
      </w:r>
      <w:r w:rsidRPr="00751024">
        <w:rPr>
          <w:rFonts w:ascii="Times New Roman" w:hAnsi="Times New Roman" w:cs="Times New Roman"/>
        </w:rPr>
        <w:tab/>
        <w:t xml:space="preserve">Ball, I. R. R., </w:t>
      </w:r>
      <w:proofErr w:type="spellStart"/>
      <w:r w:rsidRPr="00751024">
        <w:rPr>
          <w:rFonts w:ascii="Times New Roman" w:hAnsi="Times New Roman" w:cs="Times New Roman"/>
        </w:rPr>
        <w:t>Possingham</w:t>
      </w:r>
      <w:proofErr w:type="spellEnd"/>
      <w:r w:rsidRPr="00751024">
        <w:rPr>
          <w:rFonts w:ascii="Times New Roman" w:hAnsi="Times New Roman" w:cs="Times New Roman"/>
        </w:rPr>
        <w:t xml:space="preserve">, H. P. P. &amp; Watts, M. E. E. </w:t>
      </w:r>
      <w:proofErr w:type="spellStart"/>
      <w:r w:rsidRPr="00751024">
        <w:rPr>
          <w:rFonts w:ascii="Times New Roman" w:hAnsi="Times New Roman" w:cs="Times New Roman"/>
        </w:rPr>
        <w:t>Marxan</w:t>
      </w:r>
      <w:proofErr w:type="spellEnd"/>
      <w:r w:rsidRPr="00751024">
        <w:rPr>
          <w:rFonts w:ascii="Times New Roman" w:hAnsi="Times New Roman" w:cs="Times New Roman"/>
        </w:rPr>
        <w:t xml:space="preserve"> and relatives: Software for spatial conservation prioritisation. in </w:t>
      </w:r>
      <w:r w:rsidRPr="00751024">
        <w:rPr>
          <w:rFonts w:ascii="Times New Roman" w:hAnsi="Times New Roman" w:cs="Times New Roman"/>
          <w:i/>
          <w:iCs/>
        </w:rPr>
        <w:t>Spatial conservation prioritisation: Quantitative methods and computational tools.</w:t>
      </w:r>
      <w:r w:rsidRPr="00751024">
        <w:rPr>
          <w:rFonts w:ascii="Times New Roman" w:hAnsi="Times New Roman" w:cs="Times New Roman"/>
        </w:rPr>
        <w:t xml:space="preserve"> (eds. </w:t>
      </w:r>
      <w:proofErr w:type="spellStart"/>
      <w:r w:rsidRPr="00751024">
        <w:rPr>
          <w:rFonts w:ascii="Times New Roman" w:hAnsi="Times New Roman" w:cs="Times New Roman"/>
        </w:rPr>
        <w:t>Moilanen</w:t>
      </w:r>
      <w:proofErr w:type="spellEnd"/>
      <w:r w:rsidRPr="00751024">
        <w:rPr>
          <w:rFonts w:ascii="Times New Roman" w:hAnsi="Times New Roman" w:cs="Times New Roman"/>
        </w:rPr>
        <w:t xml:space="preserve">, A., Wilson, K. &amp; </w:t>
      </w:r>
      <w:proofErr w:type="spellStart"/>
      <w:r w:rsidRPr="00751024">
        <w:rPr>
          <w:rFonts w:ascii="Times New Roman" w:hAnsi="Times New Roman" w:cs="Times New Roman"/>
        </w:rPr>
        <w:t>Possingham</w:t>
      </w:r>
      <w:proofErr w:type="spellEnd"/>
      <w:r w:rsidRPr="00751024">
        <w:rPr>
          <w:rFonts w:ascii="Times New Roman" w:hAnsi="Times New Roman" w:cs="Times New Roman"/>
        </w:rPr>
        <w:t>, H. P.) 185–195 (Oxford University Press, 2009).</w:t>
      </w:r>
    </w:p>
    <w:p w14:paraId="5427FBE0"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24.</w:t>
      </w:r>
      <w:r w:rsidRPr="00751024">
        <w:rPr>
          <w:rFonts w:ascii="Times New Roman" w:hAnsi="Times New Roman" w:cs="Times New Roman"/>
        </w:rPr>
        <w:tab/>
        <w:t xml:space="preserve">Deb, K. Multi-objective optimization. in </w:t>
      </w:r>
      <w:r w:rsidRPr="00751024">
        <w:rPr>
          <w:rFonts w:ascii="Times New Roman" w:hAnsi="Times New Roman" w:cs="Times New Roman"/>
          <w:i/>
          <w:iCs/>
        </w:rPr>
        <w:t>Search methodologies</w:t>
      </w:r>
      <w:r w:rsidRPr="00751024">
        <w:rPr>
          <w:rFonts w:ascii="Times New Roman" w:hAnsi="Times New Roman" w:cs="Times New Roman"/>
        </w:rPr>
        <w:t xml:space="preserve"> 403–449 (Springer, 2014).</w:t>
      </w:r>
    </w:p>
    <w:p w14:paraId="1CF6B138"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25.</w:t>
      </w:r>
      <w:r w:rsidRPr="00751024">
        <w:rPr>
          <w:rFonts w:ascii="Times New Roman" w:hAnsi="Times New Roman" w:cs="Times New Roman"/>
        </w:rPr>
        <w:tab/>
        <w:t xml:space="preserve">Post-2020 Global Biodiversity Framework. </w:t>
      </w:r>
      <w:r w:rsidRPr="00751024">
        <w:rPr>
          <w:rFonts w:ascii="Times New Roman" w:hAnsi="Times New Roman" w:cs="Times New Roman"/>
          <w:i/>
          <w:iCs/>
        </w:rPr>
        <w:t>IUCN</w:t>
      </w:r>
      <w:r w:rsidRPr="00751024">
        <w:rPr>
          <w:rFonts w:ascii="Times New Roman" w:hAnsi="Times New Roman" w:cs="Times New Roman"/>
        </w:rPr>
        <w:t xml:space="preserve"> https://www.iucn.org/theme/global-policy/our-work/convention-biological-diversity-cbd/post-2020-global-biodiversity-framework (2018).</w:t>
      </w:r>
    </w:p>
    <w:p w14:paraId="3EF979F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26.</w:t>
      </w:r>
      <w:r w:rsidRPr="00751024">
        <w:rPr>
          <w:rFonts w:ascii="Times New Roman" w:hAnsi="Times New Roman" w:cs="Times New Roman"/>
        </w:rPr>
        <w:tab/>
        <w:t xml:space="preserve">Myers, N., Mittermeier, R. A., Mittermeier, C. G., da Fonseca, G. A. B. &amp; Kent, J. Biodiversity hotspots for conservation priorities.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403</w:t>
      </w:r>
      <w:r w:rsidRPr="00751024">
        <w:rPr>
          <w:rFonts w:ascii="Times New Roman" w:hAnsi="Times New Roman" w:cs="Times New Roman"/>
        </w:rPr>
        <w:t>, 853–858 (2000).</w:t>
      </w:r>
    </w:p>
    <w:p w14:paraId="03C8397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lastRenderedPageBreak/>
        <w:t>27.</w:t>
      </w:r>
      <w:r w:rsidRPr="00751024">
        <w:rPr>
          <w:rFonts w:ascii="Times New Roman" w:hAnsi="Times New Roman" w:cs="Times New Roman"/>
        </w:rPr>
        <w:tab/>
      </w:r>
      <w:proofErr w:type="spellStart"/>
      <w:r w:rsidRPr="00751024">
        <w:rPr>
          <w:rFonts w:ascii="Times New Roman" w:hAnsi="Times New Roman" w:cs="Times New Roman"/>
        </w:rPr>
        <w:t>Dallimer</w:t>
      </w:r>
      <w:proofErr w:type="spellEnd"/>
      <w:r w:rsidRPr="00751024">
        <w:rPr>
          <w:rFonts w:ascii="Times New Roman" w:hAnsi="Times New Roman" w:cs="Times New Roman"/>
        </w:rPr>
        <w:t xml:space="preserve">, M. &amp; Strange, N. Why socio-political borders and boundaries matter in conservation. </w:t>
      </w:r>
      <w:r w:rsidRPr="00751024">
        <w:rPr>
          <w:rFonts w:ascii="Times New Roman" w:hAnsi="Times New Roman" w:cs="Times New Roman"/>
          <w:i/>
          <w:iCs/>
        </w:rPr>
        <w:t>Trends in Ecology &amp; Evolution</w:t>
      </w:r>
      <w:r w:rsidRPr="00751024">
        <w:rPr>
          <w:rFonts w:ascii="Times New Roman" w:hAnsi="Times New Roman" w:cs="Times New Roman"/>
        </w:rPr>
        <w:t xml:space="preserve"> </w:t>
      </w:r>
      <w:r w:rsidRPr="00751024">
        <w:rPr>
          <w:rFonts w:ascii="Times New Roman" w:hAnsi="Times New Roman" w:cs="Times New Roman"/>
          <w:b/>
          <w:bCs/>
        </w:rPr>
        <w:t>30</w:t>
      </w:r>
      <w:r w:rsidRPr="00751024">
        <w:rPr>
          <w:rFonts w:ascii="Times New Roman" w:hAnsi="Times New Roman" w:cs="Times New Roman"/>
        </w:rPr>
        <w:t>, 132–139 (2015).</w:t>
      </w:r>
    </w:p>
    <w:p w14:paraId="335264ED"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28.</w:t>
      </w:r>
      <w:r w:rsidRPr="00751024">
        <w:rPr>
          <w:rFonts w:ascii="Times New Roman" w:hAnsi="Times New Roman" w:cs="Times New Roman"/>
        </w:rPr>
        <w:tab/>
        <w:t xml:space="preserve">Miller, R. L., Marsh, H., Benham, C. &amp; Hamann, M. A framework for improving the cross-jurisdictional governance of a marine migratory species. </w:t>
      </w:r>
      <w:r w:rsidRPr="00751024">
        <w:rPr>
          <w:rFonts w:ascii="Times New Roman" w:hAnsi="Times New Roman" w:cs="Times New Roman"/>
          <w:i/>
          <w:iCs/>
        </w:rPr>
        <w:t>Conservation Science and Practice</w:t>
      </w:r>
      <w:r w:rsidRPr="00751024">
        <w:rPr>
          <w:rFonts w:ascii="Times New Roman" w:hAnsi="Times New Roman" w:cs="Times New Roman"/>
        </w:rPr>
        <w:t xml:space="preserve"> </w:t>
      </w:r>
      <w:r w:rsidRPr="00751024">
        <w:rPr>
          <w:rFonts w:ascii="Times New Roman" w:hAnsi="Times New Roman" w:cs="Times New Roman"/>
          <w:b/>
          <w:bCs/>
        </w:rPr>
        <w:t>1</w:t>
      </w:r>
      <w:r w:rsidRPr="00751024">
        <w:rPr>
          <w:rFonts w:ascii="Times New Roman" w:hAnsi="Times New Roman" w:cs="Times New Roman"/>
        </w:rPr>
        <w:t>, e58 (2019).</w:t>
      </w:r>
    </w:p>
    <w:p w14:paraId="7AF69CE1"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29.</w:t>
      </w:r>
      <w:r w:rsidRPr="00751024">
        <w:rPr>
          <w:rFonts w:ascii="Times New Roman" w:hAnsi="Times New Roman" w:cs="Times New Roman"/>
        </w:rPr>
        <w:tab/>
      </w:r>
      <w:proofErr w:type="spellStart"/>
      <w:r w:rsidRPr="00751024">
        <w:rPr>
          <w:rFonts w:ascii="Times New Roman" w:hAnsi="Times New Roman" w:cs="Times New Roman"/>
        </w:rPr>
        <w:t>Geldmann</w:t>
      </w:r>
      <w:proofErr w:type="spellEnd"/>
      <w:r w:rsidRPr="00751024">
        <w:rPr>
          <w:rFonts w:ascii="Times New Roman" w:hAnsi="Times New Roman" w:cs="Times New Roman"/>
        </w:rPr>
        <w:t xml:space="preserve">, J., </w:t>
      </w:r>
      <w:proofErr w:type="spellStart"/>
      <w:r w:rsidRPr="00751024">
        <w:rPr>
          <w:rFonts w:ascii="Times New Roman" w:hAnsi="Times New Roman" w:cs="Times New Roman"/>
        </w:rPr>
        <w:t>Manica</w:t>
      </w:r>
      <w:proofErr w:type="spellEnd"/>
      <w:r w:rsidRPr="00751024">
        <w:rPr>
          <w:rFonts w:ascii="Times New Roman" w:hAnsi="Times New Roman" w:cs="Times New Roman"/>
        </w:rPr>
        <w:t xml:space="preserve">, A., Burgess, N. D., Coad, L. &amp; </w:t>
      </w:r>
      <w:proofErr w:type="spellStart"/>
      <w:r w:rsidRPr="00751024">
        <w:rPr>
          <w:rFonts w:ascii="Times New Roman" w:hAnsi="Times New Roman" w:cs="Times New Roman"/>
        </w:rPr>
        <w:t>Balmford</w:t>
      </w:r>
      <w:proofErr w:type="spellEnd"/>
      <w:r w:rsidRPr="00751024">
        <w:rPr>
          <w:rFonts w:ascii="Times New Roman" w:hAnsi="Times New Roman" w:cs="Times New Roman"/>
        </w:rPr>
        <w:t xml:space="preserve">, A. A global-level assessment of the effectiveness of protected areas at resisting anthropogenic pressures. </w:t>
      </w:r>
      <w:r w:rsidRPr="00751024">
        <w:rPr>
          <w:rFonts w:ascii="Times New Roman" w:hAnsi="Times New Roman" w:cs="Times New Roman"/>
          <w:i/>
          <w:iCs/>
        </w:rPr>
        <w:t>Proceedings of the National Academy of Sciences</w:t>
      </w:r>
      <w:r w:rsidRPr="00751024">
        <w:rPr>
          <w:rFonts w:ascii="Times New Roman" w:hAnsi="Times New Roman" w:cs="Times New Roman"/>
        </w:rPr>
        <w:t xml:space="preserve"> </w:t>
      </w:r>
      <w:r w:rsidRPr="00751024">
        <w:rPr>
          <w:rFonts w:ascii="Times New Roman" w:hAnsi="Times New Roman" w:cs="Times New Roman"/>
          <w:b/>
          <w:bCs/>
        </w:rPr>
        <w:t>116</w:t>
      </w:r>
      <w:r w:rsidRPr="00751024">
        <w:rPr>
          <w:rFonts w:ascii="Times New Roman" w:hAnsi="Times New Roman" w:cs="Times New Roman"/>
        </w:rPr>
        <w:t>, 23209–23215 (2019).</w:t>
      </w:r>
    </w:p>
    <w:p w14:paraId="61ED5A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30.</w:t>
      </w:r>
      <w:r w:rsidRPr="00751024">
        <w:rPr>
          <w:rFonts w:ascii="Times New Roman" w:hAnsi="Times New Roman" w:cs="Times New Roman"/>
        </w:rPr>
        <w:tab/>
        <w:t xml:space="preserve">Eisenhauer, N., Bonn, A. &amp; A. Guerra, C. Recognizing the quiet extinction of invertebrates.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10</w:t>
      </w:r>
      <w:r w:rsidRPr="00751024">
        <w:rPr>
          <w:rFonts w:ascii="Times New Roman" w:hAnsi="Times New Roman" w:cs="Times New Roman"/>
        </w:rPr>
        <w:t>, 1–3 (2019).</w:t>
      </w:r>
    </w:p>
    <w:p w14:paraId="69AA371C"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31.</w:t>
      </w:r>
      <w:r w:rsidRPr="00751024">
        <w:rPr>
          <w:rFonts w:ascii="Times New Roman" w:hAnsi="Times New Roman" w:cs="Times New Roman"/>
        </w:rPr>
        <w:tab/>
        <w:t xml:space="preserve">Le </w:t>
      </w:r>
      <w:proofErr w:type="spellStart"/>
      <w:r w:rsidRPr="00751024">
        <w:rPr>
          <w:rFonts w:ascii="Times New Roman" w:hAnsi="Times New Roman" w:cs="Times New Roman"/>
        </w:rPr>
        <w:t>Saout</w:t>
      </w:r>
      <w:proofErr w:type="spellEnd"/>
      <w:r w:rsidRPr="00751024">
        <w:rPr>
          <w:rFonts w:ascii="Times New Roman" w:hAnsi="Times New Roman" w:cs="Times New Roman"/>
        </w:rPr>
        <w:t xml:space="preserve">, S. </w:t>
      </w:r>
      <w:r w:rsidRPr="00751024">
        <w:rPr>
          <w:rFonts w:ascii="Times New Roman" w:hAnsi="Times New Roman" w:cs="Times New Roman"/>
          <w:i/>
          <w:iCs/>
        </w:rPr>
        <w:t>et al.</w:t>
      </w:r>
      <w:r w:rsidRPr="00751024">
        <w:rPr>
          <w:rFonts w:ascii="Times New Roman" w:hAnsi="Times New Roman" w:cs="Times New Roman"/>
        </w:rPr>
        <w:t xml:space="preserve"> Protected areas and effective biodiversity conservation. </w:t>
      </w:r>
      <w:r w:rsidRPr="00751024">
        <w:rPr>
          <w:rFonts w:ascii="Times New Roman" w:hAnsi="Times New Roman" w:cs="Times New Roman"/>
          <w:i/>
          <w:iCs/>
        </w:rPr>
        <w:t>Science</w:t>
      </w:r>
      <w:r w:rsidRPr="00751024">
        <w:rPr>
          <w:rFonts w:ascii="Times New Roman" w:hAnsi="Times New Roman" w:cs="Times New Roman"/>
        </w:rPr>
        <w:t xml:space="preserve"> </w:t>
      </w:r>
      <w:r w:rsidRPr="00751024">
        <w:rPr>
          <w:rFonts w:ascii="Times New Roman" w:hAnsi="Times New Roman" w:cs="Times New Roman"/>
          <w:b/>
          <w:bCs/>
        </w:rPr>
        <w:t>342</w:t>
      </w:r>
      <w:r w:rsidRPr="00751024">
        <w:rPr>
          <w:rFonts w:ascii="Times New Roman" w:hAnsi="Times New Roman" w:cs="Times New Roman"/>
        </w:rPr>
        <w:t>, 803–805 (2013).</w:t>
      </w:r>
    </w:p>
    <w:p w14:paraId="42110C2E"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32.</w:t>
      </w:r>
      <w:r w:rsidRPr="00751024">
        <w:rPr>
          <w:rFonts w:ascii="Times New Roman" w:hAnsi="Times New Roman" w:cs="Times New Roman"/>
        </w:rPr>
        <w:tab/>
        <w:t xml:space="preserve">Butchart, S. H. M. </w:t>
      </w:r>
      <w:r w:rsidRPr="00751024">
        <w:rPr>
          <w:rFonts w:ascii="Times New Roman" w:hAnsi="Times New Roman" w:cs="Times New Roman"/>
          <w:i/>
          <w:iCs/>
        </w:rPr>
        <w:t>et al.</w:t>
      </w:r>
      <w:r w:rsidRPr="00751024">
        <w:rPr>
          <w:rFonts w:ascii="Times New Roman" w:hAnsi="Times New Roman" w:cs="Times New Roman"/>
        </w:rPr>
        <w:t xml:space="preserve"> Shortfalls and Solutions for Meeting National and Global Conservation Area Targets. </w:t>
      </w:r>
      <w:r w:rsidRPr="00751024">
        <w:rPr>
          <w:rFonts w:ascii="Times New Roman" w:hAnsi="Times New Roman" w:cs="Times New Roman"/>
          <w:i/>
          <w:iCs/>
        </w:rPr>
        <w:t>Conservation Letters</w:t>
      </w:r>
      <w:r w:rsidRPr="00751024">
        <w:rPr>
          <w:rFonts w:ascii="Times New Roman" w:hAnsi="Times New Roman" w:cs="Times New Roman"/>
        </w:rPr>
        <w:t xml:space="preserve"> </w:t>
      </w:r>
      <w:r w:rsidRPr="00751024">
        <w:rPr>
          <w:rFonts w:ascii="Times New Roman" w:hAnsi="Times New Roman" w:cs="Times New Roman"/>
          <w:b/>
          <w:bCs/>
        </w:rPr>
        <w:t>8</w:t>
      </w:r>
      <w:r w:rsidRPr="00751024">
        <w:rPr>
          <w:rFonts w:ascii="Times New Roman" w:hAnsi="Times New Roman" w:cs="Times New Roman"/>
        </w:rPr>
        <w:t>, 329–337 (2015).</w:t>
      </w:r>
    </w:p>
    <w:p w14:paraId="230D26D7"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33.</w:t>
      </w:r>
      <w:r w:rsidRPr="00751024">
        <w:rPr>
          <w:rFonts w:ascii="Times New Roman" w:hAnsi="Times New Roman" w:cs="Times New Roman"/>
        </w:rPr>
        <w:tab/>
        <w:t xml:space="preserve">Planet, P. Calculating protected area coverage. </w:t>
      </w:r>
      <w:r w:rsidRPr="00751024">
        <w:rPr>
          <w:rFonts w:ascii="Times New Roman" w:hAnsi="Times New Roman" w:cs="Times New Roman"/>
          <w:i/>
          <w:iCs/>
        </w:rPr>
        <w:t>Protected Planet</w:t>
      </w:r>
      <w:r w:rsidRPr="00751024">
        <w:rPr>
          <w:rFonts w:ascii="Times New Roman" w:hAnsi="Times New Roman" w:cs="Times New Roman"/>
        </w:rPr>
        <w:t xml:space="preserve"> https://www.protectedplanet.net/c/calculating-protected-area-coverage.</w:t>
      </w:r>
    </w:p>
    <w:p w14:paraId="4A97CFAF"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34.</w:t>
      </w:r>
      <w:r w:rsidRPr="00751024">
        <w:rPr>
          <w:rFonts w:ascii="Times New Roman" w:hAnsi="Times New Roman" w:cs="Times New Roman"/>
        </w:rPr>
        <w:tab/>
      </w:r>
      <w:proofErr w:type="spellStart"/>
      <w:r w:rsidRPr="00751024">
        <w:rPr>
          <w:rFonts w:ascii="Times New Roman" w:hAnsi="Times New Roman" w:cs="Times New Roman"/>
        </w:rPr>
        <w:t>Coetzer</w:t>
      </w:r>
      <w:proofErr w:type="spellEnd"/>
      <w:r w:rsidRPr="00751024">
        <w:rPr>
          <w:rFonts w:ascii="Times New Roman" w:hAnsi="Times New Roman" w:cs="Times New Roman"/>
        </w:rPr>
        <w:t xml:space="preserve">, K. L., Witkowski, E. T. &amp; Erasmus, B. F. Reviewing B </w:t>
      </w:r>
      <w:proofErr w:type="spellStart"/>
      <w:r w:rsidRPr="00751024">
        <w:rPr>
          <w:rFonts w:ascii="Times New Roman" w:hAnsi="Times New Roman" w:cs="Times New Roman"/>
        </w:rPr>
        <w:t>iosphere</w:t>
      </w:r>
      <w:proofErr w:type="spellEnd"/>
      <w:r w:rsidRPr="00751024">
        <w:rPr>
          <w:rFonts w:ascii="Times New Roman" w:hAnsi="Times New Roman" w:cs="Times New Roman"/>
        </w:rPr>
        <w:t xml:space="preserve"> R </w:t>
      </w:r>
      <w:proofErr w:type="spellStart"/>
      <w:r w:rsidRPr="00751024">
        <w:rPr>
          <w:rFonts w:ascii="Times New Roman" w:hAnsi="Times New Roman" w:cs="Times New Roman"/>
        </w:rPr>
        <w:t>eserves</w:t>
      </w:r>
      <w:proofErr w:type="spellEnd"/>
      <w:r w:rsidRPr="00751024">
        <w:rPr>
          <w:rFonts w:ascii="Times New Roman" w:hAnsi="Times New Roman" w:cs="Times New Roman"/>
        </w:rPr>
        <w:t xml:space="preserve"> globally: effective conservation action or bureaucratic label? </w:t>
      </w:r>
      <w:r w:rsidRPr="00751024">
        <w:rPr>
          <w:rFonts w:ascii="Times New Roman" w:hAnsi="Times New Roman" w:cs="Times New Roman"/>
          <w:i/>
          <w:iCs/>
        </w:rPr>
        <w:t>Biological Reviews</w:t>
      </w:r>
      <w:r w:rsidRPr="00751024">
        <w:rPr>
          <w:rFonts w:ascii="Times New Roman" w:hAnsi="Times New Roman" w:cs="Times New Roman"/>
        </w:rPr>
        <w:t xml:space="preserve"> </w:t>
      </w:r>
      <w:r w:rsidRPr="00751024">
        <w:rPr>
          <w:rFonts w:ascii="Times New Roman" w:hAnsi="Times New Roman" w:cs="Times New Roman"/>
          <w:b/>
          <w:bCs/>
        </w:rPr>
        <w:t>89</w:t>
      </w:r>
      <w:r w:rsidRPr="00751024">
        <w:rPr>
          <w:rFonts w:ascii="Times New Roman" w:hAnsi="Times New Roman" w:cs="Times New Roman"/>
        </w:rPr>
        <w:t>, 82–104 (2014).</w:t>
      </w:r>
    </w:p>
    <w:p w14:paraId="3D0754A6"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35.</w:t>
      </w:r>
      <w:r w:rsidRPr="00751024">
        <w:rPr>
          <w:rFonts w:ascii="Times New Roman" w:hAnsi="Times New Roman" w:cs="Times New Roman"/>
        </w:rPr>
        <w:tab/>
        <w:t xml:space="preserve">Barnes, M. D. </w:t>
      </w:r>
      <w:r w:rsidRPr="00751024">
        <w:rPr>
          <w:rFonts w:ascii="Times New Roman" w:hAnsi="Times New Roman" w:cs="Times New Roman"/>
          <w:i/>
          <w:iCs/>
        </w:rPr>
        <w:t>et al.</w:t>
      </w:r>
      <w:r w:rsidRPr="00751024">
        <w:rPr>
          <w:rFonts w:ascii="Times New Roman" w:hAnsi="Times New Roman" w:cs="Times New Roman"/>
        </w:rPr>
        <w:t xml:space="preserve"> Wildlife population trends in protected areas predicted by national socio-economic metrics and body size. </w:t>
      </w:r>
      <w:r w:rsidRPr="00751024">
        <w:rPr>
          <w:rFonts w:ascii="Times New Roman" w:hAnsi="Times New Roman" w:cs="Times New Roman"/>
          <w:i/>
          <w:iCs/>
        </w:rPr>
        <w:t>Nature Communications</w:t>
      </w:r>
      <w:r w:rsidRPr="00751024">
        <w:rPr>
          <w:rFonts w:ascii="Times New Roman" w:hAnsi="Times New Roman" w:cs="Times New Roman"/>
        </w:rPr>
        <w:t xml:space="preserve"> </w:t>
      </w:r>
      <w:r w:rsidRPr="00751024">
        <w:rPr>
          <w:rFonts w:ascii="Times New Roman" w:hAnsi="Times New Roman" w:cs="Times New Roman"/>
          <w:b/>
          <w:bCs/>
        </w:rPr>
        <w:t>7</w:t>
      </w:r>
      <w:r w:rsidRPr="00751024">
        <w:rPr>
          <w:rFonts w:ascii="Times New Roman" w:hAnsi="Times New Roman" w:cs="Times New Roman"/>
        </w:rPr>
        <w:t>, 12747 (2016).</w:t>
      </w:r>
    </w:p>
    <w:p w14:paraId="5D47499B"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36.</w:t>
      </w:r>
      <w:r w:rsidRPr="00751024">
        <w:rPr>
          <w:rFonts w:ascii="Times New Roman" w:hAnsi="Times New Roman" w:cs="Times New Roman"/>
        </w:rPr>
        <w:tab/>
      </w:r>
      <w:proofErr w:type="spellStart"/>
      <w:r w:rsidRPr="00751024">
        <w:rPr>
          <w:rFonts w:ascii="Times New Roman" w:hAnsi="Times New Roman" w:cs="Times New Roman"/>
        </w:rPr>
        <w:t>Asselen</w:t>
      </w:r>
      <w:proofErr w:type="spellEnd"/>
      <w:r w:rsidRPr="00751024">
        <w:rPr>
          <w:rFonts w:ascii="Times New Roman" w:hAnsi="Times New Roman" w:cs="Times New Roman"/>
        </w:rPr>
        <w:t xml:space="preserve">, S. van &amp; </w:t>
      </w:r>
      <w:proofErr w:type="spellStart"/>
      <w:r w:rsidRPr="00751024">
        <w:rPr>
          <w:rFonts w:ascii="Times New Roman" w:hAnsi="Times New Roman" w:cs="Times New Roman"/>
        </w:rPr>
        <w:t>Verburg</w:t>
      </w:r>
      <w:proofErr w:type="spellEnd"/>
      <w:r w:rsidRPr="00751024">
        <w:rPr>
          <w:rFonts w:ascii="Times New Roman" w:hAnsi="Times New Roman" w:cs="Times New Roman"/>
        </w:rPr>
        <w:t xml:space="preserve">, P. H. A Land System representation for global assessments and land-use modeling. </w:t>
      </w:r>
      <w:r w:rsidRPr="00751024">
        <w:rPr>
          <w:rFonts w:ascii="Times New Roman" w:hAnsi="Times New Roman" w:cs="Times New Roman"/>
          <w:i/>
          <w:iCs/>
        </w:rPr>
        <w:t>Global Change Biology</w:t>
      </w:r>
      <w:r w:rsidRPr="00751024">
        <w:rPr>
          <w:rFonts w:ascii="Times New Roman" w:hAnsi="Times New Roman" w:cs="Times New Roman"/>
        </w:rPr>
        <w:t xml:space="preserve"> </w:t>
      </w:r>
      <w:r w:rsidRPr="00751024">
        <w:rPr>
          <w:rFonts w:ascii="Times New Roman" w:hAnsi="Times New Roman" w:cs="Times New Roman"/>
          <w:b/>
          <w:bCs/>
        </w:rPr>
        <w:t>18</w:t>
      </w:r>
      <w:r w:rsidRPr="00751024">
        <w:rPr>
          <w:rFonts w:ascii="Times New Roman" w:hAnsi="Times New Roman" w:cs="Times New Roman"/>
        </w:rPr>
        <w:t>, 3125–3148 (2012).</w:t>
      </w:r>
    </w:p>
    <w:p w14:paraId="12DFAF54"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37.</w:t>
      </w:r>
      <w:r w:rsidRPr="00751024">
        <w:rPr>
          <w:rFonts w:ascii="Times New Roman" w:hAnsi="Times New Roman" w:cs="Times New Roman"/>
        </w:rPr>
        <w:tab/>
        <w:t xml:space="preserve">Hudson, L. N. </w:t>
      </w:r>
      <w:r w:rsidRPr="00751024">
        <w:rPr>
          <w:rFonts w:ascii="Times New Roman" w:hAnsi="Times New Roman" w:cs="Times New Roman"/>
          <w:i/>
          <w:iCs/>
        </w:rPr>
        <w:t>et al.</w:t>
      </w:r>
      <w:r w:rsidRPr="00751024">
        <w:rPr>
          <w:rFonts w:ascii="Times New Roman" w:hAnsi="Times New Roman" w:cs="Times New Roman"/>
        </w:rPr>
        <w:t xml:space="preserve"> The PREDICTS database: a global database of how local terrestrial biodiversity responds to human impacts. </w:t>
      </w:r>
      <w:r w:rsidRPr="00751024">
        <w:rPr>
          <w:rFonts w:ascii="Times New Roman" w:hAnsi="Times New Roman" w:cs="Times New Roman"/>
          <w:i/>
          <w:iCs/>
        </w:rPr>
        <w:t>Ecology and Evolution</w:t>
      </w:r>
      <w:r w:rsidRPr="00751024">
        <w:rPr>
          <w:rFonts w:ascii="Times New Roman" w:hAnsi="Times New Roman" w:cs="Times New Roman"/>
        </w:rPr>
        <w:t xml:space="preserve"> </w:t>
      </w:r>
      <w:r w:rsidRPr="00751024">
        <w:rPr>
          <w:rFonts w:ascii="Times New Roman" w:hAnsi="Times New Roman" w:cs="Times New Roman"/>
          <w:b/>
          <w:bCs/>
        </w:rPr>
        <w:t>4</w:t>
      </w:r>
      <w:r w:rsidRPr="00751024">
        <w:rPr>
          <w:rFonts w:ascii="Times New Roman" w:hAnsi="Times New Roman" w:cs="Times New Roman"/>
        </w:rPr>
        <w:t>, 4701–4735 (2014).</w:t>
      </w:r>
    </w:p>
    <w:p w14:paraId="2A55F233" w14:textId="77777777" w:rsidR="00751024" w:rsidRPr="00751024" w:rsidRDefault="00751024" w:rsidP="00751024">
      <w:pPr>
        <w:pStyle w:val="Bibliography"/>
        <w:rPr>
          <w:rFonts w:ascii="Times New Roman" w:hAnsi="Times New Roman" w:cs="Times New Roman"/>
        </w:rPr>
      </w:pPr>
      <w:r w:rsidRPr="00751024">
        <w:rPr>
          <w:rFonts w:ascii="Times New Roman" w:hAnsi="Times New Roman" w:cs="Times New Roman"/>
        </w:rPr>
        <w:t>38.</w:t>
      </w:r>
      <w:r w:rsidRPr="00751024">
        <w:rPr>
          <w:rFonts w:ascii="Times New Roman" w:hAnsi="Times New Roman" w:cs="Times New Roman"/>
        </w:rPr>
        <w:tab/>
        <w:t xml:space="preserve">Newbold, T. </w:t>
      </w:r>
      <w:r w:rsidRPr="00751024">
        <w:rPr>
          <w:rFonts w:ascii="Times New Roman" w:hAnsi="Times New Roman" w:cs="Times New Roman"/>
          <w:i/>
          <w:iCs/>
        </w:rPr>
        <w:t>et al.</w:t>
      </w:r>
      <w:r w:rsidRPr="00751024">
        <w:rPr>
          <w:rFonts w:ascii="Times New Roman" w:hAnsi="Times New Roman" w:cs="Times New Roman"/>
        </w:rPr>
        <w:t xml:space="preserve"> Global effects of land use on local terrestrial biodiversity. </w:t>
      </w:r>
      <w:r w:rsidRPr="00751024">
        <w:rPr>
          <w:rFonts w:ascii="Times New Roman" w:hAnsi="Times New Roman" w:cs="Times New Roman"/>
          <w:i/>
          <w:iCs/>
        </w:rPr>
        <w:t>Nature</w:t>
      </w:r>
      <w:r w:rsidRPr="00751024">
        <w:rPr>
          <w:rFonts w:ascii="Times New Roman" w:hAnsi="Times New Roman" w:cs="Times New Roman"/>
        </w:rPr>
        <w:t xml:space="preserve"> </w:t>
      </w:r>
      <w:r w:rsidRPr="00751024">
        <w:rPr>
          <w:rFonts w:ascii="Times New Roman" w:hAnsi="Times New Roman" w:cs="Times New Roman"/>
          <w:b/>
          <w:bCs/>
        </w:rPr>
        <w:t>520</w:t>
      </w:r>
      <w:r w:rsidRPr="00751024">
        <w:rPr>
          <w:rFonts w:ascii="Times New Roman" w:hAnsi="Times New Roman" w:cs="Times New Roman"/>
        </w:rPr>
        <w:t>, 45–50 (2015).</w:t>
      </w:r>
    </w:p>
    <w:p w14:paraId="640FEDAF" w14:textId="36BFA55D"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lastRenderedPageBreak/>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6"/>
      <w:commentRangeStart w:id="37"/>
      <w:r>
        <w:rPr>
          <w:rFonts w:ascii="Times New Roman" w:hAnsi="Times New Roman" w:cs="Times New Roman"/>
          <w:sz w:val="24"/>
          <w:szCs w:val="24"/>
        </w:rPr>
        <w:t>Figure 1: multi-panel individual scenario results</w:t>
      </w:r>
      <w:commentRangeEnd w:id="36"/>
      <w:r w:rsidR="00740E4C">
        <w:rPr>
          <w:rStyle w:val="CommentReference"/>
        </w:rPr>
        <w:commentReference w:id="36"/>
      </w:r>
      <w:commentRangeEnd w:id="37"/>
      <w:r w:rsidR="00916567">
        <w:rPr>
          <w:rStyle w:val="CommentReference"/>
        </w:rPr>
        <w:commentReference w:id="37"/>
      </w:r>
    </w:p>
    <w:p w14:paraId="61F1DE09" w14:textId="2D66EB3C" w:rsidR="00EE6396" w:rsidRDefault="00EE6396" w:rsidP="00BC1C25">
      <w:pPr>
        <w:spacing w:line="480" w:lineRule="auto"/>
        <w:rPr>
          <w:rFonts w:ascii="Times New Roman" w:hAnsi="Times New Roman" w:cs="Times New Roman"/>
          <w:sz w:val="24"/>
          <w:szCs w:val="24"/>
        </w:rPr>
      </w:pPr>
      <w:commentRangeStart w:id="38"/>
      <w:commentRangeStart w:id="39"/>
      <w:commentRangeStart w:id="40"/>
      <w:r w:rsidRPr="00EE6396">
        <w:rPr>
          <w:noProof/>
          <w:lang w:val="en-US"/>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72155"/>
                    </a:xfrm>
                    <a:prstGeom prst="rect">
                      <a:avLst/>
                    </a:prstGeom>
                  </pic:spPr>
                </pic:pic>
              </a:graphicData>
            </a:graphic>
          </wp:inline>
        </w:drawing>
      </w:r>
      <w:commentRangeEnd w:id="38"/>
      <w:r w:rsidR="00957547">
        <w:rPr>
          <w:rStyle w:val="CommentReference"/>
        </w:rPr>
        <w:commentReference w:id="38"/>
      </w:r>
      <w:commentRangeEnd w:id="39"/>
      <w:r w:rsidR="007778E4">
        <w:rPr>
          <w:rStyle w:val="CommentReference"/>
        </w:rPr>
        <w:commentReference w:id="39"/>
      </w:r>
      <w:commentRangeEnd w:id="40"/>
      <w:r w:rsidR="00245E80">
        <w:rPr>
          <w:rStyle w:val="CommentReference"/>
        </w:rPr>
        <w:commentReference w:id="40"/>
      </w:r>
    </w:p>
    <w:p w14:paraId="6FD9674F" w14:textId="77777777" w:rsidR="00936A22" w:rsidRDefault="00936A22">
      <w:r>
        <w:rPr>
          <w:i/>
          <w:iCs/>
        </w:rPr>
        <w:br w:type="page"/>
      </w:r>
    </w:p>
    <w:p w14:paraId="7A6474CF" w14:textId="0925020E"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r w:rsidR="00651FA5">
        <w:rPr>
          <w:i w:val="0"/>
          <w:iCs w:val="0"/>
          <w:color w:val="auto"/>
          <w:sz w:val="22"/>
          <w:szCs w:val="22"/>
        </w:rPr>
        <w:t>orange</w:t>
      </w:r>
      <w:r w:rsidRPr="004238A0">
        <w:rPr>
          <w:i w:val="0"/>
          <w:iCs w:val="0"/>
          <w:color w:val="auto"/>
          <w:sz w:val="22"/>
          <w:szCs w:val="22"/>
        </w:rPr>
        <w:t xml:space="preserve"> (</w:t>
      </w:r>
      <w:r w:rsidR="00651FA5">
        <w:rPr>
          <w:i w:val="0"/>
          <w:iCs w:val="0"/>
          <w:color w:val="auto"/>
          <w:sz w:val="22"/>
          <w:szCs w:val="22"/>
        </w:rPr>
        <w:t>one</w:t>
      </w:r>
      <w:r w:rsidRPr="004238A0">
        <w:rPr>
          <w:i w:val="0"/>
          <w:iCs w:val="0"/>
          <w:color w:val="auto"/>
          <w:sz w:val="22"/>
          <w:szCs w:val="22"/>
        </w:rPr>
        <w:t xml:space="preserve"> scenari</w:t>
      </w:r>
      <w:r w:rsidR="00651FA5">
        <w:rPr>
          <w:i w:val="0"/>
          <w:iCs w:val="0"/>
          <w:color w:val="auto"/>
          <w:sz w:val="22"/>
          <w:szCs w:val="22"/>
        </w:rPr>
        <w:t>o</w:t>
      </w:r>
      <w:r w:rsidRPr="004238A0">
        <w:rPr>
          <w:i w:val="0"/>
          <w:iCs w:val="0"/>
          <w:color w:val="auto"/>
          <w:sz w:val="22"/>
          <w:szCs w:val="22"/>
        </w:rPr>
        <w:t>) to dark blue (</w:t>
      </w:r>
      <w:r w:rsidR="00651FA5">
        <w:rPr>
          <w:i w:val="0"/>
          <w:iCs w:val="0"/>
          <w:noProof/>
          <w:color w:val="auto"/>
          <w:sz w:val="22"/>
          <w:szCs w:val="22"/>
        </w:rPr>
        <w:t>eight</w:t>
      </w:r>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41"/>
      <w:r>
        <w:rPr>
          <w:noProof/>
          <w:lang w:val="en-US"/>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22999" cy="2852247"/>
                    </a:xfrm>
                    <a:prstGeom prst="rect">
                      <a:avLst/>
                    </a:prstGeom>
                  </pic:spPr>
                </pic:pic>
              </a:graphicData>
            </a:graphic>
          </wp:inline>
        </w:drawing>
      </w:r>
      <w:commentRangeEnd w:id="41"/>
      <w:r w:rsidR="00651FA5">
        <w:rPr>
          <w:rStyle w:val="CommentReference"/>
        </w:rPr>
        <w:commentReference w:id="41"/>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commentRangeStart w:id="42"/>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lot.</w:t>
      </w:r>
      <w:commentRangeEnd w:id="42"/>
      <w:r w:rsidR="00BA0CD3">
        <w:rPr>
          <w:rStyle w:val="CommentReference"/>
        </w:rPr>
        <w:commentReference w:id="42"/>
      </w:r>
    </w:p>
    <w:p w14:paraId="2622AD52" w14:textId="5CBB2AEB" w:rsidR="00CE4CCB" w:rsidRDefault="00F81C32" w:rsidP="00BC1C25">
      <w:pPr>
        <w:spacing w:line="480" w:lineRule="auto"/>
        <w:rPr>
          <w:rFonts w:ascii="Times New Roman" w:hAnsi="Times New Roman" w:cs="Times New Roman"/>
          <w:sz w:val="24"/>
          <w:szCs w:val="24"/>
        </w:rPr>
      </w:pPr>
      <w:r w:rsidRPr="00F81C32">
        <w:rPr>
          <w:noProof/>
          <w:lang w:val="en-US"/>
        </w:rPr>
        <w:drawing>
          <wp:inline distT="0" distB="0" distL="0" distR="0" wp14:anchorId="7EBE749E" wp14:editId="52AB34A0">
            <wp:extent cx="6896306" cy="4352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21478" cy="4368813"/>
                    </a:xfrm>
                    <a:prstGeom prst="rect">
                      <a:avLst/>
                    </a:prstGeom>
                  </pic:spPr>
                </pic:pic>
              </a:graphicData>
            </a:graphic>
          </wp:inline>
        </w:drawing>
      </w:r>
    </w:p>
    <w:p w14:paraId="2D743B8E" w14:textId="0EB99DF2" w:rsidR="005D4502" w:rsidRDefault="006100EE" w:rsidP="00BC1C25">
      <w:pPr>
        <w:spacing w:line="480" w:lineRule="auto"/>
        <w:rPr>
          <w:rFonts w:ascii="Times New Roman" w:hAnsi="Times New Roman" w:cs="Times New Roman"/>
          <w:sz w:val="24"/>
          <w:szCs w:val="24"/>
        </w:rPr>
      </w:pP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074AE078"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w:t>
      </w:r>
      <w:r w:rsidR="00E47D07">
        <w:t>governance</w:t>
      </w:r>
      <w:r w:rsidR="00CD6D0F">
        <w:t xml:space="preserve">,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50A40C6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Our species</w:t>
      </w:r>
      <w:r w:rsidR="00EE6380">
        <w:rPr>
          <w:rFonts w:cs="Times New Roman"/>
          <w:lang w:val="en-CA"/>
        </w:rPr>
        <w:t xml:space="preserve"> list</w:t>
      </w:r>
      <w:r w:rsidRPr="00FC3DD7">
        <w:rPr>
          <w:rFonts w:cs="Times New Roman"/>
          <w:lang w:val="en-CA"/>
        </w:rPr>
        <w:t xml:space="preserve"> </w:t>
      </w:r>
      <w:r w:rsidR="00EE6380" w:rsidRPr="00EE6380">
        <w:rPr>
          <w:rFonts w:cs="Times New Roman"/>
          <w:lang w:val="en-CA"/>
        </w:rPr>
        <w:t>included all terrestrial vertebrate species from the</w:t>
      </w:r>
      <w:r w:rsidR="00EE6380" w:rsidRPr="00EE6380">
        <w:rPr>
          <w:rFonts w:cs="Times New Roman"/>
          <w:lang w:val="en-CA"/>
        </w:rPr>
        <w:t xml:space="preserve"> </w:t>
      </w:r>
      <w:r>
        <w:rPr>
          <w:rFonts w:cs="Times New Roman"/>
          <w:lang w:val="en-CA"/>
        </w:rPr>
        <w:t xml:space="preserve">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sidRPr="00FC3DD7">
        <w:rPr>
          <w:rFonts w:eastAsia="Times New Roman" w:cs="Times New Roman"/>
        </w:rPr>
        <w:fldChar w:fldCharType="begin" w:fldLock="1"/>
      </w:r>
      <w:r w:rsidR="00751024">
        <w:rPr>
          <w:rFonts w:eastAsia="Times New Roman" w:cs="Times New Roman"/>
        </w:rPr>
        <w:instrText xml:space="preserve"> ADDIN ZOTERO_ITEM CSL_CITATION {"citationID":"fvhVlD50","properties":{"formattedCitation":"\\super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51024" w:rsidRPr="00751024">
        <w:rPr>
          <w:rFonts w:cs="Times New Roman"/>
          <w:vertAlign w:val="superscript"/>
        </w:rPr>
        <w:t>5</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w:t>
      </w:r>
      <w:r w:rsidR="00D92D84">
        <w:rPr>
          <w:rFonts w:cs="Times New Roman"/>
          <w:lang w:val="en-CA"/>
        </w:rPr>
        <w:t xml:space="preserve">no </w:t>
      </w:r>
      <w:r w:rsidR="00D15430">
        <w:rPr>
          <w:rFonts w:cs="Times New Roman"/>
          <w:lang w:val="en-CA"/>
        </w:rPr>
        <w:t>analogous data are available for a low</w:t>
      </w:r>
      <w:r w:rsidR="00804A37">
        <w:rPr>
          <w:rFonts w:cs="Times New Roman"/>
          <w:lang w:val="en-CA"/>
        </w:rPr>
        <w:t>er</w:t>
      </w:r>
      <w:r w:rsidR="00D15430">
        <w:rPr>
          <w:rFonts w:cs="Times New Roman"/>
          <w:lang w:val="en-CA"/>
        </w:rPr>
        <w:t xml:space="preserve"> proportion of species in other taxonomic groups</w:t>
      </w:r>
      <w:r w:rsidR="003D1DC4">
        <w:rPr>
          <w:rFonts w:cs="Times New Roman"/>
          <w:lang w:val="en-CA"/>
        </w:rPr>
        <w:t xml:space="preserve"> such as insects</w:t>
      </w:r>
      <w:r w:rsidR="00BF6E2E">
        <w:rPr>
          <w:rFonts w:cs="Times New Roman"/>
          <w:lang w:val="en-CA"/>
        </w:rPr>
        <w:fldChar w:fldCharType="begin"/>
      </w:r>
      <w:r w:rsidR="00751024">
        <w:rPr>
          <w:rFonts w:cs="Times New Roman"/>
          <w:lang w:val="en-CA"/>
        </w:rPr>
        <w:instrText xml:space="preserve"> ADDIN ZOTERO_ITEM CSL_CITATION {"citationID":"OFiODys0","properties":{"formattedCitation":"\\super 30\\nosupersub{}","plainCitation":"30","noteIndex":0},"citationItems":[{"id":2723,"uris":["http://zotero.org/users/878981/items/T9WQJRQ6"],"uri":["http://zotero.org/users/878981/items/T9WQJRQ6"],"itemData":{"id":2723,"type":"article-journal","abstract":"Invertebrates are central to the functioning of ecosystems, yet they are underappreciated and understudied. Recent work has shown that they are suffering from rapid decline. Here we call for a greater focus on invertebrates and make recommendations for future investigation.","container-title":"Nature Communications","DOI":"10.1038/s41467-018-07916-1","ISSN":"2041-1723","issue":"1","language":"en","note":"number: 1\npublisher: Nature Publishing Group","page":"1-3","source":"www.nature.com","title":"Recognizing the quiet extinction of invertebrates","volume":"10","author":[{"family":"Eisenhauer","given":"Nico"},{"family":"Bonn","given":"Aletta"},{"family":"A. Guerra","given":"Carlos"}],"issued":{"date-parts":[["2019",1,3]]}}}],"schema":"https://github.com/citation-style-language/schema/raw/master/csl-citation.json"} </w:instrText>
      </w:r>
      <w:r w:rsidR="00BF6E2E">
        <w:rPr>
          <w:rFonts w:cs="Times New Roman"/>
          <w:lang w:val="en-CA"/>
        </w:rPr>
        <w:fldChar w:fldCharType="separate"/>
      </w:r>
      <w:r w:rsidR="00751024" w:rsidRPr="00751024">
        <w:rPr>
          <w:rFonts w:cs="Times New Roman"/>
          <w:vertAlign w:val="superscript"/>
        </w:rPr>
        <w:t>30</w:t>
      </w:r>
      <w:r w:rsidR="00BF6E2E">
        <w:rPr>
          <w:rFonts w:cs="Times New Roman"/>
          <w:lang w:val="en-CA"/>
        </w:rPr>
        <w:fldChar w:fldCharType="end"/>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504302">
        <w:rPr>
          <w:rFonts w:eastAsia="Times New Roman" w:cs="Times New Roman"/>
        </w:rPr>
        <w:instrText xml:space="preserve"> ADDIN ZOTERO_ITEM CSL_CITATION {"citationID":"OmQfgKGi","properties":{"formattedCitation":"\\super 5\\nosupersub{}","plainCitation":"5","noteIndex":0},"citationItems":[{"id":"phbxqM8B/VEVHkc7d","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3D7E97" w:rsidRPr="003D7E97">
        <w:rPr>
          <w:rFonts w:cs="Times New Roman"/>
          <w:vertAlign w:val="superscript"/>
        </w:rPr>
        <w:t>5</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504302">
        <w:rPr>
          <w:rFonts w:cs="Times New Roman"/>
        </w:rPr>
        <w:instrText xml:space="preserve"> ADDIN ZOTERO_ITEM CSL_CITATION {"citationID":"8eKvKTVX","properties":{"formattedCitation":"\\super 10\\nosupersub{}","plainCitation":"10","noteIndex":0},"citationItems":[{"id":"phbxqM8B/v7bCaE6c","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0932FF" w:rsidRPr="000932FF">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51024">
        <w:rPr>
          <w:rFonts w:cs="Times New Roman"/>
        </w:rPr>
        <w:instrText xml:space="preserve"> ADDIN ZOTERO_ITEM CSL_CITATION {"citationID":"DxwUXTE0","properties":{"formattedCitation":"\\super 31\\nosupersub{}","plainCitation":"31","noteIndex":0},"citationItems":[{"id":"phbxqM8B/VnA2uvgB","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51024" w:rsidRPr="00751024">
        <w:rPr>
          <w:rFonts w:cs="Times New Roman"/>
          <w:vertAlign w:val="superscript"/>
        </w:rPr>
        <w:t>31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43" w:name="_Hlk7000483"/>
      <w:r>
        <w:rPr>
          <w:rFonts w:cs="Times New Roman"/>
          <w:lang w:val="en-CA"/>
        </w:rPr>
        <w:t>, thus only focusing on stationary periods of the life cycle of migratory species</w:t>
      </w:r>
      <w:bookmarkEnd w:id="43"/>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51C3F51E"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Following standard procedures for cleaning the protected area dataset</w:t>
      </w:r>
      <w:r w:rsidR="00897E1D">
        <w:rPr>
          <w:rFonts w:cs="Times New Roman"/>
          <w:lang w:val="en-CA"/>
        </w:rPr>
        <w:fldChar w:fldCharType="begin"/>
      </w:r>
      <w:r w:rsidR="00751024">
        <w:rPr>
          <w:rFonts w:cs="Times New Roman"/>
          <w:lang w:val="en-CA"/>
        </w:rPr>
        <w:instrText xml:space="preserve"> ADDIN ZOTERO_ITEM CSL_CITATION {"citationID":"Y3WTEABm","properties":{"formattedCitation":"\\super 32,33\\nosupersub{}","plainCitation":"32,33","noteIndex":0},"citationItems":[{"id":1022,"uris":["http://zotero.org/users/878981/items/XKKKTZ3F"],"uri":["ht</w:instrText>
      </w:r>
      <w:r w:rsidR="00751024">
        <w:rPr>
          <w:rFonts w:cs="Times New Roman" w:hint="eastAsia"/>
          <w:lang w:val="en-CA"/>
        </w:rPr>
        <w:instrText xml:space="preserve">tp://zotero.org/users/878981/items/XKKKTZ3F"],"itemData":{"id":1022,"type":"article-journal","abstract":"Governments have committed to conserving </w:instrText>
      </w:r>
      <w:r w:rsidR="00751024">
        <w:rPr>
          <w:rFonts w:cs="Times New Roman" w:hint="eastAsia"/>
          <w:lang w:val="en-CA"/>
        </w:rPr>
        <w:instrText>≥</w:instrText>
      </w:r>
      <w:r w:rsidR="00751024">
        <w:rPr>
          <w:rFonts w:cs="Times New Roman" w:hint="eastAsia"/>
          <w:lang w:val="en-CA"/>
        </w:rPr>
        <w:instrText xml:space="preserve">17% of terrestrial and </w:instrText>
      </w:r>
      <w:r w:rsidR="00751024">
        <w:rPr>
          <w:rFonts w:cs="Times New Roman" w:hint="eastAsia"/>
          <w:lang w:val="en-CA"/>
        </w:rPr>
        <w:instrText>≥</w:instrText>
      </w:r>
      <w:r w:rsidR="00751024">
        <w:rPr>
          <w:rFonts w:cs="Times New Roman" w:hint="eastAsia"/>
          <w:lang w:val="en-CA"/>
        </w:rPr>
        <w:instrText xml:space="preserve">10% of marine environments globally, especially </w:instrText>
      </w:r>
      <w:r w:rsidR="00751024">
        <w:rPr>
          <w:rFonts w:cs="Times New Roman" w:hint="eastAsia"/>
          <w:lang w:val="en-CA"/>
        </w:rPr>
        <w:instrText>“</w:instrText>
      </w:r>
      <w:r w:rsidR="00751024">
        <w:rPr>
          <w:rFonts w:cs="Times New Roman" w:hint="eastAsia"/>
          <w:lang w:val="en-CA"/>
        </w:rPr>
        <w:instrText xml:space="preserve">areas of particular importance for </w:instrText>
      </w:r>
      <w:r w:rsidR="00751024">
        <w:rPr>
          <w:rFonts w:cs="Times New Roman"/>
          <w:lang w:val="en-CA"/>
        </w:rPr>
        <w:instrText>biodiversity” through “ecologically representative” Protected Area (PA) systems or other “area-based conservation measures”, while individual countries have committed to conserve 3–50% of their land area. We estimate that PAs currently cover 14.6% of terrestrial and 2.8% of marine extent, but 59–68% of ecoregions, 77–78% of important sites for biodiversity, and 57% of 25,380 species have inadequate coverage. The existing 19.7 million km2 terrestrial PA network needs only 3.3 million km2 to be added to achieve 17% terrestrial coverage. However, it would require nearly doubling to achieve, cost-efficiently, coverage targets for all countries, ecoregions, important sites, and species. Poorer countries have the largest relative shortfalls. Such extensive and rapid expansion of formal PAs is unlikely to be achievable. Greater focus is therefore needed on alternative approaches, including community- and privately managed sites and other effective area-based conservation measures.","container-title":"Conservation Letters","DOI":"10.1111/conl.12158","ISSN":"1755-263X","issue":"5","language":"en","page":"329-337","source":"Wiley Online Library","title":"Shortfalls and Solutions for Meeting National and Global Conservation Area Targets","volume":"8","author":[{"family":"Butchart","given":"Stuart H. M."},{"family":"Clarke","given":"Martin"},{"family":"Smith","given":"Robert J."},{"family":"Sykes","given":"Rachel E."},{"family":"Scharlemann","given":"Jörn P. W."},{"family":"Harfoot","given":"Mike"},{"family":"Buchana</w:instrText>
      </w:r>
      <w:r w:rsidR="00751024">
        <w:rPr>
          <w:rFonts w:cs="Times New Roman" w:hint="eastAsia"/>
          <w:lang w:val="en-CA"/>
        </w:rPr>
        <w:instrText>n","given":"Graeme M."},{"family":"Angulo","given":"Ariadne"},{"family":"Balmford","given":"Andrew"},{"family":"Bertzky","given":"Bastian"},{"family":"Brooks","given":"Thomas M."},{"family":"Carpenter","given":"Kent E."},{"family":"Comeros</w:instrText>
      </w:r>
      <w:r w:rsidR="00751024">
        <w:rPr>
          <w:rFonts w:cs="Times New Roman" w:hint="eastAsia"/>
          <w:lang w:val="en-CA"/>
        </w:rPr>
        <w:instrText>‐</w:instrText>
      </w:r>
      <w:r w:rsidR="00751024">
        <w:rPr>
          <w:rFonts w:cs="Times New Roman" w:hint="eastAsia"/>
          <w:lang w:val="en-CA"/>
        </w:rPr>
        <w:instrText>Raynal","given"</w:instrText>
      </w:r>
      <w:r w:rsidR="00751024">
        <w:rPr>
          <w:rFonts w:cs="Times New Roman"/>
          <w:lang w:val="en-CA"/>
        </w:rPr>
        <w:instrText>:"Mia T."},{"family":"Cornell","given":"John"},{"family":"Ficetola","given":"G. Francesco"},{"family":"Fishpool","given":"Lincoln D. C."},{"family":"Fuller","given":"Richard A."},{"family":"Geldmann","given":"Jonas"},{"family":"Harwell","given":"Heather"}</w:instrText>
      </w:r>
      <w:r w:rsidR="00751024">
        <w:rPr>
          <w:rFonts w:cs="Times New Roman" w:hint="eastAsia"/>
          <w:lang w:val="en-CA"/>
        </w:rPr>
        <w:instrText>,{"family":"Hilton</w:instrText>
      </w:r>
      <w:r w:rsidR="00751024">
        <w:rPr>
          <w:rFonts w:cs="Times New Roman" w:hint="eastAsia"/>
          <w:lang w:val="en-CA"/>
        </w:rPr>
        <w:instrText>‐</w:instrText>
      </w:r>
      <w:r w:rsidR="00751024">
        <w:rPr>
          <w:rFonts w:cs="Times New Roman" w:hint="eastAsia"/>
          <w:lang w:val="en-CA"/>
        </w:rPr>
        <w:instrText>Taylor","given":"Craig"},{"family":"Hoffmann","given":"Michael"},{"family":"Joolia","given":"Ackbar"},{"family":"Joppa","given":"Lucas"},{"family":"Kingston","given":"Naomi"},{"family":"May","given":"Ian"},{"family":"Milam","given":"Amy</w:instrText>
      </w:r>
      <w:r w:rsidR="00751024">
        <w:rPr>
          <w:rFonts w:cs="Times New Roman"/>
          <w:lang w:val="en-CA"/>
        </w:rPr>
        <w:instrText xml:space="preserve">"},{"family":"Polidoro","given":"Beth"},{"family":"Ralph","given":"Gina"},{"family":"Richman","given":"Nadia"},{"family":"Rondinini","given":"Carlo"},{"family":"Segan","given":"Daniel B."},{"family":"Skolnik","given":"Benjamin"},{"family":"Spalding","given":"Mark D."},{"family":"Stuart","given":"Simon N."},{"family":"Symes","given":"Andy"},{"family":"Taylor","given":"Joseph"},{"family":"Visconti","given":"Piero"},{"family":"Watson","given":"James E. M."},{"family":"Wood","given":"Louisa"},{"family":"Burgess","given":"Neil D."}],"issued":{"date-parts":[["2015"]]}}},{"id":2731,"uris":["http://zotero.org/users/878981/items/AEP6D364"],"uri":["http://zotero.org/users/878981/items/AEP6D364"],"itemData":{"id":2731,"type":"webpage","abstract":"Protected Planet is the online interface for the\n    World Database on Protected Areas (WDPA), and the most comprehensive\n    global database on terrestrial and marine protected areas.","container-title":"Protected Planet","note":"source: www.protectedplanet.net","title":"Calculating protected area coverage","URL":"https://www.protectedplanet.net/c/calculating-protected-area-coverage","author":[{"family":"Planet","given":"Protected"}],"accessed":{"date-parts":[["2020",5,12]]}}}],"schema":"https://github.com/citation-style-language/schema/raw/master/csl-citation.json"} </w:instrText>
      </w:r>
      <w:r w:rsidR="00897E1D">
        <w:rPr>
          <w:rFonts w:cs="Times New Roman"/>
          <w:lang w:val="en-CA"/>
        </w:rPr>
        <w:fldChar w:fldCharType="separate"/>
      </w:r>
      <w:r w:rsidR="00751024" w:rsidRPr="00751024">
        <w:rPr>
          <w:rFonts w:cs="Times New Roman"/>
          <w:vertAlign w:val="superscript"/>
        </w:rPr>
        <w:t>32,33</w:t>
      </w:r>
      <w:r w:rsidR="00897E1D">
        <w:rPr>
          <w:rFonts w:cs="Times New Roman"/>
          <w:lang w:val="en-CA"/>
        </w:rPr>
        <w:fldChar w:fldCharType="end"/>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fldChar w:fldCharType="begin"/>
      </w:r>
      <w:r w:rsidR="00751024">
        <w:rPr>
          <w:rFonts w:cs="Times New Roman"/>
          <w:lang w:val="en-CA"/>
        </w:rPr>
        <w:instrText xml:space="preserve"> ADDIN ZOTERO_ITEM CSL_CITATION {"citationID":"sZb95Gs3","properties":{"formattedCitation":"\\super 34\\nosupersub{}","plainCitation":"34","noteIndex":0},"citationItems":[{"id":952,"uris":["http://zotero.org/users/878981/items/LMZRMJZV"],"uri":["http://zotero.org/users/878981/items/LMZRMJZV"],"itemData":{"id":952,"type":"article-journal","container-title":"Biological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51024" w:rsidRPr="00751024">
        <w:rPr>
          <w:rFonts w:cs="Times New Roman"/>
          <w:vertAlign w:val="superscript"/>
        </w:rPr>
        <w:t>34</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4CA28381" w:rsidR="00D31BD2" w:rsidRDefault="00FF1DA8"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Governance</w:t>
      </w:r>
      <w:r w:rsidR="00C27504">
        <w:rPr>
          <w:rFonts w:ascii="Times New Roman" w:hAnsi="Times New Roman" w:cs="Times New Roman"/>
          <w:i/>
          <w:iCs/>
          <w:sz w:val="24"/>
          <w:szCs w:val="24"/>
        </w:rPr>
        <w:t xml:space="preserve"> </w:t>
      </w:r>
      <w:r w:rsidR="00EC2045">
        <w:rPr>
          <w:rFonts w:ascii="Times New Roman" w:hAnsi="Times New Roman" w:cs="Times New Roman"/>
          <w:i/>
          <w:iCs/>
          <w:sz w:val="24"/>
          <w:szCs w:val="24"/>
        </w:rPr>
        <w:t>risk</w:t>
      </w:r>
    </w:p>
    <w:p w14:paraId="2117FD9E" w14:textId="4BE4A1C0" w:rsidR="00E03E70" w:rsidRPr="00F27EC2" w:rsidRDefault="00572583" w:rsidP="00BC1C25">
      <w:pPr>
        <w:spacing w:line="480" w:lineRule="auto"/>
        <w:rPr>
          <w:rFonts w:ascii="Times New Roman" w:hAnsi="Times New Roman" w:cs="Times New Roman"/>
          <w:sz w:val="24"/>
          <w:szCs w:val="24"/>
        </w:rPr>
      </w:pPr>
      <w:r>
        <w:rPr>
          <w:rFonts w:ascii="Times New Roman" w:hAnsi="Times New Roman" w:cs="Times New Roman"/>
          <w:sz w:val="24"/>
          <w:szCs w:val="24"/>
        </w:rPr>
        <w:t>Conservation r</w:t>
      </w:r>
      <w:r w:rsidRPr="005F71A7">
        <w:rPr>
          <w:rFonts w:ascii="Times New Roman" w:hAnsi="Times New Roman" w:cs="Times New Roman"/>
          <w:sz w:val="24"/>
          <w:szCs w:val="24"/>
        </w:rPr>
        <w:t xml:space="preserve">isk </w:t>
      </w:r>
      <w:r>
        <w:rPr>
          <w:rFonts w:ascii="Times New Roman" w:hAnsi="Times New Roman" w:cs="Times New Roman"/>
          <w:sz w:val="24"/>
          <w:szCs w:val="24"/>
        </w:rPr>
        <w:t xml:space="preserve">due to governance </w:t>
      </w:r>
      <w:r w:rsidRPr="005F71A7">
        <w:rPr>
          <w:rFonts w:ascii="Times New Roman" w:hAnsi="Times New Roman" w:cs="Times New Roman"/>
          <w:sz w:val="24"/>
          <w:szCs w:val="24"/>
        </w:rPr>
        <w:t>can affect the outcome</w:t>
      </w:r>
      <w:r>
        <w:rPr>
          <w:rFonts w:ascii="Times New Roman" w:hAnsi="Times New Roman" w:cs="Times New Roman"/>
          <w:sz w:val="24"/>
          <w:szCs w:val="24"/>
        </w:rPr>
        <w:t>s</w:t>
      </w:r>
      <w:r w:rsidRPr="005F71A7">
        <w:rPr>
          <w:rFonts w:ascii="Times New Roman" w:hAnsi="Times New Roman" w:cs="Times New Roman"/>
          <w:sz w:val="24"/>
          <w:szCs w:val="24"/>
        </w:rPr>
        <w:t xml:space="preserve"> of strategies, and </w:t>
      </w:r>
      <w:r>
        <w:rPr>
          <w:rFonts w:ascii="Times New Roman" w:hAnsi="Times New Roman" w:cs="Times New Roman"/>
          <w:sz w:val="24"/>
          <w:szCs w:val="24"/>
        </w:rPr>
        <w:t>effective</w:t>
      </w:r>
      <w:r w:rsidRPr="005F71A7">
        <w:rPr>
          <w:rFonts w:ascii="Times New Roman" w:hAnsi="Times New Roman" w:cs="Times New Roman"/>
          <w:sz w:val="24"/>
          <w:szCs w:val="24"/>
        </w:rPr>
        <w:t xml:space="preserve"> governance can promote the resilience of conservation in the face of sociopolitical </w:t>
      </w:r>
      <w:r>
        <w:rPr>
          <w:rFonts w:ascii="Times New Roman" w:hAnsi="Times New Roman" w:cs="Times New Roman"/>
          <w:sz w:val="24"/>
          <w:szCs w:val="24"/>
        </w:rPr>
        <w:t xml:space="preserve">and economic </w:t>
      </w:r>
      <w:r w:rsidRPr="005F71A7">
        <w:rPr>
          <w:rFonts w:ascii="Times New Roman" w:hAnsi="Times New Roman" w:cs="Times New Roman"/>
          <w:sz w:val="24"/>
          <w:szCs w:val="24"/>
        </w:rPr>
        <w:t xml:space="preserve">shocks.  We used worldwide governance indicators from </w:t>
      </w:r>
      <w:r>
        <w:rPr>
          <w:rFonts w:ascii="Times New Roman" w:hAnsi="Times New Roman" w:cs="Times New Roman"/>
          <w:sz w:val="24"/>
          <w:szCs w:val="24"/>
        </w:rPr>
        <w:t xml:space="preserve">the </w:t>
      </w:r>
      <w:r w:rsidRPr="005F71A7">
        <w:rPr>
          <w:rFonts w:ascii="Times New Roman" w:hAnsi="Times New Roman" w:cs="Times New Roman"/>
          <w:sz w:val="24"/>
          <w:szCs w:val="24"/>
        </w:rPr>
        <w:t>World Bank</w:t>
      </w:r>
      <w:r w:rsidR="005D2C12">
        <w:rPr>
          <w:rFonts w:ascii="Times New Roman" w:hAnsi="Times New Roman" w:cs="Times New Roman"/>
          <w:sz w:val="24"/>
          <w:szCs w:val="24"/>
        </w:rPr>
        <w:fldChar w:fldCharType="begin"/>
      </w:r>
      <w:r w:rsidR="00ED0D9E">
        <w:rPr>
          <w:rFonts w:ascii="Times New Roman" w:hAnsi="Times New Roman" w:cs="Times New Roman"/>
          <w:sz w:val="24"/>
          <w:szCs w:val="24"/>
        </w:rPr>
        <w:instrText xml:space="preserve"> ADDIN ZOTERO_ITEM CSL_CITATION {"citationID":"2wrggOty","properties":{"formattedCitation":"\\super 16\\nosupersub{}","plainCitation":"16","noteIndex":0},"citationItems":[{"id":2736,"uris":["http://zotero.org/users/878981/items/GVAE9FL5"],"uri":["http://zotero.org/users/878981/items/GVAE9FL5"],"itemData":{"id":2736,"type":"article-journal","abstract":"This paper summarizes the methodology of the Worldwide Governance Indicators (WGI) project, and related analytical issues. The WGI has covered over two hundred countries and territories, measuring six dimensions of governance starting in 1996: Voice and Accountability, Political Stability and Absence of Violence/Terrorism, Government Effectiveness, Regulatory Quality, Rule of Law, and Control of Corruption. The aggregate indicators are based on several hundred individual underlying variables, taken from a wide variety of existing data sources. The data reflect the views on governance of survey respondents and public, private, and NGO sector experts worldwide. We also explicitly report margins of error accompanying each country estimate. These reflect the inherent difficulties in measuring governance using any kind of data. We find that even after taking margins of error into account, the WGI permit meaningful cross-country and over-time comparisons. The aggregate indicators, together with the disaggregated underlying source data, are available at &lt;www.govindicators.org&gt;.","container-title":"Hague Journal on the Rule of Law","DOI":"10.1017/S1876404511200046","ISSN":"1876-4053, 1876-4045","issue":"2","language":"en","note":"publisher: Cambridge University Press","page":"220-246","source":"Cambridge Core","title":"The Worldwide Governance Indicators: Methodology and Analytical Issues1","title-short":"The Worldwide Governance Indicators","volume":"3","author":[{"family":"Kaufmann","given":"Daniel"},{"family":"Kraay","given":"Aart"},{"family":"Mastruzzi","given":"Massimo"}],"issued":{"date-parts":[["2011",9]]}}}],"schema":"https://github.com/citation-style-language/schema/raw/master/csl-citation.json"} </w:instrText>
      </w:r>
      <w:r w:rsidR="005D2C12">
        <w:rPr>
          <w:rFonts w:ascii="Times New Roman" w:hAnsi="Times New Roman" w:cs="Times New Roman"/>
          <w:sz w:val="24"/>
          <w:szCs w:val="24"/>
        </w:rPr>
        <w:fldChar w:fldCharType="separate"/>
      </w:r>
      <w:r w:rsidR="00ED0D9E" w:rsidRPr="00ED0D9E">
        <w:rPr>
          <w:rFonts w:ascii="Times New Roman" w:hAnsi="Times New Roman" w:cs="Times New Roman"/>
          <w:sz w:val="24"/>
          <w:szCs w:val="24"/>
          <w:vertAlign w:val="superscript"/>
        </w:rPr>
        <w:t>16</w:t>
      </w:r>
      <w:r w:rsidR="005D2C12">
        <w:rPr>
          <w:rFonts w:ascii="Times New Roman" w:hAnsi="Times New Roman" w:cs="Times New Roman"/>
          <w:sz w:val="24"/>
          <w:szCs w:val="24"/>
        </w:rPr>
        <w:fldChar w:fldCharType="end"/>
      </w:r>
      <w:r w:rsidR="005D2C12">
        <w:rPr>
          <w:rFonts w:ascii="Times New Roman" w:hAnsi="Times New Roman" w:cs="Times New Roman"/>
          <w:sz w:val="24"/>
          <w:szCs w:val="24"/>
        </w:rPr>
        <w:t xml:space="preserve"> </w:t>
      </w:r>
      <w:r w:rsidRPr="005F71A7">
        <w:rPr>
          <w:rFonts w:ascii="Times New Roman" w:hAnsi="Times New Roman" w:cs="Times New Roman"/>
          <w:sz w:val="24"/>
          <w:szCs w:val="24"/>
        </w:rPr>
        <w:t xml:space="preserve"> </w:t>
      </w:r>
      <w:r>
        <w:rPr>
          <w:rFonts w:ascii="Times New Roman" w:hAnsi="Times New Roman" w:cs="Times New Roman"/>
          <w:sz w:val="24"/>
          <w:szCs w:val="24"/>
        </w:rPr>
        <w:t xml:space="preserve">to capture these </w:t>
      </w:r>
      <w:r w:rsidR="00F272E0">
        <w:rPr>
          <w:rFonts w:ascii="Times New Roman" w:hAnsi="Times New Roman" w:cs="Times New Roman"/>
          <w:sz w:val="24"/>
          <w:szCs w:val="24"/>
        </w:rPr>
        <w:lastRenderedPageBreak/>
        <w:t>pressures</w:t>
      </w:r>
      <w:r>
        <w:rPr>
          <w:rFonts w:ascii="Times New Roman" w:hAnsi="Times New Roman" w:cs="Times New Roman"/>
          <w:sz w:val="24"/>
          <w:szCs w:val="24"/>
        </w:rPr>
        <w:t>. The indicators include</w:t>
      </w:r>
      <w:r w:rsidRPr="005F71A7">
        <w:rPr>
          <w:rFonts w:ascii="Times New Roman" w:hAnsi="Times New Roman" w:cs="Times New Roman"/>
          <w:sz w:val="24"/>
          <w:szCs w:val="24"/>
        </w:rPr>
        <w:t xml:space="preserve"> six scaled measures: voice and accountability; political stability and absence of violence; government effectiveness; regulatory quality; rule of law; and control of corruption</w:t>
      </w:r>
      <w:r>
        <w:rPr>
          <w:rFonts w:ascii="Times New Roman" w:hAnsi="Times New Roman" w:cs="Times New Roman"/>
          <w:sz w:val="24"/>
          <w:szCs w:val="24"/>
        </w:rPr>
        <w:t xml:space="preserve"> (see Table S</w:t>
      </w:r>
      <w:r w:rsidR="002F6D7C">
        <w:rPr>
          <w:rFonts w:ascii="Times New Roman" w:hAnsi="Times New Roman" w:cs="Times New Roman"/>
          <w:sz w:val="24"/>
          <w:szCs w:val="24"/>
        </w:rPr>
        <w:t>4</w:t>
      </w:r>
      <w:r>
        <w:rPr>
          <w:rFonts w:ascii="Times New Roman" w:hAnsi="Times New Roman" w:cs="Times New Roman"/>
          <w:sz w:val="24"/>
          <w:szCs w:val="24"/>
        </w:rPr>
        <w:t xml:space="preserve"> for definitions)</w:t>
      </w:r>
      <w:r w:rsidRPr="005F71A7">
        <w:rPr>
          <w:rFonts w:ascii="Times New Roman" w:hAnsi="Times New Roman" w:cs="Times New Roman"/>
          <w:sz w:val="24"/>
          <w:szCs w:val="24"/>
        </w:rPr>
        <w:t>.</w:t>
      </w:r>
      <w:r>
        <w:rPr>
          <w:rFonts w:ascii="Times New Roman" w:hAnsi="Times New Roman" w:cs="Times New Roman"/>
          <w:sz w:val="24"/>
          <w:szCs w:val="24"/>
        </w:rPr>
        <w:t xml:space="preserve"> </w:t>
      </w:r>
      <w:r w:rsidRPr="005F71A7">
        <w:rPr>
          <w:rFonts w:ascii="Times New Roman" w:hAnsi="Times New Roman" w:cs="Times New Roman"/>
          <w:sz w:val="24"/>
          <w:szCs w:val="24"/>
        </w:rPr>
        <w:t xml:space="preserve">We </w:t>
      </w:r>
      <w:r>
        <w:rPr>
          <w:rFonts w:ascii="Times New Roman" w:hAnsi="Times New Roman" w:cs="Times New Roman"/>
          <w:sz w:val="24"/>
          <w:szCs w:val="24"/>
        </w:rPr>
        <w:t>chose these indicators because</w:t>
      </w:r>
      <w:r w:rsidRPr="005F71A7">
        <w:rPr>
          <w:rFonts w:ascii="Times New Roman" w:hAnsi="Times New Roman" w:cs="Times New Roman"/>
          <w:sz w:val="24"/>
          <w:szCs w:val="24"/>
        </w:rPr>
        <w:t xml:space="preserve"> evidence suggests that protected area effectiveness</w:t>
      </w:r>
      <w:r w:rsidR="00BB33D0">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{"citationID":"qt1hbDrp","properties":{"formattedCitation":"\\super 35\\nosupersub{}","plainCitation":"35","noteIndex":0},"citationItems":[{"id":2733,"uris":["http://zotero.org/users/878981/items/PGC3HQEK"],"uri":["http://zotero.org/users/878981/items/PGC3HQEK"],"itemData":{"id":2733,"type":"article-journal","abstract":"Ensuring that protected areas (PAs) maintain the biodiversity within their boundaries is fundamental in achieving global conservation goals. Despite this objective, wildlife abundance changes in PAs are patchily documented and poorly understood. Here, we use linear mixed effect models to explore correlates of population change in 1,902 populations of birds and mammals from 447 PAs globally. On an average, we find PAs are maintaining populations of monitored birds and mammals within their boundaries. Wildlife population trends are more positive in PAs located in countries with higher development scores, and for larger-bodied species. These results suggest that active management can consistently overcome disadvantages of lower reproductive rates and more severe threats experienced by larger species of birds and mammals. The link between wildlife trends and national development shows that the social and economic conditions supporting PAs are critical for the successful maintenance of their wildlife populations.","container-title":"Nature Communications","DOI":"10.1038/ncomms12747","ISSN":"2041-1723","issue":"1","language":"en","note":"number: 1\npublisher: Nature Publishing Group","page":"12747","source":"www.nature.com","title":"Wildlife population trends in protected areas predicted by national socio-economic metrics and body size","volume":"7","author":[{"family":"Barnes","given":"Megan D."},{"family":"Craigie","given":"Ian D."},{"family":"Harrison","given":"Luke B."},{"family":"Geldmann","given":"Jonas"},{"family":"Collen","given":"Ben"},{"family":"Whitmee","given":"Sarah"},{"family":"Balmford","given":"Andrew"},{"family":"Burgess","given":"Neil D."},{"family":"Brooks","given":"Thomas"},{"family":"Hockings","given":"Marc"},{"family":"Woodley","given":"Stephen"}],"issued":{"date-parts":[["2016",9,1]]}}}],"schema":"https://github.com/citation-style-language/schema/raw/master/csl-citation.json"} </w:instrText>
      </w:r>
      <w:r w:rsidR="00BB33D0">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35</w:t>
      </w:r>
      <w:r w:rsidR="00BB33D0">
        <w:rPr>
          <w:rFonts w:ascii="Times New Roman" w:hAnsi="Times New Roman" w:cs="Times New Roman"/>
          <w:sz w:val="24"/>
          <w:szCs w:val="24"/>
        </w:rPr>
        <w:fldChar w:fldCharType="end"/>
      </w:r>
      <w:r w:rsidR="0058799E">
        <w:rPr>
          <w:rFonts w:ascii="Times New Roman" w:hAnsi="Times New Roman" w:cs="Times New Roman"/>
          <w:sz w:val="24"/>
          <w:szCs w:val="24"/>
        </w:rPr>
        <w:t xml:space="preserve"> </w:t>
      </w:r>
      <w:r w:rsidRPr="005F71A7">
        <w:rPr>
          <w:rFonts w:ascii="Times New Roman" w:hAnsi="Times New Roman" w:cs="Times New Roman"/>
          <w:sz w:val="24"/>
          <w:szCs w:val="24"/>
        </w:rPr>
        <w:t>and state investment and efforts for biodiversity conservation</w:t>
      </w:r>
      <w:r w:rsidR="00B67F5F">
        <w:rPr>
          <w:rFonts w:ascii="Times New Roman" w:hAnsi="Times New Roman" w:cs="Times New Roman"/>
          <w:sz w:val="24"/>
          <w:szCs w:val="24"/>
        </w:rPr>
        <w:fldChar w:fldCharType="begin"/>
      </w:r>
      <w:r w:rsidR="00D15C6C">
        <w:rPr>
          <w:rFonts w:ascii="Times New Roman" w:hAnsi="Times New Roman" w:cs="Times New Roman"/>
          <w:sz w:val="24"/>
          <w:szCs w:val="24"/>
        </w:rPr>
        <w:instrText xml:space="preserve"> ADDIN ZOTERO_ITEM CSL_CITATION {"citationID":"37DDtIiq","properties":{"formattedCitation":"\\super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B67F5F">
        <w:rPr>
          <w:rFonts w:ascii="Times New Roman" w:hAnsi="Times New Roman" w:cs="Times New Roman"/>
          <w:sz w:val="24"/>
          <w:szCs w:val="24"/>
        </w:rPr>
        <w:fldChar w:fldCharType="separate"/>
      </w:r>
      <w:r w:rsidR="00D15C6C" w:rsidRPr="00D15C6C">
        <w:rPr>
          <w:rFonts w:ascii="Times New Roman" w:hAnsi="Times New Roman" w:cs="Times New Roman"/>
          <w:sz w:val="24"/>
          <w:szCs w:val="24"/>
          <w:vertAlign w:val="superscript"/>
        </w:rPr>
        <w:t>4</w:t>
      </w:r>
      <w:r w:rsidR="00B67F5F">
        <w:rPr>
          <w:rFonts w:ascii="Times New Roman" w:hAnsi="Times New Roman" w:cs="Times New Roman"/>
          <w:sz w:val="24"/>
          <w:szCs w:val="24"/>
        </w:rPr>
        <w:fldChar w:fldCharType="end"/>
      </w:r>
      <w:r w:rsidRPr="005F71A7">
        <w:rPr>
          <w:rFonts w:ascii="Times New Roman" w:hAnsi="Times New Roman" w:cs="Times New Roman"/>
          <w:sz w:val="24"/>
          <w:szCs w:val="24"/>
        </w:rPr>
        <w:t xml:space="preserve"> are reliably predicted by </w:t>
      </w:r>
      <w:r>
        <w:rPr>
          <w:rFonts w:ascii="Times New Roman" w:hAnsi="Times New Roman" w:cs="Times New Roman"/>
          <w:sz w:val="24"/>
          <w:szCs w:val="24"/>
        </w:rPr>
        <w:t>them</w:t>
      </w:r>
      <w:r w:rsidRPr="005F71A7">
        <w:rPr>
          <w:rFonts w:ascii="Times New Roman" w:hAnsi="Times New Roman" w:cs="Times New Roman"/>
          <w:sz w:val="24"/>
          <w:szCs w:val="24"/>
        </w:rPr>
        <w:t>.  For each country, we used a mean of annual averages of all six measures</w:t>
      </w:r>
      <w:r w:rsidR="003816C9">
        <w:fldChar w:fldCharType="begin"/>
      </w:r>
      <w:r w:rsidR="00D15C6C">
        <w:instrText xml:space="preserve"> ADDIN ZOTERO_ITEM CSL_CITATION {"citationID":"Jhf5nZLh","properties":{"formattedCitation":"\\super 4\\nosupersub{}","plainCitation":"4","noteIndex":0},"citationItems":[{"id":958,"uris":["http://zotero.org/users/878981/items/PM9X8KPM"],"uri":["http://zotero.org/users/878981/items/PM9X8KPM"],"itemData":{"id":958,"type":"article-journal","container-title":"Environmental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816C9">
        <w:fldChar w:fldCharType="separate"/>
      </w:r>
      <w:r w:rsidR="00D15C6C" w:rsidRPr="00D15C6C">
        <w:rPr>
          <w:rFonts w:ascii="Times New Roman" w:hAnsi="Times New Roman" w:cs="Times New Roman"/>
          <w:sz w:val="24"/>
          <w:szCs w:val="24"/>
          <w:vertAlign w:val="superscript"/>
        </w:rPr>
        <w:t>4</w:t>
      </w:r>
      <w:r w:rsidR="003816C9">
        <w:fldChar w:fldCharType="end"/>
      </w:r>
      <w:r w:rsidR="003816C9">
        <w:t xml:space="preserve"> (Figure S1)</w:t>
      </w:r>
      <w:r w:rsidRPr="005F71A7">
        <w:rPr>
          <w:rFonts w:ascii="Times New Roman" w:hAnsi="Times New Roman" w:cs="Times New Roman"/>
          <w:sz w:val="24"/>
          <w:szCs w:val="24"/>
        </w:rPr>
        <w:t>.</w:t>
      </w:r>
      <w:r w:rsidR="003816C9" w:rsidRPr="00F27EC2">
        <w:rPr>
          <w:rFonts w:ascii="Times New Roman" w:hAnsi="Times New Roman" w:cs="Times New Roman"/>
          <w:sz w:val="24"/>
          <w:szCs w:val="24"/>
        </w:rPr>
        <w:t xml:space="preserve"> </w:t>
      </w:r>
    </w:p>
    <w:p w14:paraId="53675E2F" w14:textId="2028B723"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EC2045">
        <w:rPr>
          <w:rFonts w:ascii="Times New Roman" w:hAnsi="Times New Roman" w:cs="Times New Roman"/>
          <w:i/>
          <w:iCs/>
          <w:sz w:val="24"/>
          <w:szCs w:val="24"/>
        </w:rPr>
        <w:t>risk</w:t>
      </w:r>
    </w:p>
    <w:p w14:paraId="32A25EC2" w14:textId="29E1F6E4" w:rsidR="00F27EC2" w:rsidRPr="00F27EC2" w:rsidRDefault="00552632" w:rsidP="003C7C50">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{"citationID":"yQIp018o","properties":{"formattedCitation":"\\super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{"citationID":"fELINR94","properties":{"formattedCitation":"\\super 36\\nosupersub{}","plainCitation":"36","noteIndex":0},"citationItems":[{"id":944,"uris":["http://zotero.org/users/878981/items/M7N9GLJK"],"uri":["http://zotero.org/users/878981/items/M7N9GLJK"],"itemData":{"id":944,"type":"article-journal","abstract":"Current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36</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resolution, but makes use of the most recent land-cover and land-use datasets and has a finer resolution of 1</w:t>
      </w:r>
      <w:r w:rsidR="00EC2045">
        <w:rPr>
          <w:rFonts w:ascii="Times New Roman" w:hAnsi="Times New Roman" w:cs="Times New Roman"/>
          <w:sz w:val="24"/>
          <w:szCs w:val="24"/>
        </w:rPr>
        <w:t xml:space="preserve"> </w:t>
      </w:r>
      <w:r w:rsidR="009C5925">
        <w:rPr>
          <w:rFonts w:ascii="Times New Roman" w:hAnsi="Times New Roman" w:cs="Times New Roman"/>
          <w:sz w:val="24"/>
          <w:szCs w:val="24"/>
        </w:rPr>
        <w:t>km</w:t>
      </w:r>
      <w:r w:rsidR="009C5925" w:rsidRPr="00836F4C">
        <w:rPr>
          <w:rFonts w:ascii="Times New Roman" w:hAnsi="Times New Roman" w:cs="Times New Roman"/>
          <w:sz w:val="24"/>
          <w:szCs w:val="24"/>
          <w:vertAlign w:val="superscript"/>
        </w:rPr>
        <w:t>2</w:t>
      </w:r>
      <w:r w:rsidR="009C5925">
        <w:rPr>
          <w:rFonts w:ascii="Times New Roman" w:hAnsi="Times New Roman" w:cs="Times New Roman"/>
          <w:sz w:val="24"/>
          <w:szCs w:val="24"/>
        </w:rPr>
        <w:t xml:space="preserve">.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927170">
        <w:rPr>
          <w:rFonts w:ascii="Times New Roman" w:hAnsi="Times New Roman" w:cs="Times New Roman"/>
          <w:sz w:val="24"/>
          <w:szCs w:val="24"/>
        </w:rPr>
        <w:instrText xml:space="preserve"> ADDIN ZOTERO_ITEM CSL_CITATION {"citationID":"oDhXaXAz","properties":{"formattedCitation":"\\super 17\\nosupersub{}","plainCitation":"17","noteIndex":0},"citationItems":[{"id":945,"uris":["http://zotero.org/users/878981/items/FH46N624"],"uri":["http://zotero.org/users/878981/items/FH46N624"],"itemData":{"id":945,"type":"article-journal","abstract":"The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927170" w:rsidRPr="00927170">
        <w:rPr>
          <w:rFonts w:ascii="Times New Roman" w:hAnsi="Times New Roman" w:cs="Times New Roman"/>
          <w:sz w:val="24"/>
          <w:szCs w:val="24"/>
          <w:vertAlign w:val="superscript"/>
        </w:rPr>
        <w:t>17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{"citationID":"sfChOwLU","properties":{"formattedCitation":"\\super 37\\nosupersub{}","plainCitation":"37","noteIndex":0},"citationItems":[{"id":1156,"uris":["http://zotero.org/users/878981/items/W34RX56P"],"uri":["http://zotero.org/users/878981/items/W34RX56P"],"itemData":{"id":1156,"type":"article-journal","container-title":"Ecology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37</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{"citationID":"S8o5ym4e","properties":{"formattedCitation":"\\super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{"citationID":"1kLoSQ9O","properties":{"formattedCitation":"\\super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51024">
        <w:rPr>
          <w:rFonts w:ascii="Times New Roman" w:hAnsi="Times New Roman" w:cs="Times New Roman"/>
          <w:sz w:val="24"/>
          <w:szCs w:val="24"/>
        </w:rPr>
        <w:instrText xml:space="preserve"> ADDIN ZOTERO_ITEM CSL_CITATION {"citationID":"icwme02W","properties":{"formattedCitation":"\\super 38\\nosupersub{}","plainCitation":"38","noteIndex":0},"citationItems":[{"id":943,"uris":["http://zotero.org/users/878981/items/3U9VHLJ8"],"uri":["http://zotero.org/users/878981/items/3U9VHLJ8"],"itemData":{"id":943,"type":"article-journal","abstract":"Analysis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51024" w:rsidRPr="00751024">
        <w:rPr>
          <w:rFonts w:ascii="Times New Roman" w:hAnsi="Times New Roman" w:cs="Times New Roman"/>
          <w:sz w:val="24"/>
          <w:szCs w:val="24"/>
          <w:vertAlign w:val="superscript"/>
        </w:rPr>
        <w:t>38</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 xml:space="preserve">of the land-use </w:t>
      </w:r>
      <w:r w:rsidR="0031074F">
        <w:rPr>
          <w:rFonts w:ascii="Times New Roman" w:hAnsi="Times New Roman" w:cs="Times New Roman"/>
          <w:sz w:val="24"/>
          <w:szCs w:val="24"/>
        </w:rPr>
        <w:t>pressure</w:t>
      </w:r>
      <w:r w:rsidR="003C7C50">
        <w:rPr>
          <w:rFonts w:ascii="Times New Roman" w:hAnsi="Times New Roman" w:cs="Times New Roman"/>
          <w:sz w:val="24"/>
          <w:szCs w:val="24"/>
        </w:rPr>
        <w:t xml:space="preserve"> (</w:t>
      </w:r>
      <w:r w:rsidR="00F27EC2">
        <w:rPr>
          <w:rFonts w:ascii="Times New Roman" w:hAnsi="Times New Roman" w:cs="Times New Roman"/>
          <w:sz w:val="24"/>
          <w:szCs w:val="24"/>
        </w:rPr>
        <w:t>Figure S2</w:t>
      </w:r>
      <w:r w:rsidR="003C7C50">
        <w:rPr>
          <w:rFonts w:ascii="Times New Roman" w:hAnsi="Times New Roman" w:cs="Times New Roman"/>
          <w:sz w:val="24"/>
          <w:szCs w:val="24"/>
        </w:rPr>
        <w:t>).</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48F7C3BA"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EC2045">
        <w:rPr>
          <w:rFonts w:ascii="Times New Roman" w:hAnsi="Times New Roman" w:cs="Times New Roman"/>
          <w:i/>
          <w:iCs/>
          <w:sz w:val="24"/>
          <w:szCs w:val="24"/>
        </w:rPr>
        <w:t xml:space="preserve">risk </w:t>
      </w:r>
      <w:r w:rsidR="00196B9C">
        <w:rPr>
          <w:rFonts w:ascii="Times New Roman" w:hAnsi="Times New Roman" w:cs="Times New Roman"/>
          <w:i/>
          <w:iCs/>
          <w:sz w:val="24"/>
          <w:szCs w:val="24"/>
        </w:rPr>
        <w:t>(text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lastRenderedPageBreak/>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w:t>
      </w:r>
      <w:r w:rsidRPr="00B6009D">
        <w:rPr>
          <w:rFonts w:ascii="Times New Roman" w:hAnsi="Times New Roman" w:cs="Times New Roman"/>
          <w:sz w:val="24"/>
          <w:szCs w:val="24"/>
        </w:rPr>
        <w:lastRenderedPageBreak/>
        <w:t xml:space="preserve">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331186D1"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Multi-objective optimization of </w:t>
      </w:r>
      <w:r w:rsidR="00E070B1">
        <w:rPr>
          <w:rFonts w:ascii="Times New Roman" w:hAnsi="Times New Roman" w:cs="Times New Roman"/>
          <w:i/>
          <w:iCs/>
          <w:sz w:val="24"/>
          <w:szCs w:val="24"/>
        </w:rPr>
        <w:t>pressure</w:t>
      </w:r>
      <w:r>
        <w:rPr>
          <w:rFonts w:ascii="Times New Roman" w:hAnsi="Times New Roman" w:cs="Times New Roman"/>
          <w:i/>
          <w:iCs/>
          <w:sz w:val="24"/>
          <w:szCs w:val="24"/>
        </w:rPr>
        <w:t xml:space="preserve">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0691B0C8"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fldChar w:fldCharType="begin"/>
      </w:r>
      <w:r w:rsidR="002C54D0">
        <w:rPr>
          <w:rFonts w:ascii="Times New Roman" w:hAnsi="Times New Roman" w:cs="Times New Roman"/>
          <w:sz w:val="24"/>
          <w:szCs w:val="24"/>
        </w:rPr>
        <w:instrText xml:space="preserve"> ADDIN ZOTERO_ITEM CSL_CITATION {"citationID":"pFHLATxU","properties":{"formattedCitation":"\\super 21\\nosupersub{}","plainCitation":"21","noteIndex":0},"citationItems":[{"id":265,"uris":["http://zotero.org/users/878981/items/4PNTRNFR"],"uri":["http://zotero.org/users/878981/items/4PNTRNFR"],"itemData":{"id":265,"type":"article-journal","abstract":"The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2C54D0" w:rsidRPr="002C54D0">
        <w:rPr>
          <w:rFonts w:ascii="Times New Roman" w:hAnsi="Times New Roman" w:cs="Times New Roman"/>
          <w:sz w:val="24"/>
          <w:szCs w:val="24"/>
          <w:vertAlign w:val="superscript"/>
        </w:rPr>
        <w:t>21</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 xml:space="preserve">we </w:t>
      </w:r>
      <w:r w:rsidR="00EC2045">
        <w:rPr>
          <w:rFonts w:ascii="Times New Roman" w:hAnsi="Times New Roman" w:cs="Times New Roman"/>
          <w:sz w:val="24"/>
          <w:szCs w:val="24"/>
        </w:rPr>
        <w:t xml:space="preserve">expanded </w:t>
      </w:r>
      <w:r w:rsidR="00972CF8">
        <w:rPr>
          <w:rFonts w:ascii="Times New Roman" w:hAnsi="Times New Roman" w:cs="Times New Roman"/>
          <w:sz w:val="24"/>
          <w:szCs w:val="24"/>
        </w:rPr>
        <w:t>the formulation to include multiple objectives in the problem formulation. We use</w:t>
      </w:r>
      <w:r w:rsidR="00EC2045">
        <w:rPr>
          <w:rFonts w:ascii="Times New Roman" w:hAnsi="Times New Roman" w:cs="Times New Roman"/>
          <w:sz w:val="24"/>
          <w:szCs w:val="24"/>
        </w:rPr>
        <w:t>d</w:t>
      </w:r>
      <w:r w:rsidR="00972CF8">
        <w:rPr>
          <w:rFonts w:ascii="Times New Roman" w:hAnsi="Times New Roman" w:cs="Times New Roman"/>
          <w:sz w:val="24"/>
          <w:szCs w:val="24"/>
        </w:rPr>
        <w:t xml:space="preserv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xml:space="preserve">) </w:t>
      </w:r>
      <w:r w:rsidR="00E47D07">
        <w:rPr>
          <w:rFonts w:ascii="Times New Roman" w:hAnsi="Times New Roman" w:cs="Times New Roman"/>
          <w:sz w:val="24"/>
          <w:szCs w:val="24"/>
        </w:rPr>
        <w:t>governance</w:t>
      </w:r>
      <w:r w:rsidR="009D6876">
        <w:rPr>
          <w:rFonts w:ascii="Times New Roman" w:hAnsi="Times New Roman" w:cs="Times New Roman"/>
          <w:sz w:val="24"/>
          <w:szCs w:val="24"/>
        </w:rPr>
        <w:t xml:space="preserve"> </w:t>
      </w:r>
      <w:r w:rsidR="00EC2045">
        <w:rPr>
          <w:rFonts w:ascii="Times New Roman" w:hAnsi="Times New Roman" w:cs="Times New Roman"/>
          <w:sz w:val="24"/>
          <w:szCs w:val="24"/>
        </w:rPr>
        <w:t>risk</w:t>
      </w:r>
      <w:r w:rsidR="009D6876">
        <w:rPr>
          <w:rFonts w:ascii="Times New Roman" w:hAnsi="Times New Roman" w:cs="Times New Roman"/>
          <w:sz w:val="24"/>
          <w:szCs w:val="24"/>
        </w:rPr>
        <w:t>, ii) land</w:t>
      </w:r>
      <w:r w:rsidR="00141E2A">
        <w:rPr>
          <w:rFonts w:ascii="Times New Roman" w:hAnsi="Times New Roman" w:cs="Times New Roman"/>
          <w:sz w:val="24"/>
          <w:szCs w:val="24"/>
        </w:rPr>
        <w:t>-</w:t>
      </w:r>
      <w:r w:rsidR="00D36015">
        <w:rPr>
          <w:rFonts w:ascii="Times New Roman" w:hAnsi="Times New Roman" w:cs="Times New Roman"/>
          <w:sz w:val="24"/>
          <w:szCs w:val="24"/>
        </w:rPr>
        <w:t xml:space="preserve">use </w:t>
      </w:r>
      <w:r w:rsidR="00EC2045">
        <w:rPr>
          <w:rFonts w:ascii="Times New Roman" w:hAnsi="Times New Roman" w:cs="Times New Roman"/>
          <w:sz w:val="24"/>
          <w:szCs w:val="24"/>
        </w:rPr>
        <w:t>risk</w:t>
      </w:r>
      <w:r w:rsidR="00D36015">
        <w:rPr>
          <w:rFonts w:ascii="Times New Roman" w:hAnsi="Times New Roman" w:cs="Times New Roman"/>
          <w:sz w:val="24"/>
          <w:szCs w:val="24"/>
        </w:rPr>
        <w:t xml:space="preserve">, and iii) climate </w:t>
      </w:r>
      <w:r w:rsidR="00EC2045">
        <w:rPr>
          <w:rFonts w:ascii="Times New Roman" w:hAnsi="Times New Roman" w:cs="Times New Roman"/>
          <w:sz w:val="24"/>
          <w:szCs w:val="24"/>
        </w:rPr>
        <w:t>risk</w:t>
      </w:r>
      <w:r w:rsidR="00D36015">
        <w:rPr>
          <w:rFonts w:ascii="Times New Roman" w:hAnsi="Times New Roman" w:cs="Times New Roman"/>
          <w:sz w:val="24"/>
          <w:szCs w:val="24"/>
        </w:rPr>
        <w:t>.</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B915C9">
        <w:rPr>
          <w:rFonts w:ascii="Times New Roman" w:hAnsi="Times New Roman" w:cs="Times New Roman"/>
          <w:sz w:val="24"/>
          <w:szCs w:val="24"/>
        </w:rPr>
        <w:t>scenarios,</w:t>
      </w:r>
      <w:r w:rsidR="001C3406">
        <w:rPr>
          <w:rFonts w:ascii="Times New Roman" w:hAnsi="Times New Roman" w:cs="Times New Roman"/>
          <w:sz w:val="24"/>
          <w:szCs w:val="24"/>
        </w:rPr>
        <w:t xml:space="preserve"> we calculated solutions for each unique objective combination (</w:t>
      </w:r>
      <w:r w:rsidR="008C03CB">
        <w:rPr>
          <w:rFonts w:ascii="Times New Roman" w:hAnsi="Times New Roman" w:cs="Times New Roman"/>
          <w:sz w:val="24"/>
          <w:szCs w:val="24"/>
        </w:rPr>
        <w:t xml:space="preserve">n = </w:t>
      </w:r>
      <w:r w:rsidR="00933910">
        <w:rPr>
          <w:rFonts w:ascii="Times New Roman" w:hAnsi="Times New Roman" w:cs="Times New Roman"/>
          <w:sz w:val="24"/>
          <w:szCs w:val="24"/>
        </w:rPr>
        <w:t>15</w:t>
      </w:r>
      <w:r w:rsidR="001C3406">
        <w:rPr>
          <w:rFonts w:ascii="Times New Roman" w:hAnsi="Times New Roman" w:cs="Times New Roman"/>
          <w:sz w:val="24"/>
          <w:szCs w:val="24"/>
        </w:rPr>
        <w:t xml:space="preserve">),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44"/>
      <w:commentRangeEnd w:id="44"/>
      <w:r>
        <w:rPr>
          <w:rStyle w:val="CommentReference"/>
        </w:rPr>
        <w:commentReference w:id="44"/>
      </w:r>
    </w:p>
    <w:p w14:paraId="06D8DE4A" w14:textId="08A19308"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lastRenderedPageBreak/>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45"/>
      <w:commentRangeStart w:id="46"/>
      <w:commentRangeStart w:id="47"/>
      <w:commentRangeStart w:id="48"/>
      <w:r w:rsidR="00354042">
        <w:rPr>
          <w:rFonts w:ascii="Times New Roman" w:hAnsi="Times New Roman" w:cs="Times New Roman"/>
          <w:sz w:val="24"/>
          <w:szCs w:val="24"/>
        </w:rPr>
        <w:t>The target for each feature was set to 30% of their range</w:t>
      </w:r>
      <w:commentRangeEnd w:id="45"/>
      <w:del w:id="49"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46"/>
      <w:commentRangeEnd w:id="47"/>
      <w:commentRangeEnd w:id="48"/>
      <w:ins w:id="50" w:author="richard" w:date="2020-02-01T10:29:00Z">
        <w:r w:rsidR="00364F67">
          <w:commentReference w:id="45"/>
        </w:r>
        <w:r w:rsidR="00B85EB7">
          <w:rPr>
            <w:rStyle w:val="CommentReference"/>
          </w:rPr>
          <w:commentReference w:id="46"/>
        </w:r>
      </w:ins>
      <w:r w:rsidR="00534F33">
        <w:rPr>
          <w:rStyle w:val="CommentReference"/>
        </w:rPr>
        <w:commentReference w:id="47"/>
      </w:r>
      <w:r w:rsidR="00EC2045">
        <w:rPr>
          <w:rStyle w:val="CommentReference"/>
        </w:rPr>
        <w:commentReference w:id="48"/>
      </w:r>
      <w:ins w:id="51"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t>
      </w:r>
      <w:r w:rsidR="003A5826">
        <w:rPr>
          <w:rFonts w:ascii="Times New Roman" w:hAnsi="Times New Roman" w:cs="Times New Roman"/>
          <w:sz w:val="24"/>
          <w:szCs w:val="24"/>
        </w:rPr>
        <w:t xml:space="preserve">As the </w:t>
      </w:r>
      <w:r w:rsidR="007B1A0F">
        <w:rPr>
          <w:rFonts w:ascii="Times New Roman" w:hAnsi="Times New Roman" w:cs="Times New Roman"/>
          <w:sz w:val="24"/>
          <w:szCs w:val="24"/>
        </w:rPr>
        <w:t xml:space="preserve">order of the hierarchy </w:t>
      </w:r>
      <w:r w:rsidR="003A5826">
        <w:rPr>
          <w:rFonts w:ascii="Times New Roman" w:hAnsi="Times New Roman" w:cs="Times New Roman"/>
          <w:sz w:val="24"/>
          <w:szCs w:val="24"/>
        </w:rPr>
        <w:t xml:space="preserve">can </w:t>
      </w:r>
      <w:r w:rsidR="008D65C0">
        <w:rPr>
          <w:rFonts w:ascii="Times New Roman" w:hAnsi="Times New Roman" w:cs="Times New Roman"/>
          <w:sz w:val="24"/>
          <w:szCs w:val="24"/>
        </w:rPr>
        <w:t>influence the results</w:t>
      </w:r>
      <w:r w:rsidR="007B1A0F">
        <w:rPr>
          <w:rFonts w:ascii="Times New Roman" w:hAnsi="Times New Roman" w:cs="Times New Roman"/>
          <w:sz w:val="24"/>
          <w:szCs w:val="24"/>
        </w:rPr>
        <w:t xml:space="preserve">, </w:t>
      </w:r>
      <w:r w:rsidR="003A5826">
        <w:rPr>
          <w:rFonts w:ascii="Times New Roman" w:hAnsi="Times New Roman" w:cs="Times New Roman"/>
          <w:sz w:val="24"/>
          <w:szCs w:val="24"/>
        </w:rPr>
        <w:t>we ran all possible combinations and orders of the three risk factors for a total of 15 scenarios</w:t>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7EC34E37" w:rsidR="002A1C67" w:rsidRDefault="002A1C67" w:rsidP="00BC1C25">
      <w:pPr>
        <w:spacing w:after="0" w:line="480" w:lineRule="auto"/>
        <w:rPr>
          <w:ins w:id="52" w:author="Viv Mcshane" w:date="2020-06-29T12:05:00Z"/>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59C96E2" w14:textId="2CE5D11F" w:rsidR="00C50C77" w:rsidRDefault="00C50C77" w:rsidP="00BC1C25">
      <w:pPr>
        <w:spacing w:after="0" w:line="480" w:lineRule="auto"/>
        <w:rPr>
          <w:ins w:id="53" w:author="Viv Mcshane" w:date="2020-06-29T12:05:00Z"/>
          <w:rFonts w:ascii="Times New Roman" w:hAnsi="Times New Roman" w:cs="Times New Roman"/>
          <w:b/>
          <w:bCs/>
          <w:sz w:val="24"/>
          <w:szCs w:val="24"/>
        </w:rPr>
      </w:pPr>
    </w:p>
    <w:p w14:paraId="67B6FE07" w14:textId="0CDAE6D1" w:rsidR="00C50C77" w:rsidRDefault="00C50C77" w:rsidP="00BC1C25">
      <w:pPr>
        <w:spacing w:after="0" w:line="480" w:lineRule="auto"/>
        <w:rPr>
          <w:ins w:id="54" w:author="Viv Mcshane" w:date="2020-06-29T12:05:00Z"/>
          <w:rFonts w:ascii="Times New Roman" w:hAnsi="Times New Roman" w:cs="Times New Roman"/>
        </w:rPr>
      </w:pPr>
      <w:ins w:id="55" w:author="Viv Mcshane" w:date="2020-06-29T12:06:00Z">
        <w:r>
          <w:rPr>
            <w:rFonts w:ascii="Times New Roman" w:hAnsi="Times New Roman" w:cs="Times New Roman"/>
          </w:rPr>
          <w:t>V. Tulloch was supported by a Postdoctoral Research Grant from Environment and Climate Change Canada.</w:t>
        </w:r>
      </w:ins>
    </w:p>
    <w:p w14:paraId="2D65A0FC" w14:textId="77777777" w:rsidR="00C50C77" w:rsidRPr="00C50C77" w:rsidRDefault="00C50C77" w:rsidP="00BC1C25">
      <w:pPr>
        <w:spacing w:after="0" w:line="480" w:lineRule="auto"/>
        <w:rPr>
          <w:rFonts w:ascii="Times New Roman" w:hAnsi="Times New Roman" w:cs="Times New Roman"/>
          <w:rPrChange w:id="56" w:author="Viv Mcshane" w:date="2020-06-29T12:05:00Z">
            <w:rPr>
              <w:rFonts w:ascii="Times New Roman" w:hAnsi="Times New Roman" w:cs="Times New Roman"/>
              <w:b/>
              <w:bCs/>
              <w:sz w:val="24"/>
              <w:szCs w:val="24"/>
            </w:rPr>
          </w:rPrChange>
        </w:rPr>
      </w:pP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2CC65F3" w14:textId="4ED8B8F4" w:rsidR="00A30DEB" w:rsidRPr="00595BDD" w:rsidRDefault="00A30DEB" w:rsidP="00A70CCC">
      <w:pPr>
        <w:spacing w:line="48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Table S1. </w:t>
      </w:r>
      <w:r w:rsidR="00595BDD">
        <w:rPr>
          <w:rFonts w:ascii="Times New Roman" w:hAnsi="Times New Roman" w:cs="Times New Roman"/>
          <w:sz w:val="24"/>
          <w:szCs w:val="24"/>
        </w:rPr>
        <w:t>List of scenarios generated. The risk factor order represents the order risk factors were included in the hierarchical prioritization. (</w:t>
      </w:r>
      <w:r w:rsidR="00595BDD" w:rsidRPr="00595BDD">
        <w:rPr>
          <w:rFonts w:ascii="Times New Roman" w:hAnsi="Times New Roman" w:cs="Times New Roman"/>
          <w:sz w:val="24"/>
          <w:szCs w:val="24"/>
        </w:rPr>
        <w:t>G = governance, L = land use, C = Climate)</w:t>
      </w:r>
      <w:r w:rsidR="00595BDD">
        <w:rPr>
          <w:rFonts w:ascii="Times New Roman" w:hAnsi="Times New Roman" w:cs="Times New Roman"/>
          <w:sz w:val="24"/>
          <w:szCs w:val="24"/>
        </w:rPr>
        <w:t>.</w:t>
      </w:r>
    </w:p>
    <w:tbl>
      <w:tblPr>
        <w:tblStyle w:val="GridTable4-Accent6"/>
        <w:tblW w:w="3681" w:type="dxa"/>
        <w:tblLook w:val="04A0" w:firstRow="1" w:lastRow="0" w:firstColumn="1" w:lastColumn="0" w:noHBand="0" w:noVBand="1"/>
      </w:tblPr>
      <w:tblGrid>
        <w:gridCol w:w="1129"/>
        <w:gridCol w:w="2552"/>
      </w:tblGrid>
      <w:tr w:rsidR="00A30DEB" w:rsidRPr="00A30DEB" w14:paraId="0E77F13B" w14:textId="77777777" w:rsidTr="005B46A9">
        <w:trPr>
          <w:cnfStyle w:val="100000000000" w:firstRow="1" w:lastRow="0" w:firstColumn="0" w:lastColumn="0" w:oddVBand="0" w:evenVBand="0" w:oddHBand="0"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hideMark/>
          </w:tcPr>
          <w:p w14:paraId="68615FB1" w14:textId="77777777" w:rsidR="00A30DEB" w:rsidRPr="00A30DEB" w:rsidRDefault="00A30DEB" w:rsidP="00A30DEB">
            <w:pP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Scenario</w:t>
            </w:r>
          </w:p>
        </w:tc>
        <w:tc>
          <w:tcPr>
            <w:tcW w:w="2552" w:type="dxa"/>
            <w:noWrap/>
            <w:hideMark/>
          </w:tcPr>
          <w:p w14:paraId="7AA10634" w14:textId="3E9DF7ED" w:rsidR="00A30DEB" w:rsidRPr="00A30DEB" w:rsidRDefault="00A30DEB" w:rsidP="00A30D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Risk factor</w:t>
            </w:r>
            <w:r w:rsidR="00595BDD" w:rsidRPr="00AF349B">
              <w:rPr>
                <w:rFonts w:ascii="Times New Roman" w:eastAsia="Times New Roman" w:hAnsi="Times New Roman" w:cs="Times New Roman"/>
                <w:color w:val="000000"/>
                <w:sz w:val="24"/>
                <w:szCs w:val="24"/>
                <w:lang w:eastAsia="en-CA"/>
              </w:rPr>
              <w:t>s</w:t>
            </w:r>
            <w:r w:rsidRPr="00A30DEB">
              <w:rPr>
                <w:rFonts w:ascii="Times New Roman" w:eastAsia="Times New Roman" w:hAnsi="Times New Roman" w:cs="Times New Roman"/>
                <w:color w:val="000000"/>
                <w:sz w:val="24"/>
                <w:szCs w:val="24"/>
                <w:lang w:eastAsia="en-CA"/>
              </w:rPr>
              <w:t xml:space="preserve"> included </w:t>
            </w:r>
          </w:p>
        </w:tc>
      </w:tr>
      <w:tr w:rsidR="00A30DEB" w:rsidRPr="00A30DEB" w14:paraId="4A27C78F"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A6E0D1F"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baseline</w:t>
            </w:r>
          </w:p>
        </w:tc>
        <w:tc>
          <w:tcPr>
            <w:tcW w:w="2552" w:type="dxa"/>
            <w:noWrap/>
            <w:hideMark/>
          </w:tcPr>
          <w:p w14:paraId="5AFA29F0"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w:t>
            </w:r>
          </w:p>
        </w:tc>
      </w:tr>
      <w:tr w:rsidR="00A30DEB" w:rsidRPr="00A30DEB" w14:paraId="2EAF9143"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31F9DF3"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w:t>
            </w:r>
          </w:p>
        </w:tc>
        <w:tc>
          <w:tcPr>
            <w:tcW w:w="2552" w:type="dxa"/>
            <w:noWrap/>
            <w:hideMark/>
          </w:tcPr>
          <w:p w14:paraId="1EFB6DCA"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w:t>
            </w:r>
          </w:p>
        </w:tc>
      </w:tr>
      <w:tr w:rsidR="00A30DEB" w:rsidRPr="00A30DEB" w14:paraId="57807346"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06477A1"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2</w:t>
            </w:r>
          </w:p>
        </w:tc>
        <w:tc>
          <w:tcPr>
            <w:tcW w:w="2552" w:type="dxa"/>
            <w:noWrap/>
            <w:hideMark/>
          </w:tcPr>
          <w:p w14:paraId="494E2F7C"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w:t>
            </w:r>
          </w:p>
        </w:tc>
      </w:tr>
      <w:tr w:rsidR="00A30DEB" w:rsidRPr="00A30DEB" w14:paraId="202105A5"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5D32C5A"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3</w:t>
            </w:r>
          </w:p>
        </w:tc>
        <w:tc>
          <w:tcPr>
            <w:tcW w:w="2552" w:type="dxa"/>
            <w:noWrap/>
            <w:hideMark/>
          </w:tcPr>
          <w:p w14:paraId="4159766D"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w:t>
            </w:r>
          </w:p>
        </w:tc>
      </w:tr>
      <w:tr w:rsidR="00A30DEB" w:rsidRPr="00A30DEB" w14:paraId="45A169B3"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DE260D0"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4</w:t>
            </w:r>
          </w:p>
        </w:tc>
        <w:tc>
          <w:tcPr>
            <w:tcW w:w="2552" w:type="dxa"/>
            <w:noWrap/>
            <w:hideMark/>
          </w:tcPr>
          <w:p w14:paraId="60A8C52E"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L</w:t>
            </w:r>
          </w:p>
        </w:tc>
      </w:tr>
      <w:tr w:rsidR="00A30DEB" w:rsidRPr="00A30DEB" w14:paraId="64BA481E"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5C60D8C2"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5</w:t>
            </w:r>
          </w:p>
        </w:tc>
        <w:tc>
          <w:tcPr>
            <w:tcW w:w="2552" w:type="dxa"/>
            <w:noWrap/>
            <w:hideMark/>
          </w:tcPr>
          <w:p w14:paraId="0A68776D"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G</w:t>
            </w:r>
          </w:p>
        </w:tc>
      </w:tr>
      <w:tr w:rsidR="00A30DEB" w:rsidRPr="00A30DEB" w14:paraId="04C152ED"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596D9797"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6</w:t>
            </w:r>
          </w:p>
        </w:tc>
        <w:tc>
          <w:tcPr>
            <w:tcW w:w="2552" w:type="dxa"/>
            <w:noWrap/>
            <w:hideMark/>
          </w:tcPr>
          <w:p w14:paraId="5C5D5CE3"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C</w:t>
            </w:r>
          </w:p>
        </w:tc>
      </w:tr>
      <w:tr w:rsidR="00A30DEB" w:rsidRPr="00A30DEB" w14:paraId="5192A671"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796F52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7</w:t>
            </w:r>
          </w:p>
        </w:tc>
        <w:tc>
          <w:tcPr>
            <w:tcW w:w="2552" w:type="dxa"/>
            <w:noWrap/>
            <w:hideMark/>
          </w:tcPr>
          <w:p w14:paraId="45470B8B"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G</w:t>
            </w:r>
          </w:p>
        </w:tc>
      </w:tr>
      <w:tr w:rsidR="00A30DEB" w:rsidRPr="00A30DEB" w14:paraId="3BEAFBA1"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20819D1"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8</w:t>
            </w:r>
          </w:p>
        </w:tc>
        <w:tc>
          <w:tcPr>
            <w:tcW w:w="2552" w:type="dxa"/>
            <w:noWrap/>
            <w:hideMark/>
          </w:tcPr>
          <w:p w14:paraId="0BD31576"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C</w:t>
            </w:r>
          </w:p>
        </w:tc>
      </w:tr>
      <w:tr w:rsidR="00A30DEB" w:rsidRPr="00A30DEB" w14:paraId="5ADBE2AE"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0C41CF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9</w:t>
            </w:r>
          </w:p>
        </w:tc>
        <w:tc>
          <w:tcPr>
            <w:tcW w:w="2552" w:type="dxa"/>
            <w:noWrap/>
            <w:hideMark/>
          </w:tcPr>
          <w:p w14:paraId="3E97A684"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L</w:t>
            </w:r>
          </w:p>
        </w:tc>
      </w:tr>
      <w:tr w:rsidR="00A30DEB" w:rsidRPr="00A30DEB" w14:paraId="56F5AF14"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094070D"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10</w:t>
            </w:r>
          </w:p>
        </w:tc>
        <w:tc>
          <w:tcPr>
            <w:tcW w:w="2552" w:type="dxa"/>
            <w:noWrap/>
            <w:hideMark/>
          </w:tcPr>
          <w:p w14:paraId="09DF4F66"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L &gt; C</w:t>
            </w:r>
          </w:p>
        </w:tc>
      </w:tr>
      <w:tr w:rsidR="00A30DEB" w:rsidRPr="00A30DEB" w14:paraId="736A0809"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2A4A86D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11</w:t>
            </w:r>
          </w:p>
        </w:tc>
        <w:tc>
          <w:tcPr>
            <w:tcW w:w="2552" w:type="dxa"/>
            <w:noWrap/>
            <w:hideMark/>
          </w:tcPr>
          <w:p w14:paraId="08244B51"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G &gt; C &gt; L</w:t>
            </w:r>
          </w:p>
        </w:tc>
      </w:tr>
      <w:tr w:rsidR="00A30DEB" w:rsidRPr="00A30DEB" w14:paraId="779E0B78"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45C34884"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12</w:t>
            </w:r>
          </w:p>
        </w:tc>
        <w:tc>
          <w:tcPr>
            <w:tcW w:w="2552" w:type="dxa"/>
            <w:noWrap/>
            <w:hideMark/>
          </w:tcPr>
          <w:p w14:paraId="6FC1C48B"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G &gt; C</w:t>
            </w:r>
          </w:p>
        </w:tc>
      </w:tr>
      <w:tr w:rsidR="00A30DEB" w:rsidRPr="00A30DEB" w14:paraId="2CA2B679"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052AE7E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13</w:t>
            </w:r>
          </w:p>
        </w:tc>
        <w:tc>
          <w:tcPr>
            <w:tcW w:w="2552" w:type="dxa"/>
            <w:noWrap/>
            <w:hideMark/>
          </w:tcPr>
          <w:p w14:paraId="5A0FD672"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L &gt; C &gt; G</w:t>
            </w:r>
          </w:p>
        </w:tc>
      </w:tr>
      <w:tr w:rsidR="00A30DEB" w:rsidRPr="00A30DEB" w14:paraId="3AF2EED0" w14:textId="77777777" w:rsidTr="005B46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793EF860"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14</w:t>
            </w:r>
          </w:p>
        </w:tc>
        <w:tc>
          <w:tcPr>
            <w:tcW w:w="2552" w:type="dxa"/>
            <w:noWrap/>
            <w:hideMark/>
          </w:tcPr>
          <w:p w14:paraId="7FCB7275" w14:textId="77777777" w:rsidR="00A30DEB" w:rsidRPr="00A30DEB" w:rsidRDefault="00A30DEB" w:rsidP="00A30DE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G &gt; L</w:t>
            </w:r>
          </w:p>
        </w:tc>
      </w:tr>
      <w:tr w:rsidR="00A30DEB" w:rsidRPr="00A30DEB" w14:paraId="147E807C" w14:textId="77777777" w:rsidTr="005B46A9">
        <w:trPr>
          <w:trHeight w:val="220"/>
        </w:trPr>
        <w:tc>
          <w:tcPr>
            <w:cnfStyle w:val="001000000000" w:firstRow="0" w:lastRow="0" w:firstColumn="1" w:lastColumn="0" w:oddVBand="0" w:evenVBand="0" w:oddHBand="0" w:evenHBand="0" w:firstRowFirstColumn="0" w:firstRowLastColumn="0" w:lastRowFirstColumn="0" w:lastRowLastColumn="0"/>
            <w:tcW w:w="1129" w:type="dxa"/>
            <w:noWrap/>
            <w:vAlign w:val="center"/>
            <w:hideMark/>
          </w:tcPr>
          <w:p w14:paraId="14C0623B" w14:textId="77777777" w:rsidR="00A30DEB" w:rsidRPr="00A30DEB" w:rsidRDefault="00A30DEB" w:rsidP="00A30DEB">
            <w:pPr>
              <w:jc w:val="center"/>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15</w:t>
            </w:r>
          </w:p>
        </w:tc>
        <w:tc>
          <w:tcPr>
            <w:tcW w:w="2552" w:type="dxa"/>
            <w:noWrap/>
            <w:hideMark/>
          </w:tcPr>
          <w:p w14:paraId="33851B8B" w14:textId="77777777" w:rsidR="00A30DEB" w:rsidRPr="00A30DEB" w:rsidRDefault="00A30DEB" w:rsidP="00A30D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A30DEB">
              <w:rPr>
                <w:rFonts w:ascii="Times New Roman" w:eastAsia="Times New Roman" w:hAnsi="Times New Roman" w:cs="Times New Roman"/>
                <w:color w:val="000000"/>
                <w:sz w:val="24"/>
                <w:szCs w:val="24"/>
                <w:lang w:eastAsia="en-CA"/>
              </w:rPr>
              <w:t>C &gt; L &gt; G</w:t>
            </w:r>
          </w:p>
        </w:tc>
      </w:tr>
    </w:tbl>
    <w:p w14:paraId="38116761" w14:textId="77777777" w:rsidR="00A30DEB" w:rsidRDefault="00A30DEB" w:rsidP="00A70CCC">
      <w:pPr>
        <w:spacing w:line="480" w:lineRule="auto"/>
        <w:rPr>
          <w:rFonts w:ascii="Times New Roman" w:hAnsi="Times New Roman" w:cs="Times New Roman"/>
          <w:b/>
          <w:bCs/>
          <w:sz w:val="24"/>
          <w:szCs w:val="24"/>
        </w:rPr>
      </w:pPr>
    </w:p>
    <w:p w14:paraId="51FC28D5" w14:textId="77777777" w:rsidR="003568C7" w:rsidRDefault="003568C7">
      <w:pPr>
        <w:rPr>
          <w:rFonts w:ascii="Times New Roman" w:hAnsi="Times New Roman" w:cs="Times New Roman"/>
          <w:b/>
          <w:bCs/>
          <w:sz w:val="24"/>
          <w:szCs w:val="24"/>
        </w:rPr>
      </w:pPr>
      <w:r>
        <w:rPr>
          <w:rFonts w:ascii="Times New Roman" w:hAnsi="Times New Roman" w:cs="Times New Roman"/>
          <w:b/>
          <w:bCs/>
          <w:sz w:val="24"/>
          <w:szCs w:val="24"/>
        </w:rPr>
        <w:br w:type="page"/>
      </w:r>
    </w:p>
    <w:p w14:paraId="066482A1" w14:textId="3FD4638F" w:rsidR="00A70CCC" w:rsidRDefault="00A70CCC" w:rsidP="00A70CCC">
      <w:pPr>
        <w:spacing w:line="480" w:lineRule="auto"/>
        <w:rPr>
          <w:rFonts w:ascii="Times New Roman" w:hAnsi="Times New Roman" w:cs="Times New Roman"/>
          <w:sz w:val="24"/>
          <w:szCs w:val="24"/>
        </w:rPr>
      </w:pPr>
      <w:r w:rsidRPr="00742864">
        <w:rPr>
          <w:rFonts w:ascii="Times New Roman" w:hAnsi="Times New Roman" w:cs="Times New Roman"/>
          <w:b/>
          <w:bCs/>
          <w:sz w:val="24"/>
          <w:szCs w:val="24"/>
        </w:rPr>
        <w:lastRenderedPageBreak/>
        <w:t xml:space="preserve">Table </w:t>
      </w:r>
      <w:r w:rsidR="0017642E" w:rsidRPr="00742864">
        <w:rPr>
          <w:rFonts w:ascii="Times New Roman" w:hAnsi="Times New Roman" w:cs="Times New Roman"/>
          <w:b/>
          <w:bCs/>
          <w:sz w:val="24"/>
          <w:szCs w:val="24"/>
        </w:rPr>
        <w:t>S</w:t>
      </w:r>
      <w:r w:rsidR="00432C20">
        <w:rPr>
          <w:rFonts w:ascii="Times New Roman" w:hAnsi="Times New Roman" w:cs="Times New Roman"/>
          <w:b/>
          <w:bCs/>
          <w:sz w:val="24"/>
          <w:szCs w:val="24"/>
        </w:rPr>
        <w:t>2</w:t>
      </w:r>
      <w:r>
        <w:rPr>
          <w:rFonts w:ascii="Times New Roman" w:hAnsi="Times New Roman" w:cs="Times New Roman"/>
          <w:sz w:val="24"/>
          <w:szCs w:val="24"/>
        </w:rPr>
        <w:t xml:space="preserve">. Global land area required to reach 30% target. S = </w:t>
      </w:r>
      <w:r w:rsidR="00E47D07">
        <w:rPr>
          <w:rFonts w:ascii="Times New Roman" w:hAnsi="Times New Roman" w:cs="Times New Roman"/>
          <w:sz w:val="24"/>
          <w:szCs w:val="24"/>
        </w:rPr>
        <w:t>governance</w:t>
      </w:r>
      <w:r>
        <w:rPr>
          <w:rFonts w:ascii="Times New Roman" w:hAnsi="Times New Roman" w:cs="Times New Roman"/>
          <w:sz w:val="24"/>
          <w:szCs w:val="24"/>
        </w:rPr>
        <w:t xml:space="preserve">, L = land use, C = climate, A = area. </w:t>
      </w:r>
    </w:p>
    <w:tbl>
      <w:tblPr>
        <w:tblStyle w:val="GridTable4-Accent6"/>
        <w:tblW w:w="6271" w:type="dxa"/>
        <w:tblLook w:val="04A0" w:firstRow="1" w:lastRow="0" w:firstColumn="1" w:lastColumn="0" w:noHBand="0" w:noVBand="1"/>
      </w:tblPr>
      <w:tblGrid>
        <w:gridCol w:w="2384"/>
        <w:gridCol w:w="1799"/>
        <w:gridCol w:w="2088"/>
      </w:tblGrid>
      <w:tr w:rsidR="00A70CCC" w:rsidRPr="009515E1" w14:paraId="473E389D" w14:textId="77777777" w:rsidTr="008A1228">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8F40DAA" w14:textId="77777777" w:rsidR="00A70CCC" w:rsidRPr="009515E1" w:rsidRDefault="00A70CCC" w:rsidP="008A1228">
            <w:pPr>
              <w:rPr>
                <w:rFonts w:ascii="Times New Roman" w:eastAsia="Times New Roman" w:hAnsi="Times New Roman" w:cs="Times New Roman"/>
                <w:sz w:val="24"/>
                <w:szCs w:val="24"/>
                <w:lang w:eastAsia="en-CA"/>
              </w:rPr>
            </w:pPr>
          </w:p>
        </w:tc>
        <w:tc>
          <w:tcPr>
            <w:tcW w:w="1799" w:type="dxa"/>
            <w:noWrap/>
            <w:hideMark/>
          </w:tcPr>
          <w:p w14:paraId="25BD0EEC"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60F2373E" w14:textId="77777777" w:rsidR="00A70CCC" w:rsidRPr="009515E1" w:rsidRDefault="00A70CCC" w:rsidP="008A122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A70CCC" w:rsidRPr="009515E1" w14:paraId="2DBB5D93"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90EB8E0"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4D73B0D"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500114C0"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5485D7F9"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A70CCC" w:rsidRPr="009515E1" w14:paraId="41B39A0D"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8019C62" w14:textId="77777777" w:rsidR="00A70CCC" w:rsidRDefault="00A70CCC" w:rsidP="008A1228">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Pr>
                <w:rFonts w:ascii="Times New Roman" w:eastAsia="Times New Roman" w:hAnsi="Times New Roman" w:cs="Times New Roman"/>
                <w:color w:val="000000"/>
                <w:sz w:val="24"/>
                <w:szCs w:val="24"/>
                <w:lang w:eastAsia="en-CA"/>
              </w:rPr>
              <w:t>1</w:t>
            </w:r>
          </w:p>
          <w:p w14:paraId="40D9161F" w14:textId="77777777" w:rsidR="00A70CCC" w:rsidRPr="009515E1" w:rsidRDefault="00A70CCC" w:rsidP="008A1228">
            <w:pPr>
              <w:rPr>
                <w:rFonts w:ascii="Times New Roman" w:eastAsia="Times New Roman" w:hAnsi="Times New Roman" w:cs="Times New Roman"/>
                <w:color w:val="000000"/>
                <w:sz w:val="24"/>
                <w:szCs w:val="24"/>
                <w:lang w:eastAsia="en-CA"/>
              </w:rPr>
            </w:pPr>
          </w:p>
        </w:tc>
        <w:tc>
          <w:tcPr>
            <w:tcW w:w="1799" w:type="dxa"/>
            <w:noWrap/>
            <w:hideMark/>
          </w:tcPr>
          <w:p w14:paraId="633277C7"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222A094D"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52714D1"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229BEB7"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36862BBA"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4484FB7"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A70CCC" w:rsidRPr="009515E1" w14:paraId="6593E2D3"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75680FF"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4C9FA634"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23B80491"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A70CCC" w:rsidRPr="009515E1" w14:paraId="4A1AF39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7571A2AC"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237AA183"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292F056"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A70CCC" w:rsidRPr="009515E1" w14:paraId="5B7C80F2"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700250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2B9A2FDA"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552A86A6"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A70CCC" w:rsidRPr="009515E1" w14:paraId="7FE2AF0A" w14:textId="77777777" w:rsidTr="008A122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26B9A4E"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050B8CBD"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2722DF71" w14:textId="77777777" w:rsidR="00A70CCC" w:rsidRPr="009515E1" w:rsidRDefault="00A70CCC" w:rsidP="008A122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A70CCC" w:rsidRPr="009515E1" w14:paraId="0D6804AB" w14:textId="77777777" w:rsidTr="008A1228">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6620D4B" w14:textId="77777777" w:rsidR="00A70CCC" w:rsidRPr="009515E1" w:rsidRDefault="00A70CCC" w:rsidP="008A1228">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AA4B70F"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4C0F98DC" w14:textId="77777777" w:rsidR="00A70CCC" w:rsidRPr="009515E1" w:rsidRDefault="00A70CCC" w:rsidP="008A122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6A87D84E" w14:textId="77777777" w:rsidR="00A70CCC" w:rsidRDefault="00A70CCC" w:rsidP="00A70CCC">
      <w:pPr>
        <w:spacing w:line="480" w:lineRule="auto"/>
        <w:rPr>
          <w:rFonts w:ascii="Times New Roman" w:hAnsi="Times New Roman" w:cs="Times New Roman"/>
          <w:sz w:val="24"/>
          <w:szCs w:val="24"/>
        </w:rPr>
      </w:pPr>
    </w:p>
    <w:p w14:paraId="78820D69" w14:textId="77777777" w:rsidR="00A70CCC" w:rsidRDefault="00A70CCC" w:rsidP="00A70CCC">
      <w:pPr>
        <w:rPr>
          <w:rFonts w:ascii="Times New Roman" w:hAnsi="Times New Roman" w:cs="Times New Roman"/>
          <w:sz w:val="24"/>
          <w:szCs w:val="24"/>
        </w:rPr>
      </w:pPr>
      <w:r>
        <w:rPr>
          <w:rFonts w:ascii="Times New Roman" w:hAnsi="Times New Roman" w:cs="Times New Roman"/>
          <w:sz w:val="24"/>
          <w:szCs w:val="24"/>
        </w:rPr>
        <w:br w:type="page"/>
      </w:r>
    </w:p>
    <w:p w14:paraId="3049769F" w14:textId="626D7741" w:rsidR="00A70CCC" w:rsidRDefault="00A70CCC" w:rsidP="00A70CCC">
      <w:pPr>
        <w:spacing w:line="480" w:lineRule="auto"/>
        <w:rPr>
          <w:rFonts w:ascii="Times New Roman" w:hAnsi="Times New Roman" w:cs="Times New Roman"/>
          <w:sz w:val="24"/>
          <w:szCs w:val="24"/>
        </w:rPr>
      </w:pPr>
      <w:commentRangeStart w:id="57"/>
      <w:commentRangeStart w:id="58"/>
      <w:r w:rsidRPr="00236FB2">
        <w:rPr>
          <w:rFonts w:ascii="Times New Roman" w:hAnsi="Times New Roman" w:cs="Times New Roman"/>
          <w:b/>
          <w:bCs/>
          <w:sz w:val="24"/>
          <w:szCs w:val="24"/>
        </w:rPr>
        <w:lastRenderedPageBreak/>
        <w:t>Table</w:t>
      </w:r>
      <w:commentRangeEnd w:id="57"/>
      <w:r w:rsidRPr="00236FB2">
        <w:rPr>
          <w:rStyle w:val="CommentReference"/>
          <w:b/>
          <w:bCs/>
        </w:rPr>
        <w:commentReference w:id="57"/>
      </w:r>
      <w:commentRangeEnd w:id="58"/>
      <w:r w:rsidR="007B058E">
        <w:rPr>
          <w:rStyle w:val="CommentReference"/>
        </w:rPr>
        <w:commentReference w:id="58"/>
      </w:r>
      <w:r w:rsidRPr="00236FB2">
        <w:rPr>
          <w:rFonts w:ascii="Times New Roman" w:hAnsi="Times New Roman" w:cs="Times New Roman"/>
          <w:b/>
          <w:bCs/>
          <w:sz w:val="24"/>
          <w:szCs w:val="24"/>
        </w:rPr>
        <w:t xml:space="preserve"> </w:t>
      </w:r>
      <w:r w:rsidR="007405CE" w:rsidRPr="00236FB2">
        <w:rPr>
          <w:rFonts w:ascii="Times New Roman" w:hAnsi="Times New Roman" w:cs="Times New Roman"/>
          <w:b/>
          <w:bCs/>
          <w:sz w:val="24"/>
          <w:szCs w:val="24"/>
        </w:rPr>
        <w:t>S</w:t>
      </w:r>
      <w:r w:rsidR="00432C20">
        <w:rPr>
          <w:rFonts w:ascii="Times New Roman" w:hAnsi="Times New Roman" w:cs="Times New Roman"/>
          <w:b/>
          <w:bCs/>
          <w:sz w:val="24"/>
          <w:szCs w:val="24"/>
        </w:rPr>
        <w:t>3</w:t>
      </w:r>
      <w:r>
        <w:rPr>
          <w:rFonts w:ascii="Times New Roman" w:hAnsi="Times New Roman" w:cs="Times New Roman"/>
          <w:sz w:val="24"/>
          <w:szCs w:val="24"/>
        </w:rPr>
        <w:t>. Summary of country specific results. Values are in relation to the base</w:t>
      </w:r>
      <w:del w:id="59" w:author="Joseph Bennett" w:date="2020-04-14T09:01: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line scenario (fraction of set aside in a country per scenarios over base</w:t>
      </w:r>
      <w:del w:id="60" w:author="Joseph Bennett" w:date="2020-04-14T09:02:00Z">
        <w:r w:rsidDel="007778E4">
          <w:rPr>
            <w:rFonts w:ascii="Times New Roman" w:hAnsi="Times New Roman" w:cs="Times New Roman"/>
            <w:sz w:val="24"/>
            <w:szCs w:val="24"/>
          </w:rPr>
          <w:delText xml:space="preserve"> </w:delText>
        </w:r>
      </w:del>
      <w:r>
        <w:rPr>
          <w:rFonts w:ascii="Times New Roman" w:hAnsi="Times New Roman" w:cs="Times New Roman"/>
          <w:sz w:val="24"/>
          <w:szCs w:val="24"/>
        </w:rPr>
        <w:t xml:space="preserve">line),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A70CCC" w:rsidRPr="002B72EB" w14:paraId="64B7C066" w14:textId="77777777" w:rsidTr="008A1228">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D5886C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18386CE6"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47B661C9"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AD238A2"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2DD365CF"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21F59091" w14:textId="77777777" w:rsidR="00A70CCC" w:rsidRPr="002B72EB" w:rsidRDefault="00A70CCC" w:rsidP="008A122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A70CCC" w:rsidRPr="002B72EB" w14:paraId="75A7EAAA"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785CEBF5"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1FD50D3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4B68D08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0F145A7B"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1ADFE43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1A421EE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B6DB840"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E273CB"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1B810C4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0C128A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4D428516"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BF869B9"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53FC91AF"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A70CCC" w:rsidRPr="002B72EB" w14:paraId="31A50B7C"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5B422246"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1329CC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584A792"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D1D580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39C67256"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0D1D21C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A70CCC" w:rsidRPr="002B72EB" w14:paraId="25E354FD"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23B65F21"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66C289E"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1E5EEEA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3AF6011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0A949E55"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028AE798"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6CF40D6E"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D402C2E"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41EBA90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08BFE32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47A542A"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23FBB8E9"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0AF17A78"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A70CCC" w:rsidRPr="002B72EB" w14:paraId="190FF2FF" w14:textId="77777777" w:rsidTr="008A1228">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9B42BD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4003EE0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71CFE247"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4F28A62B"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657B9A82"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51E353BA" w14:textId="77777777" w:rsidR="00A70CCC" w:rsidRPr="002B72EB" w:rsidRDefault="00A70CCC" w:rsidP="008A1228">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A70CCC" w:rsidRPr="002B72EB" w14:paraId="0B3341B2" w14:textId="77777777" w:rsidTr="008A1228">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13E9CDBF" w14:textId="77777777" w:rsidR="00A70CCC" w:rsidRPr="002B72EB" w:rsidRDefault="00A70CCC" w:rsidP="008A1228">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0B86D934"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4F4757F0"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7F0566EE"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0D4AA303"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035C68F5" w14:textId="77777777" w:rsidR="00A70CCC" w:rsidRPr="002B72EB" w:rsidRDefault="00A70CCC" w:rsidP="008A1228">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207E7929" w14:textId="77777777" w:rsidR="00B857EE" w:rsidRDefault="00A70CCC" w:rsidP="00A70CCC">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p>
    <w:p w14:paraId="486BF01A" w14:textId="2557C879" w:rsidR="00A70CCC" w:rsidRDefault="00B857EE" w:rsidP="00A70CCC">
      <w:pPr>
        <w:spacing w:line="480" w:lineRule="auto"/>
        <w:rPr>
          <w:rFonts w:ascii="Times New Roman" w:hAnsi="Times New Roman" w:cs="Times New Roman"/>
          <w:sz w:val="24"/>
          <w:szCs w:val="24"/>
        </w:rPr>
      </w:pPr>
      <w:r w:rsidRPr="00B857EE">
        <w:rPr>
          <w:rFonts w:ascii="Times New Roman" w:hAnsi="Times New Roman" w:cs="Times New Roman"/>
          <w:b/>
          <w:bCs/>
          <w:sz w:val="24"/>
          <w:szCs w:val="24"/>
        </w:rPr>
        <w:t>Table S3</w:t>
      </w:r>
      <w:r>
        <w:rPr>
          <w:rFonts w:ascii="Times New Roman" w:hAnsi="Times New Roman" w:cs="Times New Roman"/>
          <w:sz w:val="24"/>
          <w:szCs w:val="24"/>
        </w:rPr>
        <w:t>. CSV file with details for each country.</w:t>
      </w:r>
      <w:r w:rsidR="00A70CCC" w:rsidRPr="003432B5">
        <w:rPr>
          <w:rFonts w:ascii="Times New Roman" w:hAnsi="Times New Roman" w:cs="Times New Roman"/>
          <w:sz w:val="24"/>
          <w:szCs w:val="24"/>
        </w:rPr>
        <w:br w:type="page"/>
      </w:r>
    </w:p>
    <w:p w14:paraId="33B28E84" w14:textId="25EFEE82" w:rsidR="00B857EE" w:rsidRPr="00F852FD" w:rsidRDefault="00B857EE" w:rsidP="00A70CCC">
      <w:pPr>
        <w:spacing w:line="480" w:lineRule="auto"/>
        <w:rPr>
          <w:rFonts w:ascii="Times New Roman" w:hAnsi="Times New Roman" w:cs="Times New Roman"/>
          <w:b/>
          <w:bCs/>
          <w:sz w:val="24"/>
          <w:szCs w:val="24"/>
        </w:rPr>
      </w:pPr>
      <w:commentRangeStart w:id="61"/>
      <w:r w:rsidRPr="00F852FD">
        <w:rPr>
          <w:rFonts w:ascii="Times New Roman" w:hAnsi="Times New Roman" w:cs="Times New Roman"/>
          <w:b/>
          <w:bCs/>
          <w:sz w:val="24"/>
          <w:szCs w:val="24"/>
        </w:rPr>
        <w:lastRenderedPageBreak/>
        <w:t xml:space="preserve">Table S4. </w:t>
      </w:r>
      <w:commentRangeEnd w:id="61"/>
      <w:r w:rsidR="00E47003">
        <w:rPr>
          <w:rStyle w:val="CommentReference"/>
        </w:rPr>
        <w:commentReference w:id="61"/>
      </w:r>
    </w:p>
    <w:tbl>
      <w:tblPr>
        <w:tblStyle w:val="TableGrid"/>
        <w:tblW w:w="0" w:type="auto"/>
        <w:tblLook w:val="04A0" w:firstRow="1" w:lastRow="0" w:firstColumn="1" w:lastColumn="0" w:noHBand="0" w:noVBand="1"/>
      </w:tblPr>
      <w:tblGrid>
        <w:gridCol w:w="2245"/>
        <w:gridCol w:w="7105"/>
      </w:tblGrid>
      <w:tr w:rsidR="00B857EE" w:rsidRPr="00802BB0" w14:paraId="1AD7FD3A" w14:textId="77777777" w:rsidTr="008A1228">
        <w:tc>
          <w:tcPr>
            <w:tcW w:w="2245" w:type="dxa"/>
          </w:tcPr>
          <w:p w14:paraId="1B7A30C1" w14:textId="77777777" w:rsidR="00B857EE" w:rsidRPr="00A64CA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Indicator</w:t>
            </w:r>
          </w:p>
        </w:tc>
        <w:tc>
          <w:tcPr>
            <w:tcW w:w="7105" w:type="dxa"/>
          </w:tcPr>
          <w:p w14:paraId="39AD22EC" w14:textId="77777777" w:rsidR="00B857EE" w:rsidRDefault="00B857EE" w:rsidP="008A1228">
            <w:pPr>
              <w:spacing w:after="120"/>
              <w:rPr>
                <w:rFonts w:ascii="Times New Roman" w:hAnsi="Times New Roman" w:cs="Times New Roman"/>
                <w:b/>
                <w:sz w:val="24"/>
                <w:szCs w:val="24"/>
              </w:rPr>
            </w:pPr>
            <w:r w:rsidRPr="00A64CAE">
              <w:rPr>
                <w:rFonts w:ascii="Times New Roman" w:hAnsi="Times New Roman" w:cs="Times New Roman"/>
                <w:b/>
                <w:sz w:val="24"/>
                <w:szCs w:val="24"/>
              </w:rPr>
              <w:t>Definition</w:t>
            </w:r>
            <w:r>
              <w:rPr>
                <w:rFonts w:ascii="Times New Roman" w:hAnsi="Times New Roman" w:cs="Times New Roman"/>
                <w:b/>
                <w:sz w:val="24"/>
                <w:szCs w:val="24"/>
              </w:rPr>
              <w:t xml:space="preserve"> </w:t>
            </w:r>
          </w:p>
          <w:p w14:paraId="42218429" w14:textId="3C402070" w:rsidR="00B857EE" w:rsidRPr="00A64CAE" w:rsidRDefault="00B857EE" w:rsidP="008A1228">
            <w:pPr>
              <w:spacing w:after="120"/>
              <w:rPr>
                <w:rFonts w:ascii="Times New Roman" w:hAnsi="Times New Roman" w:cs="Times New Roman"/>
                <w:b/>
                <w:sz w:val="24"/>
                <w:szCs w:val="24"/>
              </w:rPr>
            </w:pPr>
            <w:r w:rsidRPr="00C60E80">
              <w:rPr>
                <w:rFonts w:ascii="Times New Roman" w:hAnsi="Times New Roman" w:cs="Times New Roman"/>
                <w:sz w:val="24"/>
                <w:szCs w:val="24"/>
              </w:rPr>
              <w:t>Source: World Bank, 2020</w:t>
            </w:r>
            <w:r w:rsidR="007644D2">
              <w:rPr>
                <w:rFonts w:ascii="Times New Roman" w:hAnsi="Times New Roman" w:cs="Times New Roman"/>
                <w:sz w:val="24"/>
                <w:szCs w:val="24"/>
              </w:rPr>
              <w:t xml:space="preserve"> (</w:t>
            </w:r>
            <w:hyperlink r:id="rId20" w:history="1">
              <w:r w:rsidR="007644D2" w:rsidRPr="00503FD5">
                <w:rPr>
                  <w:rStyle w:val="Hyperlink"/>
                  <w:rFonts w:ascii="Times New Roman" w:hAnsi="Times New Roman" w:cs="Times New Roman"/>
                  <w:sz w:val="24"/>
                  <w:szCs w:val="24"/>
                </w:rPr>
                <w:t>https://datacatalog.worldbank.org/dataset/worldwide-governance-indicators</w:t>
              </w:r>
            </w:hyperlink>
            <w:r w:rsidR="007644D2">
              <w:rPr>
                <w:rFonts w:ascii="Times New Roman" w:hAnsi="Times New Roman" w:cs="Times New Roman"/>
                <w:sz w:val="24"/>
                <w:szCs w:val="24"/>
              </w:rPr>
              <w:t>)</w:t>
            </w:r>
          </w:p>
        </w:tc>
      </w:tr>
      <w:tr w:rsidR="00B857EE" w14:paraId="40B7B5BC" w14:textId="77777777" w:rsidTr="008A1228">
        <w:tc>
          <w:tcPr>
            <w:tcW w:w="2245" w:type="dxa"/>
          </w:tcPr>
          <w:p w14:paraId="6B1A55DC"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V</w:t>
            </w:r>
            <w:r w:rsidRPr="005F71A7">
              <w:rPr>
                <w:rFonts w:ascii="Times New Roman" w:hAnsi="Times New Roman" w:cs="Times New Roman"/>
                <w:sz w:val="24"/>
                <w:szCs w:val="24"/>
              </w:rPr>
              <w:t>oice and accountability</w:t>
            </w:r>
          </w:p>
        </w:tc>
        <w:tc>
          <w:tcPr>
            <w:tcW w:w="7105" w:type="dxa"/>
          </w:tcPr>
          <w:p w14:paraId="6C5CD72C" w14:textId="77777777" w:rsidR="00B857EE" w:rsidRDefault="00B857EE" w:rsidP="008A1228">
            <w:pPr>
              <w:spacing w:after="120"/>
              <w:rPr>
                <w:rFonts w:ascii="Times New Roman" w:hAnsi="Times New Roman" w:cs="Times New Roman"/>
                <w:sz w:val="24"/>
                <w:szCs w:val="24"/>
              </w:rPr>
            </w:pPr>
            <w:commentRangeStart w:id="62"/>
            <w:r>
              <w:rPr>
                <w:rFonts w:ascii="Times New Roman" w:hAnsi="Times New Roman" w:cs="Times New Roman"/>
                <w:sz w:val="24"/>
                <w:szCs w:val="24"/>
              </w:rPr>
              <w:t>“</w:t>
            </w:r>
            <w:r w:rsidRPr="00802BB0">
              <w:rPr>
                <w:rFonts w:ascii="Times New Roman" w:hAnsi="Times New Roman" w:cs="Times New Roman"/>
                <w:sz w:val="24"/>
                <w:szCs w:val="24"/>
              </w:rPr>
              <w:t xml:space="preserve">Voice and accountability </w:t>
            </w:r>
            <w:proofErr w:type="gramStart"/>
            <w:r w:rsidRPr="00802BB0">
              <w:rPr>
                <w:rFonts w:ascii="Times New Roman" w:hAnsi="Times New Roman" w:cs="Times New Roman"/>
                <w:sz w:val="24"/>
                <w:szCs w:val="24"/>
              </w:rPr>
              <w:t>captures</w:t>
            </w:r>
            <w:proofErr w:type="gramEnd"/>
            <w:r w:rsidRPr="00802BB0">
              <w:rPr>
                <w:rFonts w:ascii="Times New Roman" w:hAnsi="Times New Roman" w:cs="Times New Roman"/>
                <w:sz w:val="24"/>
                <w:szCs w:val="24"/>
              </w:rPr>
              <w:t xml:space="preserve"> perceptions of the extent to which a country's citizens are able to participate in selecting their</w:t>
            </w:r>
            <w:r>
              <w:rPr>
                <w:rFonts w:ascii="Times New Roman" w:hAnsi="Times New Roman" w:cs="Times New Roman"/>
                <w:sz w:val="24"/>
                <w:szCs w:val="24"/>
              </w:rPr>
              <w:t xml:space="preserve"> </w:t>
            </w:r>
            <w:r w:rsidRPr="00802BB0">
              <w:rPr>
                <w:rFonts w:ascii="Times New Roman" w:hAnsi="Times New Roman" w:cs="Times New Roman"/>
                <w:sz w:val="24"/>
                <w:szCs w:val="24"/>
              </w:rPr>
              <w:t>government, as well as freedom of expression, freedom of association, and a free media.</w:t>
            </w:r>
            <w:r>
              <w:rPr>
                <w:rFonts w:ascii="Times New Roman" w:hAnsi="Times New Roman" w:cs="Times New Roman"/>
                <w:sz w:val="24"/>
                <w:szCs w:val="24"/>
              </w:rPr>
              <w:t>”</w:t>
            </w:r>
            <w:commentRangeEnd w:id="62"/>
            <w:r>
              <w:rPr>
                <w:rStyle w:val="CommentReference"/>
              </w:rPr>
              <w:commentReference w:id="62"/>
            </w:r>
          </w:p>
        </w:tc>
      </w:tr>
      <w:tr w:rsidR="00B857EE" w14:paraId="6CBA4C52" w14:textId="77777777" w:rsidTr="008A1228">
        <w:tc>
          <w:tcPr>
            <w:tcW w:w="2245" w:type="dxa"/>
          </w:tcPr>
          <w:p w14:paraId="62C3C5C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P</w:t>
            </w:r>
            <w:r w:rsidRPr="005F71A7">
              <w:rPr>
                <w:rFonts w:ascii="Times New Roman" w:hAnsi="Times New Roman" w:cs="Times New Roman"/>
                <w:sz w:val="24"/>
                <w:szCs w:val="24"/>
              </w:rPr>
              <w:t>olitical stability and absence of violence</w:t>
            </w:r>
          </w:p>
        </w:tc>
        <w:tc>
          <w:tcPr>
            <w:tcW w:w="7105" w:type="dxa"/>
          </w:tcPr>
          <w:p w14:paraId="0B879DB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Political Stability and Absence of Violence/Terrorism measures perceptions of the likelihood of political instability and/or politically</w:t>
            </w:r>
            <w:r>
              <w:rPr>
                <w:rFonts w:ascii="Times New Roman" w:hAnsi="Times New Roman" w:cs="Times New Roman"/>
                <w:sz w:val="24"/>
                <w:szCs w:val="24"/>
              </w:rPr>
              <w:t>-</w:t>
            </w:r>
            <w:r w:rsidRPr="00C60E80">
              <w:rPr>
                <w:rFonts w:ascii="Times New Roman" w:hAnsi="Times New Roman" w:cs="Times New Roman"/>
                <w:sz w:val="24"/>
                <w:szCs w:val="24"/>
              </w:rPr>
              <w:t>motivated violence, including terrorism.</w:t>
            </w:r>
            <w:r>
              <w:rPr>
                <w:rFonts w:ascii="Times New Roman" w:hAnsi="Times New Roman" w:cs="Times New Roman"/>
                <w:sz w:val="24"/>
                <w:szCs w:val="24"/>
              </w:rPr>
              <w:t>”</w:t>
            </w:r>
          </w:p>
        </w:tc>
      </w:tr>
      <w:tr w:rsidR="00B857EE" w14:paraId="38780FD5" w14:textId="77777777" w:rsidTr="008A1228">
        <w:tc>
          <w:tcPr>
            <w:tcW w:w="2245" w:type="dxa"/>
          </w:tcPr>
          <w:p w14:paraId="420ED3A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G</w:t>
            </w:r>
            <w:r w:rsidRPr="005F71A7">
              <w:rPr>
                <w:rFonts w:ascii="Times New Roman" w:hAnsi="Times New Roman" w:cs="Times New Roman"/>
                <w:sz w:val="24"/>
                <w:szCs w:val="24"/>
              </w:rPr>
              <w:t>overnment effectiveness</w:t>
            </w:r>
          </w:p>
        </w:tc>
        <w:tc>
          <w:tcPr>
            <w:tcW w:w="7105" w:type="dxa"/>
          </w:tcPr>
          <w:p w14:paraId="4DD9D2C8"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Government effectiveness captures perceptions of the quality of public services, the quality of the civil service and the degree</w:t>
            </w:r>
            <w:r>
              <w:rPr>
                <w:rFonts w:ascii="Times New Roman" w:hAnsi="Times New Roman" w:cs="Times New Roman"/>
                <w:sz w:val="24"/>
                <w:szCs w:val="24"/>
              </w:rPr>
              <w:t xml:space="preserve"> </w:t>
            </w:r>
            <w:r w:rsidRPr="00C60E80">
              <w:rPr>
                <w:rFonts w:ascii="Times New Roman" w:hAnsi="Times New Roman" w:cs="Times New Roman"/>
                <w:sz w:val="24"/>
                <w:szCs w:val="24"/>
              </w:rPr>
              <w:t>of its independence from political pressures, the quality of policy formulation and implementation, and the credibility of the</w:t>
            </w:r>
            <w:r>
              <w:rPr>
                <w:rFonts w:ascii="Times New Roman" w:hAnsi="Times New Roman" w:cs="Times New Roman"/>
                <w:sz w:val="24"/>
                <w:szCs w:val="24"/>
              </w:rPr>
              <w:t xml:space="preserve"> </w:t>
            </w:r>
            <w:r w:rsidRPr="00C60E80">
              <w:rPr>
                <w:rFonts w:ascii="Times New Roman" w:hAnsi="Times New Roman" w:cs="Times New Roman"/>
                <w:sz w:val="24"/>
                <w:szCs w:val="24"/>
              </w:rPr>
              <w:t>government's commitment to such policies.</w:t>
            </w:r>
            <w:r>
              <w:rPr>
                <w:rFonts w:ascii="Times New Roman" w:hAnsi="Times New Roman" w:cs="Times New Roman"/>
                <w:sz w:val="24"/>
                <w:szCs w:val="24"/>
              </w:rPr>
              <w:t>”</w:t>
            </w:r>
          </w:p>
        </w:tc>
      </w:tr>
      <w:tr w:rsidR="00B857EE" w14:paraId="0A150FD1" w14:textId="77777777" w:rsidTr="008A1228">
        <w:tc>
          <w:tcPr>
            <w:tcW w:w="2245" w:type="dxa"/>
          </w:tcPr>
          <w:p w14:paraId="71043BA9"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egulatory quality</w:t>
            </w:r>
          </w:p>
        </w:tc>
        <w:tc>
          <w:tcPr>
            <w:tcW w:w="7105" w:type="dxa"/>
          </w:tcPr>
          <w:p w14:paraId="4A71C811"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Regulatory quality captures perceptions of the ability of the government to formulate and implement sound policies and regulations that</w:t>
            </w:r>
            <w:r>
              <w:rPr>
                <w:rFonts w:ascii="Times New Roman" w:hAnsi="Times New Roman" w:cs="Times New Roman"/>
                <w:sz w:val="24"/>
                <w:szCs w:val="24"/>
              </w:rPr>
              <w:t xml:space="preserve"> </w:t>
            </w:r>
            <w:r w:rsidRPr="00C60E80">
              <w:rPr>
                <w:rFonts w:ascii="Times New Roman" w:hAnsi="Times New Roman" w:cs="Times New Roman"/>
                <w:sz w:val="24"/>
                <w:szCs w:val="24"/>
              </w:rPr>
              <w:t>permit and promote private sector development.</w:t>
            </w:r>
            <w:r>
              <w:rPr>
                <w:rFonts w:ascii="Times New Roman" w:hAnsi="Times New Roman" w:cs="Times New Roman"/>
                <w:sz w:val="24"/>
                <w:szCs w:val="24"/>
              </w:rPr>
              <w:t>”</w:t>
            </w:r>
          </w:p>
        </w:tc>
      </w:tr>
      <w:tr w:rsidR="00B857EE" w14:paraId="07FD268C" w14:textId="77777777" w:rsidTr="008A1228">
        <w:tc>
          <w:tcPr>
            <w:tcW w:w="2245" w:type="dxa"/>
          </w:tcPr>
          <w:p w14:paraId="650C7E0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R</w:t>
            </w:r>
            <w:r w:rsidRPr="005F71A7">
              <w:rPr>
                <w:rFonts w:ascii="Times New Roman" w:hAnsi="Times New Roman" w:cs="Times New Roman"/>
                <w:sz w:val="24"/>
                <w:szCs w:val="24"/>
              </w:rPr>
              <w:t>ule of law</w:t>
            </w:r>
          </w:p>
        </w:tc>
        <w:tc>
          <w:tcPr>
            <w:tcW w:w="7105" w:type="dxa"/>
          </w:tcPr>
          <w:p w14:paraId="2B4B6F64"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Rule of law captures perceptions of the extent to which agents have confidence in and abide by the rules of society, and in particular the</w:t>
            </w:r>
            <w:r>
              <w:rPr>
                <w:rFonts w:ascii="Times New Roman" w:hAnsi="Times New Roman" w:cs="Times New Roman"/>
                <w:sz w:val="24"/>
                <w:szCs w:val="24"/>
              </w:rPr>
              <w:t xml:space="preserve"> </w:t>
            </w:r>
            <w:r w:rsidRPr="00C60E80">
              <w:rPr>
                <w:rFonts w:ascii="Times New Roman" w:hAnsi="Times New Roman" w:cs="Times New Roman"/>
                <w:sz w:val="24"/>
                <w:szCs w:val="24"/>
              </w:rPr>
              <w:t>quality of contract enforcement, property rights, the police, and the courts, as well as the likelihood of crime and violence.</w:t>
            </w:r>
            <w:r>
              <w:rPr>
                <w:rFonts w:ascii="Times New Roman" w:hAnsi="Times New Roman" w:cs="Times New Roman"/>
                <w:sz w:val="24"/>
                <w:szCs w:val="24"/>
              </w:rPr>
              <w:t>”</w:t>
            </w:r>
          </w:p>
        </w:tc>
      </w:tr>
      <w:tr w:rsidR="00B857EE" w14:paraId="454AAA58" w14:textId="77777777" w:rsidTr="008A1228">
        <w:tc>
          <w:tcPr>
            <w:tcW w:w="2245" w:type="dxa"/>
          </w:tcPr>
          <w:p w14:paraId="15BC8CD2"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C</w:t>
            </w:r>
            <w:r w:rsidRPr="005F71A7">
              <w:rPr>
                <w:rFonts w:ascii="Times New Roman" w:hAnsi="Times New Roman" w:cs="Times New Roman"/>
                <w:sz w:val="24"/>
                <w:szCs w:val="24"/>
              </w:rPr>
              <w:t>ontrol of corruption</w:t>
            </w:r>
          </w:p>
        </w:tc>
        <w:tc>
          <w:tcPr>
            <w:tcW w:w="7105" w:type="dxa"/>
          </w:tcPr>
          <w:p w14:paraId="7D732475" w14:textId="77777777" w:rsidR="00B857EE" w:rsidRDefault="00B857EE" w:rsidP="008A1228">
            <w:pPr>
              <w:spacing w:after="120"/>
              <w:rPr>
                <w:rFonts w:ascii="Times New Roman" w:hAnsi="Times New Roman" w:cs="Times New Roman"/>
                <w:sz w:val="24"/>
                <w:szCs w:val="24"/>
              </w:rPr>
            </w:pPr>
            <w:r>
              <w:rPr>
                <w:rFonts w:ascii="Times New Roman" w:hAnsi="Times New Roman" w:cs="Times New Roman"/>
                <w:sz w:val="24"/>
                <w:szCs w:val="24"/>
              </w:rPr>
              <w:t>“</w:t>
            </w:r>
            <w:r w:rsidRPr="00C60E80">
              <w:rPr>
                <w:rFonts w:ascii="Times New Roman" w:hAnsi="Times New Roman" w:cs="Times New Roman"/>
                <w:sz w:val="24"/>
                <w:szCs w:val="24"/>
              </w:rPr>
              <w:t>Control of corruption captures perceptions of the extent to which public power is exercised for private gain, including both petty and grand</w:t>
            </w:r>
            <w:r>
              <w:rPr>
                <w:rFonts w:ascii="Times New Roman" w:hAnsi="Times New Roman" w:cs="Times New Roman"/>
                <w:sz w:val="24"/>
                <w:szCs w:val="24"/>
              </w:rPr>
              <w:t xml:space="preserve"> </w:t>
            </w:r>
            <w:r w:rsidRPr="00C60E80">
              <w:rPr>
                <w:rFonts w:ascii="Times New Roman" w:hAnsi="Times New Roman" w:cs="Times New Roman"/>
                <w:sz w:val="24"/>
                <w:szCs w:val="24"/>
              </w:rPr>
              <w:t>forms of corruption, as well as "capture" of the state by elites and private interests.</w:t>
            </w:r>
            <w:r>
              <w:rPr>
                <w:rFonts w:ascii="Times New Roman" w:hAnsi="Times New Roman" w:cs="Times New Roman"/>
                <w:sz w:val="24"/>
                <w:szCs w:val="24"/>
              </w:rPr>
              <w:t>”</w:t>
            </w:r>
          </w:p>
        </w:tc>
      </w:tr>
    </w:tbl>
    <w:p w14:paraId="3A8C5FC4" w14:textId="77777777" w:rsidR="00B857EE" w:rsidRDefault="00B857EE" w:rsidP="00A70CCC">
      <w:pPr>
        <w:spacing w:line="480" w:lineRule="auto"/>
        <w:rPr>
          <w:rFonts w:ascii="Times New Roman" w:hAnsi="Times New Roman" w:cs="Times New Roman"/>
          <w:sz w:val="24"/>
          <w:szCs w:val="24"/>
        </w:rPr>
      </w:pPr>
    </w:p>
    <w:p w14:paraId="5FD266C1" w14:textId="77777777" w:rsidR="00A70CCC" w:rsidRDefault="00A70CCC" w:rsidP="00BC1C25">
      <w:pPr>
        <w:spacing w:after="0" w:line="480" w:lineRule="auto"/>
        <w:rPr>
          <w:rFonts w:ascii="Times New Roman" w:hAnsi="Times New Roman" w:cs="Times New Roman"/>
          <w:b/>
          <w:bCs/>
          <w:sz w:val="24"/>
          <w:szCs w:val="24"/>
        </w:rPr>
      </w:pPr>
    </w:p>
    <w:p w14:paraId="112A8EBF" w14:textId="77777777" w:rsidR="00F852FD" w:rsidRDefault="00F852FD">
      <w:pPr>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1FFEABB8"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Figure S1. </w:t>
      </w:r>
      <w:r w:rsidR="00C616CB">
        <w:rPr>
          <w:rFonts w:ascii="Times New Roman" w:hAnsi="Times New Roman" w:cs="Times New Roman"/>
          <w:b/>
          <w:bCs/>
          <w:sz w:val="24"/>
          <w:szCs w:val="24"/>
        </w:rPr>
        <w:t xml:space="preserve">Governance </w:t>
      </w:r>
      <w:r>
        <w:rPr>
          <w:rFonts w:ascii="Times New Roman" w:hAnsi="Times New Roman" w:cs="Times New Roman"/>
          <w:b/>
          <w:bCs/>
          <w:sz w:val="24"/>
          <w:szCs w:val="24"/>
        </w:rPr>
        <w:t xml:space="preserve">(green = good, red = </w:t>
      </w:r>
      <w:commentRangeStart w:id="63"/>
      <w:r>
        <w:rPr>
          <w:rFonts w:ascii="Times New Roman" w:hAnsi="Times New Roman" w:cs="Times New Roman"/>
          <w:b/>
          <w:bCs/>
          <w:sz w:val="24"/>
          <w:szCs w:val="24"/>
        </w:rPr>
        <w:t>bad</w:t>
      </w:r>
      <w:commentRangeEnd w:id="63"/>
      <w:r w:rsidR="00C50C77">
        <w:rPr>
          <w:rStyle w:val="CommentReference"/>
        </w:rPr>
        <w:commentReference w:id="63"/>
      </w:r>
      <w:r>
        <w:rPr>
          <w:rFonts w:ascii="Times New Roman" w:hAnsi="Times New Roman" w:cs="Times New Roman"/>
          <w:b/>
          <w:bCs/>
          <w:sz w:val="24"/>
          <w:szCs w:val="24"/>
        </w:rPr>
        <w:t>)</w:t>
      </w:r>
    </w:p>
    <w:p w14:paraId="48C38DCE" w14:textId="14C54E7D" w:rsidR="00E43581" w:rsidRDefault="00501067" w:rsidP="00BC1C25">
      <w:pPr>
        <w:spacing w:after="0" w:line="480" w:lineRule="auto"/>
        <w:rPr>
          <w:rFonts w:ascii="Times New Roman" w:hAnsi="Times New Roman" w:cs="Times New Roman"/>
          <w:b/>
          <w:bCs/>
          <w:sz w:val="24"/>
          <w:szCs w:val="24"/>
        </w:rPr>
      </w:pPr>
      <w:r>
        <w:rPr>
          <w:noProof/>
          <w:lang w:val="en-US"/>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47FD1596" w:rsidR="00E43581" w:rsidRPr="00E30373" w:rsidRDefault="009217D7" w:rsidP="00B27540">
      <w:pPr>
        <w:spacing w:after="0" w:line="480" w:lineRule="auto"/>
        <w:rPr>
          <w:rFonts w:ascii="Times New Roman" w:hAnsi="Times New Roman" w:cs="Times New Roman"/>
          <w:b/>
          <w:bCs/>
          <w:sz w:val="24"/>
          <w:szCs w:val="24"/>
        </w:rPr>
      </w:pPr>
      <w:r>
        <w:rPr>
          <w:noProof/>
          <w:lang w:val="en-US"/>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134254B" w14:textId="748E28A9" w:rsidR="00B30330" w:rsidRDefault="00173226" w:rsidP="00B30330">
      <w:pPr>
        <w:spacing w:after="0" w:line="480" w:lineRule="auto"/>
        <w:rPr>
          <w:rFonts w:ascii="Times New Roman" w:hAnsi="Times New Roman" w:cs="Times New Roman"/>
          <w:b/>
          <w:bCs/>
          <w:sz w:val="24"/>
          <w:szCs w:val="24"/>
        </w:rPr>
      </w:pPr>
      <w:r>
        <w:rPr>
          <w:noProof/>
          <w:lang w:val="en-US"/>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15A3C233" w14:textId="77777777" w:rsidR="00B30330" w:rsidRDefault="00B30330">
      <w:pPr>
        <w:rPr>
          <w:rFonts w:ascii="Times New Roman" w:hAnsi="Times New Roman" w:cs="Times New Roman"/>
          <w:b/>
          <w:bCs/>
          <w:sz w:val="24"/>
          <w:szCs w:val="24"/>
        </w:rPr>
      </w:pPr>
      <w:r>
        <w:rPr>
          <w:rFonts w:ascii="Times New Roman" w:hAnsi="Times New Roman" w:cs="Times New Roman"/>
          <w:b/>
          <w:bCs/>
          <w:sz w:val="24"/>
          <w:szCs w:val="24"/>
        </w:rPr>
        <w:br w:type="page"/>
      </w:r>
    </w:p>
    <w:p w14:paraId="657A5CA0" w14:textId="79CC39C5" w:rsidR="0009372A" w:rsidRDefault="0009372A">
      <w:pPr>
        <w:rPr>
          <w:rFonts w:ascii="Times New Roman" w:hAnsi="Times New Roman" w:cs="Times New Roman"/>
          <w:b/>
          <w:bCs/>
          <w:sz w:val="24"/>
          <w:szCs w:val="24"/>
        </w:rPr>
      </w:pPr>
      <w:commentRangeStart w:id="64"/>
      <w:r>
        <w:rPr>
          <w:rFonts w:ascii="Times New Roman" w:hAnsi="Times New Roman" w:cs="Times New Roman"/>
          <w:b/>
          <w:bCs/>
          <w:sz w:val="24"/>
          <w:szCs w:val="24"/>
        </w:rPr>
        <w:lastRenderedPageBreak/>
        <w:t xml:space="preserve">Figure S4. </w:t>
      </w:r>
      <w:r w:rsidR="005F2B2C">
        <w:rPr>
          <w:rFonts w:ascii="Times New Roman" w:hAnsi="Times New Roman" w:cs="Times New Roman"/>
          <w:b/>
          <w:bCs/>
          <w:sz w:val="24"/>
          <w:szCs w:val="24"/>
        </w:rPr>
        <w:t xml:space="preserve">Areas of </w:t>
      </w:r>
      <w:r w:rsidR="009C3874">
        <w:rPr>
          <w:rFonts w:ascii="Times New Roman" w:hAnsi="Times New Roman" w:cs="Times New Roman"/>
          <w:b/>
          <w:bCs/>
          <w:sz w:val="24"/>
          <w:szCs w:val="24"/>
        </w:rPr>
        <w:t xml:space="preserve">high </w:t>
      </w:r>
      <w:r w:rsidR="00BF5A1D">
        <w:rPr>
          <w:rFonts w:ascii="Times New Roman" w:hAnsi="Times New Roman" w:cs="Times New Roman"/>
          <w:b/>
          <w:bCs/>
          <w:sz w:val="24"/>
          <w:szCs w:val="24"/>
        </w:rPr>
        <w:t>scenario overlap (</w:t>
      </w:r>
      <w:r w:rsidR="009C3874">
        <w:rPr>
          <w:rFonts w:ascii="Times New Roman" w:hAnsi="Times New Roman" w:cs="Times New Roman"/>
          <w:b/>
          <w:bCs/>
          <w:sz w:val="24"/>
          <w:szCs w:val="24"/>
        </w:rPr>
        <w:t xml:space="preserve">&gt;5 scenarios, </w:t>
      </w:r>
      <w:r w:rsidR="00BF5A1D">
        <w:rPr>
          <w:rFonts w:ascii="Times New Roman" w:hAnsi="Times New Roman" w:cs="Times New Roman"/>
          <w:b/>
          <w:bCs/>
          <w:sz w:val="24"/>
          <w:szCs w:val="24"/>
        </w:rPr>
        <w:t>red) compared to Meyers et al. biodiversity hotspots (</w:t>
      </w:r>
      <w:r w:rsidR="00D50349">
        <w:rPr>
          <w:rFonts w:ascii="Times New Roman" w:hAnsi="Times New Roman" w:cs="Times New Roman"/>
          <w:b/>
          <w:bCs/>
          <w:sz w:val="24"/>
          <w:szCs w:val="24"/>
        </w:rPr>
        <w:t>blue</w:t>
      </w:r>
      <w:r w:rsidR="00BF5A1D">
        <w:rPr>
          <w:rFonts w:ascii="Times New Roman" w:hAnsi="Times New Roman" w:cs="Times New Roman"/>
          <w:b/>
          <w:bCs/>
          <w:sz w:val="24"/>
          <w:szCs w:val="24"/>
        </w:rPr>
        <w:t>).</w:t>
      </w:r>
      <w:commentRangeEnd w:id="64"/>
      <w:r w:rsidR="00EC2045">
        <w:rPr>
          <w:rStyle w:val="CommentReference"/>
        </w:rPr>
        <w:commentReference w:id="64"/>
      </w:r>
    </w:p>
    <w:p w14:paraId="2ACF36E0" w14:textId="4C6F15CC" w:rsidR="0009372A" w:rsidRDefault="00527972">
      <w:pPr>
        <w:rPr>
          <w:rFonts w:ascii="Times New Roman" w:hAnsi="Times New Roman" w:cs="Times New Roman"/>
          <w:b/>
          <w:bCs/>
          <w:sz w:val="24"/>
          <w:szCs w:val="24"/>
        </w:rPr>
      </w:pPr>
      <w:r>
        <w:rPr>
          <w:noProof/>
          <w:lang w:val="en-US"/>
        </w:rPr>
        <w:drawing>
          <wp:inline distT="0" distB="0" distL="0" distR="0" wp14:anchorId="64D3B791" wp14:editId="1B0FBF03">
            <wp:extent cx="5943600" cy="27406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0660"/>
                    </a:xfrm>
                    <a:prstGeom prst="rect">
                      <a:avLst/>
                    </a:prstGeom>
                  </pic:spPr>
                </pic:pic>
              </a:graphicData>
            </a:graphic>
          </wp:inline>
        </w:drawing>
      </w:r>
    </w:p>
    <w:p w14:paraId="303C5336" w14:textId="3A871947" w:rsidR="007568E4" w:rsidRDefault="007568E4">
      <w:pPr>
        <w:rPr>
          <w:rFonts w:ascii="Times New Roman" w:hAnsi="Times New Roman" w:cs="Times New Roman"/>
          <w:b/>
          <w:bCs/>
          <w:sz w:val="24"/>
          <w:szCs w:val="24"/>
        </w:rPr>
      </w:pPr>
      <w:r>
        <w:rPr>
          <w:rFonts w:ascii="Times New Roman" w:hAnsi="Times New Roman" w:cs="Times New Roman"/>
          <w:b/>
          <w:bCs/>
          <w:sz w:val="24"/>
          <w:szCs w:val="24"/>
        </w:rPr>
        <w:br w:type="page"/>
      </w:r>
    </w:p>
    <w:p w14:paraId="6BE19075" w14:textId="377F8729" w:rsidR="00AD0148" w:rsidRDefault="007568E4" w:rsidP="0075786C">
      <w:pPr>
        <w:rPr>
          <w:rFonts w:ascii="Times New Roman" w:hAnsi="Times New Roman" w:cs="Times New Roman"/>
          <w:b/>
          <w:bCs/>
          <w:sz w:val="24"/>
          <w:szCs w:val="24"/>
        </w:rPr>
      </w:pPr>
      <w:r>
        <w:rPr>
          <w:rFonts w:ascii="Times New Roman" w:hAnsi="Times New Roman" w:cs="Times New Roman"/>
          <w:b/>
          <w:bCs/>
          <w:sz w:val="24"/>
          <w:szCs w:val="24"/>
        </w:rPr>
        <w:lastRenderedPageBreak/>
        <w:t>Figure S5. Biomes</w:t>
      </w:r>
    </w:p>
    <w:p w14:paraId="3270EF83" w14:textId="71208EDF" w:rsidR="00CC429D" w:rsidRPr="00E30373" w:rsidRDefault="00CC429D" w:rsidP="0075786C">
      <w:pPr>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0915E57F" wp14:editId="204DAEA7">
            <wp:extent cx="6753225" cy="4775598"/>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m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64461" cy="4783544"/>
                    </a:xfrm>
                    <a:prstGeom prst="rect">
                      <a:avLst/>
                    </a:prstGeom>
                  </pic:spPr>
                </pic:pic>
              </a:graphicData>
            </a:graphic>
          </wp:inline>
        </w:drawing>
      </w:r>
    </w:p>
    <w:sectPr w:rsidR="00CC429D"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ichard" w:date="2019-12-19T14:42:00Z" w:initials="r">
    <w:p w14:paraId="6082D76A" w14:textId="77777777" w:rsidR="00911A38" w:rsidRDefault="00911A38">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11A38" w:rsidRDefault="00911A38">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11A38" w:rsidRDefault="00911A38">
      <w:r>
        <w:rPr>
          <w:rFonts w:ascii="Liberation Serif" w:eastAsia="DejaVu Sans" w:hAnsi="Liberation Serif" w:cs="DejaVu Sans"/>
          <w:sz w:val="24"/>
          <w:szCs w:val="24"/>
          <w:lang w:val="en-US" w:bidi="en-US"/>
        </w:rPr>
        <w:t>https://www.nature.com/documents/nature-summary-paragraph.pdf</w:t>
      </w:r>
    </w:p>
  </w:comment>
  <w:comment w:id="2" w:author="richard" w:date="2019-12-19T14:43:00Z" w:initials="r">
    <w:p w14:paraId="35C5777D" w14:textId="7DDC1F9B" w:rsidR="00911A38" w:rsidRDefault="00911A38"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3" w:author="Buxton,Rachel" w:date="2020-08-05T10:21:00Z" w:initials="B">
    <w:p w14:paraId="4FC6A713" w14:textId="41DB4DE8" w:rsidR="00911A38" w:rsidRDefault="00911A38">
      <w:pPr>
        <w:pStyle w:val="CommentText"/>
      </w:pPr>
      <w:r>
        <w:rPr>
          <w:rStyle w:val="CommentReference"/>
        </w:rPr>
        <w:annotationRef/>
      </w:r>
      <w:r>
        <w:t>Can we open with a sentence about how much global terrestrial area is currently protected? It would be nice to place these numbers in the context of the percent more area we need to protect to meet the target. E.g.,</w:t>
      </w:r>
    </w:p>
    <w:p w14:paraId="679B09FE" w14:textId="77777777" w:rsidR="00911A38" w:rsidRDefault="00911A38">
      <w:pPr>
        <w:pStyle w:val="CommentText"/>
      </w:pPr>
    </w:p>
    <w:p w14:paraId="7D9846F0" w14:textId="2BDF40BD" w:rsidR="00911A38" w:rsidRDefault="00911A38">
      <w:pPr>
        <w:pStyle w:val="CommentText"/>
      </w:pPr>
      <w:r>
        <w:t xml:space="preserve">Currently, X% of global terrestrial areas are protected. </w:t>
      </w:r>
      <w:r>
        <w:rPr>
          <w:rFonts w:ascii="Times New Roman" w:hAnsi="Times New Roman" w:cs="Times New Roman"/>
          <w:sz w:val="24"/>
          <w:szCs w:val="24"/>
        </w:rPr>
        <w:t xml:space="preserve">We </w:t>
      </w:r>
      <w:r>
        <w:rPr>
          <w:rStyle w:val="CommentReference"/>
        </w:rPr>
        <w:annotationRef/>
      </w:r>
      <w:r>
        <w:rPr>
          <w:rFonts w:ascii="Times New Roman" w:hAnsi="Times New Roman" w:cs="Times New Roman"/>
          <w:sz w:val="24"/>
          <w:szCs w:val="24"/>
        </w:rPr>
        <w:t>found that the protected areas planning scenario incorporating all three risk categories required only 1.11% more global protected area expansion than the baseline scenario to meet the target of protecting 30% of vertebrate habitat (17.5 ± 0.01% mean increase ± standard deviation versus 16.4% increase of global protected area).</w:t>
      </w:r>
    </w:p>
  </w:comment>
  <w:comment w:id="4" w:author="richard" w:date="2020-08-07T13:26:00Z" w:initials="r">
    <w:p w14:paraId="749108E7" w14:textId="7B491913" w:rsidR="00911A38" w:rsidRDefault="00911A38">
      <w:pPr>
        <w:pStyle w:val="CommentText"/>
      </w:pPr>
      <w:r>
        <w:rPr>
          <w:rStyle w:val="CommentReference"/>
        </w:rPr>
        <w:annotationRef/>
      </w:r>
      <w:r>
        <w:t>Great idea! Will pull number from the data.</w:t>
      </w:r>
    </w:p>
  </w:comment>
  <w:comment w:id="5" w:author="Buxton,Rachel" w:date="2020-08-05T10:19:00Z" w:initials="B">
    <w:p w14:paraId="2C331CCE" w14:textId="38E02B7F" w:rsidR="00911A38" w:rsidRDefault="00911A38">
      <w:pPr>
        <w:pStyle w:val="CommentText"/>
      </w:pPr>
      <w:r>
        <w:rPr>
          <w:rStyle w:val="CommentReference"/>
        </w:rPr>
        <w:annotationRef/>
      </w:r>
      <w:r>
        <w:t xml:space="preserve">This seems weird – we say ‘meet the target of 30%, then present numbers that are less than 30%... I think this is because you gave the model some flexibility, but if I were a </w:t>
      </w:r>
      <w:proofErr w:type="gramStart"/>
      <w:r>
        <w:t>reviewer</w:t>
      </w:r>
      <w:proofErr w:type="gramEnd"/>
      <w:r>
        <w:t xml:space="preserve"> I would flag this. Perhaps we can stick to the “% increase in PAs” as per my comment above?</w:t>
      </w:r>
    </w:p>
  </w:comment>
  <w:comment w:id="6" w:author="richard" w:date="2020-08-07T13:25:00Z" w:initials="r">
    <w:p w14:paraId="0A88E4C0" w14:textId="77777777" w:rsidR="00911A38" w:rsidRDefault="00911A38">
      <w:pPr>
        <w:pStyle w:val="CommentText"/>
      </w:pPr>
      <w:r>
        <w:rPr>
          <w:rStyle w:val="CommentReference"/>
        </w:rPr>
        <w:annotationRef/>
      </w:r>
      <w:r>
        <w:t xml:space="preserve">We are within the 30% goal is meant here. As long as we stay below 30% land </w:t>
      </w:r>
      <w:proofErr w:type="gramStart"/>
      <w:r>
        <w:t>area</w:t>
      </w:r>
      <w:proofErr w:type="gramEnd"/>
      <w:r>
        <w:t xml:space="preserve"> we are good in terms of CBD targets.</w:t>
      </w:r>
    </w:p>
    <w:p w14:paraId="6C013B8C" w14:textId="27127430" w:rsidR="00911A38" w:rsidRDefault="00911A38">
      <w:pPr>
        <w:pStyle w:val="CommentText"/>
      </w:pPr>
      <w:r>
        <w:t>In other words, our solution does not require more land than CBD is proposed as 2030 targets.</w:t>
      </w:r>
    </w:p>
  </w:comment>
  <w:comment w:id="7" w:author="Buxton,Rachel" w:date="2020-08-18T14:49:00Z" w:initials="B">
    <w:p w14:paraId="5F98E90B" w14:textId="0F61623B" w:rsidR="00911A38" w:rsidRDefault="00911A38">
      <w:pPr>
        <w:pStyle w:val="CommentText"/>
      </w:pPr>
      <w:r>
        <w:rPr>
          <w:rStyle w:val="CommentReference"/>
        </w:rPr>
        <w:annotationRef/>
      </w:r>
      <w:r>
        <w:t>Hm… to avoid the confusion, maybe just present “% increase in PAs”? Or maybe I’m totally out to lunch and you can ignore!</w:t>
      </w:r>
    </w:p>
  </w:comment>
  <w:comment w:id="8" w:author="Buxton,Rachel" w:date="2020-08-07T13:06:00Z" w:initials="B">
    <w:p w14:paraId="02D1BFA5" w14:textId="0B06AAB2" w:rsidR="00911A38" w:rsidRDefault="00911A38">
      <w:pPr>
        <w:pStyle w:val="CommentText"/>
      </w:pPr>
      <w:r>
        <w:rPr>
          <w:rStyle w:val="CommentReference"/>
        </w:rPr>
        <w:annotationRef/>
      </w:r>
      <w:r>
        <w:t>I still don’t understand why the scenario with only two risk categories has a higher area required than the scenarios with all three. Perhaps explain here?</w:t>
      </w:r>
    </w:p>
    <w:p w14:paraId="77A39BD8" w14:textId="77777777" w:rsidR="00911A38" w:rsidRDefault="00911A38">
      <w:pPr>
        <w:pStyle w:val="CommentText"/>
      </w:pPr>
    </w:p>
    <w:p w14:paraId="3004DEFC" w14:textId="4BB47F63" w:rsidR="00911A38" w:rsidRDefault="00911A38">
      <w:pPr>
        <w:pStyle w:val="CommentText"/>
      </w:pPr>
      <w:r>
        <w:t>Also, I find it strange that land-use has the biggest increase in PA versus baseline at the global level (Table 1 you sent), but seems to have the flattest line at the country level (Figure 4). Anything interesting there? Like you said, governance is at the country level, so could be more of an artifact?  Or could be that if you take into account the finer scale you could see big risks due to land use change, but averaged over a country scale the effect is subsumed by governance?</w:t>
      </w:r>
    </w:p>
  </w:comment>
  <w:comment w:id="9" w:author="Buxton,Rachel" w:date="2020-08-04T16:10:00Z" w:initials="B">
    <w:p w14:paraId="5096DC4F" w14:textId="764D6D76" w:rsidR="00911A38" w:rsidRDefault="00911A38">
      <w:pPr>
        <w:pStyle w:val="CommentText"/>
      </w:pPr>
      <w:r>
        <w:rPr>
          <w:rStyle w:val="CommentReference"/>
        </w:rPr>
        <w:annotationRef/>
      </w:r>
      <w:r>
        <w:t>Will need to adjust based on the new 27.</w:t>
      </w:r>
    </w:p>
    <w:p w14:paraId="62DA1858" w14:textId="77777777" w:rsidR="00911A38" w:rsidRDefault="00911A38">
      <w:pPr>
        <w:pStyle w:val="CommentText"/>
      </w:pPr>
    </w:p>
    <w:p w14:paraId="299D06D5" w14:textId="464C33AB" w:rsidR="00911A38" w:rsidRDefault="00911A38">
      <w:pPr>
        <w:pStyle w:val="CommentText"/>
      </w:pPr>
      <w:r>
        <w:t>Also – 1.5% doesn’t seem like ‘considerable overlap’ – am I missing something? Do you mean 1.5% of the 30% (which is still only 5%)? Or perhaps you mean 1.5% of the increase in area needed to meet 30% (also, still only ~10%).</w:t>
      </w:r>
    </w:p>
  </w:comment>
  <w:comment w:id="10" w:author="richard" w:date="2020-08-07T13:29:00Z" w:initials="r">
    <w:p w14:paraId="63FAAB21" w14:textId="77777777" w:rsidR="00911A38" w:rsidRDefault="00911A38">
      <w:pPr>
        <w:pStyle w:val="CommentText"/>
      </w:pPr>
      <w:r>
        <w:rPr>
          <w:rStyle w:val="CommentReference"/>
        </w:rPr>
        <w:annotationRef/>
      </w:r>
      <w:r>
        <w:t>Its actually 16 scenarios, with area + all combination.</w:t>
      </w:r>
    </w:p>
    <w:p w14:paraId="4F989B34" w14:textId="77777777" w:rsidR="00911A38" w:rsidRDefault="00911A38">
      <w:pPr>
        <w:pStyle w:val="CommentText"/>
      </w:pPr>
    </w:p>
    <w:p w14:paraId="00599DA8" w14:textId="32EE8AE3" w:rsidR="00911A38" w:rsidRDefault="00911A38">
      <w:pPr>
        <w:pStyle w:val="CommentText"/>
      </w:pPr>
      <w:r>
        <w:t>Considerable in terms of area. This is again something that we need to change. Should we report on the overlap? The overlap would now be across the 16 scenarios. What do you think?</w:t>
      </w:r>
    </w:p>
  </w:comment>
  <w:comment w:id="11" w:author="Buxton,Rachel" w:date="2020-08-18T14:38:00Z" w:initials="B">
    <w:p w14:paraId="5A27F2E8" w14:textId="0EBC1DF0" w:rsidR="00911A38" w:rsidRDefault="00911A38">
      <w:pPr>
        <w:pStyle w:val="CommentText"/>
      </w:pPr>
      <w:r>
        <w:rPr>
          <w:rStyle w:val="CommentReference"/>
        </w:rPr>
        <w:annotationRef/>
      </w:r>
      <w:r>
        <w:t>Yeah, I like reporting the overlap, but I don’t think we should frame this as ‘considerable’, since percentage-wise it’s not. What about:</w:t>
      </w:r>
    </w:p>
    <w:p w14:paraId="569AE125" w14:textId="77777777" w:rsidR="00911A38" w:rsidRDefault="00911A38">
      <w:pPr>
        <w:pStyle w:val="CommentText"/>
      </w:pPr>
    </w:p>
    <w:p w14:paraId="35DBCAEB" w14:textId="5ED0840E" w:rsidR="00911A38" w:rsidRDefault="00911A38">
      <w:pPr>
        <w:pStyle w:val="CommentText"/>
      </w:pPr>
      <w:r>
        <w:t>“We found that X.Y% of global land area overlapped between all 16 scenarios, which represents a considerable spatial area of X.Y million km2.”</w:t>
      </w:r>
    </w:p>
  </w:comment>
  <w:comment w:id="12" w:author="Joe Bennett" w:date="2020-08-12T07:02:00Z" w:initials="JB">
    <w:p w14:paraId="18BDA949" w14:textId="04E68F44" w:rsidR="00911A38" w:rsidRDefault="00911A38">
      <w:pPr>
        <w:pStyle w:val="CommentText"/>
      </w:pPr>
      <w:r>
        <w:rPr>
          <w:rStyle w:val="CommentReference"/>
        </w:rPr>
        <w:annotationRef/>
      </w:r>
      <w:r>
        <w:t>Should we also note here that they are robust to assumptions of relative importance of risk factors?</w:t>
      </w:r>
    </w:p>
  </w:comment>
  <w:comment w:id="14" w:author="Buxton,Rachel" w:date="2020-08-04T16:11:00Z" w:initials="B">
    <w:p w14:paraId="6B23C6C1" w14:textId="29D82883" w:rsidR="00911A38" w:rsidRDefault="00911A38">
      <w:pPr>
        <w:pStyle w:val="CommentText"/>
      </w:pPr>
      <w:r>
        <w:rPr>
          <w:rStyle w:val="CommentReference"/>
        </w:rPr>
        <w:annotationRef/>
      </w:r>
      <w:r>
        <w:t>Not sure why the Yukon was singled out?</w:t>
      </w:r>
    </w:p>
  </w:comment>
  <w:comment w:id="15" w:author="richard" w:date="2020-08-07T13:27:00Z" w:initials="r">
    <w:p w14:paraId="7E949679" w14:textId="29FB18D6" w:rsidR="00911A38" w:rsidRDefault="00911A38">
      <w:pPr>
        <w:pStyle w:val="CommentText"/>
      </w:pPr>
      <w:r>
        <w:rPr>
          <w:rStyle w:val="CommentReference"/>
        </w:rPr>
        <w:annotationRef/>
      </w:r>
      <w:r>
        <w:t>It was because Canada is big and only parts of the country met the criteria. Yukon was a good jurisdictional boundary I thought. This has changed now and I don’t know if we should still report overlap (the new map doesn’t have overlap).</w:t>
      </w:r>
    </w:p>
  </w:comment>
  <w:comment w:id="16" w:author="Joe Bennett" w:date="2020-08-11T13:39:00Z" w:initials="JB">
    <w:p w14:paraId="35D44156" w14:textId="5349A836" w:rsidR="00911A38" w:rsidRDefault="00911A38">
      <w:pPr>
        <w:pStyle w:val="CommentText"/>
      </w:pPr>
      <w:r>
        <w:rPr>
          <w:rStyle w:val="CommentReference"/>
        </w:rPr>
        <w:annotationRef/>
      </w:r>
      <w:r>
        <w:t xml:space="preserve">My 2 cents for consistency would be to delete Yukon and just use Canada. </w:t>
      </w:r>
    </w:p>
  </w:comment>
  <w:comment w:id="17" w:author="Buxton,Rachel" w:date="2020-08-05T10:39:00Z" w:initials="B">
    <w:p w14:paraId="08CBAE80" w14:textId="3B839236" w:rsidR="00911A38" w:rsidRDefault="00911A38" w:rsidP="00C67FDF">
      <w:pPr>
        <w:pStyle w:val="CommentText"/>
      </w:pPr>
      <w:r>
        <w:rPr>
          <w:rStyle w:val="CommentReference"/>
        </w:rPr>
        <w:annotationRef/>
      </w:r>
      <w:r>
        <w:t>Along the lines of Viv’s comment – perhaps just a quick graph (for the supplement) of overlap vs governance, overlap vs climate, overlap vs land-use change (by country). Then we could add a couple sentences with Jeremy’s help. Something like:</w:t>
      </w:r>
    </w:p>
    <w:p w14:paraId="08F21A61" w14:textId="77777777" w:rsidR="00911A38" w:rsidRDefault="00911A38" w:rsidP="00C67FDF">
      <w:pPr>
        <w:pStyle w:val="CommentText"/>
      </w:pPr>
    </w:p>
    <w:p w14:paraId="2F4AA230" w14:textId="79B7B717" w:rsidR="00911A38" w:rsidRDefault="00911A38" w:rsidP="00C67FDF">
      <w:pPr>
        <w:pStyle w:val="CommentText"/>
      </w:pPr>
      <w:r>
        <w:t>“Overlap between scenarios was largely related to climate/land-use/governance (whatever the result may be), and countries with high overlap had wide variation in governance, and thus, varying future political commitment to biodiversity conservation. Moreover, overlap among scenarios was low in biodiversity hotspots, likely due to high probability of increased extreme events in these countries [*this is my speculation]. Thus, making decisions about protection of overlapping areas are complex, requiring trade-offs between governance and climate risk and high biodiversity.”</w:t>
      </w:r>
    </w:p>
  </w:comment>
  <w:comment w:id="18" w:author="richard" w:date="2020-08-07T13:34:00Z" w:initials="r">
    <w:p w14:paraId="7DB530A1" w14:textId="375FF13A" w:rsidR="00911A38" w:rsidRDefault="00911A38">
      <w:pPr>
        <w:pStyle w:val="CommentText"/>
      </w:pPr>
      <w:r>
        <w:rPr>
          <w:rStyle w:val="CommentReference"/>
        </w:rPr>
        <w:annotationRef/>
      </w:r>
      <w:r>
        <w:t>I like the idea. Made a note to produce those figures</w:t>
      </w:r>
    </w:p>
  </w:comment>
  <w:comment w:id="13" w:author="Viv Mcshane" w:date="2020-06-29T12:17:00Z" w:initials="VM">
    <w:p w14:paraId="4A24E0E0" w14:textId="77777777" w:rsidR="00911A38" w:rsidRDefault="00911A38" w:rsidP="00727A86">
      <w:pPr>
        <w:pStyle w:val="CommentText"/>
      </w:pPr>
      <w:r>
        <w:rPr>
          <w:rStyle w:val="CommentReference"/>
        </w:rPr>
        <w:annotationRef/>
      </w:r>
      <w:r>
        <w:t xml:space="preserve">Is there anything we can say about governance effectiveness in these countries given that this is a key objective of our analyses?  </w:t>
      </w:r>
      <w:r w:rsidRPr="00E11DF4">
        <w:rPr>
          <w:rFonts w:ascii="Calibri" w:hAnsi="Calibri"/>
        </w:rPr>
        <w:t xml:space="preserve">These nations differ substantially in their socio-economic demography and </w:t>
      </w:r>
      <w:r w:rsidRPr="007F7792">
        <w:rPr>
          <w:rFonts w:ascii="Calibri" w:eastAsia="Times New Roman" w:hAnsi="Calibri" w:cs="Times New Roman"/>
          <w:color w:val="000000"/>
          <w:shd w:val="clear" w:color="auto" w:fill="FFFFFF"/>
        </w:rPr>
        <w:t>political commitment to conserve biodiversity</w:t>
      </w:r>
      <w:r>
        <w:rPr>
          <w:rFonts w:ascii="Calibri" w:eastAsia="Times New Roman" w:hAnsi="Calibri" w:cs="Times New Roman"/>
          <w:color w:val="000000"/>
          <w:shd w:val="clear" w:color="auto" w:fill="FFFFFF"/>
        </w:rPr>
        <w:t>.</w:t>
      </w:r>
    </w:p>
    <w:p w14:paraId="03D3D496" w14:textId="77777777" w:rsidR="00911A38" w:rsidRDefault="00911A38" w:rsidP="00727A86">
      <w:pPr>
        <w:pStyle w:val="CommentText"/>
      </w:pPr>
      <w:r>
        <w:t>Canada has a higher governance index than the other countries, I think Egypt has the lowest of this group – what does this mean for their ability to enact protection?</w:t>
      </w:r>
    </w:p>
    <w:p w14:paraId="708F1E7C" w14:textId="77777777" w:rsidR="00911A38" w:rsidRDefault="00911A38" w:rsidP="00727A86">
      <w:pPr>
        <w:pStyle w:val="CommentText"/>
      </w:pPr>
    </w:p>
    <w:p w14:paraId="3D916A64" w14:textId="77777777" w:rsidR="00911A38" w:rsidRDefault="00911A38" w:rsidP="00727A86">
      <w:pPr>
        <w:pStyle w:val="CommentText"/>
      </w:pPr>
      <w:r>
        <w:t>Maybe that is still a caveat of this approach – e.g. the ability of NGOs to work with governments to establish PAs in Egypt/Kazakhstan is probably lower than in Peru/Finland/</w:t>
      </w:r>
      <w:proofErr w:type="gramStart"/>
      <w:r>
        <w:t>Canada  -</w:t>
      </w:r>
      <w:proofErr w:type="gramEnd"/>
      <w:r>
        <w:t xml:space="preserve"> so low chance of success in enacting conservation? but maybe higher governance index is also restrictive as there are already so many regulations and legislations in place its also hard to establish PAs.</w:t>
      </w:r>
    </w:p>
    <w:p w14:paraId="0EAB552C" w14:textId="77777777" w:rsidR="00911A38" w:rsidRDefault="00911A38" w:rsidP="00727A86">
      <w:pPr>
        <w:pStyle w:val="CommentText"/>
      </w:pPr>
    </w:p>
    <w:p w14:paraId="5DEF4077" w14:textId="77777777" w:rsidR="00911A38" w:rsidRDefault="00911A38" w:rsidP="00727A86">
      <w:pPr>
        <w:pStyle w:val="CommentText"/>
      </w:pPr>
      <w:r>
        <w:t>Just some food for thought!</w:t>
      </w:r>
    </w:p>
  </w:comment>
  <w:comment w:id="19" w:author="Buxton,Rachel" w:date="2020-08-18T14:52:00Z" w:initials="B">
    <w:p w14:paraId="2F68BC18" w14:textId="26777CD6" w:rsidR="00911A38" w:rsidRDefault="00911A38">
      <w:pPr>
        <w:pStyle w:val="CommentText"/>
      </w:pPr>
      <w:r>
        <w:rPr>
          <w:rStyle w:val="CommentReference"/>
        </w:rPr>
        <w:annotationRef/>
      </w:r>
      <w:r>
        <w:t xml:space="preserve">I’m fine if you want to delete, but I find having a sentence like this spelling things out is helpful. </w:t>
      </w:r>
    </w:p>
  </w:comment>
  <w:comment w:id="22" w:author="Buxton,Rachel" w:date="2020-08-07T13:51:00Z" w:initials="B">
    <w:p w14:paraId="4F24AD20" w14:textId="7C8EB52F" w:rsidR="00911A38" w:rsidRDefault="00911A38">
      <w:pPr>
        <w:pStyle w:val="CommentText"/>
      </w:pPr>
      <w:r>
        <w:rPr>
          <w:rStyle w:val="CommentReference"/>
        </w:rPr>
        <w:annotationRef/>
      </w:r>
      <w:r>
        <w:t>Too much to have a land use change example? It’s getting a little ‘</w:t>
      </w:r>
      <w:proofErr w:type="spellStart"/>
      <w:r>
        <w:t>examply</w:t>
      </w:r>
      <w:proofErr w:type="spellEnd"/>
      <w:r>
        <w:t xml:space="preserve">’ – but just in case, you could focus on Liberia which has relatively low risk of </w:t>
      </w:r>
      <w:proofErr w:type="spellStart"/>
      <w:r>
        <w:t>landuse</w:t>
      </w:r>
      <w:proofErr w:type="spellEnd"/>
      <w:r>
        <w:t xml:space="preserve"> change relative to neighboring Cote d’Ivoire and Sierra Leone.</w:t>
      </w:r>
    </w:p>
    <w:p w14:paraId="1F0ACE07" w14:textId="77777777" w:rsidR="00911A38" w:rsidRDefault="00911A38">
      <w:pPr>
        <w:pStyle w:val="CommentText"/>
      </w:pPr>
    </w:p>
    <w:p w14:paraId="2B36ADBA" w14:textId="1DC5E32E" w:rsidR="00911A38" w:rsidRDefault="00911A38">
      <w:pPr>
        <w:pStyle w:val="CommentText"/>
      </w:pPr>
      <w:r>
        <w:t>Or maybe instead of an example for climate and land-use separately, we could have an example of where things intersect?</w:t>
      </w:r>
    </w:p>
    <w:p w14:paraId="157FEFE0" w14:textId="77777777" w:rsidR="00911A38" w:rsidRDefault="00911A38">
      <w:pPr>
        <w:pStyle w:val="CommentText"/>
      </w:pPr>
    </w:p>
    <w:p w14:paraId="2ADC1C16" w14:textId="3CFAAA3D" w:rsidR="00911A38" w:rsidRDefault="00911A38">
      <w:pPr>
        <w:pStyle w:val="CommentText"/>
      </w:pPr>
      <w:r>
        <w:t xml:space="preserve">A cool example might be North and South Korea – South Korea obvi has dismal governance, but has a lower risk due to land-use change and slightly lower frequency of extreme heat events. </w:t>
      </w:r>
      <w:proofErr w:type="gramStart"/>
      <w:r>
        <w:t>So</w:t>
      </w:r>
      <w:proofErr w:type="gramEnd"/>
      <w:r>
        <w:t xml:space="preserve"> they both end up with higher PA above baseline, but for different reasons. NEAT.</w:t>
      </w:r>
    </w:p>
  </w:comment>
  <w:comment w:id="23" w:author="Joe Bennett" w:date="2020-08-11T13:45:00Z" w:initials="JB">
    <w:p w14:paraId="6CFD3EEC" w14:textId="7CEF54D6" w:rsidR="00911A38" w:rsidRDefault="00911A38">
      <w:pPr>
        <w:pStyle w:val="CommentText"/>
      </w:pPr>
      <w:r>
        <w:rPr>
          <w:rStyle w:val="CommentReference"/>
        </w:rPr>
        <w:annotationRef/>
      </w:r>
      <w:r>
        <w:t xml:space="preserve">I don’t think 100% necessary but would be nice if we had the space. </w:t>
      </w:r>
    </w:p>
  </w:comment>
  <w:comment w:id="25" w:author="Jeffrey Owen Hanson" w:date="2020-03-16T10:26:00Z" w:initials="JOH">
    <w:p w14:paraId="55D6D3A5" w14:textId="77777777" w:rsidR="00911A38" w:rsidRDefault="00911A38" w:rsidP="0058173B">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26" w:author="richard" w:date="2020-04-15T13:05:00Z" w:initials="r">
    <w:p w14:paraId="2D824E57" w14:textId="77777777" w:rsidR="00911A38" w:rsidRDefault="00911A38" w:rsidP="0058173B">
      <w:pPr>
        <w:pStyle w:val="CommentText"/>
      </w:pPr>
      <w:r>
        <w:rPr>
          <w:rStyle w:val="CommentReference"/>
        </w:rPr>
        <w:annotationRef/>
      </w:r>
      <w:r>
        <w:t xml:space="preserve">Not sure how to best go about selecting species for this. Should we go with some </w:t>
      </w:r>
      <w:proofErr w:type="gramStart"/>
      <w:r>
        <w:t>well known</w:t>
      </w:r>
      <w:proofErr w:type="gramEnd"/>
      <w:r>
        <w:t xml:space="preserve"> species here or let the data drive things?</w:t>
      </w:r>
    </w:p>
  </w:comment>
  <w:comment w:id="27" w:author="richard" w:date="2020-04-24T13:37:00Z" w:initials="r">
    <w:p w14:paraId="7B041A92" w14:textId="77777777" w:rsidR="00911A38" w:rsidRDefault="00911A38" w:rsidP="0058173B">
      <w:pPr>
        <w:pStyle w:val="CommentText"/>
      </w:pPr>
      <w:r>
        <w:rPr>
          <w:rStyle w:val="CommentReference"/>
        </w:rPr>
        <w:annotationRef/>
      </w:r>
      <w:r>
        <w:t>From Scott:</w:t>
      </w:r>
    </w:p>
    <w:p w14:paraId="677C515E"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Great Green Macaw (Ara </w:t>
      </w:r>
      <w:proofErr w:type="spellStart"/>
      <w:r w:rsidRPr="006B1560">
        <w:rPr>
          <w:rFonts w:ascii="Times New Roman" w:eastAsia="Times New Roman" w:hAnsi="Times New Roman" w:cs="Times New Roman"/>
          <w:sz w:val="24"/>
          <w:szCs w:val="24"/>
          <w:lang w:val="en-US" w:eastAsia="en-CA"/>
        </w:rPr>
        <w:t>ambiguus</w:t>
      </w:r>
      <w:proofErr w:type="spellEnd"/>
      <w:r w:rsidRPr="006B1560">
        <w:rPr>
          <w:rFonts w:ascii="Times New Roman" w:eastAsia="Times New Roman" w:hAnsi="Times New Roman" w:cs="Times New Roman"/>
          <w:sz w:val="24"/>
          <w:szCs w:val="24"/>
          <w:lang w:val="en-US" w:eastAsia="en-CA"/>
        </w:rPr>
        <w:t xml:space="preserve">) – Endangered, &lt;2500 individuals but range stretches from southern Honduras to western Colombia and so crosses a number of countries differing in political stability. I would expect those results to change with and without risk (IUCN site: </w:t>
      </w:r>
      <w:hyperlink r:id="rId1" w:history="1">
        <w:r w:rsidRPr="006B1560">
          <w:rPr>
            <w:rFonts w:ascii="Times New Roman" w:eastAsia="Times New Roman" w:hAnsi="Times New Roman" w:cs="Times New Roman"/>
            <w:color w:val="0000FF"/>
            <w:sz w:val="24"/>
            <w:szCs w:val="24"/>
            <w:u w:val="single"/>
            <w:lang w:val="en-US" w:eastAsia="en-CA"/>
          </w:rPr>
          <w:t>https://www.iucnredlist.org/species/22685553/93079606</w:t>
        </w:r>
      </w:hyperlink>
      <w:r w:rsidRPr="006B1560">
        <w:rPr>
          <w:rFonts w:ascii="Times New Roman" w:eastAsia="Times New Roman" w:hAnsi="Times New Roman" w:cs="Times New Roman"/>
          <w:sz w:val="24"/>
          <w:szCs w:val="24"/>
          <w:lang w:val="en-US" w:eastAsia="en-CA"/>
        </w:rPr>
        <w:t>)</w:t>
      </w:r>
    </w:p>
    <w:p w14:paraId="274A6695"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 xml:space="preserve">Wattled Curassow (Crax </w:t>
      </w:r>
      <w:proofErr w:type="spellStart"/>
      <w:r w:rsidRPr="006B1560">
        <w:rPr>
          <w:rFonts w:ascii="Times New Roman" w:eastAsia="Times New Roman" w:hAnsi="Times New Roman" w:cs="Times New Roman"/>
          <w:sz w:val="24"/>
          <w:szCs w:val="24"/>
          <w:lang w:val="en-US" w:eastAsia="en-CA"/>
        </w:rPr>
        <w:t>globulos</w:t>
      </w:r>
      <w:proofErr w:type="spellEnd"/>
      <w:r w:rsidRPr="006B1560">
        <w:rPr>
          <w:rFonts w:ascii="Times New Roman" w:eastAsia="Times New Roman" w:hAnsi="Times New Roman" w:cs="Times New Roman"/>
          <w:sz w:val="24"/>
          <w:szCs w:val="24"/>
          <w:lang w:val="en-US" w:eastAsia="en-CA"/>
        </w:rPr>
        <w:t xml:space="preserve">) – Endangered, &lt; 1000 individuals with small disconnected populations in Colombia, Peru, Bolivia and western Brazil. Suspect the risk of forest loss differs considerably among these regions. </w:t>
      </w:r>
      <w:hyperlink r:id="rId2" w:history="1">
        <w:r w:rsidRPr="006B1560">
          <w:rPr>
            <w:rFonts w:ascii="Times New Roman" w:eastAsia="Times New Roman" w:hAnsi="Times New Roman" w:cs="Times New Roman"/>
            <w:color w:val="0000FF"/>
            <w:sz w:val="24"/>
            <w:szCs w:val="24"/>
            <w:u w:val="single"/>
            <w:lang w:val="en-US" w:eastAsia="en-CA"/>
          </w:rPr>
          <w:t>https://www.iucnredlist.org/species/22678537/92777596</w:t>
        </w:r>
      </w:hyperlink>
    </w:p>
    <w:p w14:paraId="6C4E1707"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Geoffrey’s Spider Monkey (</w:t>
      </w:r>
      <w:r w:rsidRPr="006B1560">
        <w:rPr>
          <w:rFonts w:ascii="Times New Roman" w:eastAsia="Times New Roman" w:hAnsi="Times New Roman" w:cs="Times New Roman"/>
          <w:sz w:val="24"/>
          <w:szCs w:val="24"/>
          <w:lang w:eastAsia="en-CA"/>
        </w:rPr>
        <w:t>Ateles geoffroyi</w:t>
      </w:r>
      <w:r w:rsidRPr="006B1560">
        <w:rPr>
          <w:rFonts w:ascii="Times New Roman" w:eastAsia="Times New Roman" w:hAnsi="Times New Roman" w:cs="Times New Roman"/>
          <w:sz w:val="24"/>
          <w:szCs w:val="24"/>
          <w:lang w:val="en-US" w:eastAsia="en-CA"/>
        </w:rPr>
        <w:t xml:space="preserve">) – Endangered, similar situation to the macaw with a broad distribution from Mexico to Panama. </w:t>
      </w:r>
      <w:hyperlink r:id="rId3" w:history="1">
        <w:r w:rsidRPr="006B1560">
          <w:rPr>
            <w:rFonts w:ascii="Times New Roman" w:eastAsia="Times New Roman" w:hAnsi="Times New Roman" w:cs="Times New Roman"/>
            <w:color w:val="0000FF"/>
            <w:sz w:val="24"/>
            <w:szCs w:val="24"/>
            <w:u w:val="single"/>
            <w:lang w:val="en-US" w:eastAsia="en-CA"/>
          </w:rPr>
          <w:t>https://www.iucnredlist.org/species/2279/9387270</w:t>
        </w:r>
      </w:hyperlink>
    </w:p>
    <w:p w14:paraId="0AD64A87" w14:textId="77777777" w:rsidR="00911A38" w:rsidRPr="006B1560" w:rsidRDefault="00911A38" w:rsidP="0058173B">
      <w:pPr>
        <w:spacing w:before="100" w:beforeAutospacing="1" w:after="100" w:afterAutospacing="1" w:line="240" w:lineRule="auto"/>
        <w:rPr>
          <w:rFonts w:ascii="Times New Roman" w:eastAsia="Times New Roman" w:hAnsi="Times New Roman" w:cs="Times New Roman"/>
          <w:sz w:val="24"/>
          <w:szCs w:val="24"/>
          <w:lang w:eastAsia="en-CA"/>
        </w:rPr>
      </w:pPr>
      <w:r w:rsidRPr="006B1560">
        <w:rPr>
          <w:rFonts w:ascii="Times New Roman" w:eastAsia="Times New Roman" w:hAnsi="Times New Roman" w:cs="Times New Roman"/>
          <w:sz w:val="24"/>
          <w:szCs w:val="24"/>
          <w:lang w:val="en-US" w:eastAsia="en-CA"/>
        </w:rPr>
        <w:t>Outside of the Americas we would likely get some interesting results in Africa. Charismatic and endangered species like Black Rhino and African Wild Dog have ranges spread across a number of countries that must vary in risk. I’d maybe suggest one bird example from the Americas and one mammal example from Africa assuming the change in area with and without risk comes out strongly?</w:t>
      </w:r>
    </w:p>
    <w:p w14:paraId="59F5CE92" w14:textId="77777777" w:rsidR="00911A38" w:rsidRDefault="00911A38" w:rsidP="0058173B">
      <w:pPr>
        <w:pStyle w:val="CommentText"/>
      </w:pPr>
    </w:p>
  </w:comment>
  <w:comment w:id="28" w:author="richard" w:date="2020-06-12T11:09:00Z" w:initials="r">
    <w:p w14:paraId="4602935A" w14:textId="77777777" w:rsidR="00911A38" w:rsidRDefault="00911A38" w:rsidP="0058173B">
      <w:pPr>
        <w:pStyle w:val="CommentText"/>
      </w:pPr>
      <w:r>
        <w:rPr>
          <w:rStyle w:val="CommentReference"/>
        </w:rPr>
        <w:annotationRef/>
      </w:r>
      <w:r>
        <w:t>What do others think?</w:t>
      </w:r>
    </w:p>
  </w:comment>
  <w:comment w:id="29" w:author="Allison Binley" w:date="2020-06-18T15:34:00Z" w:initials="AB">
    <w:p w14:paraId="6BDBB524" w14:textId="77777777" w:rsidR="00911A38" w:rsidRDefault="00911A38" w:rsidP="0058173B">
      <w:pPr>
        <w:pStyle w:val="CommentText"/>
      </w:pPr>
      <w:r>
        <w:rPr>
          <w:rStyle w:val="CommentReference"/>
        </w:rPr>
        <w:annotationRef/>
      </w:r>
      <w:r>
        <w:t xml:space="preserve">I like Scott’s suggestion, assuming we can show a substantial difference with and without risk. </w:t>
      </w:r>
    </w:p>
  </w:comment>
  <w:comment w:id="30" w:author="Viv Mcshane" w:date="2020-06-29T11:34:00Z" w:initials="VM">
    <w:p w14:paraId="66C110ED" w14:textId="77777777" w:rsidR="00911A38" w:rsidRDefault="00911A38" w:rsidP="0058173B">
      <w:pPr>
        <w:pStyle w:val="CommentText"/>
      </w:pPr>
      <w:r>
        <w:rPr>
          <w:rStyle w:val="CommentReference"/>
        </w:rPr>
        <w:annotationRef/>
      </w:r>
      <w:r>
        <w:t>I’d love to see a couple of “interesting” species highlighted – but picking just random one seems a little strange – could we just pull out a mammal, a reptile and a bird at least? I’d prefer it to be data driven but happy to go with what others decide</w:t>
      </w:r>
    </w:p>
  </w:comment>
  <w:comment w:id="31" w:author="Buxton,Rachel" w:date="2020-08-05T16:13:00Z" w:initials="B">
    <w:p w14:paraId="73F9A733" w14:textId="1FD62EC5" w:rsidR="00911A38" w:rsidRDefault="00911A38" w:rsidP="0058173B">
      <w:pPr>
        <w:pStyle w:val="CommentText"/>
      </w:pPr>
      <w:r>
        <w:rPr>
          <w:rStyle w:val="CommentReference"/>
        </w:rPr>
        <w:annotationRef/>
      </w:r>
      <w:r>
        <w:t>Really good idea. Leads well into how important coordinating across jurisdictions is.</w:t>
      </w:r>
    </w:p>
    <w:p w14:paraId="08CD6421" w14:textId="77777777" w:rsidR="00911A38" w:rsidRDefault="00911A38" w:rsidP="0058173B">
      <w:pPr>
        <w:pStyle w:val="CommentText"/>
      </w:pPr>
    </w:p>
    <w:p w14:paraId="17B32ED7" w14:textId="0C7438B3" w:rsidR="00911A38" w:rsidRDefault="00911A38" w:rsidP="0058173B">
      <w:pPr>
        <w:pStyle w:val="CommentText"/>
      </w:pPr>
      <w:r>
        <w:t xml:space="preserve">Could incorporate this in the Russia/Finland/Sweden example (some wide-ranging cool ungulate and bird, for example). </w:t>
      </w:r>
    </w:p>
    <w:p w14:paraId="5018A04F" w14:textId="77777777" w:rsidR="00911A38" w:rsidRDefault="00911A38" w:rsidP="0058173B">
      <w:pPr>
        <w:pStyle w:val="CommentText"/>
      </w:pPr>
    </w:p>
    <w:p w14:paraId="5BCAC4FF" w14:textId="52F39ADC" w:rsidR="00911A38" w:rsidRDefault="00911A38" w:rsidP="0058173B">
      <w:pPr>
        <w:pStyle w:val="CommentText"/>
      </w:pPr>
      <w:r>
        <w:t>OR we could use one of Scott’s wide-ranging examples across central America to explore governance (although El Salvador is a head scratcher – why so high?? It has such poor governance – Costa Rica makes sense though).</w:t>
      </w:r>
    </w:p>
  </w:comment>
  <w:comment w:id="32" w:author="richard" w:date="2020-08-07T13:38:00Z" w:initials="r">
    <w:p w14:paraId="205BFEF5" w14:textId="4F32D908" w:rsidR="00911A38" w:rsidRDefault="00911A38">
      <w:pPr>
        <w:pStyle w:val="CommentText"/>
      </w:pPr>
      <w:r>
        <w:rPr>
          <w:rStyle w:val="CommentReference"/>
        </w:rPr>
        <w:annotationRef/>
      </w:r>
      <w:r>
        <w:t>I like the idea of including in the Russia et al. example. Two birds with one stone so to speak.</w:t>
      </w:r>
    </w:p>
    <w:p w14:paraId="6CBCF6DF" w14:textId="467EA6CB" w:rsidR="00911A38" w:rsidRDefault="00911A38">
      <w:pPr>
        <w:pStyle w:val="CommentText"/>
      </w:pPr>
    </w:p>
    <w:p w14:paraId="03D190BE" w14:textId="21D81050" w:rsidR="00911A38" w:rsidRDefault="00911A38">
      <w:pPr>
        <w:pStyle w:val="CommentText"/>
      </w:pPr>
      <w:r>
        <w:t>Could try to think about a Central America example that also gets the climate and/or land use angle, so we could combine again.</w:t>
      </w:r>
    </w:p>
    <w:p w14:paraId="635207AF" w14:textId="77777777" w:rsidR="00911A38" w:rsidRDefault="00911A38">
      <w:pPr>
        <w:pStyle w:val="CommentText"/>
      </w:pPr>
    </w:p>
    <w:p w14:paraId="0633178A" w14:textId="21A573A3" w:rsidR="00911A38" w:rsidRDefault="00911A38">
      <w:pPr>
        <w:pStyle w:val="CommentText"/>
      </w:pPr>
    </w:p>
  </w:comment>
  <w:comment w:id="35" w:author="Buxton,Rachel" w:date="2020-08-18T14:57:00Z" w:initials="B">
    <w:p w14:paraId="746B2029" w14:textId="136D1292" w:rsidR="00911A38" w:rsidRDefault="00911A38">
      <w:pPr>
        <w:pStyle w:val="CommentText"/>
      </w:pPr>
      <w:r>
        <w:rPr>
          <w:rStyle w:val="CommentReference"/>
        </w:rPr>
        <w:annotationRef/>
      </w:r>
      <w:r>
        <w:t>I think this needs some work to make it Nature-worthy. Doesn’t have to be this, but perhaps you can use something like this altered to your liking:</w:t>
      </w:r>
    </w:p>
    <w:p w14:paraId="07FC3F7E" w14:textId="77777777" w:rsidR="00911A38" w:rsidRDefault="00911A38">
      <w:pPr>
        <w:pStyle w:val="CommentText"/>
      </w:pPr>
    </w:p>
    <w:p w14:paraId="2E00842F" w14:textId="54961872" w:rsidR="00911A38" w:rsidRPr="007A09F9" w:rsidRDefault="00911A38" w:rsidP="007A09F9">
      <w:pPr>
        <w:autoSpaceDE w:val="0"/>
        <w:autoSpaceDN w:val="0"/>
        <w:adjustRightInd w:val="0"/>
        <w:spacing w:after="0" w:line="240" w:lineRule="auto"/>
        <w:rPr>
          <w:rFonts w:ascii="Times New Roman" w:hAnsi="Times New Roman" w:cs="Times New Roman"/>
          <w:sz w:val="24"/>
          <w:szCs w:val="24"/>
        </w:rPr>
      </w:pPr>
      <w:r>
        <w:rPr>
          <w:rFonts w:ascii="AdvTTd7835f12" w:hAnsi="AdvTTd7835f12" w:cs="AdvTTd7835f12"/>
          <w:color w:val="231F20"/>
          <w:sz w:val="16"/>
          <w:szCs w:val="16"/>
          <w:lang w:val="en-US"/>
        </w:rPr>
        <w:t>Despite the expansion of the protected area network in the past few decades, biodiversity has continued to decline, largely due to intensifying land-use and climate change and varying quality of governance, which results in different levels of commitment to conservation among jurisdictions. As conservation agencies look to secure new areas for protection, risk of future change will be particularly important as projected changes in climate (citation from below), land-use (citation from below), and socio-economic uncertainty can compromise protected area effectiveness. Our results show t</w:t>
      </w:r>
      <w:r>
        <w:rPr>
          <w:rFonts w:ascii="Times New Roman" w:eastAsia="Arial" w:hAnsi="Times New Roman" w:cs="Times New Roman"/>
          <w:color w:val="000000"/>
          <w:sz w:val="24"/>
          <w:szCs w:val="24"/>
        </w:rPr>
        <w:t>hat protected area expansion decisions can be profoundly influenced by risk</w:t>
      </w:r>
      <w:r>
        <w:rPr>
          <w:rFonts w:ascii="AdvTTd7835f12" w:hAnsi="AdvTTd7835f12" w:cs="AdvTTd7835f12"/>
          <w:color w:val="231F20"/>
          <w:sz w:val="16"/>
          <w:szCs w:val="16"/>
          <w:lang w:val="en-US"/>
        </w:rPr>
        <w:t xml:space="preserve">, particularly governance, but that considering risk is achievable, only adding &lt;1% to the total global area required to meet biodiversity targets. Moreover, </w:t>
      </w:r>
      <w:r>
        <w:rPr>
          <w:rFonts w:ascii="Times New Roman" w:hAnsi="Times New Roman" w:cs="Times New Roman"/>
          <w:sz w:val="24"/>
          <w:szCs w:val="24"/>
        </w:rPr>
        <w:t>our framework is flexible, allowing conservation agencies looking to set priorities from the global to local scale and incorporate different metrics, examining the influence of each metric according to its relative importance</w:t>
      </w:r>
      <w:r>
        <w:rPr>
          <w:rStyle w:val="CommentReference"/>
        </w:rPr>
        <w:annotationRef/>
      </w:r>
      <w:r>
        <w:rPr>
          <w:rFonts w:ascii="Times New Roman" w:hAnsi="Times New Roman" w:cs="Times New Roman"/>
          <w:sz w:val="24"/>
          <w:szCs w:val="24"/>
        </w:rPr>
        <w:t xml:space="preserve">. Our results also emphasize the importance of cross-jurisdictional conservation initiatives, especially in adjacent countries sharing wide-ranging species where risk factors predominate. </w:t>
      </w:r>
      <w:r>
        <w:rPr>
          <w:rFonts w:ascii="Times New Roman" w:eastAsia="Arial" w:hAnsi="Times New Roman" w:cs="Times New Roman"/>
          <w:color w:val="000000"/>
          <w:sz w:val="24"/>
          <w:szCs w:val="24"/>
        </w:rPr>
        <w:t>Considering risk in conservation decision-making will lead to more resilient and effective conservation plans into the future to help safeguard our planet’s biodiversity in the face of the current extinction and climate crises.</w:t>
      </w:r>
    </w:p>
    <w:p w14:paraId="42E74FD8" w14:textId="77777777" w:rsidR="00911A38" w:rsidRDefault="00911A38" w:rsidP="00095B42">
      <w:pPr>
        <w:autoSpaceDE w:val="0"/>
        <w:autoSpaceDN w:val="0"/>
        <w:adjustRightInd w:val="0"/>
        <w:spacing w:after="0" w:line="240" w:lineRule="auto"/>
        <w:rPr>
          <w:rFonts w:ascii="AdvTTd7835f12" w:hAnsi="AdvTTd7835f12" w:cs="AdvTTd7835f12"/>
          <w:color w:val="231F20"/>
          <w:sz w:val="16"/>
          <w:szCs w:val="16"/>
          <w:lang w:val="en-US"/>
        </w:rPr>
      </w:pPr>
    </w:p>
    <w:p w14:paraId="4904E191" w14:textId="5F5C5F34" w:rsidR="00911A38" w:rsidRPr="00095B42" w:rsidRDefault="00911A38" w:rsidP="00095B42">
      <w:pPr>
        <w:autoSpaceDE w:val="0"/>
        <w:autoSpaceDN w:val="0"/>
        <w:adjustRightInd w:val="0"/>
        <w:spacing w:after="0" w:line="240" w:lineRule="auto"/>
        <w:rPr>
          <w:rFonts w:ascii="AdvTTd7835f12" w:hAnsi="AdvTTd7835f12" w:cs="AdvTTd7835f12"/>
          <w:color w:val="231F20"/>
          <w:sz w:val="16"/>
          <w:szCs w:val="16"/>
          <w:lang w:val="en-US"/>
        </w:rPr>
      </w:pPr>
    </w:p>
  </w:comment>
  <w:comment w:id="36" w:author="Jeffrey Owen Hanson" w:date="2020-03-16T10:42:00Z" w:initials="JOH">
    <w:p w14:paraId="4DB89186" w14:textId="4E818480" w:rsidR="00911A38" w:rsidRDefault="00911A38">
      <w:pPr>
        <w:pStyle w:val="CommentText"/>
      </w:pPr>
      <w:r>
        <w:rPr>
          <w:rStyle w:val="CommentReference"/>
        </w:rPr>
        <w:annotationRef/>
      </w:r>
      <w:r>
        <w:t>Perhaps you could use different colors for “protected area”, “only selected in this scenario”, “selected in at least one other scenario too”?</w:t>
      </w:r>
    </w:p>
  </w:comment>
  <w:comment w:id="37" w:author="richard" w:date="2020-06-12T11:06:00Z" w:initials="r">
    <w:p w14:paraId="30D03DD7" w14:textId="2B859554" w:rsidR="00911A38" w:rsidRDefault="00911A38">
      <w:pPr>
        <w:pStyle w:val="CommentText"/>
      </w:pPr>
      <w:r>
        <w:rPr>
          <w:rStyle w:val="CommentReference"/>
        </w:rPr>
        <w:annotationRef/>
      </w:r>
      <w:r>
        <w:t>I think that would be too busy. Probably best to move to supp mat.</w:t>
      </w:r>
    </w:p>
  </w:comment>
  <w:comment w:id="38" w:author="richard" w:date="2020-03-03T08:22:00Z" w:initials="r">
    <w:p w14:paraId="482D7CE4" w14:textId="77777777" w:rsidR="00911A38" w:rsidRDefault="00911A38">
      <w:pPr>
        <w:pStyle w:val="CommentText"/>
      </w:pPr>
      <w:r>
        <w:rPr>
          <w:rStyle w:val="CommentReference"/>
        </w:rPr>
        <w:annotationRef/>
      </w:r>
      <w:r>
        <w:t>Placeholder. Need to make this more useful</w:t>
      </w:r>
    </w:p>
    <w:p w14:paraId="0C87499A" w14:textId="389407F5" w:rsidR="00911A38" w:rsidRDefault="00911A38">
      <w:pPr>
        <w:pStyle w:val="CommentText"/>
      </w:pPr>
      <w:r>
        <w:t>Might also need to go into supp mat to save space</w:t>
      </w:r>
    </w:p>
  </w:comment>
  <w:comment w:id="39" w:author="Joseph Bennett" w:date="2020-04-14T09:02:00Z" w:initials="JB">
    <w:p w14:paraId="1A141592" w14:textId="77777777" w:rsidR="00911A38" w:rsidRDefault="00911A38">
      <w:pPr>
        <w:pStyle w:val="CommentText"/>
      </w:pPr>
      <w:r>
        <w:rPr>
          <w:rStyle w:val="CommentReference"/>
        </w:rPr>
        <w:annotationRef/>
      </w:r>
      <w:r>
        <w:t xml:space="preserve">If we can fix the colours, could keep in the main? </w:t>
      </w:r>
    </w:p>
    <w:p w14:paraId="68F85DCB" w14:textId="77777777" w:rsidR="00911A38" w:rsidRDefault="00911A38">
      <w:pPr>
        <w:pStyle w:val="CommentText"/>
      </w:pPr>
    </w:p>
    <w:p w14:paraId="7E8EB4EC" w14:textId="3928BB35" w:rsidR="00911A38" w:rsidRDefault="00911A38">
      <w:pPr>
        <w:pStyle w:val="CommentText"/>
      </w:pPr>
      <w:r>
        <w:t xml:space="preserve">Or could provide baseline versus all three together, then present all scenarios in the SI? </w:t>
      </w:r>
    </w:p>
  </w:comment>
  <w:comment w:id="40" w:author="Viv Mcshane" w:date="2020-06-29T11:39:00Z" w:initials="VM">
    <w:p w14:paraId="2F1568A8" w14:textId="66C0BB5E" w:rsidR="00911A38" w:rsidRDefault="00911A38">
      <w:pPr>
        <w:pStyle w:val="CommentText"/>
      </w:pPr>
      <w:r>
        <w:rPr>
          <w:rStyle w:val="CommentReference"/>
        </w:rPr>
        <w:annotationRef/>
      </w:r>
      <w:r>
        <w:t>Yes – difficult to see any large differences in these images – the difference map in fig 2 is a better comparison – this is good in supp</w:t>
      </w:r>
    </w:p>
  </w:comment>
  <w:comment w:id="41" w:author="Viv Mcshane" w:date="2020-03-16T10:06:00Z" w:initials="VM">
    <w:p w14:paraId="149BA32E" w14:textId="3003193A" w:rsidR="00911A38" w:rsidRDefault="00911A38">
      <w:pPr>
        <w:pStyle w:val="CommentText"/>
      </w:pPr>
      <w:r>
        <w:rPr>
          <w:rStyle w:val="CommentReference"/>
        </w:rPr>
        <w:annotationRef/>
      </w:r>
      <w:r>
        <w:t>Can we make the grey lighter in the background so that the blue stands out more? Its very hard to see with the country background colour.</w:t>
      </w:r>
    </w:p>
  </w:comment>
  <w:comment w:id="42" w:author="Joe Bennett" w:date="2020-08-12T10:35:00Z" w:initials="JB">
    <w:p w14:paraId="5A79308A" w14:textId="715F24A0" w:rsidR="00911A38" w:rsidRDefault="00911A38">
      <w:pPr>
        <w:pStyle w:val="CommentText"/>
      </w:pPr>
      <w:r>
        <w:rPr>
          <w:rStyle w:val="CommentReference"/>
        </w:rPr>
        <w:annotationRef/>
      </w:r>
      <w:r>
        <w:t>Could go in SI?</w:t>
      </w:r>
    </w:p>
  </w:comment>
  <w:comment w:id="44" w:author="richard" w:date="2020-03-03T12:47:00Z" w:initials="r">
    <w:p w14:paraId="0E5EC58A" w14:textId="1BBF8A37" w:rsidR="00911A38" w:rsidRDefault="00911A38">
      <w:pPr>
        <w:pStyle w:val="CommentText"/>
      </w:pPr>
      <w:r>
        <w:rPr>
          <w:rStyle w:val="CommentReference"/>
        </w:rPr>
        <w:annotationRef/>
      </w:r>
      <w:r>
        <w:t>We should probably add the maths in here. Jeff, would you be able to do that?</w:t>
      </w:r>
    </w:p>
  </w:comment>
  <w:comment w:id="45" w:author="Unknown Author" w:date="2020-01-15T13:03:00Z" w:initials="">
    <w:p w14:paraId="28762C38" w14:textId="77777777" w:rsidR="00911A38" w:rsidRDefault="00911A38">
      <w:r>
        <w:rPr>
          <w:rFonts w:ascii="Calibri" w:hAnsi="Calibri"/>
          <w:sz w:val="20"/>
        </w:rPr>
        <w:t>This will require some justification, standard approaches (though poorly justified) using log-linear scaling to calculate targets.</w:t>
      </w:r>
    </w:p>
  </w:comment>
  <w:comment w:id="46" w:author="Joseph Bennett" w:date="2020-01-11T07:23:00Z" w:initials="JB">
    <w:p w14:paraId="1FB287EC" w14:textId="75C88669" w:rsidR="00911A38" w:rsidRDefault="00911A38">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47" w:author="richard" w:date="2020-03-03T11:25:00Z" w:initials="r">
    <w:p w14:paraId="5704DF23" w14:textId="249B360B" w:rsidR="00911A38" w:rsidRDefault="00911A38">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48" w:author="Joe Bennett" w:date="2020-08-12T10:48:00Z" w:initials="JB">
    <w:p w14:paraId="62326E7E" w14:textId="6CA45620" w:rsidR="00911A38" w:rsidRDefault="00911A38">
      <w:pPr>
        <w:pStyle w:val="CommentText"/>
      </w:pPr>
      <w:r>
        <w:rPr>
          <w:rStyle w:val="CommentReference"/>
        </w:rPr>
        <w:annotationRef/>
      </w:r>
      <w:r>
        <w:t xml:space="preserve">See suggestions above. I think al good now. </w:t>
      </w:r>
    </w:p>
  </w:comment>
  <w:comment w:id="57" w:author="Joseph Bennett" w:date="2020-04-14T09:01:00Z" w:initials="JB">
    <w:p w14:paraId="34DACA19" w14:textId="77777777" w:rsidR="00911A38" w:rsidRDefault="00911A38" w:rsidP="00A70CCC">
      <w:pPr>
        <w:pStyle w:val="CommentText"/>
      </w:pPr>
      <w:r>
        <w:rPr>
          <w:rStyle w:val="CommentReference"/>
        </w:rPr>
        <w:annotationRef/>
      </w:r>
      <w:r>
        <w:t>I’m not totally clear on this table, and wondering if it should go in SI and identify the countries that represent the extremes?</w:t>
      </w:r>
    </w:p>
  </w:comment>
  <w:comment w:id="58" w:author="richard" w:date="2020-06-12T11:08:00Z" w:initials="r">
    <w:p w14:paraId="52EBA948" w14:textId="502EE814" w:rsidR="00911A38" w:rsidRDefault="00911A38">
      <w:pPr>
        <w:pStyle w:val="CommentText"/>
      </w:pPr>
      <w:r>
        <w:rPr>
          <w:rStyle w:val="CommentReference"/>
        </w:rPr>
        <w:annotationRef/>
      </w:r>
      <w:r>
        <w:rPr>
          <w:rStyle w:val="CommentReference"/>
        </w:rPr>
        <w:t>This is essentially a table that shows the detailed from Table S3 (country specific values) summarized. Maybe not that useful?</w:t>
      </w:r>
      <w:r>
        <w:t xml:space="preserve"> </w:t>
      </w:r>
    </w:p>
  </w:comment>
  <w:comment w:id="61" w:author="Viv Mcshane" w:date="2020-06-29T11:59:00Z" w:initials="VM">
    <w:p w14:paraId="4402BA93" w14:textId="49D43C6A" w:rsidR="00911A38" w:rsidRDefault="00911A38">
      <w:pPr>
        <w:pStyle w:val="CommentText"/>
      </w:pPr>
      <w:r>
        <w:rPr>
          <w:rStyle w:val="CommentReference"/>
        </w:rPr>
        <w:annotationRef/>
      </w:r>
      <w:r>
        <w:t>OK – so it is the WGI data that was used – in which case we need to remove the reference to transparency data in the beginning</w:t>
      </w:r>
    </w:p>
  </w:comment>
  <w:comment w:id="62" w:author="Jeremy Pittman" w:date="2020-04-24T13:28:00Z" w:initials="JP">
    <w:p w14:paraId="2D385FF6" w14:textId="77777777" w:rsidR="00911A38" w:rsidRDefault="00911A38" w:rsidP="00B857EE">
      <w:pPr>
        <w:pStyle w:val="CommentText"/>
      </w:pPr>
      <w:r>
        <w:rPr>
          <w:rStyle w:val="CommentReference"/>
        </w:rPr>
        <w:annotationRef/>
      </w:r>
      <w:r>
        <w:t>I just quoted these all verbatim for now… I think that’s the best way to convey the meaning, but if you want me to rework, just let me know.</w:t>
      </w:r>
    </w:p>
  </w:comment>
  <w:comment w:id="63" w:author="Viv Mcshane" w:date="2020-06-29T12:07:00Z" w:initials="VM">
    <w:p w14:paraId="001CD08A" w14:textId="2916F75F" w:rsidR="00911A38" w:rsidRDefault="00911A38">
      <w:pPr>
        <w:pStyle w:val="CommentText"/>
      </w:pPr>
      <w:r>
        <w:rPr>
          <w:rStyle w:val="CommentReference"/>
        </w:rPr>
        <w:annotationRef/>
      </w:r>
      <w:r>
        <w:t>Can we say “poor” or something else instead of “bad”?</w:t>
      </w:r>
    </w:p>
  </w:comment>
  <w:comment w:id="64" w:author="Joe Bennett" w:date="2020-08-12T10:51:00Z" w:initials="JB">
    <w:p w14:paraId="3B172389" w14:textId="265B65FF" w:rsidR="00911A38" w:rsidRDefault="00911A38">
      <w:pPr>
        <w:pStyle w:val="CommentText"/>
      </w:pPr>
      <w:r>
        <w:rPr>
          <w:rStyle w:val="CommentReference"/>
        </w:rPr>
        <w:annotationRef/>
      </w:r>
      <w:r>
        <w:t xml:space="preserve">Not clear where red and blue intersect, unless you really blow it up. Unsure what to do about that.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4D375E0" w15:done="0"/>
  <w15:commentEx w15:paraId="35C5777D" w15:done="0"/>
  <w15:commentEx w15:paraId="7D9846F0" w15:done="0"/>
  <w15:commentEx w15:paraId="749108E7" w15:paraIdParent="7D9846F0" w15:done="0"/>
  <w15:commentEx w15:paraId="2C331CCE" w15:done="0"/>
  <w15:commentEx w15:paraId="6C013B8C" w15:paraIdParent="2C331CCE" w15:done="0"/>
  <w15:commentEx w15:paraId="5F98E90B" w15:paraIdParent="2C331CCE" w15:done="0"/>
  <w15:commentEx w15:paraId="3004DEFC" w15:done="0"/>
  <w15:commentEx w15:paraId="299D06D5" w15:done="0"/>
  <w15:commentEx w15:paraId="00599DA8" w15:paraIdParent="299D06D5" w15:done="0"/>
  <w15:commentEx w15:paraId="35DBCAEB" w15:paraIdParent="299D06D5" w15:done="0"/>
  <w15:commentEx w15:paraId="18BDA949" w15:done="0"/>
  <w15:commentEx w15:paraId="6B23C6C1" w15:done="0"/>
  <w15:commentEx w15:paraId="7E949679" w15:paraIdParent="6B23C6C1" w15:done="0"/>
  <w15:commentEx w15:paraId="35D44156" w15:paraIdParent="6B23C6C1" w15:done="0"/>
  <w15:commentEx w15:paraId="2F4AA230" w15:done="0"/>
  <w15:commentEx w15:paraId="7DB530A1" w15:paraIdParent="2F4AA230" w15:done="0"/>
  <w15:commentEx w15:paraId="5DEF4077" w15:done="0"/>
  <w15:commentEx w15:paraId="2F68BC18" w15:done="0"/>
  <w15:commentEx w15:paraId="2ADC1C16" w15:done="0"/>
  <w15:commentEx w15:paraId="6CFD3EEC" w15:paraIdParent="2ADC1C16" w15:done="0"/>
  <w15:commentEx w15:paraId="55D6D3A5" w15:done="0"/>
  <w15:commentEx w15:paraId="2D824E57" w15:paraIdParent="55D6D3A5" w15:done="0"/>
  <w15:commentEx w15:paraId="59F5CE92" w15:paraIdParent="55D6D3A5" w15:done="0"/>
  <w15:commentEx w15:paraId="4602935A" w15:paraIdParent="55D6D3A5" w15:done="0"/>
  <w15:commentEx w15:paraId="6BDBB524" w15:paraIdParent="55D6D3A5" w15:done="0"/>
  <w15:commentEx w15:paraId="66C110ED" w15:paraIdParent="55D6D3A5" w15:done="0"/>
  <w15:commentEx w15:paraId="5BCAC4FF" w15:paraIdParent="55D6D3A5" w15:done="0"/>
  <w15:commentEx w15:paraId="0633178A" w15:paraIdParent="55D6D3A5" w15:done="0"/>
  <w15:commentEx w15:paraId="4904E191" w15:done="0"/>
  <w15:commentEx w15:paraId="4DB89186" w15:done="0"/>
  <w15:commentEx w15:paraId="30D03DD7" w15:paraIdParent="4DB89186" w15:done="0"/>
  <w15:commentEx w15:paraId="0C87499A" w15:done="0"/>
  <w15:commentEx w15:paraId="7E8EB4EC" w15:paraIdParent="0C87499A" w15:done="0"/>
  <w15:commentEx w15:paraId="2F1568A8" w15:paraIdParent="0C87499A" w15:done="0"/>
  <w15:commentEx w15:paraId="149BA32E" w15:done="0"/>
  <w15:commentEx w15:paraId="5A79308A" w15:done="0"/>
  <w15:commentEx w15:paraId="0E5EC58A" w15:done="0"/>
  <w15:commentEx w15:paraId="28762C38" w15:done="0"/>
  <w15:commentEx w15:paraId="1FB287EC" w15:done="0"/>
  <w15:commentEx w15:paraId="5704DF23" w15:paraIdParent="1FB287EC" w15:done="0"/>
  <w15:commentEx w15:paraId="62326E7E" w15:paraIdParent="1FB287EC" w15:done="0"/>
  <w15:commentEx w15:paraId="34DACA19" w15:done="0"/>
  <w15:commentEx w15:paraId="52EBA948" w15:paraIdParent="34DACA19" w15:done="0"/>
  <w15:commentEx w15:paraId="4402BA93" w15:done="0"/>
  <w15:commentEx w15:paraId="2D385FF6" w15:done="0"/>
  <w15:commentEx w15:paraId="001CD08A" w15:done="0"/>
  <w15:commentEx w15:paraId="3B17238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7D523" w16cex:dateUtc="2020-08-07T20:26:00Z"/>
  <w16cex:commentExtensible w16cex:durableId="22D7D4D0" w16cex:dateUtc="2020-08-07T20:25:00Z"/>
  <w16cex:commentExtensible w16cex:durableId="22D7D5B8" w16cex:dateUtc="2020-08-07T20:29:00Z"/>
  <w16cex:commentExtensible w16cex:durableId="22DE1273" w16cex:dateUtc="2020-08-12T11:02:00Z"/>
  <w16cex:commentExtensible w16cex:durableId="22D7D55D" w16cex:dateUtc="2020-08-07T20:27:00Z"/>
  <w16cex:commentExtensible w16cex:durableId="22DD1E17" w16cex:dateUtc="2020-08-11T17:39:00Z"/>
  <w16cex:commentExtensible w16cex:durableId="22D7D6C8" w16cex:dateUtc="2020-08-07T20:34:00Z"/>
  <w16cex:commentExtensible w16cex:durableId="22DD1F5C" w16cex:dateUtc="2020-08-11T17:45:00Z"/>
  <w16cex:commentExtensible w16cex:durableId="22D7D7BF" w16cex:dateUtc="2020-08-07T20:38:00Z"/>
  <w16cex:commentExtensible w16cex:durableId="228DE048" w16cex:dateUtc="2020-06-12T18:06:00Z"/>
  <w16cex:commentExtensible w16cex:durableId="22A45160" w16cex:dateUtc="2020-06-29T18:39:00Z"/>
  <w16cex:commentExtensible w16cex:durableId="22DE4475" w16cex:dateUtc="2020-08-12T14:35:00Z"/>
  <w16cex:commentExtensible w16cex:durableId="22DE4770" w16cex:dateUtc="2020-08-12T14:48:00Z"/>
  <w16cex:commentExtensible w16cex:durableId="228DE097" w16cex:dateUtc="2020-06-12T18:08:00Z"/>
  <w16cex:commentExtensible w16cex:durableId="22A45606" w16cex:dateUtc="2020-06-29T18:59:00Z"/>
  <w16cex:commentExtensible w16cex:durableId="22A457FF" w16cex:dateUtc="2020-06-29T19:07:00Z"/>
  <w16cex:commentExtensible w16cex:durableId="22DE4814" w16cex:dateUtc="2020-08-12T14: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4D375E0" w16cid:durableId="21DFCB0D"/>
  <w16cid:commentId w16cid:paraId="35C5777D" w16cid:durableId="21A60B2E"/>
  <w16cid:commentId w16cid:paraId="7D9846F0" w16cid:durableId="22D7CB38"/>
  <w16cid:commentId w16cid:paraId="749108E7" w16cid:durableId="22D7D523"/>
  <w16cid:commentId w16cid:paraId="2C331CCE" w16cid:durableId="22D7CB39"/>
  <w16cid:commentId w16cid:paraId="6C013B8C" w16cid:durableId="22D7D4D0"/>
  <w16cid:commentId w16cid:paraId="5F98E90B" w16cid:durableId="22F74113"/>
  <w16cid:commentId w16cid:paraId="3004DEFC" w16cid:durableId="22D7CB3A"/>
  <w16cid:commentId w16cid:paraId="299D06D5" w16cid:durableId="22D7CB3B"/>
  <w16cid:commentId w16cid:paraId="00599DA8" w16cid:durableId="22D7D5B8"/>
  <w16cid:commentId w16cid:paraId="35DBCAEB" w16cid:durableId="22F74117"/>
  <w16cid:commentId w16cid:paraId="18BDA949" w16cid:durableId="22DE1273"/>
  <w16cid:commentId w16cid:paraId="6B23C6C1" w16cid:durableId="22D7CB3C"/>
  <w16cid:commentId w16cid:paraId="7E949679" w16cid:durableId="22D7D55D"/>
  <w16cid:commentId w16cid:paraId="35D44156" w16cid:durableId="22DD1E17"/>
  <w16cid:commentId w16cid:paraId="2F4AA230" w16cid:durableId="22D7CB3D"/>
  <w16cid:commentId w16cid:paraId="7DB530A1" w16cid:durableId="22D7D6C8"/>
  <w16cid:commentId w16cid:paraId="5DEF4077" w16cid:durableId="22D7CB3E"/>
  <w16cid:commentId w16cid:paraId="2F68BC18" w16cid:durableId="22F7411F"/>
  <w16cid:commentId w16cid:paraId="2ADC1C16" w16cid:durableId="22D7CB3F"/>
  <w16cid:commentId w16cid:paraId="6CFD3EEC" w16cid:durableId="22DD1F5C"/>
  <w16cid:commentId w16cid:paraId="55D6D3A5" w16cid:durableId="22D7CB40"/>
  <w16cid:commentId w16cid:paraId="2D824E57" w16cid:durableId="22D7CB41"/>
  <w16cid:commentId w16cid:paraId="59F5CE92" w16cid:durableId="22D7CB42"/>
  <w16cid:commentId w16cid:paraId="4602935A" w16cid:durableId="22D7CB43"/>
  <w16cid:commentId w16cid:paraId="6BDBB524" w16cid:durableId="22D7CB44"/>
  <w16cid:commentId w16cid:paraId="66C110ED" w16cid:durableId="22D7CB45"/>
  <w16cid:commentId w16cid:paraId="5BCAC4FF" w16cid:durableId="22D7CB46"/>
  <w16cid:commentId w16cid:paraId="0633178A" w16cid:durableId="22D7D7BF"/>
  <w16cid:commentId w16cid:paraId="4904E191" w16cid:durableId="22F7412F"/>
  <w16cid:commentId w16cid:paraId="4DB89186" w16cid:durableId="2219CD05"/>
  <w16cid:commentId w16cid:paraId="30D03DD7" w16cid:durableId="228DE048"/>
  <w16cid:commentId w16cid:paraId="0C87499A" w16cid:durableId="2208922D"/>
  <w16cid:commentId w16cid:paraId="7E8EB4EC" w16cid:durableId="223FFAC1"/>
  <w16cid:commentId w16cid:paraId="2F1568A8" w16cid:durableId="22A45160"/>
  <w16cid:commentId w16cid:paraId="149BA32E" w16cid:durableId="2219CE2B"/>
  <w16cid:commentId w16cid:paraId="5A79308A" w16cid:durableId="22DE4475"/>
  <w16cid:commentId w16cid:paraId="0E5EC58A" w16cid:durableId="2208D06C"/>
  <w16cid:commentId w16cid:paraId="28762C38" w16cid:durableId="21DFCB39"/>
  <w16cid:commentId w16cid:paraId="1FB287EC" w16cid:durableId="21C3F65D"/>
  <w16cid:commentId w16cid:paraId="5704DF23" w16cid:durableId="2208BD30"/>
  <w16cid:commentId w16cid:paraId="62326E7E" w16cid:durableId="22DE4770"/>
  <w16cid:commentId w16cid:paraId="34DACA19" w16cid:durableId="223FFA6C"/>
  <w16cid:commentId w16cid:paraId="52EBA948" w16cid:durableId="228DE097"/>
  <w16cid:commentId w16cid:paraId="4402BA93" w16cid:durableId="22A45606"/>
  <w16cid:commentId w16cid:paraId="2D385FF6" w16cid:durableId="2264E938"/>
  <w16cid:commentId w16cid:paraId="001CD08A" w16cid:durableId="22A457FF"/>
  <w16cid:commentId w16cid:paraId="3B172389" w16cid:durableId="22DE48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A23C9" w14:textId="77777777" w:rsidR="009F3265" w:rsidRDefault="009F3265" w:rsidP="0014008B">
      <w:pPr>
        <w:spacing w:after="0" w:line="240" w:lineRule="auto"/>
      </w:pPr>
      <w:r>
        <w:separator/>
      </w:r>
    </w:p>
  </w:endnote>
  <w:endnote w:type="continuationSeparator" w:id="0">
    <w:p w14:paraId="0985A88E" w14:textId="77777777" w:rsidR="009F3265" w:rsidRDefault="009F3265"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AdvTTd7835f12">
    <w:altName w:val="Cambria"/>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7329C8" w14:textId="77777777" w:rsidR="009F3265" w:rsidRDefault="009F3265" w:rsidP="0014008B">
      <w:pPr>
        <w:spacing w:after="0" w:line="240" w:lineRule="auto"/>
      </w:pPr>
      <w:r>
        <w:separator/>
      </w:r>
    </w:p>
  </w:footnote>
  <w:footnote w:type="continuationSeparator" w:id="0">
    <w:p w14:paraId="345C8264" w14:textId="77777777" w:rsidR="009F3265" w:rsidRDefault="009F3265"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hard">
    <w15:presenceInfo w15:providerId="None" w15:userId="richard"/>
  </w15:person>
  <w15:person w15:author="Buxton,Rachel">
    <w15:presenceInfo w15:providerId="AD" w15:userId="S-1-5-21-299502267-746137067-1417001333-428832"/>
  </w15:person>
  <w15:person w15:author="Joe Bennett">
    <w15:presenceInfo w15:providerId="None" w15:userId="Joe Bennett"/>
  </w15:person>
  <w15:person w15:author="Viv Mcshane">
    <w15:presenceInfo w15:providerId="Windows Live" w15:userId="726bcc2aadf18af2"/>
  </w15:person>
  <w15:person w15:author="Joseph Bennett">
    <w15:presenceInfo w15:providerId="Windows Live" w15:userId="f43ab2b5ed2eb486"/>
  </w15:person>
  <w15:person w15:author="Jeffrey Owen Hanson">
    <w15:presenceInfo w15:providerId="None" w15:userId="Jeffrey Owen Hanson"/>
  </w15:person>
  <w15:person w15:author="Allison Binley">
    <w15:presenceInfo w15:providerId="None" w15:userId="Allison Binley"/>
  </w15:person>
  <w15:person w15:author="Amanda D. Rodewald">
    <w15:presenceInfo w15:providerId="AD" w15:userId="S-1-5-21-1275210071-879983540-725345543-789873"/>
  </w15:person>
  <w15:person w15:author="Jeremy Pittman">
    <w15:presenceInfo w15:providerId="AD" w15:userId="S-1-5-21-1417001333-651377827-839522115-405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5681"/>
    <w:rsid w:val="00016554"/>
    <w:rsid w:val="00016C70"/>
    <w:rsid w:val="00017AE9"/>
    <w:rsid w:val="000203DF"/>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143"/>
    <w:rsid w:val="00056FD3"/>
    <w:rsid w:val="000575BB"/>
    <w:rsid w:val="000604E2"/>
    <w:rsid w:val="00061058"/>
    <w:rsid w:val="0006344A"/>
    <w:rsid w:val="00063B65"/>
    <w:rsid w:val="00064124"/>
    <w:rsid w:val="00065346"/>
    <w:rsid w:val="00065CFE"/>
    <w:rsid w:val="00070110"/>
    <w:rsid w:val="00070B9A"/>
    <w:rsid w:val="00071BCB"/>
    <w:rsid w:val="00071D70"/>
    <w:rsid w:val="000729A0"/>
    <w:rsid w:val="00072C2D"/>
    <w:rsid w:val="000730BB"/>
    <w:rsid w:val="00075445"/>
    <w:rsid w:val="00075733"/>
    <w:rsid w:val="000814A5"/>
    <w:rsid w:val="000829C2"/>
    <w:rsid w:val="00082F96"/>
    <w:rsid w:val="00083E12"/>
    <w:rsid w:val="00085F02"/>
    <w:rsid w:val="00086348"/>
    <w:rsid w:val="000932FF"/>
    <w:rsid w:val="0009372A"/>
    <w:rsid w:val="000945A2"/>
    <w:rsid w:val="00095B42"/>
    <w:rsid w:val="000A0765"/>
    <w:rsid w:val="000A0B49"/>
    <w:rsid w:val="000A5431"/>
    <w:rsid w:val="000A6BFC"/>
    <w:rsid w:val="000A7C0C"/>
    <w:rsid w:val="000B0277"/>
    <w:rsid w:val="000B38E0"/>
    <w:rsid w:val="000B43CC"/>
    <w:rsid w:val="000B71DE"/>
    <w:rsid w:val="000C6DE7"/>
    <w:rsid w:val="000D0256"/>
    <w:rsid w:val="000D0FC5"/>
    <w:rsid w:val="000D23F6"/>
    <w:rsid w:val="000D5A79"/>
    <w:rsid w:val="000E207F"/>
    <w:rsid w:val="000E3833"/>
    <w:rsid w:val="000E4F21"/>
    <w:rsid w:val="000E4F8D"/>
    <w:rsid w:val="000E7580"/>
    <w:rsid w:val="000F1F66"/>
    <w:rsid w:val="000F5F95"/>
    <w:rsid w:val="00100122"/>
    <w:rsid w:val="00101C4A"/>
    <w:rsid w:val="001055A6"/>
    <w:rsid w:val="00110DA5"/>
    <w:rsid w:val="001112AC"/>
    <w:rsid w:val="00116F32"/>
    <w:rsid w:val="001206B1"/>
    <w:rsid w:val="0012255F"/>
    <w:rsid w:val="00122751"/>
    <w:rsid w:val="00122A5B"/>
    <w:rsid w:val="00123D81"/>
    <w:rsid w:val="00124ECC"/>
    <w:rsid w:val="00125231"/>
    <w:rsid w:val="00131DB0"/>
    <w:rsid w:val="00132E04"/>
    <w:rsid w:val="0014008B"/>
    <w:rsid w:val="001402F2"/>
    <w:rsid w:val="00141656"/>
    <w:rsid w:val="00141E2A"/>
    <w:rsid w:val="001421E2"/>
    <w:rsid w:val="001445A9"/>
    <w:rsid w:val="001459A1"/>
    <w:rsid w:val="00145E45"/>
    <w:rsid w:val="00146DAD"/>
    <w:rsid w:val="001478D6"/>
    <w:rsid w:val="00150A5D"/>
    <w:rsid w:val="00150B58"/>
    <w:rsid w:val="00153646"/>
    <w:rsid w:val="00163175"/>
    <w:rsid w:val="00163DE7"/>
    <w:rsid w:val="00165486"/>
    <w:rsid w:val="00165966"/>
    <w:rsid w:val="00167148"/>
    <w:rsid w:val="00170744"/>
    <w:rsid w:val="00170ABC"/>
    <w:rsid w:val="00173170"/>
    <w:rsid w:val="00173226"/>
    <w:rsid w:val="00173CD4"/>
    <w:rsid w:val="0017441C"/>
    <w:rsid w:val="0017472C"/>
    <w:rsid w:val="0017642E"/>
    <w:rsid w:val="00180A2B"/>
    <w:rsid w:val="00182CF4"/>
    <w:rsid w:val="00183584"/>
    <w:rsid w:val="00183C8A"/>
    <w:rsid w:val="001841E0"/>
    <w:rsid w:val="0018549D"/>
    <w:rsid w:val="00185CFD"/>
    <w:rsid w:val="001870A4"/>
    <w:rsid w:val="00190C67"/>
    <w:rsid w:val="00191609"/>
    <w:rsid w:val="001916B5"/>
    <w:rsid w:val="00191D11"/>
    <w:rsid w:val="00193B3C"/>
    <w:rsid w:val="0019514C"/>
    <w:rsid w:val="00196B9C"/>
    <w:rsid w:val="0019772F"/>
    <w:rsid w:val="001A0BF1"/>
    <w:rsid w:val="001A23CB"/>
    <w:rsid w:val="001A3887"/>
    <w:rsid w:val="001A4305"/>
    <w:rsid w:val="001A4F32"/>
    <w:rsid w:val="001A544B"/>
    <w:rsid w:val="001A6353"/>
    <w:rsid w:val="001A7839"/>
    <w:rsid w:val="001A7CC2"/>
    <w:rsid w:val="001B1047"/>
    <w:rsid w:val="001B2279"/>
    <w:rsid w:val="001B4364"/>
    <w:rsid w:val="001B4C00"/>
    <w:rsid w:val="001B7F3C"/>
    <w:rsid w:val="001C23DA"/>
    <w:rsid w:val="001C27A0"/>
    <w:rsid w:val="001C27A2"/>
    <w:rsid w:val="001C3406"/>
    <w:rsid w:val="001C615F"/>
    <w:rsid w:val="001D037A"/>
    <w:rsid w:val="001D0C58"/>
    <w:rsid w:val="001D0F29"/>
    <w:rsid w:val="001D13BF"/>
    <w:rsid w:val="001D1B2D"/>
    <w:rsid w:val="001D1F89"/>
    <w:rsid w:val="001D337F"/>
    <w:rsid w:val="001D3BC5"/>
    <w:rsid w:val="001D4B17"/>
    <w:rsid w:val="001E2D86"/>
    <w:rsid w:val="001E433B"/>
    <w:rsid w:val="001F0D4E"/>
    <w:rsid w:val="001F1C2D"/>
    <w:rsid w:val="00203451"/>
    <w:rsid w:val="00204A7A"/>
    <w:rsid w:val="00206B19"/>
    <w:rsid w:val="00210FAA"/>
    <w:rsid w:val="00211C3B"/>
    <w:rsid w:val="002168A9"/>
    <w:rsid w:val="00220E9F"/>
    <w:rsid w:val="00222361"/>
    <w:rsid w:val="002225E4"/>
    <w:rsid w:val="00224334"/>
    <w:rsid w:val="00224A65"/>
    <w:rsid w:val="00224A96"/>
    <w:rsid w:val="002253D6"/>
    <w:rsid w:val="0022692E"/>
    <w:rsid w:val="00227305"/>
    <w:rsid w:val="0023192A"/>
    <w:rsid w:val="00232E73"/>
    <w:rsid w:val="002342BF"/>
    <w:rsid w:val="00234FAF"/>
    <w:rsid w:val="0023686A"/>
    <w:rsid w:val="00236FB2"/>
    <w:rsid w:val="00241182"/>
    <w:rsid w:val="00242449"/>
    <w:rsid w:val="0024344C"/>
    <w:rsid w:val="002442DE"/>
    <w:rsid w:val="00245E80"/>
    <w:rsid w:val="00250FF1"/>
    <w:rsid w:val="00255171"/>
    <w:rsid w:val="00255CF8"/>
    <w:rsid w:val="0025603F"/>
    <w:rsid w:val="00256E7C"/>
    <w:rsid w:val="002604B2"/>
    <w:rsid w:val="0027239D"/>
    <w:rsid w:val="0027367F"/>
    <w:rsid w:val="00273856"/>
    <w:rsid w:val="00275D6A"/>
    <w:rsid w:val="00280E10"/>
    <w:rsid w:val="00281DB3"/>
    <w:rsid w:val="002852B5"/>
    <w:rsid w:val="0028544D"/>
    <w:rsid w:val="0029150F"/>
    <w:rsid w:val="00296E1B"/>
    <w:rsid w:val="00297AD4"/>
    <w:rsid w:val="002A0A62"/>
    <w:rsid w:val="002A1C67"/>
    <w:rsid w:val="002A23E6"/>
    <w:rsid w:val="002A59D9"/>
    <w:rsid w:val="002A60D3"/>
    <w:rsid w:val="002A6810"/>
    <w:rsid w:val="002A790F"/>
    <w:rsid w:val="002A7A72"/>
    <w:rsid w:val="002A7F92"/>
    <w:rsid w:val="002B1CCE"/>
    <w:rsid w:val="002B223F"/>
    <w:rsid w:val="002B280A"/>
    <w:rsid w:val="002B72EB"/>
    <w:rsid w:val="002B7824"/>
    <w:rsid w:val="002B7A13"/>
    <w:rsid w:val="002B7BE3"/>
    <w:rsid w:val="002B7C81"/>
    <w:rsid w:val="002C4CB9"/>
    <w:rsid w:val="002C5275"/>
    <w:rsid w:val="002C54D0"/>
    <w:rsid w:val="002C5916"/>
    <w:rsid w:val="002C70FC"/>
    <w:rsid w:val="002C7FD4"/>
    <w:rsid w:val="002D0EF1"/>
    <w:rsid w:val="002D1AF5"/>
    <w:rsid w:val="002D2271"/>
    <w:rsid w:val="002D22B4"/>
    <w:rsid w:val="002D4DD2"/>
    <w:rsid w:val="002D52CF"/>
    <w:rsid w:val="002D72CB"/>
    <w:rsid w:val="002E4693"/>
    <w:rsid w:val="002E54D3"/>
    <w:rsid w:val="002E71A9"/>
    <w:rsid w:val="002F1ADC"/>
    <w:rsid w:val="002F23AF"/>
    <w:rsid w:val="002F2E87"/>
    <w:rsid w:val="002F329F"/>
    <w:rsid w:val="002F41D7"/>
    <w:rsid w:val="002F6D7C"/>
    <w:rsid w:val="002F7764"/>
    <w:rsid w:val="0030114B"/>
    <w:rsid w:val="00302429"/>
    <w:rsid w:val="0030255B"/>
    <w:rsid w:val="00305D1F"/>
    <w:rsid w:val="003067E7"/>
    <w:rsid w:val="00310424"/>
    <w:rsid w:val="0031074F"/>
    <w:rsid w:val="00312A1B"/>
    <w:rsid w:val="00313E37"/>
    <w:rsid w:val="00314AF7"/>
    <w:rsid w:val="00320A65"/>
    <w:rsid w:val="00322DA9"/>
    <w:rsid w:val="0032443B"/>
    <w:rsid w:val="00324D4D"/>
    <w:rsid w:val="00326C77"/>
    <w:rsid w:val="00327691"/>
    <w:rsid w:val="003301C8"/>
    <w:rsid w:val="003331B6"/>
    <w:rsid w:val="00333368"/>
    <w:rsid w:val="003357D3"/>
    <w:rsid w:val="00336DAB"/>
    <w:rsid w:val="003400C4"/>
    <w:rsid w:val="0034143C"/>
    <w:rsid w:val="00341F43"/>
    <w:rsid w:val="003427C6"/>
    <w:rsid w:val="003432B5"/>
    <w:rsid w:val="00344E21"/>
    <w:rsid w:val="00352795"/>
    <w:rsid w:val="00354042"/>
    <w:rsid w:val="003559CD"/>
    <w:rsid w:val="003568C7"/>
    <w:rsid w:val="00357294"/>
    <w:rsid w:val="00357BC4"/>
    <w:rsid w:val="0036082B"/>
    <w:rsid w:val="00362163"/>
    <w:rsid w:val="00363C1C"/>
    <w:rsid w:val="00364791"/>
    <w:rsid w:val="00364D42"/>
    <w:rsid w:val="00364F67"/>
    <w:rsid w:val="003672CE"/>
    <w:rsid w:val="003672D4"/>
    <w:rsid w:val="00371032"/>
    <w:rsid w:val="00371DAF"/>
    <w:rsid w:val="00372915"/>
    <w:rsid w:val="003730C3"/>
    <w:rsid w:val="00374CE3"/>
    <w:rsid w:val="00374E84"/>
    <w:rsid w:val="00377F2F"/>
    <w:rsid w:val="0038114C"/>
    <w:rsid w:val="003816C9"/>
    <w:rsid w:val="0038298A"/>
    <w:rsid w:val="00383533"/>
    <w:rsid w:val="00385D0D"/>
    <w:rsid w:val="00387CF3"/>
    <w:rsid w:val="00390174"/>
    <w:rsid w:val="00390D9A"/>
    <w:rsid w:val="0039254E"/>
    <w:rsid w:val="003941FF"/>
    <w:rsid w:val="0039799C"/>
    <w:rsid w:val="003A02CA"/>
    <w:rsid w:val="003A5826"/>
    <w:rsid w:val="003A7123"/>
    <w:rsid w:val="003B170A"/>
    <w:rsid w:val="003B199B"/>
    <w:rsid w:val="003B5238"/>
    <w:rsid w:val="003C0D0B"/>
    <w:rsid w:val="003C0EE9"/>
    <w:rsid w:val="003C2021"/>
    <w:rsid w:val="003C4183"/>
    <w:rsid w:val="003C4DF2"/>
    <w:rsid w:val="003C5710"/>
    <w:rsid w:val="003C723A"/>
    <w:rsid w:val="003C75C4"/>
    <w:rsid w:val="003C7C50"/>
    <w:rsid w:val="003D1DC4"/>
    <w:rsid w:val="003D4F1B"/>
    <w:rsid w:val="003D7E97"/>
    <w:rsid w:val="003E16E7"/>
    <w:rsid w:val="003E1F52"/>
    <w:rsid w:val="003E2D06"/>
    <w:rsid w:val="003E3307"/>
    <w:rsid w:val="003F0DC9"/>
    <w:rsid w:val="003F2379"/>
    <w:rsid w:val="00401301"/>
    <w:rsid w:val="004013F1"/>
    <w:rsid w:val="004041FC"/>
    <w:rsid w:val="004056A4"/>
    <w:rsid w:val="004118CE"/>
    <w:rsid w:val="00417AB4"/>
    <w:rsid w:val="00417F88"/>
    <w:rsid w:val="00420BD5"/>
    <w:rsid w:val="004238A0"/>
    <w:rsid w:val="00425B17"/>
    <w:rsid w:val="00427092"/>
    <w:rsid w:val="004311B9"/>
    <w:rsid w:val="004329D5"/>
    <w:rsid w:val="00432C20"/>
    <w:rsid w:val="00434F2F"/>
    <w:rsid w:val="00437D2F"/>
    <w:rsid w:val="00441883"/>
    <w:rsid w:val="004421A9"/>
    <w:rsid w:val="00446E50"/>
    <w:rsid w:val="00454648"/>
    <w:rsid w:val="004546E0"/>
    <w:rsid w:val="00456849"/>
    <w:rsid w:val="00460EB0"/>
    <w:rsid w:val="00471CA3"/>
    <w:rsid w:val="00474521"/>
    <w:rsid w:val="0048124B"/>
    <w:rsid w:val="004832BB"/>
    <w:rsid w:val="004852F0"/>
    <w:rsid w:val="004877D5"/>
    <w:rsid w:val="00487A81"/>
    <w:rsid w:val="00490DFB"/>
    <w:rsid w:val="004911FD"/>
    <w:rsid w:val="004921AE"/>
    <w:rsid w:val="004A0877"/>
    <w:rsid w:val="004A0B36"/>
    <w:rsid w:val="004A2C07"/>
    <w:rsid w:val="004A3410"/>
    <w:rsid w:val="004A46A3"/>
    <w:rsid w:val="004A525F"/>
    <w:rsid w:val="004A5EEE"/>
    <w:rsid w:val="004A6B89"/>
    <w:rsid w:val="004B0C98"/>
    <w:rsid w:val="004B256A"/>
    <w:rsid w:val="004B2E18"/>
    <w:rsid w:val="004B4D7E"/>
    <w:rsid w:val="004B7909"/>
    <w:rsid w:val="004C08D8"/>
    <w:rsid w:val="004C21A8"/>
    <w:rsid w:val="004C366D"/>
    <w:rsid w:val="004C394C"/>
    <w:rsid w:val="004C3CBB"/>
    <w:rsid w:val="004C62AB"/>
    <w:rsid w:val="004C6601"/>
    <w:rsid w:val="004C70C0"/>
    <w:rsid w:val="004C751C"/>
    <w:rsid w:val="004D1880"/>
    <w:rsid w:val="004D5925"/>
    <w:rsid w:val="004D7C43"/>
    <w:rsid w:val="004E0A5D"/>
    <w:rsid w:val="004E1B04"/>
    <w:rsid w:val="004E27F5"/>
    <w:rsid w:val="004E2E87"/>
    <w:rsid w:val="004E4136"/>
    <w:rsid w:val="004E470C"/>
    <w:rsid w:val="004E530F"/>
    <w:rsid w:val="004E68DE"/>
    <w:rsid w:val="004F4DC3"/>
    <w:rsid w:val="004F6D8B"/>
    <w:rsid w:val="004F743C"/>
    <w:rsid w:val="00500A02"/>
    <w:rsid w:val="00501067"/>
    <w:rsid w:val="00503D95"/>
    <w:rsid w:val="00504302"/>
    <w:rsid w:val="00511773"/>
    <w:rsid w:val="00516BD0"/>
    <w:rsid w:val="0052327C"/>
    <w:rsid w:val="005238D0"/>
    <w:rsid w:val="00526767"/>
    <w:rsid w:val="0052683E"/>
    <w:rsid w:val="00527972"/>
    <w:rsid w:val="0053094B"/>
    <w:rsid w:val="00530FBF"/>
    <w:rsid w:val="00532072"/>
    <w:rsid w:val="0053396D"/>
    <w:rsid w:val="00534F33"/>
    <w:rsid w:val="005358BA"/>
    <w:rsid w:val="00537683"/>
    <w:rsid w:val="005416E4"/>
    <w:rsid w:val="00541788"/>
    <w:rsid w:val="00541865"/>
    <w:rsid w:val="00542096"/>
    <w:rsid w:val="00542C89"/>
    <w:rsid w:val="00543E9D"/>
    <w:rsid w:val="005478F6"/>
    <w:rsid w:val="00550CB5"/>
    <w:rsid w:val="00552632"/>
    <w:rsid w:val="00554C96"/>
    <w:rsid w:val="005564A9"/>
    <w:rsid w:val="00556F1E"/>
    <w:rsid w:val="00560280"/>
    <w:rsid w:val="00562FB9"/>
    <w:rsid w:val="00564181"/>
    <w:rsid w:val="005648ED"/>
    <w:rsid w:val="00572248"/>
    <w:rsid w:val="0057233E"/>
    <w:rsid w:val="00572583"/>
    <w:rsid w:val="00572BEE"/>
    <w:rsid w:val="00573001"/>
    <w:rsid w:val="005731FF"/>
    <w:rsid w:val="00574126"/>
    <w:rsid w:val="00577F65"/>
    <w:rsid w:val="00581285"/>
    <w:rsid w:val="0058173B"/>
    <w:rsid w:val="0058186A"/>
    <w:rsid w:val="0058799E"/>
    <w:rsid w:val="005914DB"/>
    <w:rsid w:val="00595BDD"/>
    <w:rsid w:val="005A0054"/>
    <w:rsid w:val="005A04A1"/>
    <w:rsid w:val="005A1A26"/>
    <w:rsid w:val="005A2D04"/>
    <w:rsid w:val="005A4A2C"/>
    <w:rsid w:val="005A6B6D"/>
    <w:rsid w:val="005B02DE"/>
    <w:rsid w:val="005B30D3"/>
    <w:rsid w:val="005B34A6"/>
    <w:rsid w:val="005B3DB4"/>
    <w:rsid w:val="005B46A9"/>
    <w:rsid w:val="005C21D8"/>
    <w:rsid w:val="005C5A95"/>
    <w:rsid w:val="005C6403"/>
    <w:rsid w:val="005D0B50"/>
    <w:rsid w:val="005D1FEA"/>
    <w:rsid w:val="005D2C12"/>
    <w:rsid w:val="005D4502"/>
    <w:rsid w:val="005D7046"/>
    <w:rsid w:val="005D74A8"/>
    <w:rsid w:val="005E00EE"/>
    <w:rsid w:val="005E07C0"/>
    <w:rsid w:val="005E0929"/>
    <w:rsid w:val="005E27F1"/>
    <w:rsid w:val="005E4779"/>
    <w:rsid w:val="005E50C6"/>
    <w:rsid w:val="005E6CDF"/>
    <w:rsid w:val="005E7560"/>
    <w:rsid w:val="005E79F9"/>
    <w:rsid w:val="005F07CF"/>
    <w:rsid w:val="005F2B2C"/>
    <w:rsid w:val="005F2F3B"/>
    <w:rsid w:val="005F3942"/>
    <w:rsid w:val="005F3A1E"/>
    <w:rsid w:val="005F71A7"/>
    <w:rsid w:val="0060097D"/>
    <w:rsid w:val="00601170"/>
    <w:rsid w:val="006100EE"/>
    <w:rsid w:val="00611D8A"/>
    <w:rsid w:val="00617126"/>
    <w:rsid w:val="00617464"/>
    <w:rsid w:val="00620BB3"/>
    <w:rsid w:val="006267BB"/>
    <w:rsid w:val="00630B5C"/>
    <w:rsid w:val="00631834"/>
    <w:rsid w:val="0063188E"/>
    <w:rsid w:val="006347D6"/>
    <w:rsid w:val="00636326"/>
    <w:rsid w:val="006365BE"/>
    <w:rsid w:val="006371C5"/>
    <w:rsid w:val="00641488"/>
    <w:rsid w:val="006416B9"/>
    <w:rsid w:val="006472C7"/>
    <w:rsid w:val="00647A19"/>
    <w:rsid w:val="00650A1F"/>
    <w:rsid w:val="00651FA5"/>
    <w:rsid w:val="0065443F"/>
    <w:rsid w:val="00656E3A"/>
    <w:rsid w:val="006577C1"/>
    <w:rsid w:val="006625F3"/>
    <w:rsid w:val="00667D15"/>
    <w:rsid w:val="00674956"/>
    <w:rsid w:val="00676D46"/>
    <w:rsid w:val="00680129"/>
    <w:rsid w:val="00682A20"/>
    <w:rsid w:val="006866D5"/>
    <w:rsid w:val="00687F73"/>
    <w:rsid w:val="00692B6A"/>
    <w:rsid w:val="0069315B"/>
    <w:rsid w:val="006949F1"/>
    <w:rsid w:val="006967BA"/>
    <w:rsid w:val="00696DE2"/>
    <w:rsid w:val="00697DDF"/>
    <w:rsid w:val="006A048F"/>
    <w:rsid w:val="006A0722"/>
    <w:rsid w:val="006A0AD4"/>
    <w:rsid w:val="006A1AC8"/>
    <w:rsid w:val="006A1CCE"/>
    <w:rsid w:val="006A29D0"/>
    <w:rsid w:val="006A544D"/>
    <w:rsid w:val="006A6761"/>
    <w:rsid w:val="006A6B16"/>
    <w:rsid w:val="006A6E5C"/>
    <w:rsid w:val="006B1574"/>
    <w:rsid w:val="006B50E5"/>
    <w:rsid w:val="006B6A56"/>
    <w:rsid w:val="006B6C4C"/>
    <w:rsid w:val="006C25DF"/>
    <w:rsid w:val="006C540D"/>
    <w:rsid w:val="006C6780"/>
    <w:rsid w:val="006D276B"/>
    <w:rsid w:val="006D301B"/>
    <w:rsid w:val="006D5F85"/>
    <w:rsid w:val="006E0009"/>
    <w:rsid w:val="006E0A9C"/>
    <w:rsid w:val="006E104E"/>
    <w:rsid w:val="006E1433"/>
    <w:rsid w:val="006E5CAB"/>
    <w:rsid w:val="006E5D35"/>
    <w:rsid w:val="006F0750"/>
    <w:rsid w:val="006F1286"/>
    <w:rsid w:val="006F526D"/>
    <w:rsid w:val="006F6771"/>
    <w:rsid w:val="006F7C4D"/>
    <w:rsid w:val="007027F6"/>
    <w:rsid w:val="0070423F"/>
    <w:rsid w:val="007073A8"/>
    <w:rsid w:val="00714B22"/>
    <w:rsid w:val="00720A74"/>
    <w:rsid w:val="00720ECD"/>
    <w:rsid w:val="00721BAD"/>
    <w:rsid w:val="00722603"/>
    <w:rsid w:val="0072387D"/>
    <w:rsid w:val="00727A86"/>
    <w:rsid w:val="00730C91"/>
    <w:rsid w:val="0073298F"/>
    <w:rsid w:val="0073335E"/>
    <w:rsid w:val="00737AC5"/>
    <w:rsid w:val="007405CE"/>
    <w:rsid w:val="00740E4C"/>
    <w:rsid w:val="00742864"/>
    <w:rsid w:val="007477A4"/>
    <w:rsid w:val="00751024"/>
    <w:rsid w:val="00752DC3"/>
    <w:rsid w:val="00753412"/>
    <w:rsid w:val="00753720"/>
    <w:rsid w:val="007552F4"/>
    <w:rsid w:val="007568E4"/>
    <w:rsid w:val="0075786C"/>
    <w:rsid w:val="00757F63"/>
    <w:rsid w:val="00760B08"/>
    <w:rsid w:val="00761873"/>
    <w:rsid w:val="0076264D"/>
    <w:rsid w:val="00763021"/>
    <w:rsid w:val="00763905"/>
    <w:rsid w:val="007642B6"/>
    <w:rsid w:val="007644D2"/>
    <w:rsid w:val="00765436"/>
    <w:rsid w:val="00770331"/>
    <w:rsid w:val="00771D3C"/>
    <w:rsid w:val="00772045"/>
    <w:rsid w:val="00772BFF"/>
    <w:rsid w:val="0077408C"/>
    <w:rsid w:val="007744B7"/>
    <w:rsid w:val="00775268"/>
    <w:rsid w:val="00775A8E"/>
    <w:rsid w:val="007778E4"/>
    <w:rsid w:val="00777BD7"/>
    <w:rsid w:val="00777C16"/>
    <w:rsid w:val="00781230"/>
    <w:rsid w:val="00781355"/>
    <w:rsid w:val="00782659"/>
    <w:rsid w:val="00782808"/>
    <w:rsid w:val="00783B33"/>
    <w:rsid w:val="00785E97"/>
    <w:rsid w:val="00791C0A"/>
    <w:rsid w:val="00793E48"/>
    <w:rsid w:val="00793F89"/>
    <w:rsid w:val="007957FF"/>
    <w:rsid w:val="007A09F9"/>
    <w:rsid w:val="007A185C"/>
    <w:rsid w:val="007A3D1C"/>
    <w:rsid w:val="007A76EC"/>
    <w:rsid w:val="007A7F46"/>
    <w:rsid w:val="007B058E"/>
    <w:rsid w:val="007B1A0F"/>
    <w:rsid w:val="007B1C9E"/>
    <w:rsid w:val="007B235D"/>
    <w:rsid w:val="007B57DB"/>
    <w:rsid w:val="007B5B74"/>
    <w:rsid w:val="007B667D"/>
    <w:rsid w:val="007B6E93"/>
    <w:rsid w:val="007B7733"/>
    <w:rsid w:val="007C0E8D"/>
    <w:rsid w:val="007C1195"/>
    <w:rsid w:val="007C29BB"/>
    <w:rsid w:val="007C4DB2"/>
    <w:rsid w:val="007C4F4E"/>
    <w:rsid w:val="007D1734"/>
    <w:rsid w:val="007D3D02"/>
    <w:rsid w:val="007D5EB4"/>
    <w:rsid w:val="007D62F7"/>
    <w:rsid w:val="007E0D3A"/>
    <w:rsid w:val="007E5426"/>
    <w:rsid w:val="007E7A49"/>
    <w:rsid w:val="007F28F6"/>
    <w:rsid w:val="007F40A8"/>
    <w:rsid w:val="007F432A"/>
    <w:rsid w:val="007F7314"/>
    <w:rsid w:val="0080004E"/>
    <w:rsid w:val="008012D7"/>
    <w:rsid w:val="00803633"/>
    <w:rsid w:val="00803BB9"/>
    <w:rsid w:val="008048E3"/>
    <w:rsid w:val="00804A37"/>
    <w:rsid w:val="00805A3F"/>
    <w:rsid w:val="008136D4"/>
    <w:rsid w:val="00814C65"/>
    <w:rsid w:val="00815009"/>
    <w:rsid w:val="008175F3"/>
    <w:rsid w:val="00820FBD"/>
    <w:rsid w:val="0082332F"/>
    <w:rsid w:val="0082416B"/>
    <w:rsid w:val="0082477F"/>
    <w:rsid w:val="00824B6A"/>
    <w:rsid w:val="0082609E"/>
    <w:rsid w:val="00827D93"/>
    <w:rsid w:val="00833EB1"/>
    <w:rsid w:val="00834833"/>
    <w:rsid w:val="00834B89"/>
    <w:rsid w:val="00836F4C"/>
    <w:rsid w:val="0084155F"/>
    <w:rsid w:val="00842806"/>
    <w:rsid w:val="008461BC"/>
    <w:rsid w:val="00851B8D"/>
    <w:rsid w:val="0085304E"/>
    <w:rsid w:val="00853CE1"/>
    <w:rsid w:val="00862461"/>
    <w:rsid w:val="008626B3"/>
    <w:rsid w:val="00862791"/>
    <w:rsid w:val="00863C85"/>
    <w:rsid w:val="00864710"/>
    <w:rsid w:val="00864FEE"/>
    <w:rsid w:val="00867230"/>
    <w:rsid w:val="00867BBF"/>
    <w:rsid w:val="008727F9"/>
    <w:rsid w:val="0087653D"/>
    <w:rsid w:val="00876DA9"/>
    <w:rsid w:val="0088148A"/>
    <w:rsid w:val="00886614"/>
    <w:rsid w:val="008921E1"/>
    <w:rsid w:val="0089293E"/>
    <w:rsid w:val="0089421E"/>
    <w:rsid w:val="00896347"/>
    <w:rsid w:val="00897D42"/>
    <w:rsid w:val="00897E1D"/>
    <w:rsid w:val="008A00F3"/>
    <w:rsid w:val="008A02F1"/>
    <w:rsid w:val="008A0739"/>
    <w:rsid w:val="008A1228"/>
    <w:rsid w:val="008A1701"/>
    <w:rsid w:val="008A1AD6"/>
    <w:rsid w:val="008A26E5"/>
    <w:rsid w:val="008A5084"/>
    <w:rsid w:val="008B0D9C"/>
    <w:rsid w:val="008B1850"/>
    <w:rsid w:val="008B2971"/>
    <w:rsid w:val="008B6FA5"/>
    <w:rsid w:val="008B7D5E"/>
    <w:rsid w:val="008C03CB"/>
    <w:rsid w:val="008C42D1"/>
    <w:rsid w:val="008C4B16"/>
    <w:rsid w:val="008C5B7D"/>
    <w:rsid w:val="008C5FA9"/>
    <w:rsid w:val="008C600C"/>
    <w:rsid w:val="008C6E97"/>
    <w:rsid w:val="008C7F20"/>
    <w:rsid w:val="008D024C"/>
    <w:rsid w:val="008D0B33"/>
    <w:rsid w:val="008D2491"/>
    <w:rsid w:val="008D3838"/>
    <w:rsid w:val="008D65C0"/>
    <w:rsid w:val="008D67B6"/>
    <w:rsid w:val="008D6AF7"/>
    <w:rsid w:val="008D6FDD"/>
    <w:rsid w:val="008E04C7"/>
    <w:rsid w:val="008E1D95"/>
    <w:rsid w:val="008E5391"/>
    <w:rsid w:val="008E7469"/>
    <w:rsid w:val="008F06DA"/>
    <w:rsid w:val="008F18CE"/>
    <w:rsid w:val="008F1B2B"/>
    <w:rsid w:val="008F23D6"/>
    <w:rsid w:val="008F3589"/>
    <w:rsid w:val="008F434D"/>
    <w:rsid w:val="008F4932"/>
    <w:rsid w:val="008F63ED"/>
    <w:rsid w:val="008F73DA"/>
    <w:rsid w:val="00900BC2"/>
    <w:rsid w:val="00902E0C"/>
    <w:rsid w:val="00903040"/>
    <w:rsid w:val="00905D4C"/>
    <w:rsid w:val="009063FB"/>
    <w:rsid w:val="0090640E"/>
    <w:rsid w:val="00907206"/>
    <w:rsid w:val="00910E4F"/>
    <w:rsid w:val="00911607"/>
    <w:rsid w:val="00911A38"/>
    <w:rsid w:val="00911E5C"/>
    <w:rsid w:val="00912996"/>
    <w:rsid w:val="00913FE0"/>
    <w:rsid w:val="00916567"/>
    <w:rsid w:val="009200A4"/>
    <w:rsid w:val="00920A7C"/>
    <w:rsid w:val="00920C52"/>
    <w:rsid w:val="009217D7"/>
    <w:rsid w:val="00921C83"/>
    <w:rsid w:val="00922555"/>
    <w:rsid w:val="00922E86"/>
    <w:rsid w:val="0092390B"/>
    <w:rsid w:val="00925330"/>
    <w:rsid w:val="00927170"/>
    <w:rsid w:val="00927503"/>
    <w:rsid w:val="00927736"/>
    <w:rsid w:val="00927C84"/>
    <w:rsid w:val="00931F8A"/>
    <w:rsid w:val="00932D1A"/>
    <w:rsid w:val="00933910"/>
    <w:rsid w:val="00933CC8"/>
    <w:rsid w:val="0093523C"/>
    <w:rsid w:val="00936A22"/>
    <w:rsid w:val="0093784F"/>
    <w:rsid w:val="00937D0B"/>
    <w:rsid w:val="00940953"/>
    <w:rsid w:val="00941F0E"/>
    <w:rsid w:val="00942DD2"/>
    <w:rsid w:val="00944C54"/>
    <w:rsid w:val="00945124"/>
    <w:rsid w:val="00946FCE"/>
    <w:rsid w:val="009502B7"/>
    <w:rsid w:val="009515E1"/>
    <w:rsid w:val="00953073"/>
    <w:rsid w:val="0095315C"/>
    <w:rsid w:val="009549EA"/>
    <w:rsid w:val="00956BB0"/>
    <w:rsid w:val="00956E9D"/>
    <w:rsid w:val="00957547"/>
    <w:rsid w:val="00961AEA"/>
    <w:rsid w:val="00964774"/>
    <w:rsid w:val="00965017"/>
    <w:rsid w:val="009669BF"/>
    <w:rsid w:val="00967FD3"/>
    <w:rsid w:val="009721CF"/>
    <w:rsid w:val="00972CF8"/>
    <w:rsid w:val="00973498"/>
    <w:rsid w:val="009761E7"/>
    <w:rsid w:val="00976305"/>
    <w:rsid w:val="00980A1F"/>
    <w:rsid w:val="00981CF9"/>
    <w:rsid w:val="009824DD"/>
    <w:rsid w:val="00983096"/>
    <w:rsid w:val="009852E1"/>
    <w:rsid w:val="00992187"/>
    <w:rsid w:val="00992DBC"/>
    <w:rsid w:val="009A3DEF"/>
    <w:rsid w:val="009A59FF"/>
    <w:rsid w:val="009A677F"/>
    <w:rsid w:val="009B150D"/>
    <w:rsid w:val="009B4049"/>
    <w:rsid w:val="009B5B75"/>
    <w:rsid w:val="009B70B2"/>
    <w:rsid w:val="009B7AA9"/>
    <w:rsid w:val="009B7FE4"/>
    <w:rsid w:val="009C1F8B"/>
    <w:rsid w:val="009C3874"/>
    <w:rsid w:val="009C3944"/>
    <w:rsid w:val="009C41CB"/>
    <w:rsid w:val="009C44DF"/>
    <w:rsid w:val="009C5097"/>
    <w:rsid w:val="009C5925"/>
    <w:rsid w:val="009C5C6C"/>
    <w:rsid w:val="009C60D2"/>
    <w:rsid w:val="009C7236"/>
    <w:rsid w:val="009D13AC"/>
    <w:rsid w:val="009D1568"/>
    <w:rsid w:val="009D1E55"/>
    <w:rsid w:val="009D2C49"/>
    <w:rsid w:val="009D36ED"/>
    <w:rsid w:val="009D41CF"/>
    <w:rsid w:val="009D46E9"/>
    <w:rsid w:val="009D4945"/>
    <w:rsid w:val="009D6876"/>
    <w:rsid w:val="009D7124"/>
    <w:rsid w:val="009E4E6D"/>
    <w:rsid w:val="009E5CA0"/>
    <w:rsid w:val="009E5FDD"/>
    <w:rsid w:val="009E78BC"/>
    <w:rsid w:val="009F0800"/>
    <w:rsid w:val="009F272A"/>
    <w:rsid w:val="009F3265"/>
    <w:rsid w:val="009F3679"/>
    <w:rsid w:val="009F4C76"/>
    <w:rsid w:val="009F4CD5"/>
    <w:rsid w:val="009F5E88"/>
    <w:rsid w:val="009F75B7"/>
    <w:rsid w:val="00A01326"/>
    <w:rsid w:val="00A01925"/>
    <w:rsid w:val="00A03015"/>
    <w:rsid w:val="00A0478C"/>
    <w:rsid w:val="00A05063"/>
    <w:rsid w:val="00A0557E"/>
    <w:rsid w:val="00A064D2"/>
    <w:rsid w:val="00A06661"/>
    <w:rsid w:val="00A07D21"/>
    <w:rsid w:val="00A124C8"/>
    <w:rsid w:val="00A12B78"/>
    <w:rsid w:val="00A13108"/>
    <w:rsid w:val="00A14D28"/>
    <w:rsid w:val="00A174DA"/>
    <w:rsid w:val="00A309C6"/>
    <w:rsid w:val="00A30DEB"/>
    <w:rsid w:val="00A31357"/>
    <w:rsid w:val="00A32138"/>
    <w:rsid w:val="00A32EC7"/>
    <w:rsid w:val="00A33C22"/>
    <w:rsid w:val="00A36963"/>
    <w:rsid w:val="00A4026F"/>
    <w:rsid w:val="00A43BC1"/>
    <w:rsid w:val="00A43FD6"/>
    <w:rsid w:val="00A45625"/>
    <w:rsid w:val="00A45B5F"/>
    <w:rsid w:val="00A508FD"/>
    <w:rsid w:val="00A523A8"/>
    <w:rsid w:val="00A52B46"/>
    <w:rsid w:val="00A52D4E"/>
    <w:rsid w:val="00A5356F"/>
    <w:rsid w:val="00A53B0E"/>
    <w:rsid w:val="00A545B2"/>
    <w:rsid w:val="00A55D79"/>
    <w:rsid w:val="00A56857"/>
    <w:rsid w:val="00A637DF"/>
    <w:rsid w:val="00A64336"/>
    <w:rsid w:val="00A656B9"/>
    <w:rsid w:val="00A70097"/>
    <w:rsid w:val="00A70CCC"/>
    <w:rsid w:val="00A7101B"/>
    <w:rsid w:val="00A727AA"/>
    <w:rsid w:val="00A8070F"/>
    <w:rsid w:val="00A82922"/>
    <w:rsid w:val="00A850B8"/>
    <w:rsid w:val="00A85557"/>
    <w:rsid w:val="00A87C15"/>
    <w:rsid w:val="00A90397"/>
    <w:rsid w:val="00AA37B4"/>
    <w:rsid w:val="00AA39A0"/>
    <w:rsid w:val="00AA543F"/>
    <w:rsid w:val="00AB0406"/>
    <w:rsid w:val="00AB17CE"/>
    <w:rsid w:val="00AB218D"/>
    <w:rsid w:val="00AC19E6"/>
    <w:rsid w:val="00AC690B"/>
    <w:rsid w:val="00AC7703"/>
    <w:rsid w:val="00AD0148"/>
    <w:rsid w:val="00AD1119"/>
    <w:rsid w:val="00AD31E9"/>
    <w:rsid w:val="00AD4EB8"/>
    <w:rsid w:val="00AD5029"/>
    <w:rsid w:val="00AE4F70"/>
    <w:rsid w:val="00AE694D"/>
    <w:rsid w:val="00AE6E09"/>
    <w:rsid w:val="00AE77B6"/>
    <w:rsid w:val="00AF2531"/>
    <w:rsid w:val="00AF2C40"/>
    <w:rsid w:val="00AF349B"/>
    <w:rsid w:val="00AF6771"/>
    <w:rsid w:val="00AF6795"/>
    <w:rsid w:val="00AF6C18"/>
    <w:rsid w:val="00B02D09"/>
    <w:rsid w:val="00B0360D"/>
    <w:rsid w:val="00B1100A"/>
    <w:rsid w:val="00B11B6F"/>
    <w:rsid w:val="00B125AC"/>
    <w:rsid w:val="00B134D5"/>
    <w:rsid w:val="00B15082"/>
    <w:rsid w:val="00B15588"/>
    <w:rsid w:val="00B155AA"/>
    <w:rsid w:val="00B1613F"/>
    <w:rsid w:val="00B2145F"/>
    <w:rsid w:val="00B227B8"/>
    <w:rsid w:val="00B248C2"/>
    <w:rsid w:val="00B27540"/>
    <w:rsid w:val="00B30330"/>
    <w:rsid w:val="00B30AF2"/>
    <w:rsid w:val="00B3101C"/>
    <w:rsid w:val="00B319F9"/>
    <w:rsid w:val="00B342C0"/>
    <w:rsid w:val="00B3665B"/>
    <w:rsid w:val="00B410C9"/>
    <w:rsid w:val="00B458A1"/>
    <w:rsid w:val="00B5078C"/>
    <w:rsid w:val="00B52EC0"/>
    <w:rsid w:val="00B54ED5"/>
    <w:rsid w:val="00B55932"/>
    <w:rsid w:val="00B561A6"/>
    <w:rsid w:val="00B56E67"/>
    <w:rsid w:val="00B6009D"/>
    <w:rsid w:val="00B60512"/>
    <w:rsid w:val="00B612C6"/>
    <w:rsid w:val="00B618D4"/>
    <w:rsid w:val="00B61FDD"/>
    <w:rsid w:val="00B63296"/>
    <w:rsid w:val="00B64358"/>
    <w:rsid w:val="00B6436F"/>
    <w:rsid w:val="00B64676"/>
    <w:rsid w:val="00B65D07"/>
    <w:rsid w:val="00B671A7"/>
    <w:rsid w:val="00B67F5F"/>
    <w:rsid w:val="00B724D3"/>
    <w:rsid w:val="00B740C4"/>
    <w:rsid w:val="00B7538C"/>
    <w:rsid w:val="00B7603D"/>
    <w:rsid w:val="00B81D6F"/>
    <w:rsid w:val="00B857EE"/>
    <w:rsid w:val="00B85EB7"/>
    <w:rsid w:val="00B9051B"/>
    <w:rsid w:val="00B90E4F"/>
    <w:rsid w:val="00B90F36"/>
    <w:rsid w:val="00B9147C"/>
    <w:rsid w:val="00B915C9"/>
    <w:rsid w:val="00B91896"/>
    <w:rsid w:val="00B9282A"/>
    <w:rsid w:val="00B938D2"/>
    <w:rsid w:val="00B939EF"/>
    <w:rsid w:val="00B976CB"/>
    <w:rsid w:val="00B97891"/>
    <w:rsid w:val="00BA0CD3"/>
    <w:rsid w:val="00BA3955"/>
    <w:rsid w:val="00BA7065"/>
    <w:rsid w:val="00BA71BB"/>
    <w:rsid w:val="00BA73D0"/>
    <w:rsid w:val="00BA7D17"/>
    <w:rsid w:val="00BB33D0"/>
    <w:rsid w:val="00BB6D0F"/>
    <w:rsid w:val="00BC1C25"/>
    <w:rsid w:val="00BC33AC"/>
    <w:rsid w:val="00BC3A4C"/>
    <w:rsid w:val="00BC4273"/>
    <w:rsid w:val="00BC7AE4"/>
    <w:rsid w:val="00BD0245"/>
    <w:rsid w:val="00BD0862"/>
    <w:rsid w:val="00BD0C56"/>
    <w:rsid w:val="00BD4368"/>
    <w:rsid w:val="00BD4E48"/>
    <w:rsid w:val="00BD5F49"/>
    <w:rsid w:val="00BE4F85"/>
    <w:rsid w:val="00BE6065"/>
    <w:rsid w:val="00BF0D87"/>
    <w:rsid w:val="00BF1D33"/>
    <w:rsid w:val="00BF4FAD"/>
    <w:rsid w:val="00BF53EB"/>
    <w:rsid w:val="00BF5A1D"/>
    <w:rsid w:val="00BF64DF"/>
    <w:rsid w:val="00BF6E02"/>
    <w:rsid w:val="00BF6E2E"/>
    <w:rsid w:val="00C045D5"/>
    <w:rsid w:val="00C04C3D"/>
    <w:rsid w:val="00C0621E"/>
    <w:rsid w:val="00C06496"/>
    <w:rsid w:val="00C06D10"/>
    <w:rsid w:val="00C06EAD"/>
    <w:rsid w:val="00C12EB0"/>
    <w:rsid w:val="00C16E94"/>
    <w:rsid w:val="00C17956"/>
    <w:rsid w:val="00C202BD"/>
    <w:rsid w:val="00C21D0E"/>
    <w:rsid w:val="00C23EAD"/>
    <w:rsid w:val="00C24289"/>
    <w:rsid w:val="00C27116"/>
    <w:rsid w:val="00C27504"/>
    <w:rsid w:val="00C31E82"/>
    <w:rsid w:val="00C32341"/>
    <w:rsid w:val="00C32A41"/>
    <w:rsid w:val="00C33D7E"/>
    <w:rsid w:val="00C347A9"/>
    <w:rsid w:val="00C35908"/>
    <w:rsid w:val="00C37A8D"/>
    <w:rsid w:val="00C409C8"/>
    <w:rsid w:val="00C40F58"/>
    <w:rsid w:val="00C4145A"/>
    <w:rsid w:val="00C418A8"/>
    <w:rsid w:val="00C4365C"/>
    <w:rsid w:val="00C45069"/>
    <w:rsid w:val="00C461DD"/>
    <w:rsid w:val="00C47846"/>
    <w:rsid w:val="00C50C77"/>
    <w:rsid w:val="00C52769"/>
    <w:rsid w:val="00C53FB9"/>
    <w:rsid w:val="00C54795"/>
    <w:rsid w:val="00C55540"/>
    <w:rsid w:val="00C57BCE"/>
    <w:rsid w:val="00C57D48"/>
    <w:rsid w:val="00C616CB"/>
    <w:rsid w:val="00C6463D"/>
    <w:rsid w:val="00C64E7F"/>
    <w:rsid w:val="00C66D10"/>
    <w:rsid w:val="00C67FDF"/>
    <w:rsid w:val="00C70A3B"/>
    <w:rsid w:val="00C73176"/>
    <w:rsid w:val="00C7438C"/>
    <w:rsid w:val="00C7450E"/>
    <w:rsid w:val="00C750B3"/>
    <w:rsid w:val="00C77CE3"/>
    <w:rsid w:val="00C77CF3"/>
    <w:rsid w:val="00C77FAF"/>
    <w:rsid w:val="00C803D8"/>
    <w:rsid w:val="00C809C8"/>
    <w:rsid w:val="00C815A1"/>
    <w:rsid w:val="00C84B07"/>
    <w:rsid w:val="00C866AF"/>
    <w:rsid w:val="00C87E18"/>
    <w:rsid w:val="00C91083"/>
    <w:rsid w:val="00C9186C"/>
    <w:rsid w:val="00C933E9"/>
    <w:rsid w:val="00C94A17"/>
    <w:rsid w:val="00C96A7A"/>
    <w:rsid w:val="00C96D69"/>
    <w:rsid w:val="00CA1C14"/>
    <w:rsid w:val="00CA2316"/>
    <w:rsid w:val="00CA42E2"/>
    <w:rsid w:val="00CA58D8"/>
    <w:rsid w:val="00CA5AB1"/>
    <w:rsid w:val="00CA64EA"/>
    <w:rsid w:val="00CB0730"/>
    <w:rsid w:val="00CC22BD"/>
    <w:rsid w:val="00CC24E1"/>
    <w:rsid w:val="00CC38D3"/>
    <w:rsid w:val="00CC429D"/>
    <w:rsid w:val="00CC7A9E"/>
    <w:rsid w:val="00CD0074"/>
    <w:rsid w:val="00CD0C87"/>
    <w:rsid w:val="00CD2F9A"/>
    <w:rsid w:val="00CD34A3"/>
    <w:rsid w:val="00CD3BA6"/>
    <w:rsid w:val="00CD58F3"/>
    <w:rsid w:val="00CD6D0F"/>
    <w:rsid w:val="00CD74F8"/>
    <w:rsid w:val="00CE0152"/>
    <w:rsid w:val="00CE0868"/>
    <w:rsid w:val="00CE1796"/>
    <w:rsid w:val="00CE291E"/>
    <w:rsid w:val="00CE2DB6"/>
    <w:rsid w:val="00CE33D4"/>
    <w:rsid w:val="00CE3C90"/>
    <w:rsid w:val="00CE4CCB"/>
    <w:rsid w:val="00CF18C5"/>
    <w:rsid w:val="00CF2FE0"/>
    <w:rsid w:val="00CF4707"/>
    <w:rsid w:val="00CF533E"/>
    <w:rsid w:val="00CF6942"/>
    <w:rsid w:val="00CF7C00"/>
    <w:rsid w:val="00D0097D"/>
    <w:rsid w:val="00D00E66"/>
    <w:rsid w:val="00D01A4A"/>
    <w:rsid w:val="00D028D0"/>
    <w:rsid w:val="00D05D07"/>
    <w:rsid w:val="00D14DB2"/>
    <w:rsid w:val="00D15430"/>
    <w:rsid w:val="00D15C6C"/>
    <w:rsid w:val="00D16D7D"/>
    <w:rsid w:val="00D203D9"/>
    <w:rsid w:val="00D25F01"/>
    <w:rsid w:val="00D26702"/>
    <w:rsid w:val="00D303BB"/>
    <w:rsid w:val="00D306FB"/>
    <w:rsid w:val="00D30BC2"/>
    <w:rsid w:val="00D31BD2"/>
    <w:rsid w:val="00D3580E"/>
    <w:rsid w:val="00D36015"/>
    <w:rsid w:val="00D36EBD"/>
    <w:rsid w:val="00D376F9"/>
    <w:rsid w:val="00D40445"/>
    <w:rsid w:val="00D42239"/>
    <w:rsid w:val="00D44420"/>
    <w:rsid w:val="00D45204"/>
    <w:rsid w:val="00D454D3"/>
    <w:rsid w:val="00D46E07"/>
    <w:rsid w:val="00D500D8"/>
    <w:rsid w:val="00D50349"/>
    <w:rsid w:val="00D50E9F"/>
    <w:rsid w:val="00D538AF"/>
    <w:rsid w:val="00D564E5"/>
    <w:rsid w:val="00D56A32"/>
    <w:rsid w:val="00D63DCC"/>
    <w:rsid w:val="00D65FD7"/>
    <w:rsid w:val="00D725AF"/>
    <w:rsid w:val="00D72C4F"/>
    <w:rsid w:val="00D72E86"/>
    <w:rsid w:val="00D76726"/>
    <w:rsid w:val="00D76ADC"/>
    <w:rsid w:val="00D76ADD"/>
    <w:rsid w:val="00D76D42"/>
    <w:rsid w:val="00D801C4"/>
    <w:rsid w:val="00D82229"/>
    <w:rsid w:val="00D82778"/>
    <w:rsid w:val="00D85E86"/>
    <w:rsid w:val="00D86C45"/>
    <w:rsid w:val="00D86D26"/>
    <w:rsid w:val="00D9009E"/>
    <w:rsid w:val="00D9065A"/>
    <w:rsid w:val="00D90D45"/>
    <w:rsid w:val="00D90F9C"/>
    <w:rsid w:val="00D91287"/>
    <w:rsid w:val="00D92D84"/>
    <w:rsid w:val="00D93BB4"/>
    <w:rsid w:val="00D9414C"/>
    <w:rsid w:val="00D9505D"/>
    <w:rsid w:val="00D97FDF"/>
    <w:rsid w:val="00DA001F"/>
    <w:rsid w:val="00DA0438"/>
    <w:rsid w:val="00DA2559"/>
    <w:rsid w:val="00DA28BA"/>
    <w:rsid w:val="00DB075C"/>
    <w:rsid w:val="00DB14BF"/>
    <w:rsid w:val="00DB167F"/>
    <w:rsid w:val="00DB1797"/>
    <w:rsid w:val="00DB2F11"/>
    <w:rsid w:val="00DB3127"/>
    <w:rsid w:val="00DB3629"/>
    <w:rsid w:val="00DB417E"/>
    <w:rsid w:val="00DC1410"/>
    <w:rsid w:val="00DC1478"/>
    <w:rsid w:val="00DC486E"/>
    <w:rsid w:val="00DD0298"/>
    <w:rsid w:val="00DD0F9E"/>
    <w:rsid w:val="00DD2BD4"/>
    <w:rsid w:val="00DD32AD"/>
    <w:rsid w:val="00DD4ADA"/>
    <w:rsid w:val="00DD666D"/>
    <w:rsid w:val="00DE0D84"/>
    <w:rsid w:val="00DE115A"/>
    <w:rsid w:val="00DE793D"/>
    <w:rsid w:val="00DF00E5"/>
    <w:rsid w:val="00DF03D0"/>
    <w:rsid w:val="00DF0ABD"/>
    <w:rsid w:val="00DF30FC"/>
    <w:rsid w:val="00DF532F"/>
    <w:rsid w:val="00DF73D8"/>
    <w:rsid w:val="00DF7F0C"/>
    <w:rsid w:val="00E03E70"/>
    <w:rsid w:val="00E05EB1"/>
    <w:rsid w:val="00E070B1"/>
    <w:rsid w:val="00E07580"/>
    <w:rsid w:val="00E13087"/>
    <w:rsid w:val="00E144E9"/>
    <w:rsid w:val="00E21E87"/>
    <w:rsid w:val="00E21F96"/>
    <w:rsid w:val="00E22935"/>
    <w:rsid w:val="00E278B2"/>
    <w:rsid w:val="00E30373"/>
    <w:rsid w:val="00E330D0"/>
    <w:rsid w:val="00E3385D"/>
    <w:rsid w:val="00E33963"/>
    <w:rsid w:val="00E34C55"/>
    <w:rsid w:val="00E43280"/>
    <w:rsid w:val="00E43581"/>
    <w:rsid w:val="00E43ABF"/>
    <w:rsid w:val="00E47003"/>
    <w:rsid w:val="00E47D07"/>
    <w:rsid w:val="00E513BA"/>
    <w:rsid w:val="00E519F6"/>
    <w:rsid w:val="00E52175"/>
    <w:rsid w:val="00E53F30"/>
    <w:rsid w:val="00E55910"/>
    <w:rsid w:val="00E564AC"/>
    <w:rsid w:val="00E60030"/>
    <w:rsid w:val="00E63DC3"/>
    <w:rsid w:val="00E64A42"/>
    <w:rsid w:val="00E65DCD"/>
    <w:rsid w:val="00E660AC"/>
    <w:rsid w:val="00E7395E"/>
    <w:rsid w:val="00E73C80"/>
    <w:rsid w:val="00E75D4F"/>
    <w:rsid w:val="00E75E79"/>
    <w:rsid w:val="00E77ACB"/>
    <w:rsid w:val="00E77B8A"/>
    <w:rsid w:val="00E866B1"/>
    <w:rsid w:val="00E8699A"/>
    <w:rsid w:val="00E918F6"/>
    <w:rsid w:val="00E92C72"/>
    <w:rsid w:val="00E92E88"/>
    <w:rsid w:val="00E92FE9"/>
    <w:rsid w:val="00E93BFB"/>
    <w:rsid w:val="00E95F45"/>
    <w:rsid w:val="00E96732"/>
    <w:rsid w:val="00E9690A"/>
    <w:rsid w:val="00EA2023"/>
    <w:rsid w:val="00EA2D36"/>
    <w:rsid w:val="00EA454A"/>
    <w:rsid w:val="00EA553F"/>
    <w:rsid w:val="00EA7986"/>
    <w:rsid w:val="00EB2E9F"/>
    <w:rsid w:val="00EB2EE0"/>
    <w:rsid w:val="00EB56AC"/>
    <w:rsid w:val="00EB5A12"/>
    <w:rsid w:val="00EC2045"/>
    <w:rsid w:val="00EC3B1D"/>
    <w:rsid w:val="00ED0870"/>
    <w:rsid w:val="00ED0D9E"/>
    <w:rsid w:val="00ED2313"/>
    <w:rsid w:val="00ED38FD"/>
    <w:rsid w:val="00ED7C9C"/>
    <w:rsid w:val="00ED7D3D"/>
    <w:rsid w:val="00EE357A"/>
    <w:rsid w:val="00EE3731"/>
    <w:rsid w:val="00EE3F28"/>
    <w:rsid w:val="00EE5BCF"/>
    <w:rsid w:val="00EE6380"/>
    <w:rsid w:val="00EE6396"/>
    <w:rsid w:val="00EF44A1"/>
    <w:rsid w:val="00EF5AF4"/>
    <w:rsid w:val="00F02700"/>
    <w:rsid w:val="00F03BF7"/>
    <w:rsid w:val="00F04A8F"/>
    <w:rsid w:val="00F0720B"/>
    <w:rsid w:val="00F133B0"/>
    <w:rsid w:val="00F14806"/>
    <w:rsid w:val="00F1496A"/>
    <w:rsid w:val="00F202C3"/>
    <w:rsid w:val="00F20A71"/>
    <w:rsid w:val="00F20E1F"/>
    <w:rsid w:val="00F272E0"/>
    <w:rsid w:val="00F27EC2"/>
    <w:rsid w:val="00F31C80"/>
    <w:rsid w:val="00F31EBA"/>
    <w:rsid w:val="00F32CB0"/>
    <w:rsid w:val="00F34130"/>
    <w:rsid w:val="00F3463A"/>
    <w:rsid w:val="00F4085D"/>
    <w:rsid w:val="00F45A83"/>
    <w:rsid w:val="00F5142E"/>
    <w:rsid w:val="00F52531"/>
    <w:rsid w:val="00F530EE"/>
    <w:rsid w:val="00F5392C"/>
    <w:rsid w:val="00F57C67"/>
    <w:rsid w:val="00F604B4"/>
    <w:rsid w:val="00F6164B"/>
    <w:rsid w:val="00F61888"/>
    <w:rsid w:val="00F63ED8"/>
    <w:rsid w:val="00F64BF2"/>
    <w:rsid w:val="00F7357D"/>
    <w:rsid w:val="00F76B9C"/>
    <w:rsid w:val="00F80A4D"/>
    <w:rsid w:val="00F81C32"/>
    <w:rsid w:val="00F852FD"/>
    <w:rsid w:val="00F90369"/>
    <w:rsid w:val="00F903CE"/>
    <w:rsid w:val="00F90F0F"/>
    <w:rsid w:val="00F9100C"/>
    <w:rsid w:val="00F92DBA"/>
    <w:rsid w:val="00F9411F"/>
    <w:rsid w:val="00F9436C"/>
    <w:rsid w:val="00F94DD5"/>
    <w:rsid w:val="00F95833"/>
    <w:rsid w:val="00F969F8"/>
    <w:rsid w:val="00F97319"/>
    <w:rsid w:val="00FA3056"/>
    <w:rsid w:val="00FA3E57"/>
    <w:rsid w:val="00FA5368"/>
    <w:rsid w:val="00FA7613"/>
    <w:rsid w:val="00FB0440"/>
    <w:rsid w:val="00FB2F0A"/>
    <w:rsid w:val="00FC05FA"/>
    <w:rsid w:val="00FC51D0"/>
    <w:rsid w:val="00FC554C"/>
    <w:rsid w:val="00FC796E"/>
    <w:rsid w:val="00FD07F2"/>
    <w:rsid w:val="00FD4603"/>
    <w:rsid w:val="00FD477F"/>
    <w:rsid w:val="00FD67EE"/>
    <w:rsid w:val="00FE267D"/>
    <w:rsid w:val="00FE2920"/>
    <w:rsid w:val="00FE76AB"/>
    <w:rsid w:val="00FF0421"/>
    <w:rsid w:val="00FF1DA8"/>
    <w:rsid w:val="00FF2FEB"/>
    <w:rsid w:val="00FF73E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 w:type="table" w:styleId="TableGrid">
    <w:name w:val="Table Grid"/>
    <w:basedOn w:val="TableNormal"/>
    <w:uiPriority w:val="39"/>
    <w:rsid w:val="00B8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374CE3"/>
    <w:rPr>
      <w:color w:val="605E5C"/>
      <w:shd w:val="clear" w:color="auto" w:fill="E1DFDD"/>
    </w:rPr>
  </w:style>
  <w:style w:type="paragraph" w:styleId="NormalWeb">
    <w:name w:val="Normal (Web)"/>
    <w:basedOn w:val="Normal"/>
    <w:uiPriority w:val="99"/>
    <w:semiHidden/>
    <w:unhideWhenUsed/>
    <w:rsid w:val="00131DB0"/>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01352974">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574515427">
      <w:bodyDiv w:val="1"/>
      <w:marLeft w:val="0"/>
      <w:marRight w:val="0"/>
      <w:marTop w:val="0"/>
      <w:marBottom w:val="0"/>
      <w:divBdr>
        <w:top w:val="none" w:sz="0" w:space="0" w:color="auto"/>
        <w:left w:val="none" w:sz="0" w:space="0" w:color="auto"/>
        <w:bottom w:val="none" w:sz="0" w:space="0" w:color="auto"/>
        <w:right w:val="none" w:sz="0" w:space="0" w:color="auto"/>
      </w:divBdr>
    </w:div>
    <w:div w:id="610625398">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844630868">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940340683">
      <w:bodyDiv w:val="1"/>
      <w:marLeft w:val="0"/>
      <w:marRight w:val="0"/>
      <w:marTop w:val="0"/>
      <w:marBottom w:val="0"/>
      <w:divBdr>
        <w:top w:val="none" w:sz="0" w:space="0" w:color="auto"/>
        <w:left w:val="none" w:sz="0" w:space="0" w:color="auto"/>
        <w:bottom w:val="none" w:sz="0" w:space="0" w:color="auto"/>
        <w:right w:val="none" w:sz="0" w:space="0" w:color="auto"/>
      </w:divBdr>
    </w:div>
    <w:div w:id="988435554">
      <w:bodyDiv w:val="1"/>
      <w:marLeft w:val="0"/>
      <w:marRight w:val="0"/>
      <w:marTop w:val="0"/>
      <w:marBottom w:val="0"/>
      <w:divBdr>
        <w:top w:val="none" w:sz="0" w:space="0" w:color="auto"/>
        <w:left w:val="none" w:sz="0" w:space="0" w:color="auto"/>
        <w:bottom w:val="none" w:sz="0" w:space="0" w:color="auto"/>
        <w:right w:val="none" w:sz="0" w:space="0" w:color="auto"/>
      </w:divBdr>
    </w:div>
    <w:div w:id="1052462129">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181508220">
      <w:bodyDiv w:val="1"/>
      <w:marLeft w:val="0"/>
      <w:marRight w:val="0"/>
      <w:marTop w:val="0"/>
      <w:marBottom w:val="0"/>
      <w:divBdr>
        <w:top w:val="none" w:sz="0" w:space="0" w:color="auto"/>
        <w:left w:val="none" w:sz="0" w:space="0" w:color="auto"/>
        <w:bottom w:val="none" w:sz="0" w:space="0" w:color="auto"/>
        <w:right w:val="none" w:sz="0" w:space="0" w:color="auto"/>
      </w:divBdr>
    </w:div>
    <w:div w:id="1486779847">
      <w:bodyDiv w:val="1"/>
      <w:marLeft w:val="0"/>
      <w:marRight w:val="0"/>
      <w:marTop w:val="0"/>
      <w:marBottom w:val="0"/>
      <w:divBdr>
        <w:top w:val="none" w:sz="0" w:space="0" w:color="auto"/>
        <w:left w:val="none" w:sz="0" w:space="0" w:color="auto"/>
        <w:bottom w:val="none" w:sz="0" w:space="0" w:color="auto"/>
        <w:right w:val="none" w:sz="0" w:space="0" w:color="auto"/>
      </w:divBdr>
    </w:div>
    <w:div w:id="1550798962">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iucnredlist.org/species/2279/9387270" TargetMode="External"/><Relationship Id="rId2" Type="http://schemas.openxmlformats.org/officeDocument/2006/relationships/hyperlink" Target="https://www.iucnredlist.org/species/22678537/92777596" TargetMode="External"/><Relationship Id="rId1" Type="http://schemas.openxmlformats.org/officeDocument/2006/relationships/hyperlink" Target="https://www.iucnredlist.org/species/22685553/93079606"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1.png"/><Relationship Id="rId18" Type="http://schemas.openxmlformats.org/officeDocument/2006/relationships/hyperlink" Target="http://gadm.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www.birdlife.org/datazone/home" TargetMode="Externa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51447B-64E9-4E93-B404-5AB094D4A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32</Pages>
  <Words>16891</Words>
  <Characters>96282</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richard</cp:lastModifiedBy>
  <cp:revision>60</cp:revision>
  <dcterms:created xsi:type="dcterms:W3CDTF">2020-08-31T16:27:00Z</dcterms:created>
  <dcterms:modified xsi:type="dcterms:W3CDTF">2020-09-18T20:29:00Z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id="phbxqM8B"/&gt;&lt;style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