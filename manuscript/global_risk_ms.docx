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r w:rsidRPr="00927C84">
        <w:rPr>
          <w:rFonts w:ascii="Times New Roman" w:hAnsi="Times New Roman" w:cs="Times New Roman"/>
          <w:b/>
          <w:bCs/>
          <w:sz w:val="24"/>
          <w:szCs w:val="24"/>
        </w:rPr>
        <w:lastRenderedPageBreak/>
        <w:t>First paragraph</w:t>
      </w:r>
    </w:p>
    <w:p w14:paraId="31B1F31F" w14:textId="43915A2E"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(PAs)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PA 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250FF1">
        <w:rPr>
          <w:rFonts w:ascii="Times New Roman" w:eastAsia="Times New Roman" w:hAnsi="Times New Roman" w:cs="Times New Roman"/>
          <w:sz w:val="24"/>
          <w:szCs w:val="24"/>
        </w:rPr>
        <w:t>In particular, c</w:t>
      </w:r>
      <w:r w:rsidR="003941FF">
        <w:rPr>
          <w:rFonts w:ascii="Times New Roman" w:eastAsia="Times New Roman" w:hAnsi="Times New Roman" w:cs="Times New Roman"/>
          <w:sz w:val="24"/>
          <w:szCs w:val="24"/>
        </w:rPr>
        <w:t xml:space="preserve">ountries with wide-ranging species neighboring those with poor governance required more PAs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r w:rsidRPr="00682A20">
        <w:rPr>
          <w:rFonts w:ascii="Times New Roman" w:hAnsi="Times New Roman" w:cs="Times New Roman"/>
          <w:b/>
          <w:bCs/>
          <w:sz w:val="24"/>
          <w:szCs w:val="24"/>
        </w:rPr>
        <w:t>Main text</w:t>
      </w:r>
    </w:p>
    <w:p w14:paraId="2A2A632D" w14:textId="415C5C0A"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04F54E40"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EA7956">
        <w:rPr>
          <w:rFonts w:ascii="Times New Roman" w:hAnsi="Times New Roman" w:cs="Times New Roman"/>
          <w:sz w:val="24"/>
          <w:szCs w:val="24"/>
        </w:rPr>
        <w:t xml:space="preserve">and </w:t>
      </w:r>
      <w:r w:rsidR="00D85E86" w:rsidRPr="00A13108">
        <w:rPr>
          <w:rFonts w:ascii="Times New Roman" w:hAnsi="Times New Roman" w:cs="Times New Roman"/>
          <w:sz w:val="24"/>
          <w:szCs w:val="24"/>
        </w:rPr>
        <w:t xml:space="preserve">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245BD3">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identifying areas where heat even</w:t>
      </w:r>
      <w:r w:rsidR="00046F68">
        <w:rPr>
          <w:rFonts w:ascii="Times New Roman" w:hAnsi="Times New Roman" w:cs="Times New Roman"/>
          <w:sz w:val="24"/>
          <w:szCs w:val="24"/>
        </w:rPr>
        <w:t>t</w:t>
      </w:r>
      <w:r w:rsidR="00772045">
        <w:rPr>
          <w:rFonts w:ascii="Times New Roman" w:hAnsi="Times New Roman" w:cs="Times New Roman"/>
          <w:sz w:val="24"/>
          <w:szCs w:val="24"/>
        </w:rPr>
        <w:t xml:space="preserve">s are likely to have the most significant effects on </w:t>
      </w:r>
      <w:r w:rsidR="00772045">
        <w:rPr>
          <w:rFonts w:ascii="Times New Roman" w:hAnsi="Times New Roman" w:cs="Times New Roman"/>
          <w:sz w:val="24"/>
          <w:szCs w:val="24"/>
        </w:rPr>
        <w:lastRenderedPageBreak/>
        <w:t>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w:t>
      </w:r>
      <w:r w:rsidR="00B6436F">
        <w:rPr>
          <w:rFonts w:ascii="Times New Roman" w:hAnsi="Times New Roman" w:cs="Times New Roman"/>
          <w:sz w:val="24"/>
          <w:szCs w:val="24"/>
        </w:rPr>
        <w:lastRenderedPageBreak/>
        <w:t>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33B0641E"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w:t>
      </w:r>
      <w:r w:rsidR="00A031D2">
        <w:rPr>
          <w:rFonts w:ascii="Times New Roman" w:hAnsi="Times New Roman" w:cs="Times New Roman"/>
          <w:sz w:val="24"/>
          <w:szCs w:val="24"/>
        </w:rPr>
        <w:t>17.2</w:t>
      </w:r>
      <w:r w:rsidRPr="001445A9">
        <w:rPr>
          <w:rFonts w:ascii="Times New Roman" w:hAnsi="Times New Roman" w:cs="Times New Roman"/>
          <w:sz w:val="24"/>
          <w:szCs w:val="24"/>
        </w:rPr>
        <w:t xml:space="preserve">% of global terrestrial areas are protected. </w:t>
      </w:r>
      <w:r w:rsidR="00727A86">
        <w:rPr>
          <w:rFonts w:ascii="Times New Roman" w:hAnsi="Times New Roman" w:cs="Times New Roman"/>
          <w:sz w:val="24"/>
          <w:szCs w:val="24"/>
        </w:rPr>
        <w:t>We found that the protected areas planning scenario</w:t>
      </w:r>
      <w:r w:rsidR="00FD2CBE">
        <w:rPr>
          <w:rFonts w:ascii="Times New Roman" w:hAnsi="Times New Roman" w:cs="Times New Roman"/>
          <w:sz w:val="24"/>
          <w:szCs w:val="24"/>
        </w:rPr>
        <w:t>s</w:t>
      </w:r>
      <w:r w:rsidR="00727A86">
        <w:rPr>
          <w:rFonts w:ascii="Times New Roman" w:hAnsi="Times New Roman" w:cs="Times New Roman"/>
          <w:sz w:val="24"/>
          <w:szCs w:val="24"/>
        </w:rPr>
        <w:t xml:space="preserve">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w:t>
      </w:r>
      <w:r w:rsidR="00FD2CBE">
        <w:rPr>
          <w:rFonts w:ascii="Times New Roman" w:hAnsi="Times New Roman" w:cs="Times New Roman"/>
          <w:sz w:val="24"/>
          <w:szCs w:val="24"/>
        </w:rPr>
        <w:t xml:space="preserve">the </w:t>
      </w:r>
      <w:r w:rsidR="00727A86">
        <w:rPr>
          <w:rFonts w:ascii="Times New Roman" w:hAnsi="Times New Roman" w:cs="Times New Roman"/>
          <w:sz w:val="24"/>
          <w:szCs w:val="24"/>
        </w:rPr>
        <w:t xml:space="preserve">three risk categories required only </w:t>
      </w:r>
      <w:r w:rsidR="00FD2CBE">
        <w:rPr>
          <w:rFonts w:ascii="Times New Roman" w:hAnsi="Times New Roman" w:cs="Times New Roman"/>
          <w:sz w:val="24"/>
          <w:szCs w:val="24"/>
        </w:rPr>
        <w:t>0.92</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w:t>
      </w:r>
      <w:r w:rsidR="00FD2CBE">
        <w:rPr>
          <w:rFonts w:ascii="Times New Roman" w:hAnsi="Times New Roman" w:cs="Times New Roman"/>
          <w:sz w:val="24"/>
          <w:szCs w:val="24"/>
        </w:rPr>
        <w:t xml:space="preserve">on average (0.35 – 1.15 %) </w:t>
      </w:r>
      <w:r w:rsidR="00727A86">
        <w:rPr>
          <w:rFonts w:ascii="Times New Roman" w:hAnsi="Times New Roman" w:cs="Times New Roman"/>
          <w:sz w:val="24"/>
          <w:szCs w:val="24"/>
        </w:rPr>
        <w:t>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w:t>
      </w:r>
      <w:r w:rsidR="000260B1">
        <w:rPr>
          <w:rFonts w:ascii="Times New Roman" w:hAnsi="Times New Roman" w:cs="Times New Roman"/>
          <w:sz w:val="24"/>
          <w:szCs w:val="24"/>
        </w:rPr>
        <w:t xml:space="preserve">extremes </w:t>
      </w:r>
      <w:r w:rsidR="00727A86">
        <w:rPr>
          <w:rFonts w:ascii="Times New Roman" w:hAnsi="Times New Roman" w:cs="Times New Roman"/>
          <w:sz w:val="24"/>
          <w:szCs w:val="24"/>
        </w:rPr>
        <w:t>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w:t>
      </w:r>
      <w:r w:rsidR="00F863DC">
        <w:rPr>
          <w:rFonts w:ascii="Times New Roman" w:hAnsi="Times New Roman" w:cs="Times New Roman"/>
          <w:sz w:val="24"/>
          <w:szCs w:val="24"/>
        </w:rPr>
        <w:t xml:space="preserve">16 </w:t>
      </w:r>
      <w:r w:rsidR="00727A86">
        <w:rPr>
          <w:rFonts w:ascii="Times New Roman" w:hAnsi="Times New Roman" w:cs="Times New Roman"/>
          <w:sz w:val="24"/>
          <w:szCs w:val="24"/>
        </w:rPr>
        <w:t xml:space="preserve">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r w:rsidR="009D1568">
        <w:rPr>
          <w:rFonts w:ascii="Times New Roman" w:hAnsi="Times New Roman" w:cs="Times New Roman"/>
          <w:sz w:val="24"/>
          <w:szCs w:val="24"/>
        </w:rPr>
        <w:t xml:space="preserve">Of all scenarios, those </w:t>
      </w:r>
      <w:r w:rsidR="004D46E2">
        <w:rPr>
          <w:rFonts w:ascii="Times New Roman" w:hAnsi="Times New Roman" w:cs="Times New Roman"/>
          <w:sz w:val="24"/>
          <w:szCs w:val="24"/>
        </w:rPr>
        <w:t xml:space="preserve">including </w:t>
      </w:r>
      <w:r w:rsidR="009D1568">
        <w:rPr>
          <w:rFonts w:ascii="Times New Roman" w:hAnsi="Times New Roman" w:cs="Times New Roman"/>
          <w:sz w:val="24"/>
          <w:szCs w:val="24"/>
        </w:rPr>
        <w:t>land-use change required the greatest increase in global protected area</w:t>
      </w:r>
      <w:r w:rsidR="004D46E2">
        <w:rPr>
          <w:rFonts w:ascii="Times New Roman" w:hAnsi="Times New Roman" w:cs="Times New Roman"/>
          <w:sz w:val="24"/>
          <w:szCs w:val="24"/>
        </w:rPr>
        <w:t>, compared to scenarios only including governance and/or climate extremes</w:t>
      </w:r>
      <w:r w:rsidR="0044198F">
        <w:rPr>
          <w:rFonts w:ascii="Times New Roman" w:hAnsi="Times New Roman" w:cs="Times New Roman"/>
          <w:sz w:val="24"/>
          <w:szCs w:val="24"/>
        </w:rPr>
        <w:t xml:space="preserve"> (Table 1)</w:t>
      </w:r>
      <w:r w:rsidR="009D1568">
        <w:rPr>
          <w:rFonts w:ascii="Times New Roman" w:hAnsi="Times New Roman" w:cs="Times New Roman"/>
          <w:sz w:val="24"/>
          <w:szCs w:val="24"/>
        </w:rPr>
        <w:t>.</w:t>
      </w:r>
    </w:p>
    <w:p w14:paraId="3C4A6D52" w14:textId="3FEC2F57" w:rsidR="00727A86" w:rsidRDefault="00B410C9" w:rsidP="00B410C9">
      <w:pPr>
        <w:keepNext/>
        <w:spacing w:line="480" w:lineRule="auto"/>
        <w:ind w:firstLine="720"/>
        <w:rPr>
          <w:rFonts w:ascii="Times New Roman" w:hAnsi="Times New Roman" w:cs="Times New Roman"/>
          <w:sz w:val="24"/>
          <w:szCs w:val="24"/>
        </w:rPr>
      </w:pPr>
      <w:r w:rsidRPr="00CB4D85">
        <w:rPr>
          <w:rFonts w:ascii="Times New Roman" w:hAnsi="Times New Roman" w:cs="Times New Roman"/>
          <w:sz w:val="24"/>
          <w:szCs w:val="24"/>
        </w:rPr>
        <w:t>T</w:t>
      </w:r>
      <w:r w:rsidR="00727A86" w:rsidRPr="00CB4D85">
        <w:rPr>
          <w:rFonts w:ascii="Times New Roman" w:hAnsi="Times New Roman" w:cs="Times New Roman"/>
          <w:sz w:val="24"/>
          <w:szCs w:val="24"/>
        </w:rPr>
        <w:t xml:space="preserve">here was </w:t>
      </w:r>
      <w:r w:rsidRPr="00CB4D85">
        <w:rPr>
          <w:rFonts w:ascii="Times New Roman" w:hAnsi="Times New Roman" w:cs="Times New Roman"/>
          <w:sz w:val="24"/>
          <w:szCs w:val="24"/>
        </w:rPr>
        <w:t xml:space="preserve">also </w:t>
      </w:r>
      <w:r w:rsidR="00727A86" w:rsidRPr="00CB4D85">
        <w:rPr>
          <w:rFonts w:ascii="Times New Roman" w:hAnsi="Times New Roman" w:cs="Times New Roman"/>
          <w:sz w:val="24"/>
          <w:szCs w:val="24"/>
        </w:rPr>
        <w:t xml:space="preserve">considerable spatial overlap among scenarios, with the same </w:t>
      </w:r>
      <w:r w:rsidR="00842F67" w:rsidRPr="00CB4D85">
        <w:rPr>
          <w:rFonts w:ascii="Times New Roman" w:hAnsi="Times New Roman" w:cs="Times New Roman"/>
          <w:sz w:val="24"/>
          <w:szCs w:val="24"/>
        </w:rPr>
        <w:t>22</w:t>
      </w:r>
      <w:r w:rsidR="00727A86" w:rsidRPr="00CB4D85">
        <w:rPr>
          <w:rFonts w:ascii="Times New Roman" w:hAnsi="Times New Roman" w:cs="Times New Roman"/>
          <w:sz w:val="24"/>
          <w:szCs w:val="24"/>
        </w:rPr>
        <w:t>.</w:t>
      </w:r>
      <w:r w:rsidR="00842F67" w:rsidRPr="00CB4D85">
        <w:rPr>
          <w:rFonts w:ascii="Times New Roman" w:hAnsi="Times New Roman" w:cs="Times New Roman"/>
          <w:sz w:val="24"/>
          <w:szCs w:val="24"/>
        </w:rPr>
        <w:t>2</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2</w:t>
      </w:r>
      <w:r w:rsidR="00727A86" w:rsidRPr="00CB4D85">
        <w:rPr>
          <w:rFonts w:ascii="Times New Roman" w:hAnsi="Times New Roman" w:cs="Times New Roman"/>
          <w:sz w:val="24"/>
          <w:szCs w:val="24"/>
        </w:rPr>
        <w:t xml:space="preserve"> (6.9% of global land area) being selected to expand the current protected area portfolio in at least </w:t>
      </w:r>
      <w:r w:rsidR="001D6E97" w:rsidRPr="00CB4D85">
        <w:rPr>
          <w:rFonts w:ascii="Times New Roman" w:hAnsi="Times New Roman" w:cs="Times New Roman"/>
          <w:sz w:val="24"/>
          <w:szCs w:val="24"/>
        </w:rPr>
        <w:t xml:space="preserve">eleven </w:t>
      </w:r>
      <w:r w:rsidR="00727A86" w:rsidRPr="00CB4D85">
        <w:rPr>
          <w:rFonts w:ascii="Times New Roman" w:hAnsi="Times New Roman" w:cs="Times New Roman"/>
          <w:sz w:val="24"/>
          <w:szCs w:val="24"/>
        </w:rPr>
        <w:t xml:space="preserve">scenarios and </w:t>
      </w:r>
      <w:r w:rsidR="00832694" w:rsidRPr="00CB4D85">
        <w:rPr>
          <w:rFonts w:ascii="Times New Roman" w:hAnsi="Times New Roman" w:cs="Times New Roman"/>
          <w:sz w:val="24"/>
          <w:szCs w:val="24"/>
        </w:rPr>
        <w:t>3</w:t>
      </w:r>
      <w:r w:rsidR="00727A86" w:rsidRPr="00CB4D85">
        <w:rPr>
          <w:rFonts w:ascii="Times New Roman" w:hAnsi="Times New Roman" w:cs="Times New Roman"/>
          <w:sz w:val="24"/>
          <w:szCs w:val="24"/>
        </w:rPr>
        <w:t>.</w:t>
      </w:r>
      <w:r w:rsidR="00832694" w:rsidRPr="00CB4D85">
        <w:rPr>
          <w:rFonts w:ascii="Times New Roman" w:hAnsi="Times New Roman" w:cs="Times New Roman"/>
          <w:sz w:val="24"/>
          <w:szCs w:val="24"/>
        </w:rPr>
        <w:t>93</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 xml:space="preserve">2 </w:t>
      </w:r>
      <w:r w:rsidR="00727A86" w:rsidRPr="00CB4D85">
        <w:rPr>
          <w:rFonts w:ascii="Times New Roman" w:hAnsi="Times New Roman" w:cs="Times New Roman"/>
          <w:sz w:val="24"/>
          <w:szCs w:val="24"/>
        </w:rPr>
        <w:t>(</w:t>
      </w:r>
      <w:r w:rsidR="007E1F07" w:rsidRPr="00CB4D85">
        <w:rPr>
          <w:rFonts w:ascii="Times New Roman" w:hAnsi="Times New Roman" w:cs="Times New Roman"/>
          <w:sz w:val="24"/>
          <w:szCs w:val="24"/>
        </w:rPr>
        <w:t>2.68</w:t>
      </w:r>
      <w:r w:rsidR="00727A86" w:rsidRPr="00CB4D85">
        <w:rPr>
          <w:rFonts w:ascii="Times New Roman" w:hAnsi="Times New Roman" w:cs="Times New Roman"/>
          <w:sz w:val="24"/>
          <w:szCs w:val="24"/>
        </w:rPr>
        <w:t xml:space="preserve">% of global land area) in all </w:t>
      </w:r>
      <w:r w:rsidR="00A76CDF" w:rsidRPr="00CB4D85">
        <w:rPr>
          <w:rFonts w:ascii="Times New Roman" w:hAnsi="Times New Roman" w:cs="Times New Roman"/>
          <w:sz w:val="24"/>
          <w:szCs w:val="24"/>
        </w:rPr>
        <w:t>fifteen</w:t>
      </w:r>
      <w:r w:rsidR="00A41E8D" w:rsidRPr="00CB4D85">
        <w:rPr>
          <w:rFonts w:ascii="Times New Roman" w:hAnsi="Times New Roman" w:cs="Times New Roman"/>
          <w:sz w:val="24"/>
          <w:szCs w:val="24"/>
        </w:rPr>
        <w:t xml:space="preserve"> </w:t>
      </w:r>
      <w:r w:rsidR="00206315">
        <w:rPr>
          <w:rFonts w:ascii="Times New Roman" w:hAnsi="Times New Roman" w:cs="Times New Roman"/>
          <w:sz w:val="24"/>
          <w:szCs w:val="24"/>
        </w:rPr>
        <w:t xml:space="preserve">risk </w:t>
      </w:r>
      <w:r w:rsidR="00727A86" w:rsidRPr="00CB4D85">
        <w:rPr>
          <w:rFonts w:ascii="Times New Roman" w:hAnsi="Times New Roman" w:cs="Times New Roman"/>
          <w:sz w:val="24"/>
          <w:szCs w:val="24"/>
        </w:rPr>
        <w:t>scenarios.</w:t>
      </w:r>
      <w:r w:rsidR="00727A86">
        <w:rPr>
          <w:rFonts w:ascii="Times New Roman" w:hAnsi="Times New Roman" w:cs="Times New Roman"/>
          <w:sz w:val="24"/>
          <w:szCs w:val="24"/>
        </w:rPr>
        <w:t xml:space="preserve"> </w:t>
      </w:r>
      <w:r w:rsidR="00FF103F">
        <w:rPr>
          <w:rFonts w:ascii="Times New Roman" w:hAnsi="Times New Roman" w:cs="Times New Roman"/>
          <w:sz w:val="24"/>
          <w:szCs w:val="24"/>
        </w:rPr>
        <w:t>S</w:t>
      </w:r>
      <w:r w:rsidR="00727A86">
        <w:rPr>
          <w:rFonts w:ascii="Times New Roman" w:hAnsi="Times New Roman" w:cs="Times New Roman"/>
          <w:sz w:val="24"/>
          <w:szCs w:val="24"/>
        </w:rPr>
        <w:t>uch overlaps provide examples of areas that could be targets for international agencies wishing to maximize the resilience of protected area networks</w:t>
      </w:r>
      <w:r w:rsidR="00912F5A">
        <w:rPr>
          <w:rFonts w:ascii="Times New Roman" w:hAnsi="Times New Roman" w:cs="Times New Roman"/>
          <w:sz w:val="24"/>
          <w:szCs w:val="24"/>
        </w:rPr>
        <w:t>, as they are</w:t>
      </w:r>
      <w:r w:rsidR="00912F5A" w:rsidRPr="00912F5A">
        <w:t xml:space="preserve"> </w:t>
      </w:r>
      <w:r w:rsidR="00912F5A" w:rsidRPr="00912F5A">
        <w:rPr>
          <w:rFonts w:ascii="Times New Roman" w:hAnsi="Times New Roman" w:cs="Times New Roman"/>
          <w:sz w:val="24"/>
          <w:szCs w:val="24"/>
        </w:rPr>
        <w:t>robust to assumptions of relative importance of risk factors</w:t>
      </w:r>
      <w:r w:rsidR="00727A86">
        <w:rPr>
          <w:rFonts w:ascii="Times New Roman" w:hAnsi="Times New Roman" w:cs="Times New Roman"/>
          <w:sz w:val="24"/>
          <w:szCs w:val="24"/>
        </w:rPr>
        <w:t xml:space="preserve">. Example countries that have contiguous areas of high overlap among scenarios are </w:t>
      </w:r>
      <w:commentRangeStart w:id="1"/>
      <w:r w:rsidR="00727A86">
        <w:rPr>
          <w:rFonts w:ascii="Times New Roman" w:hAnsi="Times New Roman" w:cs="Times New Roman"/>
          <w:sz w:val="24"/>
          <w:szCs w:val="24"/>
        </w:rPr>
        <w:t>Canada</w:t>
      </w:r>
      <w:r w:rsidR="00C31A5D">
        <w:rPr>
          <w:rFonts w:ascii="Times New Roman" w:hAnsi="Times New Roman" w:cs="Times New Roman"/>
          <w:sz w:val="24"/>
          <w:szCs w:val="24"/>
        </w:rPr>
        <w:t>,</w:t>
      </w:r>
      <w:r w:rsidR="00727A86">
        <w:rPr>
          <w:rFonts w:ascii="Times New Roman" w:hAnsi="Times New Roman" w:cs="Times New Roman"/>
          <w:sz w:val="24"/>
          <w:szCs w:val="24"/>
        </w:rPr>
        <w:t xml:space="preserve"> Egypt, Finland, Kazakhstan and Peru (Figure </w:t>
      </w:r>
      <w:commentRangeStart w:id="2"/>
      <w:commentRangeStart w:id="3"/>
      <w:r w:rsidR="00727A86">
        <w:rPr>
          <w:rFonts w:ascii="Times New Roman" w:hAnsi="Times New Roman" w:cs="Times New Roman"/>
          <w:sz w:val="24"/>
          <w:szCs w:val="24"/>
        </w:rPr>
        <w:t>S4</w:t>
      </w:r>
      <w:commentRangeEnd w:id="2"/>
      <w:r w:rsidR="00C67FDF">
        <w:rPr>
          <w:rStyle w:val="CommentReference"/>
        </w:rPr>
        <w:commentReference w:id="2"/>
      </w:r>
      <w:commentRangeEnd w:id="3"/>
      <w:r w:rsidR="00100122">
        <w:rPr>
          <w:rStyle w:val="CommentReference"/>
        </w:rPr>
        <w:commentReference w:id="3"/>
      </w:r>
      <w:r w:rsidR="00727A86">
        <w:rPr>
          <w:rFonts w:ascii="Times New Roman" w:hAnsi="Times New Roman" w:cs="Times New Roman"/>
          <w:sz w:val="24"/>
          <w:szCs w:val="24"/>
        </w:rPr>
        <w:t xml:space="preserve">). </w:t>
      </w:r>
      <w:commentRangeEnd w:id="1"/>
      <w:r w:rsidR="00727A86">
        <w:rPr>
          <w:rStyle w:val="CommentReference"/>
        </w:rPr>
        <w:commentReference w:id="1"/>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xml:space="preserve">, but a considerable </w:t>
      </w:r>
      <w:r w:rsidR="00727A86">
        <w:rPr>
          <w:rFonts w:ascii="Times New Roman" w:hAnsi="Times New Roman" w:cs="Times New Roman"/>
          <w:sz w:val="24"/>
          <w:szCs w:val="24"/>
        </w:rPr>
        <w:lastRenderedPageBreak/>
        <w:t>percentage of high overlap among scenarios areas lies either outside these hotspots (</w:t>
      </w:r>
      <w:r w:rsidR="00C62AA8">
        <w:rPr>
          <w:rFonts w:ascii="Times New Roman" w:hAnsi="Times New Roman" w:cs="Times New Roman"/>
          <w:sz w:val="24"/>
          <w:szCs w:val="24"/>
        </w:rPr>
        <w:t>79.</w:t>
      </w:r>
      <w:r w:rsidR="006E5C6D">
        <w:rPr>
          <w:rFonts w:ascii="Times New Roman" w:hAnsi="Times New Roman" w:cs="Times New Roman"/>
          <w:sz w:val="24"/>
          <w:szCs w:val="24"/>
        </w:rPr>
        <w:t>8</w:t>
      </w:r>
      <w:r w:rsidR="00C62AA8">
        <w:rPr>
          <w:rFonts w:ascii="Times New Roman" w:hAnsi="Times New Roman" w:cs="Times New Roman"/>
          <w:sz w:val="24"/>
          <w:szCs w:val="24"/>
        </w:rPr>
        <w:t>%</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3B933156" w:rsidR="00CF18C5" w:rsidRDefault="008C4B16"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4"/>
      <w:del w:id="5" w:author="Joe Bennett" w:date="2020-08-11T13:43:00Z">
        <w:r w:rsidR="00E21F96" w:rsidDel="008C4B16">
          <w:rPr>
            <w:rFonts w:ascii="Times New Roman" w:hAnsi="Times New Roman" w:cs="Times New Roman"/>
            <w:sz w:val="24"/>
            <w:szCs w:val="24"/>
          </w:rPr>
          <w:delText>Thus, risk is connected across jurisdictions, where</w:delText>
        </w:r>
      </w:del>
      <w:del w:id="6"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4"/>
      <w:r w:rsidR="0027239D">
        <w:rPr>
          <w:rStyle w:val="CommentReference"/>
        </w:rPr>
        <w:commentReference w:id="4"/>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7"/>
      <w:commentRangeStart w:id="8"/>
      <w:r w:rsidR="00805A3F">
        <w:rPr>
          <w:rFonts w:ascii="Times New Roman" w:hAnsi="Times New Roman" w:cs="Times New Roman"/>
          <w:sz w:val="24"/>
          <w:szCs w:val="24"/>
        </w:rPr>
        <w:t>Arabia</w:t>
      </w:r>
      <w:commentRangeEnd w:id="7"/>
      <w:r w:rsidR="009F75B7">
        <w:rPr>
          <w:rStyle w:val="CommentReference"/>
        </w:rPr>
        <w:commentReference w:id="7"/>
      </w:r>
      <w:commentRangeEnd w:id="8"/>
      <w:r>
        <w:rPr>
          <w:rStyle w:val="CommentReference"/>
        </w:rPr>
        <w:commentReference w:id="8"/>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9" w:author="Joseph Bennett" w:date="2020-04-14T08:35:00Z"/>
          <w:rFonts w:ascii="Times New Roman" w:hAnsi="Times New Roman" w:cs="Times New Roman"/>
          <w:b/>
          <w:bCs/>
          <w:sz w:val="24"/>
          <w:szCs w:val="24"/>
        </w:rPr>
      </w:pPr>
      <w:commentRangeStart w:id="10"/>
      <w:commentRangeStart w:id="11"/>
      <w:commentRangeStart w:id="12"/>
      <w:commentRangeStart w:id="13"/>
      <w:commentRangeStart w:id="14"/>
      <w:commentRangeStart w:id="15"/>
      <w:commentRangeStart w:id="16"/>
      <w:commentRangeStart w:id="17"/>
      <w:del w:id="18" w:author="Joseph Bennett" w:date="2020-04-14T08:35:00Z">
        <w:r w:rsidRPr="003C0EE9" w:rsidDel="00DF7F0C">
          <w:rPr>
            <w:rFonts w:ascii="Times New Roman" w:hAnsi="Times New Roman" w:cs="Times New Roman"/>
            <w:b/>
            <w:bCs/>
            <w:sz w:val="24"/>
            <w:szCs w:val="24"/>
          </w:rPr>
          <w:delText>Results</w:delText>
        </w:r>
        <w:commentRangeEnd w:id="10"/>
        <w:r w:rsidDel="00DF7F0C">
          <w:rPr>
            <w:rStyle w:val="CommentReference"/>
          </w:rPr>
          <w:commentReference w:id="10"/>
        </w:r>
      </w:del>
      <w:commentRangeEnd w:id="11"/>
      <w:r>
        <w:rPr>
          <w:rStyle w:val="CommentReference"/>
        </w:rPr>
        <w:commentReference w:id="11"/>
      </w:r>
      <w:commentRangeEnd w:id="12"/>
      <w:r>
        <w:rPr>
          <w:rStyle w:val="CommentReference"/>
        </w:rPr>
        <w:commentReference w:id="12"/>
      </w:r>
      <w:commentRangeEnd w:id="13"/>
      <w:r>
        <w:rPr>
          <w:rStyle w:val="CommentReference"/>
        </w:rPr>
        <w:commentReference w:id="13"/>
      </w:r>
      <w:commentRangeEnd w:id="14"/>
      <w:r>
        <w:rPr>
          <w:rStyle w:val="CommentReference"/>
        </w:rPr>
        <w:commentReference w:id="14"/>
      </w:r>
      <w:commentRangeEnd w:id="15"/>
      <w:r>
        <w:rPr>
          <w:rStyle w:val="CommentReference"/>
        </w:rPr>
        <w:commentReference w:id="15"/>
      </w:r>
      <w:commentRangeEnd w:id="16"/>
      <w:r>
        <w:rPr>
          <w:rStyle w:val="CommentReference"/>
        </w:rPr>
        <w:commentReference w:id="16"/>
      </w:r>
      <w:commentRangeEnd w:id="17"/>
      <w:r w:rsidR="00A4026F">
        <w:rPr>
          <w:rStyle w:val="CommentReference"/>
        </w:rPr>
        <w:commentReference w:id="17"/>
      </w:r>
    </w:p>
    <w:p w14:paraId="445ABDA4" w14:textId="257F4997"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r w:rsidR="006B6A56" w:rsidRPr="006B6A56">
        <w:rPr>
          <w:rFonts w:ascii="Times New Roman" w:hAnsi="Times New Roman" w:cs="Times New Roman"/>
          <w:sz w:val="24"/>
          <w:szCs w:val="24"/>
        </w:rPr>
        <w:t xml:space="preserve">For countries with a predominance of wide-ranging species </w:t>
      </w:r>
      <w:r w:rsidR="0058173B">
        <w:rPr>
          <w:rFonts w:ascii="Times New Roman" w:hAnsi="Times New Roman" w:cs="Times New Roman"/>
          <w:sz w:val="24"/>
          <w:szCs w:val="24"/>
        </w:rPr>
        <w:t xml:space="preserve">whose </w:t>
      </w:r>
      <w:r w:rsidR="0058173B">
        <w:rPr>
          <w:rFonts w:ascii="Times New Roman" w:hAnsi="Times New Roman" w:cs="Times New Roman"/>
          <w:sz w:val="24"/>
          <w:szCs w:val="24"/>
        </w:rPr>
        <w:lastRenderedPageBreak/>
        <w:t>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19AC5458" w14:textId="48622085" w:rsidR="00CA5AB1" w:rsidRPr="00CA5AB1" w:rsidRDefault="00CA5AB1" w:rsidP="00CA5AB1">
      <w:pPr>
        <w:keepNext/>
        <w:spacing w:line="480" w:lineRule="auto"/>
        <w:ind w:firstLine="720"/>
        <w:rPr>
          <w:ins w:id="19" w:author="Joseph Bennett" w:date="2020-04-14T08:35:00Z"/>
          <w:rFonts w:ascii="Times New Roman" w:hAnsi="Times New Roman" w:cs="Times New Roman"/>
          <w:b/>
          <w:sz w:val="24"/>
          <w:szCs w:val="24"/>
        </w:rPr>
      </w:pPr>
      <w:commentRangeStart w:id="20"/>
      <w:r w:rsidRPr="00CA5AB1">
        <w:rPr>
          <w:rFonts w:ascii="Times New Roman" w:hAnsi="Times New Roman" w:cs="Times New Roman"/>
          <w:b/>
          <w:sz w:val="24"/>
          <w:szCs w:val="24"/>
        </w:rPr>
        <w:t>Conclusion</w:t>
      </w:r>
      <w:commentRangeEnd w:id="20"/>
      <w:r w:rsidR="00095B42">
        <w:rPr>
          <w:rStyle w:val="CommentReference"/>
        </w:rPr>
        <w:commentReference w:id="20"/>
      </w:r>
    </w:p>
    <w:p w14:paraId="0AB7E68F" w14:textId="00B791C7" w:rsidR="0053396D" w:rsidRDefault="00B15588"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0E207F">
        <w:rPr>
          <w:rFonts w:ascii="Times New Roman" w:hAnsi="Times New Roman" w:cs="Times New Roman"/>
          <w:sz w:val="24"/>
          <w:szCs w:val="24"/>
        </w:rPr>
        <w:t xml:space="preserve">and </w:t>
      </w:r>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Pr>
          <w:rFonts w:ascii="Times New Roman" w:hAnsi="Times New Roman" w:cs="Times New Roman"/>
          <w:sz w:val="24"/>
          <w:szCs w:val="24"/>
        </w:rPr>
        <w:t xml:space="preserve"> different metrics</w:t>
      </w:r>
      <w:r w:rsidR="00165966">
        <w:rPr>
          <w:rFonts w:ascii="Times New Roman" w:hAnsi="Times New Roman" w:cs="Times New Roman"/>
          <w:sz w:val="24"/>
          <w:szCs w:val="24"/>
        </w:rPr>
        <w:t>, examining the influence of each metric according to its assumed relative importance</w:t>
      </w:r>
      <w:r>
        <w:rPr>
          <w:rFonts w:ascii="Times New Roman" w:hAnsi="Times New Roman" w:cs="Times New Roman"/>
          <w:sz w:val="24"/>
          <w:szCs w:val="24"/>
        </w:rPr>
        <w:t xml:space="preserve">. </w:t>
      </w:r>
      <w:r w:rsidR="000E207F">
        <w:rPr>
          <w:rFonts w:ascii="Times New Roman" w:hAnsi="Times New Roman" w:cs="Times New Roman"/>
          <w:sz w:val="24"/>
          <w:szCs w:val="24"/>
        </w:rPr>
        <w:t xml:space="preserve">Previous work has incorporated risk </w:t>
      </w:r>
      <w:r w:rsidR="00165966">
        <w:rPr>
          <w:rFonts w:ascii="Times New Roman" w:hAnsi="Times New Roman" w:cs="Times New Roman"/>
          <w:sz w:val="24"/>
          <w:szCs w:val="24"/>
        </w:rPr>
        <w:t>factors analogous to those we used, including</w:t>
      </w:r>
      <w:r w:rsidR="000E207F">
        <w:rPr>
          <w:rFonts w:ascii="Times New Roman" w:hAnsi="Times New Roman" w:cs="Times New Roman"/>
          <w:sz w:val="24"/>
          <w:szCs w:val="24"/>
        </w:rPr>
        <w:t xml:space="preserve"> governance [citations from above], climate change [citations from above] and land-use change [citations]</w:t>
      </w:r>
      <w:r w:rsidR="00BA0CD3">
        <w:rPr>
          <w:rFonts w:ascii="Times New Roman" w:hAnsi="Times New Roman" w:cs="Times New Roman"/>
          <w:sz w:val="24"/>
          <w:szCs w:val="24"/>
        </w:rPr>
        <w:t>, though the combined effects of these factors on conservation priorities has not to our knowledge been explored</w:t>
      </w:r>
      <w:r w:rsidR="000E207F">
        <w:rPr>
          <w:rFonts w:ascii="Times New Roman" w:hAnsi="Times New Roman" w:cs="Times New Roman"/>
          <w:sz w:val="24"/>
          <w:szCs w:val="24"/>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r w:rsidR="00BA0CD3">
        <w:rPr>
          <w:rFonts w:ascii="Times New Roman" w:eastAsia="Arial" w:hAnsi="Times New Roman" w:cs="Times New Roman"/>
          <w:color w:val="000000"/>
          <w:sz w:val="24"/>
          <w:szCs w:val="24"/>
        </w:rPr>
        <w:t xml:space="preserve">alter </w:t>
      </w:r>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be used together to support decisions </w:t>
      </w:r>
      <w:r w:rsidR="0014008B">
        <w:rPr>
          <w:rFonts w:ascii="Times New Roman" w:eastAsia="Arial" w:hAnsi="Times New Roman" w:cs="Times New Roman"/>
          <w:color w:val="000000"/>
          <w:sz w:val="24"/>
          <w:szCs w:val="24"/>
        </w:rPr>
        <w:lastRenderedPageBreak/>
        <w:t xml:space="preserve">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7FE689AE" w:rsidR="00FF2FEB" w:rsidRDefault="007C4F4E"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Our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BA0CD3">
        <w:rPr>
          <w:rFonts w:ascii="Times New Roman" w:eastAsia="Arial" w:hAnsi="Times New Roman" w:cs="Times New Roman"/>
          <w:color w:val="000000"/>
          <w:sz w:val="24"/>
          <w:szCs w:val="24"/>
        </w:rPr>
        <w:t xml:space="preserve">risk factors </w:t>
      </w:r>
      <w:r>
        <w:rPr>
          <w:rFonts w:ascii="Times New Roman" w:eastAsia="Arial" w:hAnsi="Times New Roman" w:cs="Times New Roman"/>
          <w:color w:val="000000"/>
          <w:sz w:val="24"/>
          <w:szCs w:val="24"/>
        </w:rPr>
        <w:t xml:space="preserve">can greatly influence conservation decisions, especially in areas where specific </w:t>
      </w:r>
      <w:r w:rsidR="00BA0CD3">
        <w:rPr>
          <w:rFonts w:ascii="Times New Roman" w:eastAsia="Arial" w:hAnsi="Times New Roman" w:cs="Times New Roman"/>
          <w:color w:val="000000"/>
          <w:sz w:val="24"/>
          <w:szCs w:val="24"/>
        </w:rPr>
        <w:t xml:space="preserve">factors </w:t>
      </w:r>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71523497" w14:textId="77777777" w:rsidR="00541788" w:rsidRDefault="00541788">
      <w:pPr>
        <w:rPr>
          <w:rFonts w:ascii="Times New Roman" w:hAnsi="Times New Roman" w:cs="Times New Roman"/>
          <w:b/>
          <w:bCs/>
          <w:sz w:val="24"/>
          <w:szCs w:val="24"/>
        </w:rPr>
      </w:pPr>
      <w:r>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 xml:space="preserve">Eklund, J. F. &amp; Cabeza-Jaimejuan,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t xml:space="preserve">Baynham-Herd,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t xml:space="preserve">Pouzols,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Irl, S. D. &amp; Beierkuhnlein,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Segan,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t xml:space="preserve">Tesfaw,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Possingham,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Kraay, A. &amp; Mastruzzi,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Sorte,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Rahbek,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t xml:space="preserve">Margules,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t xml:space="preserve">Moilanen, A., Wilson, K. A. &amp; Possingham,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Possingham, H. P. P. &amp; Watts, M. E. E. Marxan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Moilanen, A., Wilson, K. &amp; Possingham,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t xml:space="preserve">Dallimer,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Saout,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t xml:space="preserve">Coetzer, K. L., Witkowski, E. T. &amp; Erasmus, B. F. Reviewing B iosphere R eserves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t xml:space="preserve">Asselen, S. van &amp; Verburg,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3FADFF9D" w14:textId="117FF204" w:rsidR="007C6EE5" w:rsidRDefault="00FD4603" w:rsidP="005B5D60">
      <w:pPr>
        <w:pStyle w:val="Bibliography"/>
      </w:pPr>
      <w:r w:rsidRPr="003432B5">
        <w:rPr>
          <w:rFonts w:ascii="Times New Roman" w:hAnsi="Times New Roman" w:cs="Times New Roman"/>
          <w:sz w:val="24"/>
          <w:szCs w:val="24"/>
        </w:rPr>
        <w:lastRenderedPageBreak/>
        <w:fldChar w:fldCharType="end"/>
      </w:r>
      <w:r w:rsidR="00147CA0" w:rsidRPr="00FC5C4A">
        <w:rPr>
          <w:rFonts w:ascii="Times New Roman" w:hAnsi="Times New Roman" w:cs="Times New Roman"/>
          <w:b/>
          <w:bCs/>
          <w:sz w:val="24"/>
          <w:szCs w:val="24"/>
        </w:rPr>
        <w:t>Table 1.</w:t>
      </w:r>
      <w:r w:rsidR="00147CA0">
        <w:rPr>
          <w:rFonts w:ascii="Times New Roman" w:hAnsi="Times New Roman" w:cs="Times New Roman"/>
          <w:sz w:val="24"/>
          <w:szCs w:val="24"/>
        </w:rPr>
        <w:t xml:space="preserve"> </w:t>
      </w:r>
      <w:r w:rsidR="005B5D60">
        <w:rPr>
          <w:rFonts w:ascii="Times New Roman" w:hAnsi="Times New Roman" w:cs="Times New Roman"/>
          <w:sz w:val="24"/>
          <w:szCs w:val="24"/>
        </w:rPr>
        <w:t xml:space="preserve">Scenario results. </w:t>
      </w:r>
    </w:p>
    <w:tbl>
      <w:tblPr>
        <w:tblStyle w:val="GridTable5Dark-Accent6"/>
        <w:tblW w:w="3014" w:type="dxa"/>
        <w:tblLook w:val="04A0" w:firstRow="1" w:lastRow="0" w:firstColumn="1" w:lastColumn="0" w:noHBand="0" w:noVBand="1"/>
      </w:tblPr>
      <w:tblGrid>
        <w:gridCol w:w="1110"/>
        <w:gridCol w:w="1189"/>
        <w:gridCol w:w="1377"/>
      </w:tblGrid>
      <w:tr w:rsidR="00147CA0" w:rsidRPr="007C6EE5" w14:paraId="56AAB1BC" w14:textId="77777777" w:rsidTr="007C6EE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4B7A26C" w14:textId="390E2045" w:rsidR="007C6EE5" w:rsidRPr="007C6EE5" w:rsidRDefault="00147CA0" w:rsidP="007C6EE5">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Scenario</w:t>
            </w:r>
          </w:p>
        </w:tc>
        <w:tc>
          <w:tcPr>
            <w:tcW w:w="996" w:type="dxa"/>
            <w:noWrap/>
            <w:hideMark/>
          </w:tcPr>
          <w:p w14:paraId="13DEB1C6" w14:textId="591826E5" w:rsidR="007C6EE5" w:rsidRPr="007C6EE5" w:rsidRDefault="00147CA0" w:rsidP="007C6E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Percent protected</w:t>
            </w:r>
          </w:p>
        </w:tc>
        <w:tc>
          <w:tcPr>
            <w:tcW w:w="1377" w:type="dxa"/>
            <w:noWrap/>
            <w:hideMark/>
          </w:tcPr>
          <w:p w14:paraId="6156B6AB" w14:textId="41D57A13" w:rsidR="007C6EE5" w:rsidRPr="007C6EE5" w:rsidRDefault="00147CA0" w:rsidP="007C6E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Percent increase </w:t>
            </w:r>
          </w:p>
        </w:tc>
      </w:tr>
      <w:tr w:rsidR="00147CA0" w:rsidRPr="007C6EE5" w14:paraId="76A29F56"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D715D8C"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A</w:t>
            </w:r>
          </w:p>
        </w:tc>
        <w:tc>
          <w:tcPr>
            <w:tcW w:w="996" w:type="dxa"/>
            <w:noWrap/>
            <w:hideMark/>
          </w:tcPr>
          <w:p w14:paraId="311EC569"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28.08</w:t>
            </w:r>
          </w:p>
        </w:tc>
        <w:tc>
          <w:tcPr>
            <w:tcW w:w="1377" w:type="dxa"/>
            <w:noWrap/>
            <w:hideMark/>
          </w:tcPr>
          <w:p w14:paraId="0488293C"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16.36</w:t>
            </w:r>
          </w:p>
        </w:tc>
      </w:tr>
      <w:tr w:rsidR="00147CA0" w:rsidRPr="007C6EE5" w14:paraId="71935D62"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7C79D74"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w:t>
            </w:r>
          </w:p>
        </w:tc>
        <w:tc>
          <w:tcPr>
            <w:tcW w:w="996" w:type="dxa"/>
            <w:noWrap/>
            <w:hideMark/>
          </w:tcPr>
          <w:p w14:paraId="1FF044AF"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28.44</w:t>
            </w:r>
          </w:p>
        </w:tc>
        <w:tc>
          <w:tcPr>
            <w:tcW w:w="1377" w:type="dxa"/>
            <w:noWrap/>
            <w:hideMark/>
          </w:tcPr>
          <w:p w14:paraId="5F87A35F"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16.72</w:t>
            </w:r>
          </w:p>
        </w:tc>
      </w:tr>
      <w:tr w:rsidR="00147CA0" w:rsidRPr="007C6EE5" w14:paraId="7069B423"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3D726BB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w:t>
            </w:r>
          </w:p>
        </w:tc>
        <w:tc>
          <w:tcPr>
            <w:tcW w:w="996" w:type="dxa"/>
            <w:noWrap/>
            <w:hideMark/>
          </w:tcPr>
          <w:p w14:paraId="699A3F23"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29.23</w:t>
            </w:r>
          </w:p>
        </w:tc>
        <w:tc>
          <w:tcPr>
            <w:tcW w:w="1377" w:type="dxa"/>
            <w:noWrap/>
            <w:hideMark/>
          </w:tcPr>
          <w:p w14:paraId="5D7519C0"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17.51</w:t>
            </w:r>
          </w:p>
        </w:tc>
      </w:tr>
      <w:tr w:rsidR="00147CA0" w:rsidRPr="007C6EE5" w14:paraId="4CE472C3"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230974E"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w:t>
            </w:r>
          </w:p>
        </w:tc>
        <w:tc>
          <w:tcPr>
            <w:tcW w:w="996" w:type="dxa"/>
            <w:noWrap/>
            <w:hideMark/>
          </w:tcPr>
          <w:p w14:paraId="3D295717"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28.45</w:t>
            </w:r>
          </w:p>
        </w:tc>
        <w:tc>
          <w:tcPr>
            <w:tcW w:w="1377" w:type="dxa"/>
            <w:noWrap/>
            <w:hideMark/>
          </w:tcPr>
          <w:p w14:paraId="75FED95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16.73</w:t>
            </w:r>
          </w:p>
        </w:tc>
      </w:tr>
      <w:tr w:rsidR="00147CA0" w:rsidRPr="007C6EE5" w14:paraId="5382ACC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313776E"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SL</w:t>
            </w:r>
          </w:p>
        </w:tc>
        <w:tc>
          <w:tcPr>
            <w:tcW w:w="996" w:type="dxa"/>
            <w:noWrap/>
            <w:hideMark/>
          </w:tcPr>
          <w:p w14:paraId="4CD9B9E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57BEF325"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7CB9D10F"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72C36EC"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LS</w:t>
            </w:r>
          </w:p>
        </w:tc>
        <w:tc>
          <w:tcPr>
            <w:tcW w:w="996" w:type="dxa"/>
            <w:noWrap/>
            <w:hideMark/>
          </w:tcPr>
          <w:p w14:paraId="5643DEA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29.23</w:t>
            </w:r>
          </w:p>
        </w:tc>
        <w:tc>
          <w:tcPr>
            <w:tcW w:w="1377" w:type="dxa"/>
            <w:noWrap/>
            <w:hideMark/>
          </w:tcPr>
          <w:p w14:paraId="04C10A6E"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17.51</w:t>
            </w:r>
          </w:p>
        </w:tc>
      </w:tr>
      <w:tr w:rsidR="00147CA0" w:rsidRPr="007C6EE5" w14:paraId="6A71700D"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F96280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SC</w:t>
            </w:r>
          </w:p>
        </w:tc>
        <w:tc>
          <w:tcPr>
            <w:tcW w:w="996" w:type="dxa"/>
            <w:noWrap/>
            <w:hideMark/>
          </w:tcPr>
          <w:p w14:paraId="3E899C6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28.43</w:t>
            </w:r>
          </w:p>
        </w:tc>
        <w:tc>
          <w:tcPr>
            <w:tcW w:w="1377" w:type="dxa"/>
            <w:noWrap/>
            <w:hideMark/>
          </w:tcPr>
          <w:p w14:paraId="404321B8"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16.71</w:t>
            </w:r>
          </w:p>
        </w:tc>
      </w:tr>
      <w:tr w:rsidR="00147CA0" w:rsidRPr="007C6EE5" w14:paraId="513881EF"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1CE4854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CS</w:t>
            </w:r>
          </w:p>
        </w:tc>
        <w:tc>
          <w:tcPr>
            <w:tcW w:w="996" w:type="dxa"/>
            <w:noWrap/>
            <w:hideMark/>
          </w:tcPr>
          <w:p w14:paraId="05D8E2FD"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28.45</w:t>
            </w:r>
          </w:p>
        </w:tc>
        <w:tc>
          <w:tcPr>
            <w:tcW w:w="1377" w:type="dxa"/>
            <w:noWrap/>
            <w:hideMark/>
          </w:tcPr>
          <w:p w14:paraId="6C88A540"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16.73</w:t>
            </w:r>
          </w:p>
        </w:tc>
      </w:tr>
      <w:tr w:rsidR="00147CA0" w:rsidRPr="007C6EE5" w14:paraId="163EF01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FDD870F"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LC</w:t>
            </w:r>
          </w:p>
        </w:tc>
        <w:tc>
          <w:tcPr>
            <w:tcW w:w="996" w:type="dxa"/>
            <w:noWrap/>
            <w:hideMark/>
          </w:tcPr>
          <w:p w14:paraId="70935776"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5F8F4460"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01E9BA27"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78E6F3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CL</w:t>
            </w:r>
          </w:p>
        </w:tc>
        <w:tc>
          <w:tcPr>
            <w:tcW w:w="996" w:type="dxa"/>
            <w:noWrap/>
            <w:hideMark/>
          </w:tcPr>
          <w:p w14:paraId="7E4C586E"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51E9658D"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1FE4D96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E971B2B"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SLC</w:t>
            </w:r>
          </w:p>
        </w:tc>
        <w:tc>
          <w:tcPr>
            <w:tcW w:w="996" w:type="dxa"/>
            <w:noWrap/>
            <w:hideMark/>
          </w:tcPr>
          <w:p w14:paraId="05FA38E3"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29.17</w:t>
            </w:r>
          </w:p>
        </w:tc>
        <w:tc>
          <w:tcPr>
            <w:tcW w:w="1377" w:type="dxa"/>
            <w:noWrap/>
            <w:hideMark/>
          </w:tcPr>
          <w:p w14:paraId="6B651509"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17.45</w:t>
            </w:r>
          </w:p>
        </w:tc>
      </w:tr>
      <w:tr w:rsidR="00147CA0" w:rsidRPr="007C6EE5" w14:paraId="4A311929"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9761ED0"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SCL</w:t>
            </w:r>
          </w:p>
        </w:tc>
        <w:tc>
          <w:tcPr>
            <w:tcW w:w="996" w:type="dxa"/>
            <w:noWrap/>
            <w:hideMark/>
          </w:tcPr>
          <w:p w14:paraId="3388E0D6"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2526525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098ADF9B"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89F2005"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LSC</w:t>
            </w:r>
          </w:p>
        </w:tc>
        <w:tc>
          <w:tcPr>
            <w:tcW w:w="996" w:type="dxa"/>
            <w:noWrap/>
            <w:hideMark/>
          </w:tcPr>
          <w:p w14:paraId="6B9C4FC2"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66ACAD8D"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CBF6E96"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FB0E792"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LCS</w:t>
            </w:r>
          </w:p>
        </w:tc>
        <w:tc>
          <w:tcPr>
            <w:tcW w:w="996" w:type="dxa"/>
            <w:noWrap/>
            <w:hideMark/>
          </w:tcPr>
          <w:p w14:paraId="30B0909A"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00A81F25"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ACF28A0"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7024768"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CSL</w:t>
            </w:r>
          </w:p>
        </w:tc>
        <w:tc>
          <w:tcPr>
            <w:tcW w:w="996" w:type="dxa"/>
            <w:noWrap/>
            <w:hideMark/>
          </w:tcPr>
          <w:p w14:paraId="5D7A610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3AEA5517"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69940115"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85650BA"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CLS</w:t>
            </w:r>
          </w:p>
        </w:tc>
        <w:tc>
          <w:tcPr>
            <w:tcW w:w="996" w:type="dxa"/>
            <w:noWrap/>
            <w:hideMark/>
          </w:tcPr>
          <w:p w14:paraId="7263B7CC"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768F113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8AA8684"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DFA72F2" w14:textId="77777777" w:rsidR="007C6EE5" w:rsidRPr="007C6EE5" w:rsidRDefault="007C6EE5" w:rsidP="007C6EE5">
            <w:pPr>
              <w:jc w:val="right"/>
              <w:rPr>
                <w:rFonts w:ascii="Times New Roman" w:eastAsia="Times New Roman" w:hAnsi="Times New Roman" w:cs="Times New Roman"/>
                <w:color w:val="000000"/>
                <w:sz w:val="24"/>
                <w:szCs w:val="24"/>
                <w:lang w:eastAsia="en-CA"/>
              </w:rPr>
            </w:pPr>
          </w:p>
        </w:tc>
        <w:tc>
          <w:tcPr>
            <w:tcW w:w="996" w:type="dxa"/>
            <w:noWrap/>
            <w:hideMark/>
          </w:tcPr>
          <w:p w14:paraId="3C189278" w14:textId="77777777" w:rsidR="007C6EE5" w:rsidRPr="007C6EE5" w:rsidRDefault="007C6EE5" w:rsidP="007C6E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p>
        </w:tc>
        <w:tc>
          <w:tcPr>
            <w:tcW w:w="1377" w:type="dxa"/>
            <w:noWrap/>
            <w:hideMark/>
          </w:tcPr>
          <w:p w14:paraId="15B7D672" w14:textId="77777777" w:rsidR="007C6EE5" w:rsidRPr="007C6EE5" w:rsidRDefault="007C6EE5" w:rsidP="007C6E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p>
        </w:tc>
      </w:tr>
    </w:tbl>
    <w:p w14:paraId="640FEDAF" w14:textId="1D349109" w:rsidR="00357294" w:rsidRDefault="00357294" w:rsidP="00BC1C25">
      <w:pPr>
        <w:pStyle w:val="Bibliography"/>
        <w:rPr>
          <w:rFonts w:ascii="Times New Roman" w:hAnsi="Times New Roman" w:cs="Times New Roman"/>
          <w:sz w:val="24"/>
          <w:szCs w:val="24"/>
        </w:rPr>
      </w:pP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21"/>
      <w:commentRangeStart w:id="22"/>
      <w:r>
        <w:rPr>
          <w:rFonts w:ascii="Times New Roman" w:hAnsi="Times New Roman" w:cs="Times New Roman"/>
          <w:sz w:val="24"/>
          <w:szCs w:val="24"/>
        </w:rPr>
        <w:t>Figure 1: multi-panel individual scenario results</w:t>
      </w:r>
      <w:commentRangeEnd w:id="21"/>
      <w:r w:rsidR="00740E4C">
        <w:rPr>
          <w:rStyle w:val="CommentReference"/>
        </w:rPr>
        <w:commentReference w:id="21"/>
      </w:r>
      <w:commentRangeEnd w:id="22"/>
      <w:r w:rsidR="00916567">
        <w:rPr>
          <w:rStyle w:val="CommentReference"/>
        </w:rPr>
        <w:commentReference w:id="22"/>
      </w:r>
    </w:p>
    <w:p w14:paraId="61F1DE09" w14:textId="2D66EB3C" w:rsidR="00EE6396" w:rsidRDefault="00EE6396" w:rsidP="00BC1C25">
      <w:pPr>
        <w:spacing w:line="480" w:lineRule="auto"/>
        <w:rPr>
          <w:rFonts w:ascii="Times New Roman" w:hAnsi="Times New Roman" w:cs="Times New Roman"/>
          <w:sz w:val="24"/>
          <w:szCs w:val="24"/>
        </w:rPr>
      </w:pPr>
      <w:commentRangeStart w:id="23"/>
      <w:commentRangeStart w:id="24"/>
      <w:commentRangeStart w:id="25"/>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23"/>
      <w:r w:rsidR="00957547">
        <w:rPr>
          <w:rStyle w:val="CommentReference"/>
        </w:rPr>
        <w:commentReference w:id="23"/>
      </w:r>
      <w:commentRangeEnd w:id="24"/>
      <w:r w:rsidR="007778E4">
        <w:rPr>
          <w:rStyle w:val="CommentReference"/>
        </w:rPr>
        <w:commentReference w:id="24"/>
      </w:r>
      <w:commentRangeEnd w:id="25"/>
      <w:r w:rsidR="00245E80">
        <w:rPr>
          <w:rStyle w:val="CommentReference"/>
        </w:rPr>
        <w:commentReference w:id="25"/>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26"/>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26"/>
      <w:r w:rsidR="00651FA5">
        <w:rPr>
          <w:rStyle w:val="CommentReference"/>
        </w:rPr>
        <w:commentReference w:id="26"/>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2D743B8E" w14:textId="6E418C41" w:rsidR="005D4502" w:rsidRDefault="005D4502"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 xml:space="preserve">included all terrestrial vertebrate species from the </w:t>
      </w:r>
      <w:r>
        <w:rPr>
          <w:rFonts w:cs="Times New Roman"/>
          <w:lang w:val="en-CA"/>
        </w:rPr>
        <w:t xml:space="preserve">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27" w:name="_Hlk7000483"/>
      <w:r>
        <w:rPr>
          <w:rFonts w:cs="Times New Roman"/>
          <w:lang w:val="en-CA"/>
        </w:rPr>
        <w:t>, thus only focusing on stationary periods of the life cycle of migratory species</w:t>
      </w:r>
      <w:bookmarkEnd w:id="27"/>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4BE4A1C0"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28"/>
      <w:commentRangeEnd w:id="28"/>
      <w:r>
        <w:rPr>
          <w:rStyle w:val="CommentReference"/>
        </w:rPr>
        <w:commentReference w:id="28"/>
      </w:r>
    </w:p>
    <w:p w14:paraId="06D8DE4A" w14:textId="08A19308"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29"/>
      <w:commentRangeStart w:id="30"/>
      <w:commentRangeStart w:id="31"/>
      <w:commentRangeStart w:id="32"/>
      <w:r w:rsidR="00354042">
        <w:rPr>
          <w:rFonts w:ascii="Times New Roman" w:hAnsi="Times New Roman" w:cs="Times New Roman"/>
          <w:sz w:val="24"/>
          <w:szCs w:val="24"/>
        </w:rPr>
        <w:t>The target for each feature was set to 30% of their range</w:t>
      </w:r>
      <w:commentRangeEnd w:id="29"/>
      <w:del w:id="33"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0"/>
      <w:commentRangeEnd w:id="31"/>
      <w:commentRangeEnd w:id="32"/>
      <w:ins w:id="34" w:author="richard" w:date="2020-02-01T10:29:00Z">
        <w:r w:rsidR="00364F67">
          <w:commentReference w:id="29"/>
        </w:r>
        <w:r w:rsidR="00B85EB7">
          <w:rPr>
            <w:rStyle w:val="CommentReference"/>
          </w:rPr>
          <w:commentReference w:id="30"/>
        </w:r>
      </w:ins>
      <w:r w:rsidR="00534F33">
        <w:rPr>
          <w:rStyle w:val="CommentReference"/>
        </w:rPr>
        <w:commentReference w:id="31"/>
      </w:r>
      <w:r w:rsidR="00EC2045">
        <w:rPr>
          <w:rStyle w:val="CommentReference"/>
        </w:rPr>
        <w:commentReference w:id="32"/>
      </w:r>
      <w:ins w:id="35"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36"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37"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38" w:author="Viv Mcshane" w:date="2020-06-29T12:05:00Z"/>
          <w:rFonts w:ascii="Times New Roman" w:hAnsi="Times New Roman" w:cs="Times New Roman"/>
        </w:rPr>
      </w:pPr>
      <w:ins w:id="39"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40"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4ED8B8F4"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595BDD">
        <w:rPr>
          <w:rFonts w:ascii="Times New Roman" w:hAnsi="Times New Roman" w:cs="Times New Roman"/>
          <w:sz w:val="24"/>
          <w:szCs w:val="24"/>
        </w:rPr>
        <w:t>List of scenarios generated.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Style w:val="GridTable4-Accent6"/>
        <w:tblW w:w="3681" w:type="dxa"/>
        <w:tblLook w:val="04A0" w:firstRow="1" w:lastRow="0" w:firstColumn="1" w:lastColumn="0" w:noHBand="0" w:noVBand="1"/>
      </w:tblPr>
      <w:tblGrid>
        <w:gridCol w:w="1129"/>
        <w:gridCol w:w="2552"/>
      </w:tblGrid>
      <w:tr w:rsidR="00A30DEB" w:rsidRPr="00A30DEB" w14:paraId="0E77F13B" w14:textId="77777777" w:rsidTr="005B46A9">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8615FB1" w14:textId="77777777" w:rsidR="00A30DEB" w:rsidRPr="00A30DEB" w:rsidRDefault="00A30DEB" w:rsidP="00A30DEB">
            <w:pP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Scenario</w:t>
            </w:r>
          </w:p>
        </w:tc>
        <w:tc>
          <w:tcPr>
            <w:tcW w:w="2552" w:type="dxa"/>
            <w:noWrap/>
            <w:hideMark/>
          </w:tcPr>
          <w:p w14:paraId="7AA10634" w14:textId="3E9DF7ED" w:rsidR="00A30DEB" w:rsidRPr="00A30DEB" w:rsidRDefault="00A30DEB" w:rsidP="00A30D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Risk factor</w:t>
            </w:r>
            <w:r w:rsidR="00595BDD" w:rsidRPr="00AF349B">
              <w:rPr>
                <w:rFonts w:ascii="Times New Roman" w:eastAsia="Times New Roman" w:hAnsi="Times New Roman" w:cs="Times New Roman"/>
                <w:color w:val="000000"/>
                <w:sz w:val="24"/>
                <w:szCs w:val="24"/>
                <w:lang w:eastAsia="en-CA"/>
              </w:rPr>
              <w:t>s</w:t>
            </w:r>
            <w:r w:rsidRPr="00A30DEB">
              <w:rPr>
                <w:rFonts w:ascii="Times New Roman" w:eastAsia="Times New Roman" w:hAnsi="Times New Roman" w:cs="Times New Roman"/>
                <w:color w:val="000000"/>
                <w:sz w:val="24"/>
                <w:szCs w:val="24"/>
                <w:lang w:eastAsia="en-CA"/>
              </w:rPr>
              <w:t xml:space="preserve"> included </w:t>
            </w:r>
          </w:p>
        </w:tc>
      </w:tr>
      <w:tr w:rsidR="00A30DEB" w:rsidRPr="00A30DEB" w14:paraId="4A27C78F"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6E0D1F"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baseline</w:t>
            </w:r>
          </w:p>
        </w:tc>
        <w:tc>
          <w:tcPr>
            <w:tcW w:w="2552" w:type="dxa"/>
            <w:noWrap/>
            <w:hideMark/>
          </w:tcPr>
          <w:p w14:paraId="5AFA29F0"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w:t>
            </w:r>
          </w:p>
        </w:tc>
      </w:tr>
      <w:tr w:rsidR="00A30DEB" w:rsidRPr="00A30DEB" w14:paraId="2EAF9143"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31F9DF3"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w:t>
            </w:r>
          </w:p>
        </w:tc>
        <w:tc>
          <w:tcPr>
            <w:tcW w:w="2552" w:type="dxa"/>
            <w:noWrap/>
            <w:hideMark/>
          </w:tcPr>
          <w:p w14:paraId="1EFB6DCA"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w:t>
            </w:r>
          </w:p>
        </w:tc>
      </w:tr>
      <w:tr w:rsidR="00A30DEB" w:rsidRPr="00A30DEB" w14:paraId="57807346"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06477A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2</w:t>
            </w:r>
          </w:p>
        </w:tc>
        <w:tc>
          <w:tcPr>
            <w:tcW w:w="2552" w:type="dxa"/>
            <w:noWrap/>
            <w:hideMark/>
          </w:tcPr>
          <w:p w14:paraId="494E2F7C"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w:t>
            </w:r>
          </w:p>
        </w:tc>
      </w:tr>
      <w:tr w:rsidR="00A30DEB" w:rsidRPr="00A30DEB" w14:paraId="202105A5"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5D32C5A"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3</w:t>
            </w:r>
          </w:p>
        </w:tc>
        <w:tc>
          <w:tcPr>
            <w:tcW w:w="2552" w:type="dxa"/>
            <w:noWrap/>
            <w:hideMark/>
          </w:tcPr>
          <w:p w14:paraId="415976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w:t>
            </w:r>
          </w:p>
        </w:tc>
      </w:tr>
      <w:tr w:rsidR="00A30DEB" w:rsidRPr="00A30DEB" w14:paraId="45A169B3"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DE260D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4</w:t>
            </w:r>
          </w:p>
        </w:tc>
        <w:tc>
          <w:tcPr>
            <w:tcW w:w="2552" w:type="dxa"/>
            <w:noWrap/>
            <w:hideMark/>
          </w:tcPr>
          <w:p w14:paraId="60A8C52E"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w:t>
            </w:r>
          </w:p>
        </w:tc>
      </w:tr>
      <w:tr w:rsidR="00A30DEB" w:rsidRPr="00A30DEB" w14:paraId="64BA481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C60D8C2"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5</w:t>
            </w:r>
          </w:p>
        </w:tc>
        <w:tc>
          <w:tcPr>
            <w:tcW w:w="2552" w:type="dxa"/>
            <w:noWrap/>
            <w:hideMark/>
          </w:tcPr>
          <w:p w14:paraId="0A6877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w:t>
            </w:r>
          </w:p>
        </w:tc>
      </w:tr>
      <w:tr w:rsidR="00A30DEB" w:rsidRPr="00A30DEB" w14:paraId="04C152ED"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96D9797"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6</w:t>
            </w:r>
          </w:p>
        </w:tc>
        <w:tc>
          <w:tcPr>
            <w:tcW w:w="2552" w:type="dxa"/>
            <w:noWrap/>
            <w:hideMark/>
          </w:tcPr>
          <w:p w14:paraId="5C5D5CE3"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w:t>
            </w:r>
          </w:p>
        </w:tc>
      </w:tr>
      <w:tr w:rsidR="00A30DEB" w:rsidRPr="00A30DEB" w14:paraId="5192A671"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796F52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7</w:t>
            </w:r>
          </w:p>
        </w:tc>
        <w:tc>
          <w:tcPr>
            <w:tcW w:w="2552" w:type="dxa"/>
            <w:noWrap/>
            <w:hideMark/>
          </w:tcPr>
          <w:p w14:paraId="45470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w:t>
            </w:r>
          </w:p>
        </w:tc>
      </w:tr>
      <w:tr w:rsidR="00A30DEB" w:rsidRPr="00A30DEB" w14:paraId="3BEAFBA1"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20819D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8</w:t>
            </w:r>
          </w:p>
        </w:tc>
        <w:tc>
          <w:tcPr>
            <w:tcW w:w="2552" w:type="dxa"/>
            <w:noWrap/>
            <w:hideMark/>
          </w:tcPr>
          <w:p w14:paraId="0BD3157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w:t>
            </w:r>
          </w:p>
        </w:tc>
      </w:tr>
      <w:tr w:rsidR="00A30DEB" w:rsidRPr="00A30DEB" w14:paraId="5ADBE2A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C41CF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9</w:t>
            </w:r>
          </w:p>
        </w:tc>
        <w:tc>
          <w:tcPr>
            <w:tcW w:w="2552" w:type="dxa"/>
            <w:noWrap/>
            <w:hideMark/>
          </w:tcPr>
          <w:p w14:paraId="3E97A684"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w:t>
            </w:r>
          </w:p>
        </w:tc>
      </w:tr>
      <w:tr w:rsidR="00A30DEB" w:rsidRPr="00A30DEB" w14:paraId="56F5AF14"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94070D"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10</w:t>
            </w:r>
          </w:p>
        </w:tc>
        <w:tc>
          <w:tcPr>
            <w:tcW w:w="2552" w:type="dxa"/>
            <w:noWrap/>
            <w:hideMark/>
          </w:tcPr>
          <w:p w14:paraId="09DF4F6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 &gt; C</w:t>
            </w:r>
          </w:p>
        </w:tc>
      </w:tr>
      <w:tr w:rsidR="00A30DEB" w:rsidRPr="00A30DEB" w14:paraId="736A080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4A86D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11</w:t>
            </w:r>
          </w:p>
        </w:tc>
        <w:tc>
          <w:tcPr>
            <w:tcW w:w="2552" w:type="dxa"/>
            <w:noWrap/>
            <w:hideMark/>
          </w:tcPr>
          <w:p w14:paraId="08244B51"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 &gt; L</w:t>
            </w:r>
          </w:p>
        </w:tc>
      </w:tr>
      <w:tr w:rsidR="00A30DEB" w:rsidRPr="00A30DEB" w14:paraId="779E0B78"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5C3488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12</w:t>
            </w:r>
          </w:p>
        </w:tc>
        <w:tc>
          <w:tcPr>
            <w:tcW w:w="2552" w:type="dxa"/>
            <w:noWrap/>
            <w:hideMark/>
          </w:tcPr>
          <w:p w14:paraId="6FC1C48B"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 &gt; C</w:t>
            </w:r>
          </w:p>
        </w:tc>
      </w:tr>
      <w:tr w:rsidR="00A30DEB" w:rsidRPr="00A30DEB" w14:paraId="2CA2B67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52AE7E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13</w:t>
            </w:r>
          </w:p>
        </w:tc>
        <w:tc>
          <w:tcPr>
            <w:tcW w:w="2552" w:type="dxa"/>
            <w:noWrap/>
            <w:hideMark/>
          </w:tcPr>
          <w:p w14:paraId="5A0FD672"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 &gt; G</w:t>
            </w:r>
          </w:p>
        </w:tc>
      </w:tr>
      <w:tr w:rsidR="00A30DEB" w:rsidRPr="00A30DEB" w14:paraId="3AF2EED0"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93EF86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14</w:t>
            </w:r>
          </w:p>
        </w:tc>
        <w:tc>
          <w:tcPr>
            <w:tcW w:w="2552" w:type="dxa"/>
            <w:noWrap/>
            <w:hideMark/>
          </w:tcPr>
          <w:p w14:paraId="7FCB7275"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 &gt; L</w:t>
            </w:r>
          </w:p>
        </w:tc>
      </w:tr>
      <w:tr w:rsidR="00A30DEB" w:rsidRPr="00A30DEB" w14:paraId="147E807C"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14C0623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15</w:t>
            </w:r>
          </w:p>
        </w:tc>
        <w:tc>
          <w:tcPr>
            <w:tcW w:w="2552" w:type="dxa"/>
            <w:noWrap/>
            <w:hideMark/>
          </w:tcPr>
          <w:p w14:paraId="33851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 &gt; G</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3FD4638F"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00432C20">
        <w:rPr>
          <w:rFonts w:ascii="Times New Roman" w:hAnsi="Times New Roman" w:cs="Times New Roman"/>
          <w:b/>
          <w:bCs/>
          <w:sz w:val="24"/>
          <w:szCs w:val="24"/>
        </w:rPr>
        <w:t>2</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626D7741" w:rsidR="00A70CCC" w:rsidRDefault="00A70CCC" w:rsidP="00A70CCC">
      <w:pPr>
        <w:spacing w:line="480" w:lineRule="auto"/>
        <w:rPr>
          <w:rFonts w:ascii="Times New Roman" w:hAnsi="Times New Roman" w:cs="Times New Roman"/>
          <w:sz w:val="24"/>
          <w:szCs w:val="24"/>
        </w:rPr>
      </w:pPr>
      <w:commentRangeStart w:id="41"/>
      <w:commentRangeStart w:id="42"/>
      <w:r w:rsidRPr="00236FB2">
        <w:rPr>
          <w:rFonts w:ascii="Times New Roman" w:hAnsi="Times New Roman" w:cs="Times New Roman"/>
          <w:b/>
          <w:bCs/>
          <w:sz w:val="24"/>
          <w:szCs w:val="24"/>
        </w:rPr>
        <w:lastRenderedPageBreak/>
        <w:t>Table</w:t>
      </w:r>
      <w:commentRangeEnd w:id="41"/>
      <w:r w:rsidRPr="00236FB2">
        <w:rPr>
          <w:rStyle w:val="CommentReference"/>
          <w:b/>
          <w:bCs/>
        </w:rPr>
        <w:commentReference w:id="41"/>
      </w:r>
      <w:commentRangeEnd w:id="42"/>
      <w:r w:rsidR="007B058E">
        <w:rPr>
          <w:rStyle w:val="CommentReference"/>
        </w:rPr>
        <w:commentReference w:id="42"/>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00432C20">
        <w:rPr>
          <w:rFonts w:ascii="Times New Roman" w:hAnsi="Times New Roman" w:cs="Times New Roman"/>
          <w:b/>
          <w:bCs/>
          <w:sz w:val="24"/>
          <w:szCs w:val="24"/>
        </w:rPr>
        <w:t>3</w:t>
      </w:r>
      <w:r>
        <w:rPr>
          <w:rFonts w:ascii="Times New Roman" w:hAnsi="Times New Roman" w:cs="Times New Roman"/>
          <w:sz w:val="24"/>
          <w:szCs w:val="24"/>
        </w:rPr>
        <w:t>. Summary of country specific results. Values are in relation to the base</w:t>
      </w:r>
      <w:del w:id="43"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44"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9"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75CF5530"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r w:rsidR="000834D8">
        <w:rPr>
          <w:rFonts w:ascii="Times New Roman" w:hAnsi="Times New Roman" w:cs="Times New Roman"/>
          <w:b/>
          <w:bCs/>
          <w:sz w:val="24"/>
          <w:szCs w:val="24"/>
        </w:rPr>
        <w:t>poor</w:t>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065C76EE" w:rsidR="0009372A" w:rsidRDefault="0009372A">
      <w:pPr>
        <w:rPr>
          <w:rFonts w:ascii="Times New Roman" w:hAnsi="Times New Roman" w:cs="Times New Roman"/>
          <w:b/>
          <w:bCs/>
          <w:sz w:val="24"/>
          <w:szCs w:val="24"/>
        </w:rPr>
      </w:pPr>
      <w:commentRangeStart w:id="45"/>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C60DA5">
        <w:rPr>
          <w:rFonts w:ascii="Times New Roman" w:hAnsi="Times New Roman" w:cs="Times New Roman"/>
          <w:b/>
          <w:bCs/>
          <w:sz w:val="24"/>
          <w:szCs w:val="24"/>
        </w:rPr>
        <w:t>&gt;10</w:t>
      </w:r>
      <w:r w:rsidR="009C3874">
        <w:rPr>
          <w:rFonts w:ascii="Times New Roman" w:hAnsi="Times New Roman" w:cs="Times New Roman"/>
          <w:b/>
          <w:bCs/>
          <w:sz w:val="24"/>
          <w:szCs w:val="24"/>
        </w:rPr>
        <w:t xml:space="preserve"> scenarios, </w:t>
      </w:r>
      <w:r w:rsidR="00C60DA5">
        <w:rPr>
          <w:rFonts w:ascii="Times New Roman" w:hAnsi="Times New Roman" w:cs="Times New Roman"/>
          <w:b/>
          <w:bCs/>
          <w:sz w:val="24"/>
          <w:szCs w:val="24"/>
        </w:rPr>
        <w:t>green</w:t>
      </w:r>
      <w:r w:rsidR="00BF5A1D">
        <w:rPr>
          <w:rFonts w:ascii="Times New Roman" w:hAnsi="Times New Roman" w:cs="Times New Roman"/>
          <w:b/>
          <w:bCs/>
          <w:sz w:val="24"/>
          <w:szCs w:val="24"/>
        </w:rPr>
        <w:t>)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45"/>
      <w:r w:rsidR="00EC2045">
        <w:rPr>
          <w:rStyle w:val="CommentReference"/>
        </w:rPr>
        <w:commentReference w:id="45"/>
      </w:r>
    </w:p>
    <w:p w14:paraId="2ACF36E0" w14:textId="03D4BBBE" w:rsidR="0009372A" w:rsidRDefault="00C60DA5">
      <w:pPr>
        <w:rPr>
          <w:rFonts w:ascii="Times New Roman" w:hAnsi="Times New Roman" w:cs="Times New Roman"/>
          <w:b/>
          <w:bCs/>
          <w:sz w:val="24"/>
          <w:szCs w:val="24"/>
        </w:rPr>
      </w:pPr>
      <w:r>
        <w:rPr>
          <w:noProof/>
        </w:rPr>
        <w:drawing>
          <wp:inline distT="0" distB="0" distL="0" distR="0" wp14:anchorId="1333294A" wp14:editId="5292D42A">
            <wp:extent cx="594360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14:paraId="303C5336" w14:textId="31A3128A" w:rsidR="007568E4" w:rsidRDefault="007568E4">
      <w:pPr>
        <w:rPr>
          <w:rFonts w:ascii="Times New Roman" w:hAnsi="Times New Roman" w:cs="Times New Roman"/>
          <w:b/>
          <w:bCs/>
          <w:sz w:val="24"/>
          <w:szCs w:val="24"/>
        </w:rPr>
      </w:pPr>
    </w:p>
    <w:p w14:paraId="3270EF83" w14:textId="7DF3DCB1" w:rsidR="00CC429D" w:rsidRPr="00E30373" w:rsidRDefault="00CC429D" w:rsidP="0075786C">
      <w:pPr>
        <w:rPr>
          <w:rFonts w:ascii="Times New Roman" w:hAnsi="Times New Roman" w:cs="Times New Roman"/>
          <w:b/>
          <w:bCs/>
          <w:sz w:val="24"/>
          <w:szCs w:val="24"/>
        </w:rPr>
      </w:pP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uxton,Rachel" w:date="2020-08-05T10:39:00Z" w:initials="B">
    <w:p w14:paraId="08CBAE80" w14:textId="3B839236" w:rsidR="00FC5C4A" w:rsidRDefault="00FC5C4A"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FC5C4A" w:rsidRDefault="00FC5C4A" w:rsidP="00C67FDF">
      <w:pPr>
        <w:pStyle w:val="CommentText"/>
      </w:pPr>
    </w:p>
    <w:p w14:paraId="2F4AA230" w14:textId="79B7B717" w:rsidR="00FC5C4A" w:rsidRDefault="00FC5C4A"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3" w:author="richard" w:date="2020-08-07T13:34:00Z" w:initials="r">
    <w:p w14:paraId="7DB530A1" w14:textId="375FF13A" w:rsidR="00FC5C4A" w:rsidRDefault="00FC5C4A">
      <w:pPr>
        <w:pStyle w:val="CommentText"/>
      </w:pPr>
      <w:r>
        <w:rPr>
          <w:rStyle w:val="CommentReference"/>
        </w:rPr>
        <w:annotationRef/>
      </w:r>
      <w:r>
        <w:t>I like the idea. Made a note to produce those figures</w:t>
      </w:r>
    </w:p>
  </w:comment>
  <w:comment w:id="1" w:author="Viv Mcshane" w:date="2020-06-29T12:17:00Z" w:initials="VM">
    <w:p w14:paraId="4A24E0E0" w14:textId="77777777" w:rsidR="00FC5C4A" w:rsidRDefault="00FC5C4A"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FC5C4A" w:rsidRDefault="00FC5C4A" w:rsidP="00727A86">
      <w:pPr>
        <w:pStyle w:val="CommentText"/>
      </w:pPr>
      <w:r>
        <w:t>Canada has a higher governance index than the other countries, I think Egypt has the lowest of this group – what does this mean for their ability to enact protection?</w:t>
      </w:r>
    </w:p>
    <w:p w14:paraId="708F1E7C" w14:textId="77777777" w:rsidR="00FC5C4A" w:rsidRDefault="00FC5C4A" w:rsidP="00727A86">
      <w:pPr>
        <w:pStyle w:val="CommentText"/>
      </w:pPr>
    </w:p>
    <w:p w14:paraId="3D916A64" w14:textId="77777777" w:rsidR="00FC5C4A" w:rsidRDefault="00FC5C4A"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FC5C4A" w:rsidRDefault="00FC5C4A" w:rsidP="00727A86">
      <w:pPr>
        <w:pStyle w:val="CommentText"/>
      </w:pPr>
    </w:p>
    <w:p w14:paraId="5DEF4077" w14:textId="77777777" w:rsidR="00FC5C4A" w:rsidRDefault="00FC5C4A" w:rsidP="00727A86">
      <w:pPr>
        <w:pStyle w:val="CommentText"/>
      </w:pPr>
      <w:r>
        <w:t>Just some food for thought!</w:t>
      </w:r>
    </w:p>
  </w:comment>
  <w:comment w:id="4" w:author="Buxton,Rachel" w:date="2020-08-18T14:52:00Z" w:initials="B">
    <w:p w14:paraId="2F68BC18" w14:textId="26777CD6" w:rsidR="00FC5C4A" w:rsidRDefault="00FC5C4A">
      <w:pPr>
        <w:pStyle w:val="CommentText"/>
      </w:pPr>
      <w:r>
        <w:rPr>
          <w:rStyle w:val="CommentReference"/>
        </w:rPr>
        <w:annotationRef/>
      </w:r>
      <w:r>
        <w:t xml:space="preserve">I’m fine if you want to delete, but I find having a sentence like this spelling things out is helpful. </w:t>
      </w:r>
    </w:p>
  </w:comment>
  <w:comment w:id="7" w:author="Buxton,Rachel" w:date="2020-08-07T13:51:00Z" w:initials="B">
    <w:p w14:paraId="4F24AD20" w14:textId="7C8EB52F" w:rsidR="00FC5C4A" w:rsidRDefault="00FC5C4A">
      <w:pPr>
        <w:pStyle w:val="CommentText"/>
      </w:pPr>
      <w:r>
        <w:rPr>
          <w:rStyle w:val="CommentReference"/>
        </w:rPr>
        <w:annotationRef/>
      </w:r>
      <w:r>
        <w:t>Too much to have a land use change example? It’s getting a little ‘</w:t>
      </w:r>
      <w:proofErr w:type="spellStart"/>
      <w:r>
        <w:t>examply</w:t>
      </w:r>
      <w:proofErr w:type="spellEnd"/>
      <w:r>
        <w:t xml:space="preserve">’ – but just in case, you could focus on Liberia which has relatively low risk of </w:t>
      </w:r>
      <w:proofErr w:type="spellStart"/>
      <w:r>
        <w:t>landuse</w:t>
      </w:r>
      <w:proofErr w:type="spellEnd"/>
      <w:r>
        <w:t xml:space="preserve"> change relative to neighboring Cote d’Ivoire and Sierra Leone.</w:t>
      </w:r>
    </w:p>
    <w:p w14:paraId="1F0ACE07" w14:textId="77777777" w:rsidR="00FC5C4A" w:rsidRDefault="00FC5C4A">
      <w:pPr>
        <w:pStyle w:val="CommentText"/>
      </w:pPr>
    </w:p>
    <w:p w14:paraId="2B36ADBA" w14:textId="1DC5E32E" w:rsidR="00FC5C4A" w:rsidRDefault="00FC5C4A">
      <w:pPr>
        <w:pStyle w:val="CommentText"/>
      </w:pPr>
      <w:r>
        <w:t>Or maybe instead of an example for climate and land-use separately, we could have an example of where things intersect?</w:t>
      </w:r>
    </w:p>
    <w:p w14:paraId="157FEFE0" w14:textId="77777777" w:rsidR="00FC5C4A" w:rsidRDefault="00FC5C4A">
      <w:pPr>
        <w:pStyle w:val="CommentText"/>
      </w:pPr>
    </w:p>
    <w:p w14:paraId="2ADC1C16" w14:textId="3CFAAA3D" w:rsidR="00FC5C4A" w:rsidRDefault="00FC5C4A">
      <w:pPr>
        <w:pStyle w:val="CommentText"/>
      </w:pPr>
      <w:r>
        <w:t>A cool example might be North and South Korea – South Korea obvi has dismal governance, but has a lower risk due to land-use change and slightly lower frequency of extreme heat events. So they both end up with higher PA above baseline, but for different reasons. NEAT.</w:t>
      </w:r>
    </w:p>
  </w:comment>
  <w:comment w:id="8" w:author="Joe Bennett" w:date="2020-08-11T13:45:00Z" w:initials="JB">
    <w:p w14:paraId="6CFD3EEC" w14:textId="7CEF54D6" w:rsidR="00FC5C4A" w:rsidRDefault="00FC5C4A">
      <w:pPr>
        <w:pStyle w:val="CommentText"/>
      </w:pPr>
      <w:r>
        <w:rPr>
          <w:rStyle w:val="CommentReference"/>
        </w:rPr>
        <w:annotationRef/>
      </w:r>
      <w:r>
        <w:t xml:space="preserve">I don’t think 100% necessary but would be nice if we had the space. </w:t>
      </w:r>
    </w:p>
  </w:comment>
  <w:comment w:id="10" w:author="Jeffrey Owen Hanson" w:date="2020-03-16T10:26:00Z" w:initials="JOH">
    <w:p w14:paraId="55D6D3A5" w14:textId="77777777" w:rsidR="00FC5C4A" w:rsidRDefault="00FC5C4A" w:rsidP="0058173B">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w:t>
      </w:r>
      <w:proofErr w:type="spellStart"/>
      <w:r>
        <w:t>Etc</w:t>
      </w:r>
      <w:proofErr w:type="spellEnd"/>
      <w:r>
        <w:t>)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11" w:author="richard" w:date="2020-04-15T13:05:00Z" w:initials="r">
    <w:p w14:paraId="2D824E57" w14:textId="77777777" w:rsidR="00FC5C4A" w:rsidRDefault="00FC5C4A" w:rsidP="0058173B">
      <w:pPr>
        <w:pStyle w:val="CommentText"/>
      </w:pPr>
      <w:r>
        <w:rPr>
          <w:rStyle w:val="CommentReference"/>
        </w:rPr>
        <w:annotationRef/>
      </w:r>
      <w:r>
        <w:t>Not sure how to best go about selecting species for this. Should we go with some well known species here or let the data drive things?</w:t>
      </w:r>
    </w:p>
  </w:comment>
  <w:comment w:id="12" w:author="richard" w:date="2020-04-24T13:37:00Z" w:initials="r">
    <w:p w14:paraId="7B041A92" w14:textId="77777777" w:rsidR="00FC5C4A" w:rsidRDefault="00FC5C4A" w:rsidP="0058173B">
      <w:pPr>
        <w:pStyle w:val="CommentText"/>
      </w:pPr>
      <w:r>
        <w:rPr>
          <w:rStyle w:val="CommentReference"/>
        </w:rPr>
        <w:annotationRef/>
      </w:r>
      <w:r>
        <w:t>From Scott:</w:t>
      </w:r>
    </w:p>
    <w:p w14:paraId="677C515E"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FC5C4A" w:rsidRDefault="00FC5C4A" w:rsidP="0058173B">
      <w:pPr>
        <w:pStyle w:val="CommentText"/>
      </w:pPr>
    </w:p>
  </w:comment>
  <w:comment w:id="13" w:author="richard" w:date="2020-06-12T11:09:00Z" w:initials="r">
    <w:p w14:paraId="4602935A" w14:textId="77777777" w:rsidR="00FC5C4A" w:rsidRDefault="00FC5C4A" w:rsidP="0058173B">
      <w:pPr>
        <w:pStyle w:val="CommentText"/>
      </w:pPr>
      <w:r>
        <w:rPr>
          <w:rStyle w:val="CommentReference"/>
        </w:rPr>
        <w:annotationRef/>
      </w:r>
      <w:r>
        <w:t>What do others think?</w:t>
      </w:r>
    </w:p>
  </w:comment>
  <w:comment w:id="14" w:author="Allison Binley" w:date="2020-06-18T15:34:00Z" w:initials="AB">
    <w:p w14:paraId="6BDBB524" w14:textId="77777777" w:rsidR="00FC5C4A" w:rsidRDefault="00FC5C4A" w:rsidP="0058173B">
      <w:pPr>
        <w:pStyle w:val="CommentText"/>
      </w:pPr>
      <w:r>
        <w:rPr>
          <w:rStyle w:val="CommentReference"/>
        </w:rPr>
        <w:annotationRef/>
      </w:r>
      <w:r>
        <w:t xml:space="preserve">I like Scott’s suggestion, assuming we can show a substantial difference with and without risk. </w:t>
      </w:r>
    </w:p>
  </w:comment>
  <w:comment w:id="15" w:author="Viv Mcshane" w:date="2020-06-29T11:34:00Z" w:initials="VM">
    <w:p w14:paraId="66C110ED" w14:textId="77777777" w:rsidR="00FC5C4A" w:rsidRDefault="00FC5C4A"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16" w:author="Buxton,Rachel" w:date="2020-08-05T16:13:00Z" w:initials="B">
    <w:p w14:paraId="73F9A733" w14:textId="1FD62EC5" w:rsidR="00FC5C4A" w:rsidRDefault="00FC5C4A" w:rsidP="0058173B">
      <w:pPr>
        <w:pStyle w:val="CommentText"/>
      </w:pPr>
      <w:r>
        <w:rPr>
          <w:rStyle w:val="CommentReference"/>
        </w:rPr>
        <w:annotationRef/>
      </w:r>
      <w:r>
        <w:t>Really good idea. Leads well into how important coordinating across jurisdictions is.</w:t>
      </w:r>
    </w:p>
    <w:p w14:paraId="08CD6421" w14:textId="77777777" w:rsidR="00FC5C4A" w:rsidRDefault="00FC5C4A" w:rsidP="0058173B">
      <w:pPr>
        <w:pStyle w:val="CommentText"/>
      </w:pPr>
    </w:p>
    <w:p w14:paraId="17B32ED7" w14:textId="0C7438B3" w:rsidR="00FC5C4A" w:rsidRDefault="00FC5C4A" w:rsidP="0058173B">
      <w:pPr>
        <w:pStyle w:val="CommentText"/>
      </w:pPr>
      <w:r>
        <w:t xml:space="preserve">Could incorporate this in the Russia/Finland/Sweden example (some wide-ranging cool ungulate and bird, for example). </w:t>
      </w:r>
    </w:p>
    <w:p w14:paraId="5018A04F" w14:textId="77777777" w:rsidR="00FC5C4A" w:rsidRDefault="00FC5C4A" w:rsidP="0058173B">
      <w:pPr>
        <w:pStyle w:val="CommentText"/>
      </w:pPr>
    </w:p>
    <w:p w14:paraId="5BCAC4FF" w14:textId="52F39ADC" w:rsidR="00FC5C4A" w:rsidRDefault="00FC5C4A"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17" w:author="richard" w:date="2020-08-07T13:38:00Z" w:initials="r">
    <w:p w14:paraId="205BFEF5" w14:textId="4F32D908" w:rsidR="00FC5C4A" w:rsidRDefault="00FC5C4A">
      <w:pPr>
        <w:pStyle w:val="CommentText"/>
      </w:pPr>
      <w:r>
        <w:rPr>
          <w:rStyle w:val="CommentReference"/>
        </w:rPr>
        <w:annotationRef/>
      </w:r>
      <w:r>
        <w:t>I like the idea of including in the Russia et al. example. Two birds with one stone so to speak.</w:t>
      </w:r>
    </w:p>
    <w:p w14:paraId="6CBCF6DF" w14:textId="467EA6CB" w:rsidR="00FC5C4A" w:rsidRDefault="00FC5C4A">
      <w:pPr>
        <w:pStyle w:val="CommentText"/>
      </w:pPr>
    </w:p>
    <w:p w14:paraId="03D190BE" w14:textId="21D81050" w:rsidR="00FC5C4A" w:rsidRDefault="00FC5C4A">
      <w:pPr>
        <w:pStyle w:val="CommentText"/>
      </w:pPr>
      <w:r>
        <w:t>Could try to think about a Central America example that also gets the climate and/or land use angle, so we could combine again.</w:t>
      </w:r>
    </w:p>
    <w:p w14:paraId="635207AF" w14:textId="77777777" w:rsidR="00FC5C4A" w:rsidRDefault="00FC5C4A">
      <w:pPr>
        <w:pStyle w:val="CommentText"/>
      </w:pPr>
    </w:p>
    <w:p w14:paraId="0633178A" w14:textId="21A573A3" w:rsidR="00FC5C4A" w:rsidRDefault="00FC5C4A">
      <w:pPr>
        <w:pStyle w:val="CommentText"/>
      </w:pPr>
    </w:p>
  </w:comment>
  <w:comment w:id="20" w:author="Buxton,Rachel" w:date="2020-08-18T14:57:00Z" w:initials="B">
    <w:p w14:paraId="746B2029" w14:textId="136D1292" w:rsidR="00FC5C4A" w:rsidRDefault="00FC5C4A">
      <w:pPr>
        <w:pStyle w:val="CommentText"/>
      </w:pPr>
      <w:r>
        <w:rPr>
          <w:rStyle w:val="CommentReference"/>
        </w:rPr>
        <w:annotationRef/>
      </w:r>
      <w:r>
        <w:t>I think this needs some work to make it Nature-worthy. Doesn’t have to be this, but perhaps you can use something like this altered to your liking:</w:t>
      </w:r>
    </w:p>
    <w:p w14:paraId="07FC3F7E" w14:textId="77777777" w:rsidR="00FC5C4A" w:rsidRDefault="00FC5C4A">
      <w:pPr>
        <w:pStyle w:val="CommentText"/>
      </w:pPr>
    </w:p>
    <w:p w14:paraId="2E00842F" w14:textId="54961872" w:rsidR="00FC5C4A" w:rsidRPr="007A09F9" w:rsidRDefault="00FC5C4A"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w:t>
      </w:r>
      <w:r>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xml:space="preserve">, particularly governance, but that considering risk is achievable, only adding &lt;1% to the total global area required to meet biodiversity targets. Moreover, </w:t>
      </w:r>
      <w:r>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Pr>
          <w:rStyle w:val="CommentReference"/>
        </w:rPr>
        <w:annotationRef/>
      </w:r>
      <w:r>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Pr>
          <w:rFonts w:ascii="Times New Roman" w:eastAsia="Arial" w:hAnsi="Times New Roman" w:cs="Times New Roman"/>
          <w:color w:val="000000"/>
          <w:sz w:val="24"/>
          <w:szCs w:val="24"/>
        </w:rPr>
        <w:t>Considering risk in conservation decision-making will lead to more resilient and effective conservation plans into the future to help safeguard our planet’s biodiversity in the face of the current extinction and climate crises.</w:t>
      </w:r>
    </w:p>
    <w:p w14:paraId="42E74FD8" w14:textId="77777777" w:rsidR="00FC5C4A" w:rsidRDefault="00FC5C4A"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FC5C4A" w:rsidRPr="00095B42" w:rsidRDefault="00FC5C4A"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21" w:author="Jeffrey Owen Hanson" w:date="2020-03-16T10:42:00Z" w:initials="JOH">
    <w:p w14:paraId="4DB89186" w14:textId="4E818480" w:rsidR="00FC5C4A" w:rsidRDefault="00FC5C4A">
      <w:pPr>
        <w:pStyle w:val="CommentText"/>
      </w:pPr>
      <w:r>
        <w:rPr>
          <w:rStyle w:val="CommentReference"/>
        </w:rPr>
        <w:annotationRef/>
      </w:r>
      <w:r>
        <w:t>Perhaps you could use different colors for “protected area”, “only selected in this scenario”, “selected in at least one other scenario too”?</w:t>
      </w:r>
    </w:p>
  </w:comment>
  <w:comment w:id="22" w:author="richard" w:date="2020-06-12T11:06:00Z" w:initials="r">
    <w:p w14:paraId="30D03DD7" w14:textId="2B859554" w:rsidR="00FC5C4A" w:rsidRDefault="00FC5C4A">
      <w:pPr>
        <w:pStyle w:val="CommentText"/>
      </w:pPr>
      <w:r>
        <w:rPr>
          <w:rStyle w:val="CommentReference"/>
        </w:rPr>
        <w:annotationRef/>
      </w:r>
      <w:r>
        <w:t>I think that would be too busy. Probably best to move to supp mat.</w:t>
      </w:r>
    </w:p>
  </w:comment>
  <w:comment w:id="23" w:author="richard" w:date="2020-03-03T08:22:00Z" w:initials="r">
    <w:p w14:paraId="482D7CE4" w14:textId="77777777" w:rsidR="00FC5C4A" w:rsidRDefault="00FC5C4A">
      <w:pPr>
        <w:pStyle w:val="CommentText"/>
      </w:pPr>
      <w:r>
        <w:rPr>
          <w:rStyle w:val="CommentReference"/>
        </w:rPr>
        <w:annotationRef/>
      </w:r>
      <w:r>
        <w:t>Placeholder. Need to make this more useful</w:t>
      </w:r>
    </w:p>
    <w:p w14:paraId="0C87499A" w14:textId="389407F5" w:rsidR="00FC5C4A" w:rsidRDefault="00FC5C4A">
      <w:pPr>
        <w:pStyle w:val="CommentText"/>
      </w:pPr>
      <w:r>
        <w:t>Might also need to go into supp mat to save space</w:t>
      </w:r>
    </w:p>
  </w:comment>
  <w:comment w:id="24" w:author="Joseph Bennett" w:date="2020-04-14T09:02:00Z" w:initials="JB">
    <w:p w14:paraId="1A141592" w14:textId="77777777" w:rsidR="00FC5C4A" w:rsidRDefault="00FC5C4A">
      <w:pPr>
        <w:pStyle w:val="CommentText"/>
      </w:pPr>
      <w:r>
        <w:rPr>
          <w:rStyle w:val="CommentReference"/>
        </w:rPr>
        <w:annotationRef/>
      </w:r>
      <w:r>
        <w:t xml:space="preserve">If we can fix the colours, could keep in the main? </w:t>
      </w:r>
    </w:p>
    <w:p w14:paraId="68F85DCB" w14:textId="77777777" w:rsidR="00FC5C4A" w:rsidRDefault="00FC5C4A">
      <w:pPr>
        <w:pStyle w:val="CommentText"/>
      </w:pPr>
    </w:p>
    <w:p w14:paraId="7E8EB4EC" w14:textId="3928BB35" w:rsidR="00FC5C4A" w:rsidRDefault="00FC5C4A">
      <w:pPr>
        <w:pStyle w:val="CommentText"/>
      </w:pPr>
      <w:r>
        <w:t xml:space="preserve">Or could provide baseline versus all three together, then present all scenarios in the SI? </w:t>
      </w:r>
    </w:p>
  </w:comment>
  <w:comment w:id="25" w:author="Viv Mcshane" w:date="2020-06-29T11:39:00Z" w:initials="VM">
    <w:p w14:paraId="2F1568A8" w14:textId="66C0BB5E" w:rsidR="00FC5C4A" w:rsidRDefault="00FC5C4A">
      <w:pPr>
        <w:pStyle w:val="CommentText"/>
      </w:pPr>
      <w:r>
        <w:rPr>
          <w:rStyle w:val="CommentReference"/>
        </w:rPr>
        <w:annotationRef/>
      </w:r>
      <w:r>
        <w:t>Yes – difficult to see any large differences in these images – the difference map in fig 2 is a better comparison – this is good in supp</w:t>
      </w:r>
    </w:p>
  </w:comment>
  <w:comment w:id="26" w:author="Viv Mcshane" w:date="2020-03-16T10:06:00Z" w:initials="VM">
    <w:p w14:paraId="149BA32E" w14:textId="3003193A" w:rsidR="00FC5C4A" w:rsidRDefault="00FC5C4A">
      <w:pPr>
        <w:pStyle w:val="CommentText"/>
      </w:pPr>
      <w:r>
        <w:rPr>
          <w:rStyle w:val="CommentReference"/>
        </w:rPr>
        <w:annotationRef/>
      </w:r>
      <w:r>
        <w:t>Can we make the grey lighter in the background so that the blue stands out more? Its very hard to see with the country background colour.</w:t>
      </w:r>
    </w:p>
  </w:comment>
  <w:comment w:id="28" w:author="richard" w:date="2020-03-03T12:47:00Z" w:initials="r">
    <w:p w14:paraId="0E5EC58A" w14:textId="1BBF8A37" w:rsidR="00FC5C4A" w:rsidRDefault="00FC5C4A">
      <w:pPr>
        <w:pStyle w:val="CommentText"/>
      </w:pPr>
      <w:r>
        <w:rPr>
          <w:rStyle w:val="CommentReference"/>
        </w:rPr>
        <w:annotationRef/>
      </w:r>
      <w:r>
        <w:t>We should probably add the maths in here. Jeff, would you be able to do that?</w:t>
      </w:r>
    </w:p>
  </w:comment>
  <w:comment w:id="29" w:author="Unknown Author" w:date="2020-01-15T13:03:00Z" w:initials="">
    <w:p w14:paraId="28762C38" w14:textId="77777777" w:rsidR="00FC5C4A" w:rsidRDefault="00FC5C4A">
      <w:r>
        <w:rPr>
          <w:rFonts w:ascii="Calibri" w:hAnsi="Calibri"/>
          <w:sz w:val="20"/>
        </w:rPr>
        <w:t>This will require some justification, standard approaches (though poorly justified) using log-linear scaling to calculate targets.</w:t>
      </w:r>
    </w:p>
  </w:comment>
  <w:comment w:id="30" w:author="Joseph Bennett" w:date="2020-01-11T07:23:00Z" w:initials="JB">
    <w:p w14:paraId="1FB287EC" w14:textId="75C88669" w:rsidR="00FC5C4A" w:rsidRDefault="00FC5C4A">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1" w:author="richard" w:date="2020-03-03T11:25:00Z" w:initials="r">
    <w:p w14:paraId="5704DF23" w14:textId="249B360B" w:rsidR="00FC5C4A" w:rsidRDefault="00FC5C4A">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2" w:author="Joe Bennett" w:date="2020-08-12T10:48:00Z" w:initials="JB">
    <w:p w14:paraId="62326E7E" w14:textId="6CA45620" w:rsidR="00FC5C4A" w:rsidRDefault="00FC5C4A">
      <w:pPr>
        <w:pStyle w:val="CommentText"/>
      </w:pPr>
      <w:r>
        <w:rPr>
          <w:rStyle w:val="CommentReference"/>
        </w:rPr>
        <w:annotationRef/>
      </w:r>
      <w:r>
        <w:t xml:space="preserve">See suggestions above. I think al good now. </w:t>
      </w:r>
    </w:p>
  </w:comment>
  <w:comment w:id="41" w:author="Joseph Bennett" w:date="2020-04-14T09:01:00Z" w:initials="JB">
    <w:p w14:paraId="34DACA19" w14:textId="77777777" w:rsidR="00FC5C4A" w:rsidRDefault="00FC5C4A" w:rsidP="00A70CCC">
      <w:pPr>
        <w:pStyle w:val="CommentText"/>
      </w:pPr>
      <w:r>
        <w:rPr>
          <w:rStyle w:val="CommentReference"/>
        </w:rPr>
        <w:annotationRef/>
      </w:r>
      <w:r>
        <w:t>I’m not totally clear on this table, and wondering if it should go in SI and identify the countries that represent the extremes?</w:t>
      </w:r>
    </w:p>
  </w:comment>
  <w:comment w:id="42" w:author="richard" w:date="2020-06-12T11:08:00Z" w:initials="r">
    <w:p w14:paraId="52EBA948" w14:textId="502EE814" w:rsidR="00FC5C4A" w:rsidRDefault="00FC5C4A">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45" w:author="Joe Bennett" w:date="2020-08-12T10:51:00Z" w:initials="JB">
    <w:p w14:paraId="3B172389" w14:textId="265B65FF" w:rsidR="00FC5C4A" w:rsidRDefault="00FC5C4A">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904E191"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34DACA19" w15:done="0"/>
  <w15:commentEx w15:paraId="52EBA948" w15:paraIdParent="34DACA19"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D6C8" w16cex:dateUtc="2020-08-07T20:34:00Z"/>
  <w16cex:commentExtensible w16cex:durableId="22DD1F5C" w16cex:dateUtc="2020-08-11T17:45:00Z"/>
  <w16cex:commentExtensible w16cex:durableId="22D7D7BF" w16cex:dateUtc="2020-08-07T20:38:00Z"/>
  <w16cex:commentExtensible w16cex:durableId="228DE048" w16cex:dateUtc="2020-06-12T18:06:00Z"/>
  <w16cex:commentExtensible w16cex:durableId="22A45160" w16cex:dateUtc="2020-06-29T18:39:00Z"/>
  <w16cex:commentExtensible w16cex:durableId="22DE4770" w16cex:dateUtc="2020-08-12T14:48:00Z"/>
  <w16cex:commentExtensible w16cex:durableId="228DE097" w16cex:dateUtc="2020-06-12T18:08: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904E191" w16cid:durableId="22F7412F"/>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34DACA19" w16cid:durableId="223FFA6C"/>
  <w16cid:commentId w16cid:paraId="52EBA948" w16cid:durableId="228DE097"/>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E8815" w14:textId="77777777" w:rsidR="00A80052" w:rsidRDefault="00A80052" w:rsidP="0014008B">
      <w:pPr>
        <w:spacing w:after="0" w:line="240" w:lineRule="auto"/>
      </w:pPr>
      <w:r>
        <w:separator/>
      </w:r>
    </w:p>
  </w:endnote>
  <w:endnote w:type="continuationSeparator" w:id="0">
    <w:p w14:paraId="240B407E" w14:textId="77777777" w:rsidR="00A80052" w:rsidRDefault="00A80052"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E798A" w14:textId="77777777" w:rsidR="00A80052" w:rsidRDefault="00A80052" w:rsidP="0014008B">
      <w:pPr>
        <w:spacing w:after="0" w:line="240" w:lineRule="auto"/>
      </w:pPr>
      <w:r>
        <w:separator/>
      </w:r>
    </w:p>
  </w:footnote>
  <w:footnote w:type="continuationSeparator" w:id="0">
    <w:p w14:paraId="29A46400" w14:textId="77777777" w:rsidR="00A80052" w:rsidRDefault="00A80052"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xton,Rachel">
    <w15:presenceInfo w15:providerId="AD" w15:userId="S-1-5-21-299502267-746137067-1417001333-428832"/>
  </w15:person>
  <w15:person w15:author="richard">
    <w15:presenceInfo w15:providerId="None" w15:userId="richard"/>
  </w15:person>
  <w15:person w15:author="Viv Mcshane">
    <w15:presenceInfo w15:providerId="Windows Live" w15:userId="726bcc2aadf18af2"/>
  </w15:person>
  <w15:person w15:author="Joe Bennett">
    <w15:presenceInfo w15:providerId="None" w15:userId="Joe Bennett"/>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2BA"/>
    <w:rsid w:val="000133D8"/>
    <w:rsid w:val="00015681"/>
    <w:rsid w:val="00016554"/>
    <w:rsid w:val="00016C70"/>
    <w:rsid w:val="00017AE9"/>
    <w:rsid w:val="000203DF"/>
    <w:rsid w:val="00022FF9"/>
    <w:rsid w:val="00023592"/>
    <w:rsid w:val="000260B1"/>
    <w:rsid w:val="00027ED3"/>
    <w:rsid w:val="00030717"/>
    <w:rsid w:val="00032000"/>
    <w:rsid w:val="00032807"/>
    <w:rsid w:val="0003285E"/>
    <w:rsid w:val="00032C62"/>
    <w:rsid w:val="00033527"/>
    <w:rsid w:val="00034C51"/>
    <w:rsid w:val="00035727"/>
    <w:rsid w:val="00035DFD"/>
    <w:rsid w:val="00036665"/>
    <w:rsid w:val="00036AAE"/>
    <w:rsid w:val="00040A3D"/>
    <w:rsid w:val="000418C7"/>
    <w:rsid w:val="000445E1"/>
    <w:rsid w:val="000453DF"/>
    <w:rsid w:val="00046914"/>
    <w:rsid w:val="00046F68"/>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4D8"/>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0ACC"/>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16F32"/>
    <w:rsid w:val="001206B1"/>
    <w:rsid w:val="0012255F"/>
    <w:rsid w:val="00122751"/>
    <w:rsid w:val="00122A5B"/>
    <w:rsid w:val="00123D81"/>
    <w:rsid w:val="00124ECC"/>
    <w:rsid w:val="00125231"/>
    <w:rsid w:val="00131DB0"/>
    <w:rsid w:val="00132E04"/>
    <w:rsid w:val="001353CC"/>
    <w:rsid w:val="0014008B"/>
    <w:rsid w:val="001402F2"/>
    <w:rsid w:val="00141656"/>
    <w:rsid w:val="00141E2A"/>
    <w:rsid w:val="001421E2"/>
    <w:rsid w:val="001445A9"/>
    <w:rsid w:val="001459A1"/>
    <w:rsid w:val="00145E45"/>
    <w:rsid w:val="00146DAD"/>
    <w:rsid w:val="001478D6"/>
    <w:rsid w:val="00147CA0"/>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37F"/>
    <w:rsid w:val="001D3BC5"/>
    <w:rsid w:val="001D4B17"/>
    <w:rsid w:val="001D6E97"/>
    <w:rsid w:val="001E2D86"/>
    <w:rsid w:val="001E433B"/>
    <w:rsid w:val="001F0D4E"/>
    <w:rsid w:val="001F1C2D"/>
    <w:rsid w:val="00203451"/>
    <w:rsid w:val="00204A7A"/>
    <w:rsid w:val="00206315"/>
    <w:rsid w:val="00206B19"/>
    <w:rsid w:val="00210FAA"/>
    <w:rsid w:val="00211C3B"/>
    <w:rsid w:val="002168A9"/>
    <w:rsid w:val="00220E9F"/>
    <w:rsid w:val="00222361"/>
    <w:rsid w:val="002225E4"/>
    <w:rsid w:val="00224334"/>
    <w:rsid w:val="00224A65"/>
    <w:rsid w:val="00224A96"/>
    <w:rsid w:val="002253D6"/>
    <w:rsid w:val="0022692E"/>
    <w:rsid w:val="00227305"/>
    <w:rsid w:val="0023192A"/>
    <w:rsid w:val="00232E73"/>
    <w:rsid w:val="002342BF"/>
    <w:rsid w:val="00234FAF"/>
    <w:rsid w:val="00235706"/>
    <w:rsid w:val="0023686A"/>
    <w:rsid w:val="00236FB2"/>
    <w:rsid w:val="00241182"/>
    <w:rsid w:val="00242449"/>
    <w:rsid w:val="0024344C"/>
    <w:rsid w:val="002442DE"/>
    <w:rsid w:val="00245BD3"/>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1D9F"/>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43C"/>
    <w:rsid w:val="00341F43"/>
    <w:rsid w:val="003427C6"/>
    <w:rsid w:val="003432B5"/>
    <w:rsid w:val="00344E21"/>
    <w:rsid w:val="00352795"/>
    <w:rsid w:val="00354042"/>
    <w:rsid w:val="003559CD"/>
    <w:rsid w:val="003568C7"/>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5826"/>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3F48FC"/>
    <w:rsid w:val="00401301"/>
    <w:rsid w:val="004013F1"/>
    <w:rsid w:val="004041FC"/>
    <w:rsid w:val="00404795"/>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198F"/>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46E2"/>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5BDD"/>
    <w:rsid w:val="005A0054"/>
    <w:rsid w:val="005A04A1"/>
    <w:rsid w:val="005A1A26"/>
    <w:rsid w:val="005A2D04"/>
    <w:rsid w:val="005A4A2C"/>
    <w:rsid w:val="005A6B6D"/>
    <w:rsid w:val="005B02DE"/>
    <w:rsid w:val="005B30D3"/>
    <w:rsid w:val="005B34A6"/>
    <w:rsid w:val="005B3DB4"/>
    <w:rsid w:val="005B46A9"/>
    <w:rsid w:val="005B5D60"/>
    <w:rsid w:val="005C21D8"/>
    <w:rsid w:val="005C5A95"/>
    <w:rsid w:val="005C6403"/>
    <w:rsid w:val="005C6A6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1766F"/>
    <w:rsid w:val="00620BB3"/>
    <w:rsid w:val="006267BB"/>
    <w:rsid w:val="00630B5C"/>
    <w:rsid w:val="00631834"/>
    <w:rsid w:val="0063188E"/>
    <w:rsid w:val="006347D6"/>
    <w:rsid w:val="00636326"/>
    <w:rsid w:val="006365BE"/>
    <w:rsid w:val="006371C5"/>
    <w:rsid w:val="00641488"/>
    <w:rsid w:val="006416B9"/>
    <w:rsid w:val="006472C7"/>
    <w:rsid w:val="00647A19"/>
    <w:rsid w:val="00650A1F"/>
    <w:rsid w:val="00651FA5"/>
    <w:rsid w:val="0065443F"/>
    <w:rsid w:val="00656E3A"/>
    <w:rsid w:val="006577C1"/>
    <w:rsid w:val="006625F3"/>
    <w:rsid w:val="00662870"/>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A56"/>
    <w:rsid w:val="006B6C4C"/>
    <w:rsid w:val="006C25DF"/>
    <w:rsid w:val="006C540D"/>
    <w:rsid w:val="006C6780"/>
    <w:rsid w:val="006D276B"/>
    <w:rsid w:val="006D301B"/>
    <w:rsid w:val="006D5F85"/>
    <w:rsid w:val="006E0009"/>
    <w:rsid w:val="006E0A9C"/>
    <w:rsid w:val="006E104E"/>
    <w:rsid w:val="006E1433"/>
    <w:rsid w:val="006E5C6D"/>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C6EE5"/>
    <w:rsid w:val="007D1734"/>
    <w:rsid w:val="007D3D02"/>
    <w:rsid w:val="007D5EB4"/>
    <w:rsid w:val="007D62F7"/>
    <w:rsid w:val="007E0D3A"/>
    <w:rsid w:val="007E1F07"/>
    <w:rsid w:val="007E5426"/>
    <w:rsid w:val="007E7A49"/>
    <w:rsid w:val="007F28F6"/>
    <w:rsid w:val="007F40A8"/>
    <w:rsid w:val="007F432A"/>
    <w:rsid w:val="007F7314"/>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2694"/>
    <w:rsid w:val="00833EB1"/>
    <w:rsid w:val="00834833"/>
    <w:rsid w:val="00834B89"/>
    <w:rsid w:val="00836F4C"/>
    <w:rsid w:val="0084155F"/>
    <w:rsid w:val="00842806"/>
    <w:rsid w:val="00842F67"/>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2F5A"/>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0832"/>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31D2"/>
    <w:rsid w:val="00A0478C"/>
    <w:rsid w:val="00A05063"/>
    <w:rsid w:val="00A0557E"/>
    <w:rsid w:val="00A064D2"/>
    <w:rsid w:val="00A06661"/>
    <w:rsid w:val="00A07D21"/>
    <w:rsid w:val="00A124C8"/>
    <w:rsid w:val="00A12B78"/>
    <w:rsid w:val="00A13108"/>
    <w:rsid w:val="00A14D28"/>
    <w:rsid w:val="00A174DA"/>
    <w:rsid w:val="00A309C6"/>
    <w:rsid w:val="00A30DEB"/>
    <w:rsid w:val="00A31357"/>
    <w:rsid w:val="00A32138"/>
    <w:rsid w:val="00A32EC7"/>
    <w:rsid w:val="00A33C22"/>
    <w:rsid w:val="00A36963"/>
    <w:rsid w:val="00A4026F"/>
    <w:rsid w:val="00A41E8D"/>
    <w:rsid w:val="00A43BC1"/>
    <w:rsid w:val="00A43FD6"/>
    <w:rsid w:val="00A45625"/>
    <w:rsid w:val="00A45B5F"/>
    <w:rsid w:val="00A508FD"/>
    <w:rsid w:val="00A5165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76CDF"/>
    <w:rsid w:val="00A80052"/>
    <w:rsid w:val="00A8070F"/>
    <w:rsid w:val="00A82922"/>
    <w:rsid w:val="00A84B38"/>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319F9"/>
    <w:rsid w:val="00B342C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5C9"/>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D5F49"/>
    <w:rsid w:val="00BE4F85"/>
    <w:rsid w:val="00BE6065"/>
    <w:rsid w:val="00BF0D87"/>
    <w:rsid w:val="00BF1D3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A5D"/>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0DA5"/>
    <w:rsid w:val="00C616CB"/>
    <w:rsid w:val="00C62AA8"/>
    <w:rsid w:val="00C6463D"/>
    <w:rsid w:val="00C64E7F"/>
    <w:rsid w:val="00C66D10"/>
    <w:rsid w:val="00C67FDF"/>
    <w:rsid w:val="00C70A3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97D74"/>
    <w:rsid w:val="00CA1C14"/>
    <w:rsid w:val="00CA2316"/>
    <w:rsid w:val="00CA42E2"/>
    <w:rsid w:val="00CA58D8"/>
    <w:rsid w:val="00CA5AB1"/>
    <w:rsid w:val="00CA64EA"/>
    <w:rsid w:val="00CB0730"/>
    <w:rsid w:val="00CB4D85"/>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6F48"/>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17292"/>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732"/>
    <w:rsid w:val="00E9690A"/>
    <w:rsid w:val="00EA2023"/>
    <w:rsid w:val="00EA2D36"/>
    <w:rsid w:val="00EA454A"/>
    <w:rsid w:val="00EA553F"/>
    <w:rsid w:val="00EA7956"/>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1E6"/>
    <w:rsid w:val="00F32CB0"/>
    <w:rsid w:val="00F34130"/>
    <w:rsid w:val="00F3463A"/>
    <w:rsid w:val="00F4085D"/>
    <w:rsid w:val="00F4538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863DC"/>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5C4A"/>
    <w:rsid w:val="00FC796E"/>
    <w:rsid w:val="00FD07F2"/>
    <w:rsid w:val="00FD2CBE"/>
    <w:rsid w:val="00FD4603"/>
    <w:rsid w:val="00FD477F"/>
    <w:rsid w:val="00FD67EE"/>
    <w:rsid w:val="00FE267D"/>
    <w:rsid w:val="00FE2920"/>
    <w:rsid w:val="00FE76AB"/>
    <w:rsid w:val="00FF0421"/>
    <w:rsid w:val="00FF103F"/>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091582712">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48025933">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59895916">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79/9387270"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s://www.protectedplanet.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gadm.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30</Pages>
  <Words>16885</Words>
  <Characters>96251</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105</cp:revision>
  <dcterms:created xsi:type="dcterms:W3CDTF">2020-08-31T16:27:00Z</dcterms:created>
  <dcterms:modified xsi:type="dcterms:W3CDTF">2020-09-30T21:30:00Z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