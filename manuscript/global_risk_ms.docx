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43915A2E"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(PAs)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PA 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250FF1">
        <w:rPr>
          <w:rFonts w:ascii="Times New Roman" w:eastAsia="Times New Roman" w:hAnsi="Times New Roman" w:cs="Times New Roman"/>
          <w:sz w:val="24"/>
          <w:szCs w:val="24"/>
        </w:rPr>
        <w:t>In particular, c</w:t>
      </w:r>
      <w:r w:rsidR="003941FF">
        <w:rPr>
          <w:rFonts w:ascii="Times New Roman" w:eastAsia="Times New Roman" w:hAnsi="Times New Roman" w:cs="Times New Roman"/>
          <w:sz w:val="24"/>
          <w:szCs w:val="24"/>
        </w:rPr>
        <w:t xml:space="preserve">ountries with wide-ranging species neighboring those with poor governance required more PAs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
      <w:r w:rsidRPr="00682A20">
        <w:rPr>
          <w:rFonts w:ascii="Times New Roman" w:hAnsi="Times New Roman" w:cs="Times New Roman"/>
          <w:b/>
          <w:bCs/>
          <w:sz w:val="24"/>
          <w:szCs w:val="24"/>
        </w:rPr>
        <w:t>Main text</w:t>
      </w:r>
      <w:commentRangeEnd w:id="2"/>
      <w:r w:rsidR="00E3385D" w:rsidRPr="003432B5">
        <w:rPr>
          <w:rStyle w:val="CommentReference"/>
          <w:b/>
          <w:bCs/>
        </w:rPr>
        <w:commentReference w:id="2"/>
      </w:r>
    </w:p>
    <w:p w14:paraId="2A2A632D" w14:textId="73D7CDD3"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t>
      </w:r>
      <w:r w:rsidR="0006344A">
        <w:rPr>
          <w:rFonts w:ascii="Times New Roman" w:eastAsia="Times New Roman" w:hAnsi="Times New Roman" w:cs="Times New Roman"/>
          <w:color w:val="000000"/>
          <w:sz w:val="24"/>
          <w:szCs w:val="24"/>
        </w:rPr>
        <w:t>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change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29679A4B"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identifying areas where heat evens are likely to have the most significant effects on </w:t>
      </w:r>
      <w:r w:rsidR="00772045">
        <w:rPr>
          <w:rFonts w:ascii="Times New Roman" w:hAnsi="Times New Roman" w:cs="Times New Roman"/>
          <w:sz w:val="24"/>
          <w:szCs w:val="24"/>
        </w:rPr>
        <w:lastRenderedPageBreak/>
        <w:t>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w:t>
      </w:r>
      <w:r w:rsidR="00095B42">
        <w:rPr>
          <w:rFonts w:ascii="Times New Roman" w:hAnsi="Times New Roman" w:cs="Times New Roman"/>
          <w:sz w:val="24"/>
          <w:szCs w:val="24"/>
        </w:rPr>
        <w:t xml:space="preserve">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3E611B3"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w:t>
      </w:r>
      <w:commentRangeStart w:id="3"/>
      <w:r>
        <w:rPr>
          <w:rFonts w:ascii="Times New Roman" w:hAnsi="Times New Roman" w:cs="Times New Roman"/>
          <w:sz w:val="24"/>
          <w:szCs w:val="24"/>
        </w:rPr>
        <w:t>hierarchy</w:t>
      </w:r>
      <w:commentRangeEnd w:id="3"/>
      <w:r w:rsidR="008B7D5E">
        <w:rPr>
          <w:rStyle w:val="CommentReference"/>
        </w:rPr>
        <w:commentReference w:id="3"/>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w:t>
      </w:r>
      <w:r w:rsidR="00B64358" w:rsidRPr="008A1701">
        <w:rPr>
          <w:rFonts w:ascii="Times New Roman" w:eastAsia="Times New Roman" w:hAnsi="Times New Roman" w:cs="Times New Roman"/>
          <w:sz w:val="24"/>
          <w:szCs w:val="24"/>
        </w:rPr>
        <w:lastRenderedPageBreak/>
        <w:t xml:space="preserve">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del w:id="4" w:author="richard" w:date="2020-09-18T11:36:00Z">
        <w:r w:rsidR="00777BD7" w:rsidRPr="008A1701" w:rsidDel="007F7314">
          <w:rPr>
            <w:rFonts w:ascii="Times New Roman" w:eastAsia="Times New Roman" w:hAnsi="Times New Roman" w:cs="Times New Roman"/>
            <w:sz w:val="24"/>
            <w:szCs w:val="24"/>
          </w:rPr>
          <w:delText xml:space="preserve">Last, we compared </w:delText>
        </w:r>
        <w:r w:rsidR="00727A86" w:rsidDel="007F7314">
          <w:rPr>
            <w:rFonts w:ascii="Times New Roman" w:eastAsia="Times New Roman" w:hAnsi="Times New Roman" w:cs="Times New Roman"/>
            <w:sz w:val="24"/>
            <w:szCs w:val="24"/>
          </w:rPr>
          <w:delText xml:space="preserve">risk </w:delText>
        </w:r>
        <w:r w:rsidR="00777BD7" w:rsidRPr="008A1701" w:rsidDel="007F7314">
          <w:rPr>
            <w:rFonts w:ascii="Times New Roman" w:eastAsia="Times New Roman" w:hAnsi="Times New Roman" w:cs="Times New Roman"/>
            <w:sz w:val="24"/>
            <w:szCs w:val="24"/>
          </w:rPr>
          <w:delText>scenario results across the 14 terrestrial biomes of the world</w:delText>
        </w:r>
        <w:r w:rsidR="006E5CAB" w:rsidRPr="008A1701" w:rsidDel="007F7314">
          <w:rPr>
            <w:rFonts w:ascii="Times New Roman" w:eastAsia="Times New Roman" w:hAnsi="Times New Roman" w:cs="Times New Roman"/>
            <w:sz w:val="24"/>
            <w:szCs w:val="24"/>
          </w:rPr>
          <w:delText>.</w:delText>
        </w:r>
        <w:r w:rsidR="006E5CAB" w:rsidRPr="00922E86" w:rsidDel="007F7314">
          <w:rPr>
            <w:rFonts w:ascii="Times New Roman" w:eastAsia="Times New Roman" w:hAnsi="Times New Roman" w:cs="Times New Roman"/>
            <w:sz w:val="24"/>
            <w:szCs w:val="24"/>
          </w:rPr>
          <w:delText xml:space="preserve"> </w:delText>
        </w:r>
      </w:del>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X% of global terrestrial areas are protected. </w:t>
      </w:r>
      <w:commentRangeStart w:id="5"/>
      <w:commentRangeStart w:id="6"/>
      <w:r w:rsidR="00727A86">
        <w:rPr>
          <w:rFonts w:ascii="Times New Roman" w:hAnsi="Times New Roman" w:cs="Times New Roman"/>
          <w:sz w:val="24"/>
          <w:szCs w:val="24"/>
        </w:rPr>
        <w:t xml:space="preserve">We </w:t>
      </w:r>
      <w:commentRangeEnd w:id="5"/>
      <w:r w:rsidR="00F5392C">
        <w:rPr>
          <w:rStyle w:val="CommentReference"/>
        </w:rPr>
        <w:commentReference w:id="5"/>
      </w:r>
      <w:commentRangeEnd w:id="6"/>
      <w:r>
        <w:rPr>
          <w:rStyle w:val="CommentReference"/>
        </w:rPr>
        <w:commentReference w:id="6"/>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7"/>
      <w:commentRangeStart w:id="8"/>
      <w:commentRangeStart w:id="9"/>
      <w:r w:rsidR="00727A86" w:rsidRPr="00302429">
        <w:rPr>
          <w:rFonts w:ascii="Times New Roman" w:hAnsi="Times New Roman" w:cs="Times New Roman"/>
          <w:sz w:val="24"/>
          <w:szCs w:val="24"/>
          <w:highlight w:val="yellow"/>
        </w:rPr>
        <w:t>29.17% vs 28.07% of global area</w:t>
      </w:r>
      <w:commentRangeEnd w:id="7"/>
      <w:r w:rsidR="00F5392C" w:rsidRPr="00302429">
        <w:rPr>
          <w:rStyle w:val="CommentReference"/>
          <w:highlight w:val="yellow"/>
        </w:rPr>
        <w:commentReference w:id="7"/>
      </w:r>
      <w:commentRangeEnd w:id="8"/>
      <w:r w:rsidR="0052327C">
        <w:rPr>
          <w:rStyle w:val="CommentReference"/>
        </w:rPr>
        <w:commentReference w:id="8"/>
      </w:r>
      <w:commentRangeEnd w:id="9"/>
      <w:r w:rsidR="0027239D">
        <w:rPr>
          <w:rStyle w:val="CommentReference"/>
        </w:rPr>
        <w:commentReference w:id="9"/>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10"/>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10"/>
      <w:r w:rsidR="009D1568">
        <w:rPr>
          <w:rStyle w:val="CommentReference"/>
        </w:rPr>
        <w:commentReference w:id="10"/>
      </w:r>
      <w:r w:rsidR="009D1568">
        <w:rPr>
          <w:rFonts w:ascii="Times New Roman" w:hAnsi="Times New Roman" w:cs="Times New Roman"/>
          <w:sz w:val="24"/>
          <w:szCs w:val="24"/>
        </w:rPr>
        <w:t>.</w:t>
      </w:r>
    </w:p>
    <w:p w14:paraId="3C4A6D52" w14:textId="2D8DCCEF" w:rsidR="00727A86" w:rsidRDefault="00B410C9" w:rsidP="00B410C9">
      <w:pPr>
        <w:keepNext/>
        <w:spacing w:line="480" w:lineRule="auto"/>
        <w:ind w:firstLine="720"/>
        <w:rPr>
          <w:rFonts w:ascii="Times New Roman" w:hAnsi="Times New Roman" w:cs="Times New Roman"/>
          <w:sz w:val="24"/>
          <w:szCs w:val="24"/>
        </w:rPr>
      </w:pPr>
      <w:commentRangeStart w:id="11"/>
      <w:commentRangeStart w:id="12"/>
      <w:commentRangeStart w:id="13"/>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11"/>
      <w:r>
        <w:rPr>
          <w:rStyle w:val="CommentReference"/>
        </w:rPr>
        <w:commentReference w:id="11"/>
      </w:r>
      <w:commentRangeEnd w:id="12"/>
      <w:r w:rsidR="00C77CF3">
        <w:rPr>
          <w:rStyle w:val="CommentReference"/>
        </w:rPr>
        <w:commentReference w:id="12"/>
      </w:r>
      <w:commentRangeEnd w:id="13"/>
      <w:r w:rsidR="009C5C6C">
        <w:rPr>
          <w:rStyle w:val="CommentReference"/>
        </w:rPr>
        <w:commentReference w:id="13"/>
      </w:r>
      <w:commentRangeStart w:id="14"/>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w:t>
      </w:r>
      <w:commentRangeEnd w:id="14"/>
      <w:r w:rsidR="00165966">
        <w:rPr>
          <w:rStyle w:val="CommentReference"/>
        </w:rPr>
        <w:commentReference w:id="14"/>
      </w:r>
      <w:r w:rsidR="00727A86">
        <w:rPr>
          <w:rFonts w:ascii="Times New Roman" w:hAnsi="Times New Roman" w:cs="Times New Roman"/>
          <w:sz w:val="24"/>
          <w:szCs w:val="24"/>
        </w:rPr>
        <w:t xml:space="preserve">Example countries that have contiguous areas of high overlap among scenarios are </w:t>
      </w:r>
      <w:commentRangeStart w:id="15"/>
      <w:r w:rsidR="00727A86">
        <w:rPr>
          <w:rFonts w:ascii="Times New Roman" w:hAnsi="Times New Roman" w:cs="Times New Roman"/>
          <w:sz w:val="24"/>
          <w:szCs w:val="24"/>
        </w:rPr>
        <w:t>Canada (</w:t>
      </w:r>
      <w:commentRangeStart w:id="16"/>
      <w:commentRangeStart w:id="17"/>
      <w:commentRangeStart w:id="18"/>
      <w:r w:rsidR="00727A86">
        <w:rPr>
          <w:rFonts w:ascii="Times New Roman" w:hAnsi="Times New Roman" w:cs="Times New Roman"/>
          <w:sz w:val="24"/>
          <w:szCs w:val="24"/>
        </w:rPr>
        <w:t>Yukon Territory</w:t>
      </w:r>
      <w:commentRangeEnd w:id="16"/>
      <w:r>
        <w:rPr>
          <w:rStyle w:val="CommentReference"/>
        </w:rPr>
        <w:commentReference w:id="16"/>
      </w:r>
      <w:commentRangeEnd w:id="17"/>
      <w:r w:rsidR="00AF2531">
        <w:rPr>
          <w:rStyle w:val="CommentReference"/>
        </w:rPr>
        <w:commentReference w:id="17"/>
      </w:r>
      <w:commentRangeEnd w:id="18"/>
      <w:r w:rsidR="009B7AA9">
        <w:rPr>
          <w:rStyle w:val="CommentReference"/>
        </w:rPr>
        <w:commentReference w:id="18"/>
      </w:r>
      <w:r w:rsidR="00727A86">
        <w:rPr>
          <w:rFonts w:ascii="Times New Roman" w:hAnsi="Times New Roman" w:cs="Times New Roman"/>
          <w:sz w:val="24"/>
          <w:szCs w:val="24"/>
        </w:rPr>
        <w:t xml:space="preserve">), Egypt, Finland, Kazakhstan and Peru (Figure </w:t>
      </w:r>
      <w:commentRangeStart w:id="19"/>
      <w:commentRangeStart w:id="20"/>
      <w:r w:rsidR="00727A86">
        <w:rPr>
          <w:rFonts w:ascii="Times New Roman" w:hAnsi="Times New Roman" w:cs="Times New Roman"/>
          <w:sz w:val="24"/>
          <w:szCs w:val="24"/>
        </w:rPr>
        <w:t>S4</w:t>
      </w:r>
      <w:commentRangeEnd w:id="19"/>
      <w:r w:rsidR="00C67FDF">
        <w:rPr>
          <w:rStyle w:val="CommentReference"/>
        </w:rPr>
        <w:commentReference w:id="19"/>
      </w:r>
      <w:commentRangeEnd w:id="20"/>
      <w:r w:rsidR="00100122">
        <w:rPr>
          <w:rStyle w:val="CommentReference"/>
        </w:rPr>
        <w:commentReference w:id="20"/>
      </w:r>
      <w:r w:rsidR="00727A86">
        <w:rPr>
          <w:rFonts w:ascii="Times New Roman" w:hAnsi="Times New Roman" w:cs="Times New Roman"/>
          <w:sz w:val="24"/>
          <w:szCs w:val="24"/>
        </w:rPr>
        <w:t xml:space="preserve">). </w:t>
      </w:r>
      <w:commentRangeEnd w:id="15"/>
      <w:r w:rsidR="00727A86">
        <w:rPr>
          <w:rStyle w:val="CommentReference"/>
        </w:rPr>
        <w:commentReference w:id="15"/>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w:t>
      </w:r>
      <w:r w:rsidR="00727A86">
        <w:rPr>
          <w:rFonts w:ascii="Times New Roman" w:hAnsi="Times New Roman" w:cs="Times New Roman"/>
          <w:sz w:val="24"/>
          <w:szCs w:val="24"/>
        </w:rPr>
        <w:lastRenderedPageBreak/>
        <w:t>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09FB8B6E" w:rsidR="00CF18C5" w:rsidRDefault="00101C4A" w:rsidP="00DA001F">
      <w:pPr>
        <w:keepNext/>
        <w:spacing w:line="480" w:lineRule="auto"/>
        <w:ind w:firstLine="720"/>
        <w:rPr>
          <w:rFonts w:ascii="Times New Roman" w:hAnsi="Times New Roman" w:cs="Times New Roman"/>
          <w:sz w:val="24"/>
          <w:szCs w:val="24"/>
        </w:rPr>
      </w:pPr>
      <w:del w:id="21" w:author="Joe Bennett" w:date="2020-08-11T13:41:00Z">
        <w:r w:rsidDel="008C4B16">
          <w:rPr>
            <w:rFonts w:ascii="Times New Roman" w:hAnsi="Times New Roman" w:cs="Times New Roman"/>
            <w:sz w:val="24"/>
            <w:szCs w:val="24"/>
          </w:rPr>
          <w:delText>Despite relatively similar overall extent, areas requiring protection to meet the 30% target varied among scenarios.</w:delText>
        </w:r>
        <w:r w:rsidR="00DA001F" w:rsidDel="008C4B16">
          <w:rPr>
            <w:rFonts w:ascii="Times New Roman" w:hAnsi="Times New Roman" w:cs="Times New Roman"/>
            <w:sz w:val="24"/>
            <w:szCs w:val="24"/>
          </w:rPr>
          <w:delText xml:space="preserve"> </w:delText>
        </w:r>
        <w:r w:rsidR="0019514C" w:rsidDel="008C4B16">
          <w:rPr>
            <w:rFonts w:ascii="Times New Roman" w:hAnsi="Times New Roman" w:cs="Times New Roman"/>
            <w:sz w:val="24"/>
            <w:szCs w:val="24"/>
          </w:rPr>
          <w:delText>We found substantial variation for some countries</w:delText>
        </w:r>
        <w:r w:rsidR="00DA001F" w:rsidDel="008C4B16">
          <w:rPr>
            <w:rFonts w:ascii="Times New Roman" w:hAnsi="Times New Roman" w:cs="Times New Roman"/>
            <w:sz w:val="24"/>
            <w:szCs w:val="24"/>
          </w:rPr>
          <w:delText>, but not others,</w:delText>
        </w:r>
        <w:r w:rsidR="0019514C" w:rsidDel="008C4B16">
          <w:rPr>
            <w:rFonts w:ascii="Times New Roman" w:hAnsi="Times New Roman" w:cs="Times New Roman"/>
            <w:sz w:val="24"/>
            <w:szCs w:val="24"/>
          </w:rPr>
          <w:delText xml:space="preserve"> in</w:delText>
        </w:r>
      </w:del>
      <w:ins w:id="22" w:author="Joe Bennett" w:date="2020-08-11T13:41:00Z">
        <w:r w:rsidR="008C4B16">
          <w:rPr>
            <w:rFonts w:ascii="Times New Roman" w:hAnsi="Times New Roman" w:cs="Times New Roman"/>
            <w:sz w:val="24"/>
            <w:szCs w:val="24"/>
          </w:rPr>
          <w:t xml:space="preserve">However, we found substantial variation in </w:t>
        </w:r>
      </w:ins>
      <w:ins w:id="23" w:author="Joe Bennett" w:date="2020-08-11T13:42:00Z">
        <w:r w:rsidR="008C4B16">
          <w:rPr>
            <w:rFonts w:ascii="Times New Roman" w:hAnsi="Times New Roman" w:cs="Times New Roman"/>
            <w:sz w:val="24"/>
            <w:szCs w:val="24"/>
          </w:rPr>
          <w:t xml:space="preserve">some </w:t>
        </w:r>
      </w:ins>
      <w:ins w:id="24" w:author="Joe Bennett" w:date="2020-08-11T13:41:00Z">
        <w:del w:id="25" w:author="Buxton,Rachel" w:date="2020-08-18T14:51:00Z">
          <w:r w:rsidR="008C4B16" w:rsidDel="0027239D">
            <w:rPr>
              <w:rFonts w:ascii="Times New Roman" w:hAnsi="Times New Roman" w:cs="Times New Roman"/>
              <w:sz w:val="24"/>
              <w:szCs w:val="24"/>
            </w:rPr>
            <w:delText xml:space="preserve">other </w:delText>
          </w:r>
        </w:del>
        <w:r w:rsidR="008C4B16">
          <w:rPr>
            <w:rFonts w:ascii="Times New Roman" w:hAnsi="Times New Roman" w:cs="Times New Roman"/>
            <w:sz w:val="24"/>
            <w:szCs w:val="24"/>
          </w:rPr>
          <w:t>countries in</w:t>
        </w:r>
      </w:ins>
      <w:r w:rsidR="0019514C">
        <w:rPr>
          <w:rFonts w:ascii="Times New Roman" w:hAnsi="Times New Roman" w:cs="Times New Roman"/>
          <w:sz w:val="24"/>
          <w:szCs w:val="24"/>
        </w:rPr>
        <w:t xml:space="preserve"> area requiring protection between risk and baseline scenarios</w:t>
      </w:r>
      <w:r>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del w:id="26" w:author="Joe Bennett" w:date="2020-08-11T13:42:00Z">
        <w:r w:rsidR="005E4779" w:rsidDel="008C4B16">
          <w:rPr>
            <w:rFonts w:ascii="Times New Roman" w:hAnsi="Times New Roman" w:cs="Times New Roman"/>
            <w:sz w:val="24"/>
            <w:szCs w:val="24"/>
          </w:rPr>
          <w:delText xml:space="preserve">, where </w:delText>
        </w:r>
      </w:del>
      <w:ins w:id="27" w:author="Joe Bennett" w:date="2020-08-11T13:42:00Z">
        <w:r w:rsidR="008C4B16">
          <w:rPr>
            <w:rFonts w:ascii="Times New Roman" w:hAnsi="Times New Roman" w:cs="Times New Roman"/>
            <w:sz w:val="24"/>
            <w:szCs w:val="24"/>
          </w:rPr>
          <w:t>.</w:t>
        </w:r>
      </w:ins>
      <w:del w:id="28" w:author="Joe Bennett" w:date="2020-08-11T13:42:00Z">
        <w:r w:rsidR="005E4779" w:rsidDel="008C4B16">
          <w:rPr>
            <w:rFonts w:ascii="Times New Roman" w:hAnsi="Times New Roman" w:cs="Times New Roman"/>
            <w:sz w:val="24"/>
            <w:szCs w:val="24"/>
          </w:rPr>
          <w:delText xml:space="preserve">countries </w:delText>
        </w:r>
      </w:del>
      <w:ins w:id="29" w:author="Joe Bennett" w:date="2020-08-11T13:42:00Z">
        <w:r w:rsidR="008C4B16">
          <w:rPr>
            <w:rFonts w:ascii="Times New Roman" w:hAnsi="Times New Roman" w:cs="Times New Roman"/>
            <w:sz w:val="24"/>
            <w:szCs w:val="24"/>
          </w:rPr>
          <w:t xml:space="preserve">Countries </w:t>
        </w:r>
      </w:ins>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30"/>
      <w:del w:id="31" w:author="Joe Bennett" w:date="2020-08-11T13:43:00Z">
        <w:r w:rsidR="00E21F96" w:rsidDel="008C4B16">
          <w:rPr>
            <w:rFonts w:ascii="Times New Roman" w:hAnsi="Times New Roman" w:cs="Times New Roman"/>
            <w:sz w:val="24"/>
            <w:szCs w:val="24"/>
          </w:rPr>
          <w:delText>Thus, risk is connected across jurisdictions, where</w:delText>
        </w:r>
      </w:del>
      <w:del w:id="32"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30"/>
      <w:r w:rsidR="0027239D">
        <w:rPr>
          <w:rStyle w:val="CommentReference"/>
        </w:rPr>
        <w:commentReference w:id="30"/>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w:t>
      </w:r>
      <w:del w:id="33" w:author="Joe Bennett" w:date="2020-08-11T13:44:00Z">
        <w:r w:rsidR="00163DE7" w:rsidDel="008C4B16">
          <w:rPr>
            <w:rFonts w:ascii="Times New Roman" w:hAnsi="Times New Roman" w:cs="Times New Roman"/>
            <w:sz w:val="24"/>
            <w:szCs w:val="24"/>
          </w:rPr>
          <w:delText xml:space="preserve">would </w:delText>
        </w:r>
      </w:del>
      <w:r w:rsidR="00163DE7">
        <w:rPr>
          <w:rFonts w:ascii="Times New Roman" w:hAnsi="Times New Roman" w:cs="Times New Roman"/>
          <w:sz w:val="24"/>
          <w:szCs w:val="24"/>
        </w:rPr>
        <w:t>le</w:t>
      </w:r>
      <w:del w:id="34" w:author="Joe Bennett" w:date="2020-08-11T13:44:00Z">
        <w:r w:rsidR="00163DE7" w:rsidDel="008C4B16">
          <w:rPr>
            <w:rFonts w:ascii="Times New Roman" w:hAnsi="Times New Roman" w:cs="Times New Roman"/>
            <w:sz w:val="24"/>
            <w:szCs w:val="24"/>
          </w:rPr>
          <w:delText>a</w:delText>
        </w:r>
      </w:del>
      <w:r w:rsidR="00163DE7">
        <w:rPr>
          <w:rFonts w:ascii="Times New Roman" w:hAnsi="Times New Roman" w:cs="Times New Roman"/>
          <w:sz w:val="24"/>
          <w:szCs w:val="24"/>
        </w:rPr>
        <w:t xml:space="preserv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XX.Y and YY.Z%</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35"/>
      <w:commentRangeStart w:id="36"/>
      <w:r w:rsidR="00805A3F">
        <w:rPr>
          <w:rFonts w:ascii="Times New Roman" w:hAnsi="Times New Roman" w:cs="Times New Roman"/>
          <w:sz w:val="24"/>
          <w:szCs w:val="24"/>
        </w:rPr>
        <w:t>Arabia</w:t>
      </w:r>
      <w:commentRangeEnd w:id="35"/>
      <w:r w:rsidR="009F75B7">
        <w:rPr>
          <w:rStyle w:val="CommentReference"/>
        </w:rPr>
        <w:commentReference w:id="35"/>
      </w:r>
      <w:commentRangeEnd w:id="36"/>
      <w:r w:rsidR="008C4B16">
        <w:rPr>
          <w:rStyle w:val="CommentReference"/>
        </w:rPr>
        <w:commentReference w:id="36"/>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37" w:author="Joseph Bennett" w:date="2020-04-14T08:35:00Z"/>
          <w:rFonts w:ascii="Times New Roman" w:hAnsi="Times New Roman" w:cs="Times New Roman"/>
          <w:b/>
          <w:bCs/>
          <w:sz w:val="24"/>
          <w:szCs w:val="24"/>
        </w:rPr>
      </w:pPr>
      <w:commentRangeStart w:id="38"/>
      <w:commentRangeStart w:id="39"/>
      <w:commentRangeStart w:id="40"/>
      <w:commentRangeStart w:id="41"/>
      <w:commentRangeStart w:id="42"/>
      <w:commentRangeStart w:id="43"/>
      <w:commentRangeStart w:id="44"/>
      <w:commentRangeStart w:id="45"/>
      <w:del w:id="46" w:author="Joseph Bennett" w:date="2020-04-14T08:35:00Z">
        <w:r w:rsidRPr="003C0EE9" w:rsidDel="00DF7F0C">
          <w:rPr>
            <w:rFonts w:ascii="Times New Roman" w:hAnsi="Times New Roman" w:cs="Times New Roman"/>
            <w:b/>
            <w:bCs/>
            <w:sz w:val="24"/>
            <w:szCs w:val="24"/>
          </w:rPr>
          <w:delText>Results</w:delText>
        </w:r>
        <w:commentRangeEnd w:id="38"/>
        <w:r w:rsidDel="00DF7F0C">
          <w:rPr>
            <w:rStyle w:val="CommentReference"/>
          </w:rPr>
          <w:commentReference w:id="38"/>
        </w:r>
      </w:del>
      <w:commentRangeEnd w:id="39"/>
      <w:r>
        <w:rPr>
          <w:rStyle w:val="CommentReference"/>
        </w:rPr>
        <w:commentReference w:id="39"/>
      </w:r>
      <w:commentRangeEnd w:id="40"/>
      <w:r>
        <w:rPr>
          <w:rStyle w:val="CommentReference"/>
        </w:rPr>
        <w:commentReference w:id="40"/>
      </w:r>
      <w:commentRangeEnd w:id="41"/>
      <w:r>
        <w:rPr>
          <w:rStyle w:val="CommentReference"/>
        </w:rPr>
        <w:commentReference w:id="41"/>
      </w:r>
      <w:commentRangeEnd w:id="42"/>
      <w:r>
        <w:rPr>
          <w:rStyle w:val="CommentReference"/>
        </w:rPr>
        <w:commentReference w:id="42"/>
      </w:r>
      <w:commentRangeEnd w:id="43"/>
      <w:r>
        <w:rPr>
          <w:rStyle w:val="CommentReference"/>
        </w:rPr>
        <w:commentReference w:id="43"/>
      </w:r>
      <w:commentRangeEnd w:id="44"/>
      <w:r>
        <w:rPr>
          <w:rStyle w:val="CommentReference"/>
        </w:rPr>
        <w:commentReference w:id="44"/>
      </w:r>
      <w:commentRangeEnd w:id="45"/>
      <w:r w:rsidR="00A4026F">
        <w:rPr>
          <w:rStyle w:val="CommentReference"/>
        </w:rPr>
        <w:commentReference w:id="45"/>
      </w:r>
    </w:p>
    <w:p w14:paraId="445ABDA4" w14:textId="3BB6399E"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commentRangeStart w:id="47"/>
      <w:r w:rsidR="0058173B">
        <w:rPr>
          <w:rFonts w:ascii="Times New Roman" w:hAnsi="Times New Roman" w:cs="Times New Roman"/>
          <w:sz w:val="24"/>
          <w:szCs w:val="24"/>
        </w:rPr>
        <w:t>For wide-ranging or migratory species whose range</w:t>
      </w:r>
      <w:ins w:id="48" w:author="Joe Bennett" w:date="2020-08-11T20:17:00Z">
        <w:r w:rsidR="00B54ED5">
          <w:rPr>
            <w:rFonts w:ascii="Times New Roman" w:hAnsi="Times New Roman" w:cs="Times New Roman"/>
            <w:sz w:val="24"/>
            <w:szCs w:val="24"/>
          </w:rPr>
          <w:t>s</w:t>
        </w:r>
      </w:ins>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w:t>
      </w:r>
      <w:commentRangeEnd w:id="47"/>
      <w:r w:rsidR="00B54ED5">
        <w:rPr>
          <w:rStyle w:val="CommentReference"/>
        </w:rPr>
        <w:commentReference w:id="47"/>
      </w:r>
      <w:r w:rsidR="00AE77B6">
        <w:rPr>
          <w:rFonts w:ascii="Times New Roman" w:hAnsi="Times New Roman" w:cs="Times New Roman"/>
          <w:sz w:val="24"/>
          <w:szCs w:val="24"/>
        </w:rPr>
        <w:t>Given high and endemic biodiversity, and homogeneity of risk, these countries will require high rates of protection</w:t>
      </w:r>
      <w:del w:id="49" w:author="Joe Bennett" w:date="2020-08-11T20:19:00Z">
        <w:r w:rsidR="00AE77B6" w:rsidDel="00B54ED5">
          <w:rPr>
            <w:rFonts w:ascii="Times New Roman" w:hAnsi="Times New Roman" w:cs="Times New Roman"/>
            <w:sz w:val="24"/>
            <w:szCs w:val="24"/>
          </w:rPr>
          <w:delText>, regardless</w:delText>
        </w:r>
      </w:del>
      <w:r w:rsidR="00AE77B6">
        <w:rPr>
          <w:rFonts w:ascii="Times New Roman" w:hAnsi="Times New Roman" w:cs="Times New Roman"/>
          <w:sz w:val="24"/>
          <w:szCs w:val="24"/>
        </w:rPr>
        <w:t xml:space="preserve">. Moreover, some countries closer to reaching the </w:t>
      </w:r>
      <w:commentRangeStart w:id="50"/>
      <w:ins w:id="51" w:author="Joe Bennett" w:date="2020-08-11T20:20:00Z">
        <w:r w:rsidR="00B54ED5">
          <w:rPr>
            <w:rFonts w:ascii="Times New Roman" w:hAnsi="Times New Roman" w:cs="Times New Roman"/>
            <w:sz w:val="24"/>
            <w:szCs w:val="24"/>
          </w:rPr>
          <w:t>CBD’s</w:t>
        </w:r>
        <w:commentRangeEnd w:id="50"/>
        <w:r w:rsidR="00B54ED5">
          <w:rPr>
            <w:rStyle w:val="CommentReference"/>
          </w:rPr>
          <w:commentReference w:id="50"/>
        </w:r>
        <w:r w:rsidR="00B54ED5">
          <w:rPr>
            <w:rFonts w:ascii="Times New Roman" w:hAnsi="Times New Roman" w:cs="Times New Roman"/>
            <w:sz w:val="24"/>
            <w:szCs w:val="24"/>
          </w:rPr>
          <w:t xml:space="preserve"> </w:t>
        </w:r>
      </w:ins>
      <w:r w:rsidR="00AE77B6">
        <w:rPr>
          <w:rFonts w:ascii="Times New Roman" w:hAnsi="Times New Roman" w:cs="Times New Roman"/>
          <w:sz w:val="24"/>
          <w:szCs w:val="24"/>
        </w:rPr>
        <w:t xml:space="preserve">30% </w:t>
      </w:r>
      <w:ins w:id="52" w:author="Joe Bennett" w:date="2020-08-11T20:20:00Z">
        <w:r w:rsidR="00B54ED5">
          <w:rPr>
            <w:rFonts w:ascii="Times New Roman" w:hAnsi="Times New Roman" w:cs="Times New Roman"/>
            <w:sz w:val="24"/>
            <w:szCs w:val="24"/>
          </w:rPr>
          <w:t xml:space="preserve">land area </w:t>
        </w:r>
      </w:ins>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 xml:space="preserve">where pressure from cropland conversion in tropical protected areas has increased to similar rates outside protected </w:t>
      </w:r>
      <w:commentRangeStart w:id="53"/>
      <w:r w:rsidR="00C27116">
        <w:rPr>
          <w:rFonts w:ascii="Times New Roman" w:hAnsi="Times New Roman" w:cs="Times New Roman"/>
          <w:sz w:val="24"/>
          <w:szCs w:val="24"/>
        </w:rPr>
        <w:t>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commentRangeEnd w:id="53"/>
      <w:r w:rsidR="00B54ED5">
        <w:rPr>
          <w:rStyle w:val="CommentReference"/>
        </w:rPr>
        <w:commentReference w:id="53"/>
      </w:r>
      <w:r w:rsidR="00C27116">
        <w:rPr>
          <w:rFonts w:ascii="Times New Roman" w:hAnsi="Times New Roman" w:cs="Times New Roman"/>
          <w:sz w:val="24"/>
          <w:szCs w:val="24"/>
        </w:rPr>
        <w:t>.</w:t>
      </w:r>
    </w:p>
    <w:p w14:paraId="2E5DFBEA" w14:textId="0DB927C5" w:rsidR="00DF7F0C" w:rsidRDefault="008921E1" w:rsidP="00CA5AB1">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in biome representation across scenarios (Figure 3). </w:t>
      </w:r>
      <w:r w:rsidRPr="001459A1">
        <w:rPr>
          <w:rFonts w:ascii="Times New Roman" w:hAnsi="Times New Roman" w:cs="Times New Roman"/>
          <w:sz w:val="24"/>
          <w:szCs w:val="24"/>
        </w:rPr>
        <w:t xml:space="preserve">The most pronounced variation was for temperate conifer forests with a total variation of 9.1% of biome area, ranging from </w:t>
      </w:r>
      <w:commentRangeStart w:id="54"/>
      <w:r w:rsidRPr="001459A1">
        <w:rPr>
          <w:rFonts w:ascii="Times New Roman" w:hAnsi="Times New Roman" w:cs="Times New Roman"/>
          <w:sz w:val="24"/>
          <w:szCs w:val="24"/>
        </w:rPr>
        <w:t xml:space="preserve">31.8% for the baseline scenario, to 39.5% for </w:t>
      </w:r>
      <w:commentRangeEnd w:id="54"/>
      <w:r w:rsidR="00753412">
        <w:rPr>
          <w:rStyle w:val="CommentReference"/>
        </w:rPr>
        <w:commentReference w:id="54"/>
      </w:r>
      <w:r w:rsidRPr="001459A1">
        <w:rPr>
          <w:rFonts w:ascii="Times New Roman" w:hAnsi="Times New Roman" w:cs="Times New Roman"/>
          <w:sz w:val="24"/>
          <w:szCs w:val="24"/>
        </w:rPr>
        <w:t xml:space="preserve">the scenario incorporating governance and land use constraints. Mangroves had the second highest total variation of 6.5%, ranging from 36.8% of the biome areas for the scenario only considering governance constraints, to 43.2% for the </w:t>
      </w:r>
      <w:r w:rsidRPr="001459A1">
        <w:rPr>
          <w:rFonts w:ascii="Times New Roman" w:hAnsi="Times New Roman" w:cs="Times New Roman"/>
          <w:sz w:val="24"/>
          <w:szCs w:val="24"/>
        </w:rPr>
        <w:lastRenderedPageBreak/>
        <w:t xml:space="preserve">scenario only considering the land use constraint. </w:t>
      </w:r>
      <w:r w:rsidR="00753412">
        <w:rPr>
          <w:rFonts w:ascii="Times New Roman" w:hAnsi="Times New Roman" w:cs="Times New Roman"/>
          <w:sz w:val="24"/>
          <w:szCs w:val="24"/>
        </w:rPr>
        <w:t>Both temperate conifer forests and mangroves are relatively small biomes</w:t>
      </w:r>
      <w:r w:rsidR="00153646">
        <w:rPr>
          <w:rFonts w:ascii="Times New Roman" w:hAnsi="Times New Roman" w:cs="Times New Roman"/>
          <w:sz w:val="24"/>
          <w:szCs w:val="24"/>
        </w:rPr>
        <w:t xml:space="preserve"> and both are highly threatened by land-use and climate </w:t>
      </w:r>
      <w:commentRangeStart w:id="55"/>
      <w:r w:rsidR="00153646">
        <w:rPr>
          <w:rFonts w:ascii="Times New Roman" w:hAnsi="Times New Roman" w:cs="Times New Roman"/>
          <w:sz w:val="24"/>
          <w:szCs w:val="24"/>
        </w:rPr>
        <w:t>change</w:t>
      </w:r>
      <w:commentRangeEnd w:id="55"/>
      <w:r w:rsidR="00153646">
        <w:rPr>
          <w:rStyle w:val="CommentReference"/>
        </w:rPr>
        <w:commentReference w:id="55"/>
      </w:r>
      <w:r w:rsidR="00310424">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{"citationID":"mATL9WLW","properties":{"formattedCitation":"\\super 30,31\\nosupersub{}","plainCitation":"30,31","noteIndex":0},"citationItems":[{"id":2783,"uris":["http://zotero.org/users/878981/items/X282ES6G"],"uri":["http://zotero.org/users/878981/items/X282ES6G"],"itemData":{"id":2783,"type":"article-journal","container-title":"Science","issue":"5834","page":"41–42","source":"Google Scholar","title":"A world without mangroves?","volume":"317","author":[{"family":"Duke","given":"Norman C."},{"family":"Meynecke","given":"Jan-Olaf"},{"family":"Dittmann","given":"Sabine"},{"family":"Ellison","given":"Aaron M."},{"family":"Anger","given":"Klaus"},{"family":"Berger","given":"Uta"},{"family":"Cannicci","given":"Stefano"},{"family":"Diele","given":"Karen"},{"family":"Ewel","given":"Katherine C."},{"family":"Field","given":"Colin D."}],"issued":{"date-parts":[["2007"]]}}},{"id":2785,"uris":["http://zotero.org/users/878981/items/UGEHBUYS"],"uri":["http://zotero.org/users/878981/items/UGEHBUYS"],"itemData":{"id":2785,"type":"article-journal","container-title":"Frontiers in Ecology and the Environment","issue":"5","note":"publisher: Wiley Online Library","page":"265–272","source":"Google Scholar","title":"Interval squeeze: altered fire regimes and demographic responses interact to threaten woody species persistence as climate changes","title-short":"Interval squeeze","volume":"13","author":[{"family":"Enright","given":"Neal J."},{"family":"Fontaine","given":"Joseph B."},{"family":"Bowman","given":"David MJS"},{"family":"Bradstock","given":"Ross A."},{"family":"Williams","given":"Richard J."}],"issued":{"date-parts":[["2015"]]}}}],"schema":"https://github.com/citation-style-language/schema/raw/master/csl-citation.json"} </w:instrText>
      </w:r>
      <w:r w:rsidR="00310424">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30,31</w:t>
      </w:r>
      <w:r w:rsidR="00310424">
        <w:rPr>
          <w:rFonts w:ascii="Times New Roman" w:hAnsi="Times New Roman" w:cs="Times New Roman"/>
          <w:sz w:val="24"/>
          <w:szCs w:val="24"/>
        </w:rPr>
        <w:fldChar w:fldCharType="end"/>
      </w:r>
      <w:r w:rsidR="00153646">
        <w:rPr>
          <w:rFonts w:ascii="Times New Roman" w:hAnsi="Times New Roman" w:cs="Times New Roman"/>
          <w:sz w:val="24"/>
          <w:szCs w:val="24"/>
        </w:rPr>
        <w:t>.</w:t>
      </w:r>
      <w:r w:rsidRPr="001459A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AC5458" w14:textId="48622085" w:rsidR="00CA5AB1" w:rsidRPr="00CA5AB1" w:rsidRDefault="00CA5AB1" w:rsidP="00CA5AB1">
      <w:pPr>
        <w:keepNext/>
        <w:spacing w:line="480" w:lineRule="auto"/>
        <w:ind w:firstLine="720"/>
        <w:rPr>
          <w:ins w:id="56" w:author="Joseph Bennett" w:date="2020-04-14T08:35:00Z"/>
          <w:rFonts w:ascii="Times New Roman" w:hAnsi="Times New Roman" w:cs="Times New Roman"/>
          <w:b/>
          <w:sz w:val="24"/>
          <w:szCs w:val="24"/>
        </w:rPr>
      </w:pPr>
      <w:commentRangeStart w:id="57"/>
      <w:r w:rsidRPr="00CA5AB1">
        <w:rPr>
          <w:rFonts w:ascii="Times New Roman" w:hAnsi="Times New Roman" w:cs="Times New Roman"/>
          <w:b/>
          <w:sz w:val="24"/>
          <w:szCs w:val="24"/>
        </w:rPr>
        <w:t>Conclusion</w:t>
      </w:r>
      <w:commentRangeEnd w:id="57"/>
      <w:r w:rsidR="00095B42">
        <w:rPr>
          <w:rStyle w:val="CommentReference"/>
        </w:rPr>
        <w:commentReference w:id="57"/>
      </w:r>
    </w:p>
    <w:p w14:paraId="0AB7E68F" w14:textId="58BA1D93" w:rsidR="0053396D" w:rsidRDefault="00B15588"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del w:id="58" w:author="Joe Bennett" w:date="2020-08-12T06:45:00Z">
        <w:r w:rsidR="00CA5AB1" w:rsidDel="000E207F">
          <w:rPr>
            <w:rFonts w:ascii="Times New Roman" w:hAnsi="Times New Roman" w:cs="Times New Roman"/>
            <w:sz w:val="24"/>
            <w:szCs w:val="24"/>
          </w:rPr>
          <w:delText>to</w:delText>
        </w:r>
        <w:r w:rsidR="0058173B" w:rsidDel="000E207F">
          <w:rPr>
            <w:rFonts w:ascii="Times New Roman" w:hAnsi="Times New Roman" w:cs="Times New Roman"/>
            <w:sz w:val="24"/>
            <w:szCs w:val="24"/>
          </w:rPr>
          <w:delText xml:space="preserve"> </w:delText>
        </w:r>
      </w:del>
      <w:ins w:id="59" w:author="Joe Bennett" w:date="2020-08-12T06:45:00Z">
        <w:r w:rsidR="000E207F">
          <w:rPr>
            <w:rFonts w:ascii="Times New Roman" w:hAnsi="Times New Roman" w:cs="Times New Roman"/>
            <w:sz w:val="24"/>
            <w:szCs w:val="24"/>
          </w:rPr>
          <w:t xml:space="preserve">and </w:t>
        </w:r>
      </w:ins>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Pr>
          <w:rFonts w:ascii="Times New Roman" w:hAnsi="Times New Roman" w:cs="Times New Roman"/>
          <w:sz w:val="24"/>
          <w:szCs w:val="24"/>
        </w:rPr>
        <w:t xml:space="preserve"> different metrics</w:t>
      </w:r>
      <w:ins w:id="60" w:author="Joe Bennett" w:date="2020-08-12T07:03:00Z">
        <w:r w:rsidR="00165966">
          <w:rPr>
            <w:rFonts w:ascii="Times New Roman" w:hAnsi="Times New Roman" w:cs="Times New Roman"/>
            <w:sz w:val="24"/>
            <w:szCs w:val="24"/>
          </w:rPr>
          <w:t>,</w:t>
        </w:r>
        <w:commentRangeStart w:id="61"/>
        <w:r w:rsidR="00165966">
          <w:rPr>
            <w:rFonts w:ascii="Times New Roman" w:hAnsi="Times New Roman" w:cs="Times New Roman"/>
            <w:sz w:val="24"/>
            <w:szCs w:val="24"/>
          </w:rPr>
          <w:t xml:space="preserve"> examining </w:t>
        </w:r>
      </w:ins>
      <w:ins w:id="62" w:author="Joe Bennett" w:date="2020-08-12T07:04:00Z">
        <w:r w:rsidR="00165966">
          <w:rPr>
            <w:rFonts w:ascii="Times New Roman" w:hAnsi="Times New Roman" w:cs="Times New Roman"/>
            <w:sz w:val="24"/>
            <w:szCs w:val="24"/>
          </w:rPr>
          <w:t>the influence of each metric according to its assumed relative importance</w:t>
        </w:r>
        <w:commentRangeEnd w:id="61"/>
        <w:r w:rsidR="00165966">
          <w:rPr>
            <w:rStyle w:val="CommentReference"/>
          </w:rPr>
          <w:commentReference w:id="61"/>
        </w:r>
      </w:ins>
      <w:r>
        <w:rPr>
          <w:rFonts w:ascii="Times New Roman" w:hAnsi="Times New Roman" w:cs="Times New Roman"/>
          <w:sz w:val="24"/>
          <w:szCs w:val="24"/>
        </w:rPr>
        <w:t xml:space="preserve">. </w:t>
      </w:r>
      <w:del w:id="63" w:author="Joe Bennett" w:date="2020-08-12T06:49:00Z">
        <w:r w:rsidR="00CC24E1" w:rsidDel="000E207F">
          <w:rPr>
            <w:rFonts w:ascii="Times New Roman" w:hAnsi="Times New Roman" w:cs="Times New Roman"/>
            <w:sz w:val="24"/>
            <w:szCs w:val="24"/>
          </w:rPr>
          <w:delText xml:space="preserve">It is also important to note that </w:delText>
        </w:r>
        <w:r w:rsidR="0014008B" w:rsidDel="000E207F">
          <w:rPr>
            <w:rFonts w:ascii="Times New Roman" w:eastAsia="Arial" w:hAnsi="Times New Roman" w:cs="Times New Roman"/>
            <w:color w:val="000000"/>
            <w:sz w:val="24"/>
            <w:szCs w:val="24"/>
          </w:rPr>
          <w:delText>[</w:delText>
        </w:r>
        <w:commentRangeStart w:id="64"/>
        <w:commentRangeStart w:id="65"/>
        <w:commentRangeStart w:id="66"/>
        <w:commentRangeStart w:id="67"/>
        <w:commentRangeStart w:id="68"/>
        <w:r w:rsidR="0014008B" w:rsidRPr="009200A4" w:rsidDel="000E207F">
          <w:rPr>
            <w:rFonts w:ascii="Times New Roman" w:eastAsia="Arial" w:hAnsi="Times New Roman" w:cs="Times New Roman"/>
            <w:color w:val="000000"/>
            <w:sz w:val="24"/>
            <w:szCs w:val="24"/>
            <w:highlight w:val="yellow"/>
          </w:rPr>
          <w:delText>2 SENTENCES ON WHAT PREVIOUS ANALYSES HAVE DONE? SOME HAVE CONSIDERED EACH OF THESE THINGS SEPARATELY, NONE HAVE CONSIDERED ALLTOGETHER</w:delText>
        </w:r>
        <w:commentRangeEnd w:id="64"/>
        <w:r w:rsidR="00C40F58" w:rsidDel="000E207F">
          <w:rPr>
            <w:rStyle w:val="CommentReference"/>
          </w:rPr>
          <w:commentReference w:id="64"/>
        </w:r>
        <w:commentRangeEnd w:id="65"/>
        <w:r w:rsidR="005E7560" w:rsidDel="000E207F">
          <w:rPr>
            <w:rStyle w:val="CommentReference"/>
          </w:rPr>
          <w:commentReference w:id="65"/>
        </w:r>
        <w:commentRangeEnd w:id="66"/>
        <w:r w:rsidR="00131DB0" w:rsidDel="000E207F">
          <w:rPr>
            <w:rStyle w:val="CommentReference"/>
          </w:rPr>
          <w:commentReference w:id="66"/>
        </w:r>
      </w:del>
      <w:commentRangeEnd w:id="67"/>
      <w:r w:rsidR="000E207F">
        <w:rPr>
          <w:rStyle w:val="CommentReference"/>
        </w:rPr>
        <w:commentReference w:id="67"/>
      </w:r>
      <w:commentRangeEnd w:id="68"/>
      <w:r w:rsidR="00165966">
        <w:rPr>
          <w:rStyle w:val="CommentReference"/>
        </w:rPr>
        <w:commentReference w:id="68"/>
      </w:r>
      <w:del w:id="69" w:author="Joe Bennett" w:date="2020-08-12T06:49:00Z">
        <w:r w:rsidR="0014008B" w:rsidRPr="009200A4" w:rsidDel="000E207F">
          <w:rPr>
            <w:rFonts w:ascii="Times New Roman" w:eastAsia="Arial" w:hAnsi="Times New Roman" w:cs="Times New Roman"/>
            <w:color w:val="000000"/>
            <w:sz w:val="24"/>
            <w:szCs w:val="24"/>
            <w:highlight w:val="yellow"/>
          </w:rPr>
          <w:delText>?]</w:delText>
        </w:r>
      </w:del>
      <w:ins w:id="70" w:author="Joe Bennett" w:date="2020-08-12T06:49:00Z">
        <w:r w:rsidR="000E207F">
          <w:rPr>
            <w:rFonts w:ascii="Times New Roman" w:hAnsi="Times New Roman" w:cs="Times New Roman"/>
            <w:sz w:val="24"/>
            <w:szCs w:val="24"/>
          </w:rPr>
          <w:t xml:space="preserve">Previous work has incorporated risk </w:t>
        </w:r>
      </w:ins>
      <w:ins w:id="71" w:author="Joe Bennett" w:date="2020-08-12T07:01:00Z">
        <w:r w:rsidR="00165966">
          <w:rPr>
            <w:rFonts w:ascii="Times New Roman" w:hAnsi="Times New Roman" w:cs="Times New Roman"/>
            <w:sz w:val="24"/>
            <w:szCs w:val="24"/>
          </w:rPr>
          <w:t xml:space="preserve">factors </w:t>
        </w:r>
      </w:ins>
      <w:ins w:id="72" w:author="Joe Bennett" w:date="2020-08-12T07:00:00Z">
        <w:r w:rsidR="00165966">
          <w:rPr>
            <w:rFonts w:ascii="Times New Roman" w:hAnsi="Times New Roman" w:cs="Times New Roman"/>
            <w:sz w:val="24"/>
            <w:szCs w:val="24"/>
          </w:rPr>
          <w:t>analogous to those we used, including</w:t>
        </w:r>
      </w:ins>
      <w:ins w:id="73" w:author="Joe Bennett" w:date="2020-08-12T06:50:00Z">
        <w:r w:rsidR="000E207F">
          <w:rPr>
            <w:rFonts w:ascii="Times New Roman" w:hAnsi="Times New Roman" w:cs="Times New Roman"/>
            <w:sz w:val="24"/>
            <w:szCs w:val="24"/>
          </w:rPr>
          <w:t xml:space="preserve"> </w:t>
        </w:r>
      </w:ins>
      <w:ins w:id="74" w:author="Joe Bennett" w:date="2020-08-12T06:51:00Z">
        <w:r w:rsidR="000E207F">
          <w:rPr>
            <w:rFonts w:ascii="Times New Roman" w:hAnsi="Times New Roman" w:cs="Times New Roman"/>
            <w:sz w:val="24"/>
            <w:szCs w:val="24"/>
          </w:rPr>
          <w:t xml:space="preserve">governance [citations from above], climate change </w:t>
        </w:r>
      </w:ins>
      <w:ins w:id="75" w:author="Joe Bennett" w:date="2020-08-12T06:53:00Z">
        <w:r w:rsidR="000E207F">
          <w:rPr>
            <w:rFonts w:ascii="Times New Roman" w:hAnsi="Times New Roman" w:cs="Times New Roman"/>
            <w:sz w:val="24"/>
            <w:szCs w:val="24"/>
          </w:rPr>
          <w:t xml:space="preserve">[citations from above] </w:t>
        </w:r>
      </w:ins>
      <w:ins w:id="76" w:author="Joe Bennett" w:date="2020-08-12T06:51:00Z">
        <w:r w:rsidR="000E207F">
          <w:rPr>
            <w:rFonts w:ascii="Times New Roman" w:hAnsi="Times New Roman" w:cs="Times New Roman"/>
            <w:sz w:val="24"/>
            <w:szCs w:val="24"/>
          </w:rPr>
          <w:t>and land-use change</w:t>
        </w:r>
      </w:ins>
      <w:ins w:id="77" w:author="Joe Bennett" w:date="2020-08-12T06:53:00Z">
        <w:r w:rsidR="000E207F">
          <w:rPr>
            <w:rFonts w:ascii="Times New Roman" w:hAnsi="Times New Roman" w:cs="Times New Roman"/>
            <w:sz w:val="24"/>
            <w:szCs w:val="24"/>
          </w:rPr>
          <w:t xml:space="preserve"> [citations]</w:t>
        </w:r>
      </w:ins>
      <w:ins w:id="78" w:author="Joe Bennett" w:date="2020-08-12T10:30:00Z">
        <w:r w:rsidR="00BA0CD3">
          <w:rPr>
            <w:rFonts w:ascii="Times New Roman" w:hAnsi="Times New Roman" w:cs="Times New Roman"/>
            <w:sz w:val="24"/>
            <w:szCs w:val="24"/>
          </w:rPr>
          <w:t xml:space="preserve">, though </w:t>
        </w:r>
      </w:ins>
      <w:ins w:id="79" w:author="Joe Bennett" w:date="2020-08-12T10:31:00Z">
        <w:r w:rsidR="00BA0CD3">
          <w:rPr>
            <w:rFonts w:ascii="Times New Roman" w:hAnsi="Times New Roman" w:cs="Times New Roman"/>
            <w:sz w:val="24"/>
            <w:szCs w:val="24"/>
          </w:rPr>
          <w:t>the combined effects of these factors on conservation priorities has not to our knowledge</w:t>
        </w:r>
      </w:ins>
      <w:ins w:id="80" w:author="Joe Bennett" w:date="2020-08-12T10:32:00Z">
        <w:r w:rsidR="00BA0CD3">
          <w:rPr>
            <w:rFonts w:ascii="Times New Roman" w:hAnsi="Times New Roman" w:cs="Times New Roman"/>
            <w:sz w:val="24"/>
            <w:szCs w:val="24"/>
          </w:rPr>
          <w:t xml:space="preserve"> been explored</w:t>
        </w:r>
      </w:ins>
      <w:ins w:id="81" w:author="Joe Bennett" w:date="2020-08-12T06:50:00Z">
        <w:r w:rsidR="000E207F">
          <w:rPr>
            <w:rFonts w:ascii="Times New Roman" w:hAnsi="Times New Roman" w:cs="Times New Roman"/>
            <w:sz w:val="24"/>
            <w:szCs w:val="24"/>
          </w:rPr>
          <w:t>.</w:t>
        </w:r>
      </w:ins>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del w:id="82" w:author="Joe Bennett" w:date="2020-08-12T10:32:00Z">
        <w:r w:rsidR="0014008B" w:rsidDel="00BA0CD3">
          <w:rPr>
            <w:rFonts w:ascii="Times New Roman" w:eastAsia="Arial" w:hAnsi="Times New Roman" w:cs="Times New Roman"/>
            <w:color w:val="000000"/>
            <w:sz w:val="24"/>
            <w:szCs w:val="24"/>
          </w:rPr>
          <w:delText xml:space="preserve">affect </w:delText>
        </w:r>
      </w:del>
      <w:ins w:id="83" w:author="Joe Bennett" w:date="2020-08-12T10:32:00Z">
        <w:r w:rsidR="00BA0CD3">
          <w:rPr>
            <w:rFonts w:ascii="Times New Roman" w:eastAsia="Arial" w:hAnsi="Times New Roman" w:cs="Times New Roman"/>
            <w:color w:val="000000"/>
            <w:sz w:val="24"/>
            <w:szCs w:val="24"/>
          </w:rPr>
          <w:t xml:space="preserve">alter </w:t>
        </w:r>
      </w:ins>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w:t>
      </w:r>
      <w:del w:id="84" w:author="Joe Bennett" w:date="2020-08-12T10:32:00Z">
        <w:r w:rsidR="0014008B" w:rsidDel="00BA0CD3">
          <w:rPr>
            <w:rFonts w:ascii="Times New Roman" w:eastAsia="Arial" w:hAnsi="Times New Roman" w:cs="Times New Roman"/>
            <w:color w:val="000000"/>
            <w:sz w:val="24"/>
            <w:szCs w:val="24"/>
          </w:rPr>
          <w:delText xml:space="preserve">therefore </w:delText>
        </w:r>
      </w:del>
      <w:r w:rsidR="0014008B">
        <w:rPr>
          <w:rFonts w:ascii="Times New Roman" w:eastAsia="Arial" w:hAnsi="Times New Roman" w:cs="Times New Roman"/>
          <w:color w:val="000000"/>
          <w:sz w:val="24"/>
          <w:szCs w:val="24"/>
        </w:rPr>
        <w:t xml:space="preserve">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w:t>
      </w:r>
      <w:del w:id="85" w:author="Joe Bennett" w:date="2020-08-12T10:33:00Z">
        <w:r w:rsidR="00761873" w:rsidDel="00BA0CD3">
          <w:rPr>
            <w:rFonts w:ascii="Times New Roman" w:eastAsia="Arial" w:hAnsi="Times New Roman" w:cs="Times New Roman"/>
            <w:color w:val="000000"/>
            <w:sz w:val="24"/>
            <w:szCs w:val="24"/>
          </w:rPr>
          <w:delText xml:space="preserve">to </w:delText>
        </w:r>
      </w:del>
      <w:r w:rsidR="00761873">
        <w:rPr>
          <w:rFonts w:ascii="Times New Roman" w:eastAsia="Arial" w:hAnsi="Times New Roman" w:cs="Times New Roman"/>
          <w:color w:val="000000"/>
          <w:sz w:val="24"/>
          <w:szCs w:val="24"/>
        </w:rPr>
        <w:t xml:space="preserve">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0892E567" w:rsidR="00FF2FEB" w:rsidRDefault="007C4F4E" w:rsidP="003067E7">
      <w:pPr>
        <w:spacing w:before="240" w:after="0" w:line="480" w:lineRule="auto"/>
        <w:rPr>
          <w:rFonts w:ascii="Times New Roman" w:eastAsia="Arial" w:hAnsi="Times New Roman" w:cs="Times New Roman"/>
          <w:color w:val="000000"/>
          <w:sz w:val="24"/>
          <w:szCs w:val="24"/>
        </w:rPr>
      </w:pPr>
      <w:commentRangeStart w:id="86"/>
      <w:r>
        <w:rPr>
          <w:rFonts w:ascii="Times New Roman" w:eastAsia="Arial" w:hAnsi="Times New Roman" w:cs="Times New Roman"/>
          <w:color w:val="000000"/>
          <w:sz w:val="24"/>
          <w:szCs w:val="24"/>
        </w:rPr>
        <w:t>Our</w:t>
      </w:r>
      <w:commentRangeEnd w:id="86"/>
      <w:r w:rsidR="00124ECC">
        <w:rPr>
          <w:rStyle w:val="CommentReference"/>
        </w:rPr>
        <w:commentReference w:id="86"/>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del w:id="87" w:author="Joe Bennett" w:date="2020-08-12T10:33:00Z">
        <w:r w:rsidDel="00BA0CD3">
          <w:rPr>
            <w:rFonts w:ascii="Times New Roman" w:eastAsia="Arial" w:hAnsi="Times New Roman" w:cs="Times New Roman"/>
            <w:color w:val="000000"/>
            <w:sz w:val="24"/>
            <w:szCs w:val="24"/>
          </w:rPr>
          <w:delText xml:space="preserve">pressures and uncertainties </w:delText>
        </w:r>
      </w:del>
      <w:ins w:id="88" w:author="Joe Bennett" w:date="2020-08-12T10:33:00Z">
        <w:r w:rsidR="00BA0CD3">
          <w:rPr>
            <w:rFonts w:ascii="Times New Roman" w:eastAsia="Arial" w:hAnsi="Times New Roman" w:cs="Times New Roman"/>
            <w:color w:val="000000"/>
            <w:sz w:val="24"/>
            <w:szCs w:val="24"/>
          </w:rPr>
          <w:t xml:space="preserve">risk factors </w:t>
        </w:r>
      </w:ins>
      <w:r>
        <w:rPr>
          <w:rFonts w:ascii="Times New Roman" w:eastAsia="Arial" w:hAnsi="Times New Roman" w:cs="Times New Roman"/>
          <w:color w:val="000000"/>
          <w:sz w:val="24"/>
          <w:szCs w:val="24"/>
        </w:rPr>
        <w:t xml:space="preserve">can greatly influence conservation decisions, especially in areas where specific </w:t>
      </w:r>
      <w:del w:id="89" w:author="Joe Bennett" w:date="2020-08-12T10:33:00Z">
        <w:r w:rsidDel="00BA0CD3">
          <w:rPr>
            <w:rFonts w:ascii="Times New Roman" w:eastAsia="Arial" w:hAnsi="Times New Roman" w:cs="Times New Roman"/>
            <w:color w:val="000000"/>
            <w:sz w:val="24"/>
            <w:szCs w:val="24"/>
          </w:rPr>
          <w:delText xml:space="preserve">pressures </w:delText>
        </w:r>
      </w:del>
      <w:ins w:id="90" w:author="Joe Bennett" w:date="2020-08-12T10:33:00Z">
        <w:r w:rsidR="00BA0CD3">
          <w:rPr>
            <w:rFonts w:ascii="Times New Roman" w:eastAsia="Arial" w:hAnsi="Times New Roman" w:cs="Times New Roman"/>
            <w:color w:val="000000"/>
            <w:sz w:val="24"/>
            <w:szCs w:val="24"/>
          </w:rPr>
          <w:t xml:space="preserve">factors </w:t>
        </w:r>
      </w:ins>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1613EE7D" w14:textId="4854E1D1" w:rsidR="00B410C9" w:rsidDel="00BA0CD3" w:rsidRDefault="00B410C9" w:rsidP="00CA5AB1">
      <w:pPr>
        <w:spacing w:before="240" w:after="0" w:line="480" w:lineRule="auto"/>
        <w:rPr>
          <w:del w:id="91" w:author="Joe Bennett" w:date="2020-08-12T10:34:00Z"/>
          <w:rFonts w:ascii="Times New Roman" w:hAnsi="Times New Roman" w:cs="Times New Roman"/>
          <w:sz w:val="24"/>
          <w:szCs w:val="24"/>
        </w:rPr>
      </w:pPr>
      <w:del w:id="92" w:author="Joe Bennett" w:date="2020-08-12T10:34:00Z">
        <w:r w:rsidDel="00BA0CD3">
          <w:rPr>
            <w:rFonts w:ascii="Times New Roman" w:hAnsi="Times New Roman" w:cs="Times New Roman"/>
            <w:sz w:val="24"/>
            <w:szCs w:val="24"/>
          </w:rPr>
          <w:lastRenderedPageBreak/>
          <w:delText xml:space="preserve">Range of goals for protected areas, in some cases it may be more beneficial to protect riskier areas than safer </w:delText>
        </w:r>
        <w:commentRangeStart w:id="93"/>
        <w:r w:rsidDel="00BA0CD3">
          <w:rPr>
            <w:rFonts w:ascii="Times New Roman" w:hAnsi="Times New Roman" w:cs="Times New Roman"/>
            <w:sz w:val="24"/>
            <w:szCs w:val="24"/>
          </w:rPr>
          <w:delText>areas</w:delText>
        </w:r>
        <w:r w:rsidR="00B90F36" w:rsidDel="00BA0CD3">
          <w:rPr>
            <w:rFonts w:ascii="Times New Roman" w:hAnsi="Times New Roman" w:cs="Times New Roman"/>
            <w:sz w:val="24"/>
            <w:szCs w:val="24"/>
          </w:rPr>
          <w:fldChar w:fldCharType="begin"/>
        </w:r>
        <w:r w:rsidR="00B90F36" w:rsidDel="00BA0CD3">
          <w:rPr>
            <w:rFonts w:ascii="Times New Roman" w:hAnsi="Times New Roman" w:cs="Times New Roman"/>
            <w:sz w:val="24"/>
            <w:szCs w:val="24"/>
          </w:rPr>
          <w:delInstrText xml:space="preserve"> ADDIN ZOTERO_ITEM CSL_CITATION {"citationID":"HrRjknfa","properties":{"formattedCitation":"\\super 29\\nosupersub{}","plainCitation":"29","noteIndex":0},"citationItems":[{"id":2786,"uris":["http://zotero.org/users/878981/items/WZFGHI7U"],"uri":["http://zotero.org/users/878981/items/WZFGHI7U"],"itemData":{"id":2786,"type":"article-journal","container-title":"Conservation Biology","issue":"6","note":"publisher: Wiley Online Library","page":"1619–1629","source":"Google Scholar","title":"Should we protect the strong or the weak? Risk, resilience, and the selection of marine protected areas","title-short":"Should we protect the strong or the weak?","volume":"22","author":[{"family":"Game","given":"Edward T."},{"family":"McDonald-Madden","given":"E. V. E."},{"family":"Puotinen","given":"Marji L."},{"family":"Possingham","given":"Hugh P."}],"issued":{"date-parts":[["2008"]]}}}],"schema":"https://github.com/citation-style-language/schema/raw/master/csl-citation.json"} </w:delInstrText>
        </w:r>
        <w:r w:rsidR="00B90F36" w:rsidDel="00BA0CD3">
          <w:rPr>
            <w:rFonts w:ascii="Times New Roman" w:hAnsi="Times New Roman" w:cs="Times New Roman"/>
            <w:sz w:val="24"/>
            <w:szCs w:val="24"/>
          </w:rPr>
          <w:fldChar w:fldCharType="separate"/>
        </w:r>
        <w:r w:rsidR="00B90F36" w:rsidRPr="00B90F36" w:rsidDel="00BA0CD3">
          <w:rPr>
            <w:rFonts w:ascii="Times New Roman" w:hAnsi="Times New Roman" w:cs="Times New Roman"/>
            <w:sz w:val="24"/>
            <w:szCs w:val="24"/>
            <w:vertAlign w:val="superscript"/>
          </w:rPr>
          <w:delText>29</w:delText>
        </w:r>
        <w:r w:rsidR="00B90F36" w:rsidDel="00BA0CD3">
          <w:rPr>
            <w:rFonts w:ascii="Times New Roman" w:hAnsi="Times New Roman" w:cs="Times New Roman"/>
            <w:sz w:val="24"/>
            <w:szCs w:val="24"/>
          </w:rPr>
          <w:fldChar w:fldCharType="end"/>
        </w:r>
      </w:del>
      <w:commentRangeEnd w:id="93"/>
      <w:r w:rsidR="00BA0CD3">
        <w:rPr>
          <w:rStyle w:val="CommentReference"/>
        </w:rPr>
        <w:commentReference w:id="93"/>
      </w:r>
      <w:del w:id="94" w:author="Joe Bennett" w:date="2020-08-12T10:34:00Z">
        <w:r w:rsidDel="00BA0CD3">
          <w:rPr>
            <w:rFonts w:ascii="Times New Roman" w:hAnsi="Times New Roman" w:cs="Times New Roman"/>
            <w:sz w:val="24"/>
            <w:szCs w:val="24"/>
          </w:rPr>
          <w:delText>.</w:delText>
        </w:r>
      </w:del>
    </w:p>
    <w:p w14:paraId="51273B13" w14:textId="5C313AAF" w:rsidR="00357294" w:rsidRPr="00B02D09" w:rsidDel="00BA0CD3" w:rsidRDefault="00357294" w:rsidP="003067E7">
      <w:pPr>
        <w:spacing w:before="240" w:after="0" w:line="480" w:lineRule="auto"/>
        <w:rPr>
          <w:del w:id="95" w:author="Joe Bennett" w:date="2020-08-12T10:34:00Z"/>
          <w:rFonts w:ascii="Times New Roman" w:hAnsi="Times New Roman" w:cs="Times New Roman"/>
          <w:b/>
          <w:bCs/>
          <w:sz w:val="24"/>
          <w:szCs w:val="24"/>
        </w:rPr>
      </w:pPr>
      <w:del w:id="96" w:author="Joe Bennett" w:date="2020-08-12T10:34:00Z">
        <w:r w:rsidRPr="00B02D09" w:rsidDel="00BA0CD3">
          <w:rPr>
            <w:rFonts w:ascii="Times New Roman" w:hAnsi="Times New Roman" w:cs="Times New Roman"/>
            <w:b/>
            <w:bCs/>
            <w:sz w:val="24"/>
            <w:szCs w:val="24"/>
          </w:rPr>
          <w:br w:type="page"/>
        </w:r>
      </w:del>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C0C11A0" w14:textId="77777777" w:rsidR="007F7314" w:rsidRPr="007F7314" w:rsidRDefault="00FD4603" w:rsidP="007F731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F7314" w:rsidRPr="007F7314">
        <w:rPr>
          <w:rFonts w:ascii="Times New Roman" w:hAnsi="Times New Roman" w:cs="Times New Roman"/>
        </w:rPr>
        <w:t>1.</w:t>
      </w:r>
      <w:r w:rsidR="007F7314" w:rsidRPr="007F7314">
        <w:rPr>
          <w:rFonts w:ascii="Times New Roman" w:hAnsi="Times New Roman" w:cs="Times New Roman"/>
        </w:rPr>
        <w:tab/>
      </w:r>
      <w:proofErr w:type="spellStart"/>
      <w:r w:rsidR="007F7314" w:rsidRPr="007F7314">
        <w:rPr>
          <w:rFonts w:ascii="Times New Roman" w:hAnsi="Times New Roman" w:cs="Times New Roman"/>
        </w:rPr>
        <w:t>Brondizio</w:t>
      </w:r>
      <w:proofErr w:type="spellEnd"/>
      <w:r w:rsidR="007F7314" w:rsidRPr="007F7314">
        <w:rPr>
          <w:rFonts w:ascii="Times New Roman" w:hAnsi="Times New Roman" w:cs="Times New Roman"/>
        </w:rPr>
        <w:t xml:space="preserve">, E. S., </w:t>
      </w:r>
      <w:proofErr w:type="spellStart"/>
      <w:r w:rsidR="007F7314" w:rsidRPr="007F7314">
        <w:rPr>
          <w:rFonts w:ascii="Times New Roman" w:hAnsi="Times New Roman" w:cs="Times New Roman"/>
        </w:rPr>
        <w:t>Settele</w:t>
      </w:r>
      <w:proofErr w:type="spellEnd"/>
      <w:r w:rsidR="007F7314" w:rsidRPr="007F7314">
        <w:rPr>
          <w:rFonts w:ascii="Times New Roman" w:hAnsi="Times New Roman" w:cs="Times New Roman"/>
        </w:rPr>
        <w:t xml:space="preserve">, J., Díaz, S. &amp; Ngo, H. T. Global assessment report on biodiversity and ecosystem services of the Intergovernmental Science-Policy Platform on Biodiversity and Ecosystem Services. </w:t>
      </w:r>
      <w:r w:rsidR="007F7314" w:rsidRPr="007F7314">
        <w:rPr>
          <w:rFonts w:ascii="Times New Roman" w:hAnsi="Times New Roman" w:cs="Times New Roman"/>
          <w:i/>
          <w:iCs/>
        </w:rPr>
        <w:t>IPBES Secretariat</w:t>
      </w:r>
      <w:r w:rsidR="007F7314" w:rsidRPr="007F7314">
        <w:rPr>
          <w:rFonts w:ascii="Times New Roman" w:hAnsi="Times New Roman" w:cs="Times New Roman"/>
        </w:rPr>
        <w:t xml:space="preserve"> (2019).</w:t>
      </w:r>
    </w:p>
    <w:p w14:paraId="460CEF8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w:t>
      </w:r>
      <w:r w:rsidRPr="007F7314">
        <w:rPr>
          <w:rFonts w:ascii="Times New Roman" w:hAnsi="Times New Roman" w:cs="Times New Roman"/>
        </w:rPr>
        <w:tab/>
        <w:t xml:space="preserve">Rosenberg, K. V. </w:t>
      </w:r>
      <w:r w:rsidRPr="007F7314">
        <w:rPr>
          <w:rFonts w:ascii="Times New Roman" w:hAnsi="Times New Roman" w:cs="Times New Roman"/>
          <w:i/>
          <w:iCs/>
        </w:rPr>
        <w:t>et al.</w:t>
      </w:r>
      <w:r w:rsidRPr="007F7314">
        <w:rPr>
          <w:rFonts w:ascii="Times New Roman" w:hAnsi="Times New Roman" w:cs="Times New Roman"/>
        </w:rPr>
        <w:t xml:space="preserve"> Decline of the North American avifauna.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366</w:t>
      </w:r>
      <w:r w:rsidRPr="007F7314">
        <w:rPr>
          <w:rFonts w:ascii="Times New Roman" w:hAnsi="Times New Roman" w:cs="Times New Roman"/>
        </w:rPr>
        <w:t>, 120–124 (2019).</w:t>
      </w:r>
    </w:p>
    <w:p w14:paraId="794D138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w:t>
      </w:r>
      <w:r w:rsidRPr="007F7314">
        <w:rPr>
          <w:rFonts w:ascii="Times New Roman" w:hAnsi="Times New Roman" w:cs="Times New Roman"/>
        </w:rPr>
        <w:tab/>
        <w:t>Eklund, J. F. &amp; Cabeza-</w:t>
      </w:r>
      <w:proofErr w:type="spellStart"/>
      <w:r w:rsidRPr="007F7314">
        <w:rPr>
          <w:rFonts w:ascii="Times New Roman" w:hAnsi="Times New Roman" w:cs="Times New Roman"/>
        </w:rPr>
        <w:t>Jaimejuan</w:t>
      </w:r>
      <w:proofErr w:type="spellEnd"/>
      <w:r w:rsidRPr="007F7314">
        <w:rPr>
          <w:rFonts w:ascii="Times New Roman" w:hAnsi="Times New Roman" w:cs="Times New Roman"/>
        </w:rPr>
        <w:t xml:space="preserve">, M. D. M. Quality of governance and effectiveness of protected areas: crucial concepts for conservation planning. </w:t>
      </w:r>
      <w:r w:rsidRPr="007F7314">
        <w:rPr>
          <w:rFonts w:ascii="Times New Roman" w:hAnsi="Times New Roman" w:cs="Times New Roman"/>
          <w:i/>
          <w:iCs/>
        </w:rPr>
        <w:t>Annals of the New York Academy of Sciences</w:t>
      </w:r>
      <w:r w:rsidRPr="007F7314">
        <w:rPr>
          <w:rFonts w:ascii="Times New Roman" w:hAnsi="Times New Roman" w:cs="Times New Roman"/>
        </w:rPr>
        <w:t xml:space="preserve"> (2017).</w:t>
      </w:r>
    </w:p>
    <w:p w14:paraId="1CF3494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4.</w:t>
      </w:r>
      <w:r w:rsidRPr="007F7314">
        <w:rPr>
          <w:rFonts w:ascii="Times New Roman" w:hAnsi="Times New Roman" w:cs="Times New Roman"/>
        </w:rPr>
        <w:tab/>
      </w:r>
      <w:proofErr w:type="spellStart"/>
      <w:r w:rsidRPr="007F7314">
        <w:rPr>
          <w:rFonts w:ascii="Times New Roman" w:hAnsi="Times New Roman" w:cs="Times New Roman"/>
        </w:rPr>
        <w:t>Baynham</w:t>
      </w:r>
      <w:proofErr w:type="spellEnd"/>
      <w:r w:rsidRPr="007F7314">
        <w:rPr>
          <w:rFonts w:ascii="Times New Roman" w:hAnsi="Times New Roman" w:cs="Times New Roman"/>
        </w:rPr>
        <w:t xml:space="preserve">-Herd, Z., Amano, T., Sutherland, W. J. &amp; Donald, P. F. Governance explains variation in national responses to the biodiversity crisis. </w:t>
      </w:r>
      <w:r w:rsidRPr="007F7314">
        <w:rPr>
          <w:rFonts w:ascii="Times New Roman" w:hAnsi="Times New Roman" w:cs="Times New Roman"/>
          <w:i/>
          <w:iCs/>
        </w:rPr>
        <w:t>Environmental Conservation</w:t>
      </w:r>
      <w:r w:rsidRPr="007F7314">
        <w:rPr>
          <w:rFonts w:ascii="Times New Roman" w:hAnsi="Times New Roman" w:cs="Times New Roman"/>
        </w:rPr>
        <w:t xml:space="preserve"> </w:t>
      </w:r>
      <w:r w:rsidRPr="007F7314">
        <w:rPr>
          <w:rFonts w:ascii="Times New Roman" w:hAnsi="Times New Roman" w:cs="Times New Roman"/>
          <w:b/>
          <w:bCs/>
        </w:rPr>
        <w:t>45</w:t>
      </w:r>
      <w:r w:rsidRPr="007F7314">
        <w:rPr>
          <w:rFonts w:ascii="Times New Roman" w:hAnsi="Times New Roman" w:cs="Times New Roman"/>
        </w:rPr>
        <w:t>, 407–418 (2018).</w:t>
      </w:r>
    </w:p>
    <w:p w14:paraId="3C4F392E"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5.</w:t>
      </w:r>
      <w:r w:rsidRPr="007F7314">
        <w:rPr>
          <w:rFonts w:ascii="Times New Roman" w:hAnsi="Times New Roman" w:cs="Times New Roman"/>
        </w:rPr>
        <w:tab/>
      </w:r>
      <w:proofErr w:type="spellStart"/>
      <w:r w:rsidRPr="007F7314">
        <w:rPr>
          <w:rFonts w:ascii="Times New Roman" w:hAnsi="Times New Roman" w:cs="Times New Roman"/>
        </w:rPr>
        <w:t>Pouzols</w:t>
      </w:r>
      <w:proofErr w:type="spellEnd"/>
      <w:r w:rsidRPr="007F7314">
        <w:rPr>
          <w:rFonts w:ascii="Times New Roman" w:hAnsi="Times New Roman" w:cs="Times New Roman"/>
        </w:rPr>
        <w:t xml:space="preserve">, F. M. </w:t>
      </w:r>
      <w:r w:rsidRPr="007F7314">
        <w:rPr>
          <w:rFonts w:ascii="Times New Roman" w:hAnsi="Times New Roman" w:cs="Times New Roman"/>
          <w:i/>
          <w:iCs/>
        </w:rPr>
        <w:t>et al.</w:t>
      </w:r>
      <w:r w:rsidRPr="007F7314">
        <w:rPr>
          <w:rFonts w:ascii="Times New Roman" w:hAnsi="Times New Roman" w:cs="Times New Roman"/>
        </w:rPr>
        <w:t xml:space="preserve"> Global protected area expansion is compromised by projected land-use and parochialism.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516</w:t>
      </w:r>
      <w:r w:rsidRPr="007F7314">
        <w:rPr>
          <w:rFonts w:ascii="Times New Roman" w:hAnsi="Times New Roman" w:cs="Times New Roman"/>
        </w:rPr>
        <w:t>, 383–386 (2014).</w:t>
      </w:r>
    </w:p>
    <w:p w14:paraId="4651746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6.</w:t>
      </w:r>
      <w:r w:rsidRPr="007F7314">
        <w:rPr>
          <w:rFonts w:ascii="Times New Roman" w:hAnsi="Times New Roman" w:cs="Times New Roman"/>
        </w:rPr>
        <w:tab/>
        <w:t xml:space="preserve">Hoffmann, S., </w:t>
      </w:r>
      <w:proofErr w:type="spellStart"/>
      <w:r w:rsidRPr="007F7314">
        <w:rPr>
          <w:rFonts w:ascii="Times New Roman" w:hAnsi="Times New Roman" w:cs="Times New Roman"/>
        </w:rPr>
        <w:t>Irl</w:t>
      </w:r>
      <w:proofErr w:type="spellEnd"/>
      <w:r w:rsidRPr="007F7314">
        <w:rPr>
          <w:rFonts w:ascii="Times New Roman" w:hAnsi="Times New Roman" w:cs="Times New Roman"/>
        </w:rPr>
        <w:t xml:space="preserve">, S. D. &amp; </w:t>
      </w:r>
      <w:proofErr w:type="spellStart"/>
      <w:r w:rsidRPr="007F7314">
        <w:rPr>
          <w:rFonts w:ascii="Times New Roman" w:hAnsi="Times New Roman" w:cs="Times New Roman"/>
        </w:rPr>
        <w:t>Beierkuhnlein</w:t>
      </w:r>
      <w:proofErr w:type="spellEnd"/>
      <w:r w:rsidRPr="007F7314">
        <w:rPr>
          <w:rFonts w:ascii="Times New Roman" w:hAnsi="Times New Roman" w:cs="Times New Roman"/>
        </w:rPr>
        <w:t xml:space="preserve">, C. Predicted climate shifts within terrestrial protected areas worldwide.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10</w:t>
      </w:r>
      <w:r w:rsidRPr="007F7314">
        <w:rPr>
          <w:rFonts w:ascii="Times New Roman" w:hAnsi="Times New Roman" w:cs="Times New Roman"/>
        </w:rPr>
        <w:t>, 1–10 (2019).</w:t>
      </w:r>
    </w:p>
    <w:p w14:paraId="3DEA587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7.</w:t>
      </w:r>
      <w:r w:rsidRPr="007F7314">
        <w:rPr>
          <w:rFonts w:ascii="Times New Roman" w:hAnsi="Times New Roman" w:cs="Times New Roman"/>
        </w:rPr>
        <w:tab/>
        <w:t xml:space="preserve">Watson, J. E. M., Dudley, N., </w:t>
      </w:r>
      <w:proofErr w:type="spellStart"/>
      <w:r w:rsidRPr="007F7314">
        <w:rPr>
          <w:rFonts w:ascii="Times New Roman" w:hAnsi="Times New Roman" w:cs="Times New Roman"/>
        </w:rPr>
        <w:t>Segan</w:t>
      </w:r>
      <w:proofErr w:type="spellEnd"/>
      <w:r w:rsidRPr="007F7314">
        <w:rPr>
          <w:rFonts w:ascii="Times New Roman" w:hAnsi="Times New Roman" w:cs="Times New Roman"/>
        </w:rPr>
        <w:t xml:space="preserve">, D. B. &amp; Hockings, M. The performance and potential of protected areas.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515</w:t>
      </w:r>
      <w:r w:rsidRPr="007F7314">
        <w:rPr>
          <w:rFonts w:ascii="Times New Roman" w:hAnsi="Times New Roman" w:cs="Times New Roman"/>
        </w:rPr>
        <w:t>, 67–73 (2014).</w:t>
      </w:r>
    </w:p>
    <w:p w14:paraId="6250EC6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8.</w:t>
      </w:r>
      <w:r w:rsidRPr="007F7314">
        <w:rPr>
          <w:rFonts w:ascii="Times New Roman" w:hAnsi="Times New Roman" w:cs="Times New Roman"/>
        </w:rPr>
        <w:tab/>
        <w:t>Zero draft of the post-2020 global biodiversity framework.</w:t>
      </w:r>
    </w:p>
    <w:p w14:paraId="5589179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9.</w:t>
      </w:r>
      <w:r w:rsidRPr="007F7314">
        <w:rPr>
          <w:rFonts w:ascii="Times New Roman" w:hAnsi="Times New Roman" w:cs="Times New Roman"/>
        </w:rPr>
        <w:tab/>
        <w:t xml:space="preserve">Brooks, T. M. </w:t>
      </w:r>
      <w:r w:rsidRPr="007F7314">
        <w:rPr>
          <w:rFonts w:ascii="Times New Roman" w:hAnsi="Times New Roman" w:cs="Times New Roman"/>
          <w:i/>
          <w:iCs/>
        </w:rPr>
        <w:t>et al.</w:t>
      </w:r>
      <w:r w:rsidRPr="007F7314">
        <w:rPr>
          <w:rFonts w:ascii="Times New Roman" w:hAnsi="Times New Roman" w:cs="Times New Roman"/>
        </w:rPr>
        <w:t xml:space="preserve"> Global biodiversity conservation priorities.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313</w:t>
      </w:r>
      <w:r w:rsidRPr="007F7314">
        <w:rPr>
          <w:rFonts w:ascii="Times New Roman" w:hAnsi="Times New Roman" w:cs="Times New Roman"/>
        </w:rPr>
        <w:t>, 58–61 (2006).</w:t>
      </w:r>
    </w:p>
    <w:p w14:paraId="075AA0E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10.</w:t>
      </w:r>
      <w:r w:rsidRPr="007F7314">
        <w:rPr>
          <w:rFonts w:ascii="Times New Roman" w:hAnsi="Times New Roman" w:cs="Times New Roman"/>
        </w:rPr>
        <w:tab/>
        <w:t xml:space="preserve">Venter, O. </w:t>
      </w:r>
      <w:r w:rsidRPr="007F7314">
        <w:rPr>
          <w:rFonts w:ascii="Times New Roman" w:hAnsi="Times New Roman" w:cs="Times New Roman"/>
          <w:i/>
          <w:iCs/>
        </w:rPr>
        <w:t>et al.</w:t>
      </w:r>
      <w:r w:rsidRPr="007F7314">
        <w:rPr>
          <w:rFonts w:ascii="Times New Roman" w:hAnsi="Times New Roman" w:cs="Times New Roman"/>
        </w:rPr>
        <w:t xml:space="preserve"> Targeting Global Protected Area Expansion for Imperiled Biodiversity. </w:t>
      </w:r>
      <w:r w:rsidRPr="007F7314">
        <w:rPr>
          <w:rFonts w:ascii="Times New Roman" w:hAnsi="Times New Roman" w:cs="Times New Roman"/>
          <w:i/>
          <w:iCs/>
        </w:rPr>
        <w:t>PLOS Biology</w:t>
      </w:r>
      <w:r w:rsidRPr="007F7314">
        <w:rPr>
          <w:rFonts w:ascii="Times New Roman" w:hAnsi="Times New Roman" w:cs="Times New Roman"/>
        </w:rPr>
        <w:t xml:space="preserve"> </w:t>
      </w:r>
      <w:r w:rsidRPr="007F7314">
        <w:rPr>
          <w:rFonts w:ascii="Times New Roman" w:hAnsi="Times New Roman" w:cs="Times New Roman"/>
          <w:b/>
          <w:bCs/>
        </w:rPr>
        <w:t>12</w:t>
      </w:r>
      <w:r w:rsidRPr="007F7314">
        <w:rPr>
          <w:rFonts w:ascii="Times New Roman" w:hAnsi="Times New Roman" w:cs="Times New Roman"/>
        </w:rPr>
        <w:t>, e1001891 (2014).</w:t>
      </w:r>
    </w:p>
    <w:p w14:paraId="3ADA5A83"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11.</w:t>
      </w:r>
      <w:r w:rsidRPr="007F7314">
        <w:rPr>
          <w:rFonts w:ascii="Times New Roman" w:hAnsi="Times New Roman" w:cs="Times New Roman"/>
        </w:rPr>
        <w:tab/>
        <w:t xml:space="preserve">Miller, D. C., Agrawal, A. &amp; Roberts, J. T. Biodiversity, governance, and the allocation of international aid for conservation.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6</w:t>
      </w:r>
      <w:r w:rsidRPr="007F7314">
        <w:rPr>
          <w:rFonts w:ascii="Times New Roman" w:hAnsi="Times New Roman" w:cs="Times New Roman"/>
        </w:rPr>
        <w:t>, 12–20 (2013).</w:t>
      </w:r>
    </w:p>
    <w:p w14:paraId="65CF22B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12.</w:t>
      </w:r>
      <w:r w:rsidRPr="007F7314">
        <w:rPr>
          <w:rFonts w:ascii="Times New Roman" w:hAnsi="Times New Roman" w:cs="Times New Roman"/>
        </w:rPr>
        <w:tab/>
        <w:t xml:space="preserve">Schulze, K. </w:t>
      </w:r>
      <w:r w:rsidRPr="007F7314">
        <w:rPr>
          <w:rFonts w:ascii="Times New Roman" w:hAnsi="Times New Roman" w:cs="Times New Roman"/>
          <w:i/>
          <w:iCs/>
        </w:rPr>
        <w:t>et al.</w:t>
      </w:r>
      <w:r w:rsidRPr="007F7314">
        <w:rPr>
          <w:rFonts w:ascii="Times New Roman" w:hAnsi="Times New Roman" w:cs="Times New Roman"/>
        </w:rPr>
        <w:t xml:space="preserve"> An assessment of threats to terrestrial protected areas.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11</w:t>
      </w:r>
      <w:r w:rsidRPr="007F7314">
        <w:rPr>
          <w:rFonts w:ascii="Times New Roman" w:hAnsi="Times New Roman" w:cs="Times New Roman"/>
        </w:rPr>
        <w:t>, e12435 (2018).</w:t>
      </w:r>
    </w:p>
    <w:p w14:paraId="5673992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13.</w:t>
      </w:r>
      <w:r w:rsidRPr="007F7314">
        <w:rPr>
          <w:rFonts w:ascii="Times New Roman" w:hAnsi="Times New Roman" w:cs="Times New Roman"/>
        </w:rPr>
        <w:tab/>
      </w:r>
      <w:proofErr w:type="spellStart"/>
      <w:r w:rsidRPr="007F7314">
        <w:rPr>
          <w:rFonts w:ascii="Times New Roman" w:hAnsi="Times New Roman" w:cs="Times New Roman"/>
        </w:rPr>
        <w:t>Tesfaw</w:t>
      </w:r>
      <w:proofErr w:type="spellEnd"/>
      <w:r w:rsidRPr="007F7314">
        <w:rPr>
          <w:rFonts w:ascii="Times New Roman" w:hAnsi="Times New Roman" w:cs="Times New Roman"/>
        </w:rPr>
        <w:t xml:space="preserve">, A. T. </w:t>
      </w:r>
      <w:r w:rsidRPr="007F7314">
        <w:rPr>
          <w:rFonts w:ascii="Times New Roman" w:hAnsi="Times New Roman" w:cs="Times New Roman"/>
          <w:i/>
          <w:iCs/>
        </w:rPr>
        <w:t>et al.</w:t>
      </w:r>
      <w:r w:rsidRPr="007F7314">
        <w:rPr>
          <w:rFonts w:ascii="Times New Roman" w:hAnsi="Times New Roman" w:cs="Times New Roman"/>
        </w:rPr>
        <w:t xml:space="preserve"> Land-use and land-cover change shape the sustainability and impacts of protected areas. </w:t>
      </w:r>
      <w:r w:rsidRPr="007F7314">
        <w:rPr>
          <w:rFonts w:ascii="Times New Roman" w:hAnsi="Times New Roman" w:cs="Times New Roman"/>
          <w:i/>
          <w:iCs/>
        </w:rPr>
        <w:t>Proceedings of the National Academy of Sciences</w:t>
      </w:r>
      <w:r w:rsidRPr="007F7314">
        <w:rPr>
          <w:rFonts w:ascii="Times New Roman" w:hAnsi="Times New Roman" w:cs="Times New Roman"/>
        </w:rPr>
        <w:t xml:space="preserve"> </w:t>
      </w:r>
      <w:r w:rsidRPr="007F7314">
        <w:rPr>
          <w:rFonts w:ascii="Times New Roman" w:hAnsi="Times New Roman" w:cs="Times New Roman"/>
          <w:b/>
          <w:bCs/>
        </w:rPr>
        <w:t>115</w:t>
      </w:r>
      <w:r w:rsidRPr="007F7314">
        <w:rPr>
          <w:rFonts w:ascii="Times New Roman" w:hAnsi="Times New Roman" w:cs="Times New Roman"/>
        </w:rPr>
        <w:t>, 2084–2089 (2018).</w:t>
      </w:r>
    </w:p>
    <w:p w14:paraId="2BC647E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14.</w:t>
      </w:r>
      <w:r w:rsidRPr="007F7314">
        <w:rPr>
          <w:rFonts w:ascii="Times New Roman" w:hAnsi="Times New Roman" w:cs="Times New Roman"/>
        </w:rPr>
        <w:tab/>
        <w:t xml:space="preserve">Maxwell, S. L. </w:t>
      </w:r>
      <w:r w:rsidRPr="007F7314">
        <w:rPr>
          <w:rFonts w:ascii="Times New Roman" w:hAnsi="Times New Roman" w:cs="Times New Roman"/>
          <w:i/>
          <w:iCs/>
        </w:rPr>
        <w:t>et al.</w:t>
      </w:r>
      <w:r w:rsidRPr="007F7314">
        <w:rPr>
          <w:rFonts w:ascii="Times New Roman" w:hAnsi="Times New Roman" w:cs="Times New Roman"/>
        </w:rPr>
        <w:t xml:space="preserve"> Conservation implications of ecological responses to extreme weather and climate events. </w:t>
      </w:r>
      <w:r w:rsidRPr="007F7314">
        <w:rPr>
          <w:rFonts w:ascii="Times New Roman" w:hAnsi="Times New Roman" w:cs="Times New Roman"/>
          <w:i/>
          <w:iCs/>
        </w:rPr>
        <w:t>Diversity and Distributions</w:t>
      </w:r>
      <w:r w:rsidRPr="007F7314">
        <w:rPr>
          <w:rFonts w:ascii="Times New Roman" w:hAnsi="Times New Roman" w:cs="Times New Roman"/>
        </w:rPr>
        <w:t xml:space="preserve"> </w:t>
      </w:r>
      <w:r w:rsidRPr="007F7314">
        <w:rPr>
          <w:rFonts w:ascii="Times New Roman" w:hAnsi="Times New Roman" w:cs="Times New Roman"/>
          <w:b/>
          <w:bCs/>
        </w:rPr>
        <w:t>25</w:t>
      </w:r>
      <w:r w:rsidRPr="007F7314">
        <w:rPr>
          <w:rFonts w:ascii="Times New Roman" w:hAnsi="Times New Roman" w:cs="Times New Roman"/>
        </w:rPr>
        <w:t>, 613–625 (2019).</w:t>
      </w:r>
    </w:p>
    <w:p w14:paraId="70C041C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15.</w:t>
      </w:r>
      <w:r w:rsidRPr="007F7314">
        <w:rPr>
          <w:rFonts w:ascii="Times New Roman" w:hAnsi="Times New Roman" w:cs="Times New Roman"/>
        </w:rPr>
        <w:tab/>
        <w:t xml:space="preserve">McBride, M. F., Wilson, K. A., Bode, M.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Incorporating the effects of socioeconomic uncertainty into priority setting for conservation investment. </w:t>
      </w:r>
      <w:r w:rsidRPr="007F7314">
        <w:rPr>
          <w:rFonts w:ascii="Times New Roman" w:hAnsi="Times New Roman" w:cs="Times New Roman"/>
          <w:i/>
          <w:iCs/>
        </w:rPr>
        <w:t>Conservation Biology</w:t>
      </w:r>
      <w:r w:rsidRPr="007F7314">
        <w:rPr>
          <w:rFonts w:ascii="Times New Roman" w:hAnsi="Times New Roman" w:cs="Times New Roman"/>
        </w:rPr>
        <w:t xml:space="preserve"> </w:t>
      </w:r>
      <w:r w:rsidRPr="007F7314">
        <w:rPr>
          <w:rFonts w:ascii="Times New Roman" w:hAnsi="Times New Roman" w:cs="Times New Roman"/>
          <w:b/>
          <w:bCs/>
        </w:rPr>
        <w:t>21</w:t>
      </w:r>
      <w:r w:rsidRPr="007F7314">
        <w:rPr>
          <w:rFonts w:ascii="Times New Roman" w:hAnsi="Times New Roman" w:cs="Times New Roman"/>
        </w:rPr>
        <w:t>, 1463–1474 (2007).</w:t>
      </w:r>
    </w:p>
    <w:p w14:paraId="1AA759B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16.</w:t>
      </w:r>
      <w:r w:rsidRPr="007F7314">
        <w:rPr>
          <w:rFonts w:ascii="Times New Roman" w:hAnsi="Times New Roman" w:cs="Times New Roman"/>
        </w:rPr>
        <w:tab/>
        <w:t xml:space="preserve">Kaufmann, D., </w:t>
      </w:r>
      <w:proofErr w:type="spellStart"/>
      <w:r w:rsidRPr="007F7314">
        <w:rPr>
          <w:rFonts w:ascii="Times New Roman" w:hAnsi="Times New Roman" w:cs="Times New Roman"/>
        </w:rPr>
        <w:t>Kraay</w:t>
      </w:r>
      <w:proofErr w:type="spellEnd"/>
      <w:r w:rsidRPr="007F7314">
        <w:rPr>
          <w:rFonts w:ascii="Times New Roman" w:hAnsi="Times New Roman" w:cs="Times New Roman"/>
        </w:rPr>
        <w:t xml:space="preserve">, A. &amp; </w:t>
      </w:r>
      <w:proofErr w:type="spellStart"/>
      <w:r w:rsidRPr="007F7314">
        <w:rPr>
          <w:rFonts w:ascii="Times New Roman" w:hAnsi="Times New Roman" w:cs="Times New Roman"/>
        </w:rPr>
        <w:t>Mastruzzi</w:t>
      </w:r>
      <w:proofErr w:type="spellEnd"/>
      <w:r w:rsidRPr="007F7314">
        <w:rPr>
          <w:rFonts w:ascii="Times New Roman" w:hAnsi="Times New Roman" w:cs="Times New Roman"/>
        </w:rPr>
        <w:t xml:space="preserve">, M. The Worldwide Governance Indicators: Methodology and Analytical Issues1. </w:t>
      </w:r>
      <w:r w:rsidRPr="007F7314">
        <w:rPr>
          <w:rFonts w:ascii="Times New Roman" w:hAnsi="Times New Roman" w:cs="Times New Roman"/>
          <w:i/>
          <w:iCs/>
        </w:rPr>
        <w:t>Hague Journal on the Rule of Law</w:t>
      </w:r>
      <w:r w:rsidRPr="007F7314">
        <w:rPr>
          <w:rFonts w:ascii="Times New Roman" w:hAnsi="Times New Roman" w:cs="Times New Roman"/>
        </w:rPr>
        <w:t xml:space="preserve"> </w:t>
      </w:r>
      <w:r w:rsidRPr="007F7314">
        <w:rPr>
          <w:rFonts w:ascii="Times New Roman" w:hAnsi="Times New Roman" w:cs="Times New Roman"/>
          <w:b/>
          <w:bCs/>
        </w:rPr>
        <w:t>3</w:t>
      </w:r>
      <w:r w:rsidRPr="007F7314">
        <w:rPr>
          <w:rFonts w:ascii="Times New Roman" w:hAnsi="Times New Roman" w:cs="Times New Roman"/>
        </w:rPr>
        <w:t>, 220–246 (2011).</w:t>
      </w:r>
    </w:p>
    <w:p w14:paraId="212A6C3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17.</w:t>
      </w:r>
      <w:r w:rsidRPr="007F7314">
        <w:rPr>
          <w:rFonts w:ascii="Times New Roman" w:hAnsi="Times New Roman" w:cs="Times New Roman"/>
        </w:rPr>
        <w:tab/>
        <w:t xml:space="preserve">Kehoe, L. </w:t>
      </w:r>
      <w:r w:rsidRPr="007F7314">
        <w:rPr>
          <w:rFonts w:ascii="Times New Roman" w:hAnsi="Times New Roman" w:cs="Times New Roman"/>
          <w:i/>
          <w:iCs/>
        </w:rPr>
        <w:t>et al.</w:t>
      </w:r>
      <w:r w:rsidRPr="007F7314">
        <w:rPr>
          <w:rFonts w:ascii="Times New Roman" w:hAnsi="Times New Roman" w:cs="Times New Roman"/>
        </w:rPr>
        <w:t xml:space="preserve"> Biodiversity at risk under future cropland expansion and intensification. </w:t>
      </w:r>
      <w:r w:rsidRPr="007F7314">
        <w:rPr>
          <w:rFonts w:ascii="Times New Roman" w:hAnsi="Times New Roman" w:cs="Times New Roman"/>
          <w:i/>
          <w:iCs/>
        </w:rPr>
        <w:t>Nature Ecology &amp; Evolution</w:t>
      </w:r>
      <w:r w:rsidRPr="007F7314">
        <w:rPr>
          <w:rFonts w:ascii="Times New Roman" w:hAnsi="Times New Roman" w:cs="Times New Roman"/>
        </w:rPr>
        <w:t xml:space="preserve"> </w:t>
      </w:r>
      <w:r w:rsidRPr="007F7314">
        <w:rPr>
          <w:rFonts w:ascii="Times New Roman" w:hAnsi="Times New Roman" w:cs="Times New Roman"/>
          <w:b/>
          <w:bCs/>
        </w:rPr>
        <w:t>1</w:t>
      </w:r>
      <w:r w:rsidRPr="007F7314">
        <w:rPr>
          <w:rFonts w:ascii="Times New Roman" w:hAnsi="Times New Roman" w:cs="Times New Roman"/>
        </w:rPr>
        <w:t>, 1129–1135 (2017).</w:t>
      </w:r>
    </w:p>
    <w:p w14:paraId="738681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18.</w:t>
      </w:r>
      <w:r w:rsidRPr="007F7314">
        <w:rPr>
          <w:rFonts w:ascii="Times New Roman" w:hAnsi="Times New Roman" w:cs="Times New Roman"/>
        </w:rPr>
        <w:tab/>
        <w:t xml:space="preserve">La </w:t>
      </w:r>
      <w:proofErr w:type="spellStart"/>
      <w:r w:rsidRPr="007F7314">
        <w:rPr>
          <w:rFonts w:ascii="Times New Roman" w:hAnsi="Times New Roman" w:cs="Times New Roman"/>
        </w:rPr>
        <w:t>Sorte</w:t>
      </w:r>
      <w:proofErr w:type="spellEnd"/>
      <w:r w:rsidRPr="007F7314">
        <w:rPr>
          <w:rFonts w:ascii="Times New Roman" w:hAnsi="Times New Roman" w:cs="Times New Roman"/>
        </w:rPr>
        <w:t xml:space="preserve">, F. A. &amp; Johnston, A. Global trends in the frequency and duration of temperature extremes across the annual cycle. </w:t>
      </w:r>
      <w:r w:rsidRPr="007F7314">
        <w:rPr>
          <w:rFonts w:ascii="Times New Roman" w:hAnsi="Times New Roman" w:cs="Times New Roman"/>
          <w:i/>
          <w:iCs/>
        </w:rPr>
        <w:t>In review</w:t>
      </w:r>
      <w:r w:rsidRPr="007F7314">
        <w:rPr>
          <w:rFonts w:ascii="Times New Roman" w:hAnsi="Times New Roman" w:cs="Times New Roman"/>
        </w:rPr>
        <w:t>.</w:t>
      </w:r>
    </w:p>
    <w:p w14:paraId="0A32416E"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19.</w:t>
      </w:r>
      <w:r w:rsidRPr="007F7314">
        <w:rPr>
          <w:rFonts w:ascii="Times New Roman" w:hAnsi="Times New Roman" w:cs="Times New Roman"/>
        </w:rPr>
        <w:tab/>
        <w:t xml:space="preserve">Garcia, R. A., Cabeza, M., </w:t>
      </w:r>
      <w:proofErr w:type="spellStart"/>
      <w:r w:rsidRPr="007F7314">
        <w:rPr>
          <w:rFonts w:ascii="Times New Roman" w:hAnsi="Times New Roman" w:cs="Times New Roman"/>
        </w:rPr>
        <w:t>Rahbek</w:t>
      </w:r>
      <w:proofErr w:type="spellEnd"/>
      <w:r w:rsidRPr="007F7314">
        <w:rPr>
          <w:rFonts w:ascii="Times New Roman" w:hAnsi="Times New Roman" w:cs="Times New Roman"/>
        </w:rPr>
        <w:t xml:space="preserve">, C. &amp; Araújo, M. B. Multiple dimensions of climate change and their implications for biodiversity.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344</w:t>
      </w:r>
      <w:r w:rsidRPr="007F7314">
        <w:rPr>
          <w:rFonts w:ascii="Times New Roman" w:hAnsi="Times New Roman" w:cs="Times New Roman"/>
        </w:rPr>
        <w:t>, 1247579 (2014).</w:t>
      </w:r>
    </w:p>
    <w:p w14:paraId="4504C99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20.</w:t>
      </w:r>
      <w:r w:rsidRPr="007F7314">
        <w:rPr>
          <w:rFonts w:ascii="Times New Roman" w:hAnsi="Times New Roman" w:cs="Times New Roman"/>
        </w:rPr>
        <w:tab/>
        <w:t>IUCN. The IUCN Red List of Threatened Species. version 1.18. (2019).</w:t>
      </w:r>
    </w:p>
    <w:p w14:paraId="63B67B4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21.</w:t>
      </w:r>
      <w:r w:rsidRPr="007F7314">
        <w:rPr>
          <w:rFonts w:ascii="Times New Roman" w:hAnsi="Times New Roman" w:cs="Times New Roman"/>
        </w:rPr>
        <w:tab/>
      </w:r>
      <w:proofErr w:type="spellStart"/>
      <w:r w:rsidRPr="007F7314">
        <w:rPr>
          <w:rFonts w:ascii="Times New Roman" w:hAnsi="Times New Roman" w:cs="Times New Roman"/>
        </w:rPr>
        <w:t>Margules</w:t>
      </w:r>
      <w:proofErr w:type="spellEnd"/>
      <w:r w:rsidRPr="007F7314">
        <w:rPr>
          <w:rFonts w:ascii="Times New Roman" w:hAnsi="Times New Roman" w:cs="Times New Roman"/>
        </w:rPr>
        <w:t xml:space="preserve">, C. R. &amp; Pressey, R. L. Systematic conservation planning.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405</w:t>
      </w:r>
      <w:r w:rsidRPr="007F7314">
        <w:rPr>
          <w:rFonts w:ascii="Times New Roman" w:hAnsi="Times New Roman" w:cs="Times New Roman"/>
        </w:rPr>
        <w:t>, 243–53 (2000).</w:t>
      </w:r>
    </w:p>
    <w:p w14:paraId="6AA408F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22.</w:t>
      </w:r>
      <w:r w:rsidRPr="007F7314">
        <w:rPr>
          <w:rFonts w:ascii="Times New Roman" w:hAnsi="Times New Roman" w:cs="Times New Roman"/>
        </w:rPr>
        <w:tab/>
      </w:r>
      <w:proofErr w:type="spellStart"/>
      <w:r w:rsidRPr="007F7314">
        <w:rPr>
          <w:rFonts w:ascii="Times New Roman" w:hAnsi="Times New Roman" w:cs="Times New Roman"/>
        </w:rPr>
        <w:t>Moilanen</w:t>
      </w:r>
      <w:proofErr w:type="spellEnd"/>
      <w:r w:rsidRPr="007F7314">
        <w:rPr>
          <w:rFonts w:ascii="Times New Roman" w:hAnsi="Times New Roman" w:cs="Times New Roman"/>
        </w:rPr>
        <w:t xml:space="preserve">, A., Wilson, K. A.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w:t>
      </w:r>
      <w:r w:rsidRPr="007F7314">
        <w:rPr>
          <w:rFonts w:ascii="Times New Roman" w:hAnsi="Times New Roman" w:cs="Times New Roman"/>
          <w:i/>
          <w:iCs/>
        </w:rPr>
        <w:t>Spatial conservation prioritization: quantitative methods and computational tools</w:t>
      </w:r>
      <w:r w:rsidRPr="007F7314">
        <w:rPr>
          <w:rFonts w:ascii="Times New Roman" w:hAnsi="Times New Roman" w:cs="Times New Roman"/>
        </w:rPr>
        <w:t>. vol. 6 (Oxford University Press Oxford, UK, 2009).</w:t>
      </w:r>
    </w:p>
    <w:p w14:paraId="31F8D21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23.</w:t>
      </w:r>
      <w:r w:rsidRPr="007F7314">
        <w:rPr>
          <w:rFonts w:ascii="Times New Roman" w:hAnsi="Times New Roman" w:cs="Times New Roman"/>
        </w:rPr>
        <w:tab/>
        <w:t xml:space="preserve">Ball, I. R. R.,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P. &amp; Watts, M. E. E. </w:t>
      </w:r>
      <w:proofErr w:type="spellStart"/>
      <w:r w:rsidRPr="007F7314">
        <w:rPr>
          <w:rFonts w:ascii="Times New Roman" w:hAnsi="Times New Roman" w:cs="Times New Roman"/>
        </w:rPr>
        <w:t>Marxan</w:t>
      </w:r>
      <w:proofErr w:type="spellEnd"/>
      <w:r w:rsidRPr="007F7314">
        <w:rPr>
          <w:rFonts w:ascii="Times New Roman" w:hAnsi="Times New Roman" w:cs="Times New Roman"/>
        </w:rPr>
        <w:t xml:space="preserve"> and relatives: Software for spatial conservation prioritisation. in </w:t>
      </w:r>
      <w:r w:rsidRPr="007F7314">
        <w:rPr>
          <w:rFonts w:ascii="Times New Roman" w:hAnsi="Times New Roman" w:cs="Times New Roman"/>
          <w:i/>
          <w:iCs/>
        </w:rPr>
        <w:t>Spatial conservation prioritisation: Quantitative methods and computational tools.</w:t>
      </w:r>
      <w:r w:rsidRPr="007F7314">
        <w:rPr>
          <w:rFonts w:ascii="Times New Roman" w:hAnsi="Times New Roman" w:cs="Times New Roman"/>
        </w:rPr>
        <w:t xml:space="preserve"> (eds. </w:t>
      </w:r>
      <w:proofErr w:type="spellStart"/>
      <w:r w:rsidRPr="007F7314">
        <w:rPr>
          <w:rFonts w:ascii="Times New Roman" w:hAnsi="Times New Roman" w:cs="Times New Roman"/>
        </w:rPr>
        <w:t>Moilanen</w:t>
      </w:r>
      <w:proofErr w:type="spellEnd"/>
      <w:r w:rsidRPr="007F7314">
        <w:rPr>
          <w:rFonts w:ascii="Times New Roman" w:hAnsi="Times New Roman" w:cs="Times New Roman"/>
        </w:rPr>
        <w:t xml:space="preserve">, A., Wilson, K.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H. P.) 185–195 (Oxford University Press, 2009).</w:t>
      </w:r>
    </w:p>
    <w:p w14:paraId="31A04E1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24.</w:t>
      </w:r>
      <w:r w:rsidRPr="007F7314">
        <w:rPr>
          <w:rFonts w:ascii="Times New Roman" w:hAnsi="Times New Roman" w:cs="Times New Roman"/>
        </w:rPr>
        <w:tab/>
        <w:t xml:space="preserve">Deb, K. Multi-objective optimization. in </w:t>
      </w:r>
      <w:r w:rsidRPr="007F7314">
        <w:rPr>
          <w:rFonts w:ascii="Times New Roman" w:hAnsi="Times New Roman" w:cs="Times New Roman"/>
          <w:i/>
          <w:iCs/>
        </w:rPr>
        <w:t>Search methodologies</w:t>
      </w:r>
      <w:r w:rsidRPr="007F7314">
        <w:rPr>
          <w:rFonts w:ascii="Times New Roman" w:hAnsi="Times New Roman" w:cs="Times New Roman"/>
        </w:rPr>
        <w:t xml:space="preserve"> 403–449 (Springer, 2014).</w:t>
      </w:r>
    </w:p>
    <w:p w14:paraId="6DE18A3F"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25.</w:t>
      </w:r>
      <w:r w:rsidRPr="007F7314">
        <w:rPr>
          <w:rFonts w:ascii="Times New Roman" w:hAnsi="Times New Roman" w:cs="Times New Roman"/>
        </w:rPr>
        <w:tab/>
        <w:t xml:space="preserve">Post-2020 Global Biodiversity Framework. </w:t>
      </w:r>
      <w:r w:rsidRPr="007F7314">
        <w:rPr>
          <w:rFonts w:ascii="Times New Roman" w:hAnsi="Times New Roman" w:cs="Times New Roman"/>
          <w:i/>
          <w:iCs/>
        </w:rPr>
        <w:t>IUCN</w:t>
      </w:r>
      <w:r w:rsidRPr="007F7314">
        <w:rPr>
          <w:rFonts w:ascii="Times New Roman" w:hAnsi="Times New Roman" w:cs="Times New Roman"/>
        </w:rPr>
        <w:t xml:space="preserve"> https://www.iucn.org/theme/global-policy/our-work/convention-biological-diversity-cbd/post-2020-global-biodiversity-framework (2018).</w:t>
      </w:r>
    </w:p>
    <w:p w14:paraId="0081795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26.</w:t>
      </w:r>
      <w:r w:rsidRPr="007F7314">
        <w:rPr>
          <w:rFonts w:ascii="Times New Roman" w:hAnsi="Times New Roman" w:cs="Times New Roman"/>
        </w:rPr>
        <w:tab/>
        <w:t xml:space="preserve">Myers, N., Mittermeier, R. A., Mittermeier, C. G., da Fonseca, G. A. B. &amp; Kent, J. Biodiversity hotspots for conservation priorities.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403</w:t>
      </w:r>
      <w:r w:rsidRPr="007F7314">
        <w:rPr>
          <w:rFonts w:ascii="Times New Roman" w:hAnsi="Times New Roman" w:cs="Times New Roman"/>
        </w:rPr>
        <w:t>, 853–858 (2000).</w:t>
      </w:r>
    </w:p>
    <w:p w14:paraId="0217D79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27.</w:t>
      </w:r>
      <w:r w:rsidRPr="007F7314">
        <w:rPr>
          <w:rFonts w:ascii="Times New Roman" w:hAnsi="Times New Roman" w:cs="Times New Roman"/>
        </w:rPr>
        <w:tab/>
      </w:r>
      <w:proofErr w:type="spellStart"/>
      <w:r w:rsidRPr="007F7314">
        <w:rPr>
          <w:rFonts w:ascii="Times New Roman" w:hAnsi="Times New Roman" w:cs="Times New Roman"/>
        </w:rPr>
        <w:t>Dallimer</w:t>
      </w:r>
      <w:proofErr w:type="spellEnd"/>
      <w:r w:rsidRPr="007F7314">
        <w:rPr>
          <w:rFonts w:ascii="Times New Roman" w:hAnsi="Times New Roman" w:cs="Times New Roman"/>
        </w:rPr>
        <w:t xml:space="preserve">, M. &amp; Strange, N. Why socio-political borders and boundaries matter in conservation. </w:t>
      </w:r>
      <w:r w:rsidRPr="007F7314">
        <w:rPr>
          <w:rFonts w:ascii="Times New Roman" w:hAnsi="Times New Roman" w:cs="Times New Roman"/>
          <w:i/>
          <w:iCs/>
        </w:rPr>
        <w:t>Trends in Ecology &amp; Evolution</w:t>
      </w:r>
      <w:r w:rsidRPr="007F7314">
        <w:rPr>
          <w:rFonts w:ascii="Times New Roman" w:hAnsi="Times New Roman" w:cs="Times New Roman"/>
        </w:rPr>
        <w:t xml:space="preserve"> </w:t>
      </w:r>
      <w:r w:rsidRPr="007F7314">
        <w:rPr>
          <w:rFonts w:ascii="Times New Roman" w:hAnsi="Times New Roman" w:cs="Times New Roman"/>
          <w:b/>
          <w:bCs/>
        </w:rPr>
        <w:t>30</w:t>
      </w:r>
      <w:r w:rsidRPr="007F7314">
        <w:rPr>
          <w:rFonts w:ascii="Times New Roman" w:hAnsi="Times New Roman" w:cs="Times New Roman"/>
        </w:rPr>
        <w:t>, 132–139 (2015).</w:t>
      </w:r>
    </w:p>
    <w:p w14:paraId="67B69A6A"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28.</w:t>
      </w:r>
      <w:r w:rsidRPr="007F7314">
        <w:rPr>
          <w:rFonts w:ascii="Times New Roman" w:hAnsi="Times New Roman" w:cs="Times New Roman"/>
        </w:rPr>
        <w:tab/>
        <w:t xml:space="preserve">Miller, R. L., Marsh, H., Benham, C. &amp; Hamann, M. A framework for improving the cross-jurisdictional governance of a marine migratory species. </w:t>
      </w:r>
      <w:r w:rsidRPr="007F7314">
        <w:rPr>
          <w:rFonts w:ascii="Times New Roman" w:hAnsi="Times New Roman" w:cs="Times New Roman"/>
          <w:i/>
          <w:iCs/>
        </w:rPr>
        <w:t>Conservation Science and Practice</w:t>
      </w:r>
      <w:r w:rsidRPr="007F7314">
        <w:rPr>
          <w:rFonts w:ascii="Times New Roman" w:hAnsi="Times New Roman" w:cs="Times New Roman"/>
        </w:rPr>
        <w:t xml:space="preserve"> </w:t>
      </w:r>
      <w:r w:rsidRPr="007F7314">
        <w:rPr>
          <w:rFonts w:ascii="Times New Roman" w:hAnsi="Times New Roman" w:cs="Times New Roman"/>
          <w:b/>
          <w:bCs/>
        </w:rPr>
        <w:t>1</w:t>
      </w:r>
      <w:r w:rsidRPr="007F7314">
        <w:rPr>
          <w:rFonts w:ascii="Times New Roman" w:hAnsi="Times New Roman" w:cs="Times New Roman"/>
        </w:rPr>
        <w:t>, e58 (2019).</w:t>
      </w:r>
    </w:p>
    <w:p w14:paraId="634EC2B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29.</w:t>
      </w:r>
      <w:r w:rsidRPr="007F7314">
        <w:rPr>
          <w:rFonts w:ascii="Times New Roman" w:hAnsi="Times New Roman" w:cs="Times New Roman"/>
        </w:rPr>
        <w:tab/>
      </w:r>
      <w:proofErr w:type="spellStart"/>
      <w:r w:rsidRPr="007F7314">
        <w:rPr>
          <w:rFonts w:ascii="Times New Roman" w:hAnsi="Times New Roman" w:cs="Times New Roman"/>
        </w:rPr>
        <w:t>Geldmann</w:t>
      </w:r>
      <w:proofErr w:type="spellEnd"/>
      <w:r w:rsidRPr="007F7314">
        <w:rPr>
          <w:rFonts w:ascii="Times New Roman" w:hAnsi="Times New Roman" w:cs="Times New Roman"/>
        </w:rPr>
        <w:t xml:space="preserve">, J., </w:t>
      </w:r>
      <w:proofErr w:type="spellStart"/>
      <w:r w:rsidRPr="007F7314">
        <w:rPr>
          <w:rFonts w:ascii="Times New Roman" w:hAnsi="Times New Roman" w:cs="Times New Roman"/>
        </w:rPr>
        <w:t>Manica</w:t>
      </w:r>
      <w:proofErr w:type="spellEnd"/>
      <w:r w:rsidRPr="007F7314">
        <w:rPr>
          <w:rFonts w:ascii="Times New Roman" w:hAnsi="Times New Roman" w:cs="Times New Roman"/>
        </w:rPr>
        <w:t xml:space="preserve">, A., Burgess, N. D., Coad, L. &amp; </w:t>
      </w:r>
      <w:proofErr w:type="spellStart"/>
      <w:r w:rsidRPr="007F7314">
        <w:rPr>
          <w:rFonts w:ascii="Times New Roman" w:hAnsi="Times New Roman" w:cs="Times New Roman"/>
        </w:rPr>
        <w:t>Balmford</w:t>
      </w:r>
      <w:proofErr w:type="spellEnd"/>
      <w:r w:rsidRPr="007F7314">
        <w:rPr>
          <w:rFonts w:ascii="Times New Roman" w:hAnsi="Times New Roman" w:cs="Times New Roman"/>
        </w:rPr>
        <w:t xml:space="preserve">, A. A global-level assessment of the effectiveness of protected areas at resisting anthropogenic pressures. </w:t>
      </w:r>
      <w:r w:rsidRPr="007F7314">
        <w:rPr>
          <w:rFonts w:ascii="Times New Roman" w:hAnsi="Times New Roman" w:cs="Times New Roman"/>
          <w:i/>
          <w:iCs/>
        </w:rPr>
        <w:t>Proceedings of the National Academy of Sciences</w:t>
      </w:r>
      <w:r w:rsidRPr="007F7314">
        <w:rPr>
          <w:rFonts w:ascii="Times New Roman" w:hAnsi="Times New Roman" w:cs="Times New Roman"/>
        </w:rPr>
        <w:t xml:space="preserve"> </w:t>
      </w:r>
      <w:r w:rsidRPr="007F7314">
        <w:rPr>
          <w:rFonts w:ascii="Times New Roman" w:hAnsi="Times New Roman" w:cs="Times New Roman"/>
          <w:b/>
          <w:bCs/>
        </w:rPr>
        <w:t>116</w:t>
      </w:r>
      <w:r w:rsidRPr="007F7314">
        <w:rPr>
          <w:rFonts w:ascii="Times New Roman" w:hAnsi="Times New Roman" w:cs="Times New Roman"/>
        </w:rPr>
        <w:t>, 23209–23215 (2019).</w:t>
      </w:r>
    </w:p>
    <w:p w14:paraId="5F8FB3E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30.</w:t>
      </w:r>
      <w:r w:rsidRPr="007F7314">
        <w:rPr>
          <w:rFonts w:ascii="Times New Roman" w:hAnsi="Times New Roman" w:cs="Times New Roman"/>
        </w:rPr>
        <w:tab/>
        <w:t xml:space="preserve">Duke, N. C. </w:t>
      </w:r>
      <w:r w:rsidRPr="007F7314">
        <w:rPr>
          <w:rFonts w:ascii="Times New Roman" w:hAnsi="Times New Roman" w:cs="Times New Roman"/>
          <w:i/>
          <w:iCs/>
        </w:rPr>
        <w:t>et al.</w:t>
      </w:r>
      <w:r w:rsidRPr="007F7314">
        <w:rPr>
          <w:rFonts w:ascii="Times New Roman" w:hAnsi="Times New Roman" w:cs="Times New Roman"/>
        </w:rPr>
        <w:t xml:space="preserve"> A world without mangroves?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317</w:t>
      </w:r>
      <w:r w:rsidRPr="007F7314">
        <w:rPr>
          <w:rFonts w:ascii="Times New Roman" w:hAnsi="Times New Roman" w:cs="Times New Roman"/>
        </w:rPr>
        <w:t>, 41–42 (2007).</w:t>
      </w:r>
    </w:p>
    <w:p w14:paraId="26F66AB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31.</w:t>
      </w:r>
      <w:r w:rsidRPr="007F7314">
        <w:rPr>
          <w:rFonts w:ascii="Times New Roman" w:hAnsi="Times New Roman" w:cs="Times New Roman"/>
        </w:rPr>
        <w:tab/>
        <w:t xml:space="preserve">Enright, N. J., Fontaine, J. B., Bowman, D. M., Bradstock, R. A. &amp; Williams, R. J. Interval squeeze: altered fire regimes and demographic responses interact to threaten woody species persistence as climate changes. </w:t>
      </w:r>
      <w:r w:rsidRPr="007F7314">
        <w:rPr>
          <w:rFonts w:ascii="Times New Roman" w:hAnsi="Times New Roman" w:cs="Times New Roman"/>
          <w:i/>
          <w:iCs/>
        </w:rPr>
        <w:t>Frontiers in Ecology and the Environment</w:t>
      </w:r>
      <w:r w:rsidRPr="007F7314">
        <w:rPr>
          <w:rFonts w:ascii="Times New Roman" w:hAnsi="Times New Roman" w:cs="Times New Roman"/>
        </w:rPr>
        <w:t xml:space="preserve"> </w:t>
      </w:r>
      <w:r w:rsidRPr="007F7314">
        <w:rPr>
          <w:rFonts w:ascii="Times New Roman" w:hAnsi="Times New Roman" w:cs="Times New Roman"/>
          <w:b/>
          <w:bCs/>
        </w:rPr>
        <w:t>13</w:t>
      </w:r>
      <w:r w:rsidRPr="007F7314">
        <w:rPr>
          <w:rFonts w:ascii="Times New Roman" w:hAnsi="Times New Roman" w:cs="Times New Roman"/>
        </w:rPr>
        <w:t>, 265–272 (2015).</w:t>
      </w:r>
    </w:p>
    <w:p w14:paraId="566872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32.</w:t>
      </w:r>
      <w:r w:rsidRPr="007F7314">
        <w:rPr>
          <w:rFonts w:ascii="Times New Roman" w:hAnsi="Times New Roman" w:cs="Times New Roman"/>
        </w:rPr>
        <w:tab/>
        <w:t xml:space="preserve">Eisenhauer, N., Bonn, A. &amp; A. Guerra, C. Recognizing the quiet extinction of invertebrates.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10</w:t>
      </w:r>
      <w:r w:rsidRPr="007F7314">
        <w:rPr>
          <w:rFonts w:ascii="Times New Roman" w:hAnsi="Times New Roman" w:cs="Times New Roman"/>
        </w:rPr>
        <w:t>, 1–3 (2019).</w:t>
      </w:r>
    </w:p>
    <w:p w14:paraId="000CD6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33.</w:t>
      </w:r>
      <w:r w:rsidRPr="007F7314">
        <w:rPr>
          <w:rFonts w:ascii="Times New Roman" w:hAnsi="Times New Roman" w:cs="Times New Roman"/>
        </w:rPr>
        <w:tab/>
        <w:t xml:space="preserve">Le </w:t>
      </w:r>
      <w:proofErr w:type="spellStart"/>
      <w:r w:rsidRPr="007F7314">
        <w:rPr>
          <w:rFonts w:ascii="Times New Roman" w:hAnsi="Times New Roman" w:cs="Times New Roman"/>
        </w:rPr>
        <w:t>Saout</w:t>
      </w:r>
      <w:proofErr w:type="spellEnd"/>
      <w:r w:rsidRPr="007F7314">
        <w:rPr>
          <w:rFonts w:ascii="Times New Roman" w:hAnsi="Times New Roman" w:cs="Times New Roman"/>
        </w:rPr>
        <w:t xml:space="preserve">, S. </w:t>
      </w:r>
      <w:r w:rsidRPr="007F7314">
        <w:rPr>
          <w:rFonts w:ascii="Times New Roman" w:hAnsi="Times New Roman" w:cs="Times New Roman"/>
          <w:i/>
          <w:iCs/>
        </w:rPr>
        <w:t>et al.</w:t>
      </w:r>
      <w:r w:rsidRPr="007F7314">
        <w:rPr>
          <w:rFonts w:ascii="Times New Roman" w:hAnsi="Times New Roman" w:cs="Times New Roman"/>
        </w:rPr>
        <w:t xml:space="preserve"> Protected areas and effective biodiversity conservation.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342</w:t>
      </w:r>
      <w:r w:rsidRPr="007F7314">
        <w:rPr>
          <w:rFonts w:ascii="Times New Roman" w:hAnsi="Times New Roman" w:cs="Times New Roman"/>
        </w:rPr>
        <w:t>, 803–805 (2013).</w:t>
      </w:r>
    </w:p>
    <w:p w14:paraId="079CD3E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34.</w:t>
      </w:r>
      <w:r w:rsidRPr="007F7314">
        <w:rPr>
          <w:rFonts w:ascii="Times New Roman" w:hAnsi="Times New Roman" w:cs="Times New Roman"/>
        </w:rPr>
        <w:tab/>
        <w:t xml:space="preserve">Butchart, S. H. M. </w:t>
      </w:r>
      <w:r w:rsidRPr="007F7314">
        <w:rPr>
          <w:rFonts w:ascii="Times New Roman" w:hAnsi="Times New Roman" w:cs="Times New Roman"/>
          <w:i/>
          <w:iCs/>
        </w:rPr>
        <w:t>et al.</w:t>
      </w:r>
      <w:r w:rsidRPr="007F7314">
        <w:rPr>
          <w:rFonts w:ascii="Times New Roman" w:hAnsi="Times New Roman" w:cs="Times New Roman"/>
        </w:rPr>
        <w:t xml:space="preserve"> Shortfalls and Solutions for Meeting National and Global Conservation Area Targets.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8</w:t>
      </w:r>
      <w:r w:rsidRPr="007F7314">
        <w:rPr>
          <w:rFonts w:ascii="Times New Roman" w:hAnsi="Times New Roman" w:cs="Times New Roman"/>
        </w:rPr>
        <w:t>, 329–337 (2015).</w:t>
      </w:r>
    </w:p>
    <w:p w14:paraId="267A0E0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35.</w:t>
      </w:r>
      <w:r w:rsidRPr="007F7314">
        <w:rPr>
          <w:rFonts w:ascii="Times New Roman" w:hAnsi="Times New Roman" w:cs="Times New Roman"/>
        </w:rPr>
        <w:tab/>
        <w:t xml:space="preserve">Planet, P. Calculating protected area coverage. </w:t>
      </w:r>
      <w:r w:rsidRPr="007F7314">
        <w:rPr>
          <w:rFonts w:ascii="Times New Roman" w:hAnsi="Times New Roman" w:cs="Times New Roman"/>
          <w:i/>
          <w:iCs/>
        </w:rPr>
        <w:t>Protected Planet</w:t>
      </w:r>
      <w:r w:rsidRPr="007F7314">
        <w:rPr>
          <w:rFonts w:ascii="Times New Roman" w:hAnsi="Times New Roman" w:cs="Times New Roman"/>
        </w:rPr>
        <w:t xml:space="preserve"> https://www.protectedplanet.net/c/calculating-protected-area-coverage.</w:t>
      </w:r>
    </w:p>
    <w:p w14:paraId="3379D4A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36.</w:t>
      </w:r>
      <w:r w:rsidRPr="007F7314">
        <w:rPr>
          <w:rFonts w:ascii="Times New Roman" w:hAnsi="Times New Roman" w:cs="Times New Roman"/>
        </w:rPr>
        <w:tab/>
      </w:r>
      <w:proofErr w:type="spellStart"/>
      <w:r w:rsidRPr="007F7314">
        <w:rPr>
          <w:rFonts w:ascii="Times New Roman" w:hAnsi="Times New Roman" w:cs="Times New Roman"/>
        </w:rPr>
        <w:t>Coetzer</w:t>
      </w:r>
      <w:proofErr w:type="spellEnd"/>
      <w:r w:rsidRPr="007F7314">
        <w:rPr>
          <w:rFonts w:ascii="Times New Roman" w:hAnsi="Times New Roman" w:cs="Times New Roman"/>
        </w:rPr>
        <w:t xml:space="preserve">, K. L., Witkowski, E. T. &amp; Erasmus, B. F. Reviewing B </w:t>
      </w:r>
      <w:proofErr w:type="spellStart"/>
      <w:r w:rsidRPr="007F7314">
        <w:rPr>
          <w:rFonts w:ascii="Times New Roman" w:hAnsi="Times New Roman" w:cs="Times New Roman"/>
        </w:rPr>
        <w:t>iosphere</w:t>
      </w:r>
      <w:proofErr w:type="spellEnd"/>
      <w:r w:rsidRPr="007F7314">
        <w:rPr>
          <w:rFonts w:ascii="Times New Roman" w:hAnsi="Times New Roman" w:cs="Times New Roman"/>
        </w:rPr>
        <w:t xml:space="preserve"> R </w:t>
      </w:r>
      <w:proofErr w:type="spellStart"/>
      <w:r w:rsidRPr="007F7314">
        <w:rPr>
          <w:rFonts w:ascii="Times New Roman" w:hAnsi="Times New Roman" w:cs="Times New Roman"/>
        </w:rPr>
        <w:t>eserves</w:t>
      </w:r>
      <w:proofErr w:type="spellEnd"/>
      <w:r w:rsidRPr="007F7314">
        <w:rPr>
          <w:rFonts w:ascii="Times New Roman" w:hAnsi="Times New Roman" w:cs="Times New Roman"/>
        </w:rPr>
        <w:t xml:space="preserve"> globally: effective conservation action or bureaucratic label? </w:t>
      </w:r>
      <w:r w:rsidRPr="007F7314">
        <w:rPr>
          <w:rFonts w:ascii="Times New Roman" w:hAnsi="Times New Roman" w:cs="Times New Roman"/>
          <w:i/>
          <w:iCs/>
        </w:rPr>
        <w:t>Biological Reviews</w:t>
      </w:r>
      <w:r w:rsidRPr="007F7314">
        <w:rPr>
          <w:rFonts w:ascii="Times New Roman" w:hAnsi="Times New Roman" w:cs="Times New Roman"/>
        </w:rPr>
        <w:t xml:space="preserve"> </w:t>
      </w:r>
      <w:r w:rsidRPr="007F7314">
        <w:rPr>
          <w:rFonts w:ascii="Times New Roman" w:hAnsi="Times New Roman" w:cs="Times New Roman"/>
          <w:b/>
          <w:bCs/>
        </w:rPr>
        <w:t>89</w:t>
      </w:r>
      <w:r w:rsidRPr="007F7314">
        <w:rPr>
          <w:rFonts w:ascii="Times New Roman" w:hAnsi="Times New Roman" w:cs="Times New Roman"/>
        </w:rPr>
        <w:t>, 82–104 (2014).</w:t>
      </w:r>
    </w:p>
    <w:p w14:paraId="63DF8FFC"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37.</w:t>
      </w:r>
      <w:r w:rsidRPr="007F7314">
        <w:rPr>
          <w:rFonts w:ascii="Times New Roman" w:hAnsi="Times New Roman" w:cs="Times New Roman"/>
        </w:rPr>
        <w:tab/>
        <w:t xml:space="preserve">Barnes, M. D. </w:t>
      </w:r>
      <w:r w:rsidRPr="007F7314">
        <w:rPr>
          <w:rFonts w:ascii="Times New Roman" w:hAnsi="Times New Roman" w:cs="Times New Roman"/>
          <w:i/>
          <w:iCs/>
        </w:rPr>
        <w:t>et al.</w:t>
      </w:r>
      <w:r w:rsidRPr="007F7314">
        <w:rPr>
          <w:rFonts w:ascii="Times New Roman" w:hAnsi="Times New Roman" w:cs="Times New Roman"/>
        </w:rPr>
        <w:t xml:space="preserve"> Wildlife population trends in protected areas predicted by national socio-economic metrics and body size.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7</w:t>
      </w:r>
      <w:r w:rsidRPr="007F7314">
        <w:rPr>
          <w:rFonts w:ascii="Times New Roman" w:hAnsi="Times New Roman" w:cs="Times New Roman"/>
        </w:rPr>
        <w:t>, 12747 (2016).</w:t>
      </w:r>
    </w:p>
    <w:p w14:paraId="12A3B2C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38.</w:t>
      </w:r>
      <w:r w:rsidRPr="007F7314">
        <w:rPr>
          <w:rFonts w:ascii="Times New Roman" w:hAnsi="Times New Roman" w:cs="Times New Roman"/>
        </w:rPr>
        <w:tab/>
      </w:r>
      <w:proofErr w:type="spellStart"/>
      <w:r w:rsidRPr="007F7314">
        <w:rPr>
          <w:rFonts w:ascii="Times New Roman" w:hAnsi="Times New Roman" w:cs="Times New Roman"/>
        </w:rPr>
        <w:t>Asselen</w:t>
      </w:r>
      <w:proofErr w:type="spellEnd"/>
      <w:r w:rsidRPr="007F7314">
        <w:rPr>
          <w:rFonts w:ascii="Times New Roman" w:hAnsi="Times New Roman" w:cs="Times New Roman"/>
        </w:rPr>
        <w:t xml:space="preserve">, S. van &amp; </w:t>
      </w:r>
      <w:proofErr w:type="spellStart"/>
      <w:r w:rsidRPr="007F7314">
        <w:rPr>
          <w:rFonts w:ascii="Times New Roman" w:hAnsi="Times New Roman" w:cs="Times New Roman"/>
        </w:rPr>
        <w:t>Verburg</w:t>
      </w:r>
      <w:proofErr w:type="spellEnd"/>
      <w:r w:rsidRPr="007F7314">
        <w:rPr>
          <w:rFonts w:ascii="Times New Roman" w:hAnsi="Times New Roman" w:cs="Times New Roman"/>
        </w:rPr>
        <w:t xml:space="preserve">, P. H. A Land System representation for global assessments and land-use modeling. </w:t>
      </w:r>
      <w:r w:rsidRPr="007F7314">
        <w:rPr>
          <w:rFonts w:ascii="Times New Roman" w:hAnsi="Times New Roman" w:cs="Times New Roman"/>
          <w:i/>
          <w:iCs/>
        </w:rPr>
        <w:t>Global Change Biology</w:t>
      </w:r>
      <w:r w:rsidRPr="007F7314">
        <w:rPr>
          <w:rFonts w:ascii="Times New Roman" w:hAnsi="Times New Roman" w:cs="Times New Roman"/>
        </w:rPr>
        <w:t xml:space="preserve"> </w:t>
      </w:r>
      <w:r w:rsidRPr="007F7314">
        <w:rPr>
          <w:rFonts w:ascii="Times New Roman" w:hAnsi="Times New Roman" w:cs="Times New Roman"/>
          <w:b/>
          <w:bCs/>
        </w:rPr>
        <w:t>18</w:t>
      </w:r>
      <w:r w:rsidRPr="007F7314">
        <w:rPr>
          <w:rFonts w:ascii="Times New Roman" w:hAnsi="Times New Roman" w:cs="Times New Roman"/>
        </w:rPr>
        <w:t>, 3125–3148 (2012).</w:t>
      </w:r>
    </w:p>
    <w:p w14:paraId="2D0E5C4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39.</w:t>
      </w:r>
      <w:r w:rsidRPr="007F7314">
        <w:rPr>
          <w:rFonts w:ascii="Times New Roman" w:hAnsi="Times New Roman" w:cs="Times New Roman"/>
        </w:rPr>
        <w:tab/>
        <w:t xml:space="preserve">Hudson, L. N. </w:t>
      </w:r>
      <w:r w:rsidRPr="007F7314">
        <w:rPr>
          <w:rFonts w:ascii="Times New Roman" w:hAnsi="Times New Roman" w:cs="Times New Roman"/>
          <w:i/>
          <w:iCs/>
        </w:rPr>
        <w:t>et al.</w:t>
      </w:r>
      <w:r w:rsidRPr="007F7314">
        <w:rPr>
          <w:rFonts w:ascii="Times New Roman" w:hAnsi="Times New Roman" w:cs="Times New Roman"/>
        </w:rPr>
        <w:t xml:space="preserve"> The PREDICTS database: a global database of how local terrestrial biodiversity responds to human impacts. </w:t>
      </w:r>
      <w:r w:rsidRPr="007F7314">
        <w:rPr>
          <w:rFonts w:ascii="Times New Roman" w:hAnsi="Times New Roman" w:cs="Times New Roman"/>
          <w:i/>
          <w:iCs/>
        </w:rPr>
        <w:t>Ecology and Evolution</w:t>
      </w:r>
      <w:r w:rsidRPr="007F7314">
        <w:rPr>
          <w:rFonts w:ascii="Times New Roman" w:hAnsi="Times New Roman" w:cs="Times New Roman"/>
        </w:rPr>
        <w:t xml:space="preserve"> </w:t>
      </w:r>
      <w:r w:rsidRPr="007F7314">
        <w:rPr>
          <w:rFonts w:ascii="Times New Roman" w:hAnsi="Times New Roman" w:cs="Times New Roman"/>
          <w:b/>
          <w:bCs/>
        </w:rPr>
        <w:t>4</w:t>
      </w:r>
      <w:r w:rsidRPr="007F7314">
        <w:rPr>
          <w:rFonts w:ascii="Times New Roman" w:hAnsi="Times New Roman" w:cs="Times New Roman"/>
        </w:rPr>
        <w:t>, 4701–4735 (2014).</w:t>
      </w:r>
    </w:p>
    <w:p w14:paraId="1AF6DD6C"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40.</w:t>
      </w:r>
      <w:r w:rsidRPr="007F7314">
        <w:rPr>
          <w:rFonts w:ascii="Times New Roman" w:hAnsi="Times New Roman" w:cs="Times New Roman"/>
        </w:rPr>
        <w:tab/>
        <w:t xml:space="preserve">Newbold, T. </w:t>
      </w:r>
      <w:r w:rsidRPr="007F7314">
        <w:rPr>
          <w:rFonts w:ascii="Times New Roman" w:hAnsi="Times New Roman" w:cs="Times New Roman"/>
          <w:i/>
          <w:iCs/>
        </w:rPr>
        <w:t>et al.</w:t>
      </w:r>
      <w:r w:rsidRPr="007F7314">
        <w:rPr>
          <w:rFonts w:ascii="Times New Roman" w:hAnsi="Times New Roman" w:cs="Times New Roman"/>
        </w:rPr>
        <w:t xml:space="preserve"> Global effects of land use on local terrestrial biodiversity.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520</w:t>
      </w:r>
      <w:r w:rsidRPr="007F7314">
        <w:rPr>
          <w:rFonts w:ascii="Times New Roman" w:hAnsi="Times New Roman" w:cs="Times New Roman"/>
        </w:rPr>
        <w:t>, 45–50 (2015).</w:t>
      </w:r>
    </w:p>
    <w:p w14:paraId="640FEDAF" w14:textId="0F372AE5"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97"/>
      <w:commentRangeStart w:id="98"/>
      <w:r>
        <w:rPr>
          <w:rFonts w:ascii="Times New Roman" w:hAnsi="Times New Roman" w:cs="Times New Roman"/>
          <w:sz w:val="24"/>
          <w:szCs w:val="24"/>
        </w:rPr>
        <w:t>Figure 1: multi-panel individual scenario results</w:t>
      </w:r>
      <w:commentRangeEnd w:id="97"/>
      <w:r w:rsidR="00740E4C">
        <w:rPr>
          <w:rStyle w:val="CommentReference"/>
        </w:rPr>
        <w:commentReference w:id="97"/>
      </w:r>
      <w:commentRangeEnd w:id="98"/>
      <w:r w:rsidR="00916567">
        <w:rPr>
          <w:rStyle w:val="CommentReference"/>
        </w:rPr>
        <w:commentReference w:id="98"/>
      </w:r>
    </w:p>
    <w:p w14:paraId="61F1DE09" w14:textId="2D66EB3C" w:rsidR="00EE6396" w:rsidRDefault="00EE6396" w:rsidP="00BC1C25">
      <w:pPr>
        <w:spacing w:line="480" w:lineRule="auto"/>
        <w:rPr>
          <w:rFonts w:ascii="Times New Roman" w:hAnsi="Times New Roman" w:cs="Times New Roman"/>
          <w:sz w:val="24"/>
          <w:szCs w:val="24"/>
        </w:rPr>
      </w:pPr>
      <w:commentRangeStart w:id="99"/>
      <w:commentRangeStart w:id="100"/>
      <w:commentRangeStart w:id="101"/>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99"/>
      <w:r w:rsidR="00957547">
        <w:rPr>
          <w:rStyle w:val="CommentReference"/>
        </w:rPr>
        <w:commentReference w:id="99"/>
      </w:r>
      <w:commentRangeEnd w:id="100"/>
      <w:r w:rsidR="007778E4">
        <w:rPr>
          <w:rStyle w:val="CommentReference"/>
        </w:rPr>
        <w:commentReference w:id="100"/>
      </w:r>
      <w:commentRangeEnd w:id="101"/>
      <w:r w:rsidR="00245E80">
        <w:rPr>
          <w:rStyle w:val="CommentReference"/>
        </w:rPr>
        <w:commentReference w:id="101"/>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102"/>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102"/>
      <w:r w:rsidR="00651FA5">
        <w:rPr>
          <w:rStyle w:val="CommentReference"/>
        </w:rPr>
        <w:commentReference w:id="102"/>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103"/>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103"/>
      <w:r w:rsidR="00BA0CD3">
        <w:rPr>
          <w:rStyle w:val="CommentReference"/>
        </w:rPr>
        <w:commentReference w:id="103"/>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CAC5887"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w:t>
      </w:r>
      <w:commentRangeStart w:id="104"/>
      <w:r w:rsidRPr="00FC3DD7">
        <w:rPr>
          <w:rFonts w:cs="Times New Roman"/>
          <w:lang w:val="en-CA"/>
        </w:rPr>
        <w:t xml:space="preserve">lists were determined </w:t>
      </w:r>
      <w:r>
        <w:rPr>
          <w:rFonts w:cs="Times New Roman"/>
          <w:lang w:val="en-CA"/>
        </w:rPr>
        <w:t xml:space="preserve">using the </w:t>
      </w:r>
      <w:commentRangeEnd w:id="104"/>
      <w:r w:rsidR="00BA0CD3">
        <w:rPr>
          <w:rStyle w:val="CommentReference"/>
          <w:rFonts w:asciiTheme="minorHAnsi" w:eastAsiaTheme="minorHAnsi" w:hAnsiTheme="minorHAnsi" w:cstheme="minorBidi"/>
          <w:color w:val="auto"/>
          <w:lang w:val="en-CA" w:eastAsia="en-US"/>
        </w:rPr>
        <w:commentReference w:id="104"/>
      </w:r>
      <w:r>
        <w:rPr>
          <w:rFonts w:cs="Times New Roman"/>
          <w:lang w:val="en-CA"/>
        </w:rPr>
        <w:t xml:space="preserve">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{"citationID":"sP0QKTf0","properties":{"formattedCitation":"(Pouzols et al., 2014)","plainCitation":"(Pouzols et al., 2014)","dontUpdate":true,"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2C54D0">
        <w:rPr>
          <w:rFonts w:cs="Times New Roman"/>
          <w:lang w:val="en-CA"/>
        </w:rPr>
        <w:instrText xml:space="preserve"> ADDIN ZOTERO_ITEM CSL_CITATION {"citationID":"OFiODys0","properties":{"formattedCitation":"\\super 32\\nosupersub{}","plainCitation":"32","noteIndex":0},"citationItems":[{"id":2723,"uris":["http://zotero.org/users/878981/items/T9WQJRQ6"],"uri":["http://zotero.org/users/878981/items/T9WQJRQ6"],"itemData":{"id":2723,"type":"article-journal","abstract":"Invertebrates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2C54D0" w:rsidRPr="002C54D0">
        <w:rPr>
          <w:rFonts w:cs="Times New Roman"/>
          <w:vertAlign w:val="superscript"/>
        </w:rPr>
        <w:t>32</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2C54D0">
        <w:rPr>
          <w:rFonts w:cs="Times New Roman"/>
        </w:rPr>
        <w:instrText xml:space="preserve"> ADDIN ZOTERO_ITEM CSL_CITATION {"citationID":"DxwUXTE0","properties":{"formattedCitation":"\\super 33\\nosupersub{}","plainCitation":"33","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2C54D0" w:rsidRPr="002C54D0">
        <w:rPr>
          <w:rFonts w:cs="Times New Roman"/>
          <w:vertAlign w:val="superscript"/>
        </w:rPr>
        <w:t>33</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05" w:name="_Hlk7000483"/>
      <w:r>
        <w:rPr>
          <w:rFonts w:cs="Times New Roman"/>
          <w:lang w:val="en-CA"/>
        </w:rPr>
        <w:t>, thus only focusing on stationary periods of the life cycle of migratory species</w:t>
      </w:r>
      <w:bookmarkEnd w:id="105"/>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06"/>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06"/>
      <w:r w:rsidR="006A29D0">
        <w:rPr>
          <w:rStyle w:val="CommentReference"/>
          <w:rFonts w:asciiTheme="minorHAnsi" w:eastAsiaTheme="minorHAnsi" w:hAnsiTheme="minorHAnsi" w:cstheme="minorBidi"/>
          <w:color w:val="auto"/>
          <w:lang w:val="en-CA" w:eastAsia="en-US"/>
        </w:rPr>
        <w:commentReference w:id="106"/>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49097C9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2C54D0">
        <w:rPr>
          <w:rFonts w:cs="Times New Roman"/>
          <w:lang w:val="en-CA"/>
        </w:rPr>
        <w:instrText xml:space="preserve"> ADDIN ZOTERO_ITEM CSL_CITATION {"citationID":"Y3WTEABm","properties":{"formattedCitation":"\\super 34,35\\nosupersub{}","plainCitation":"34,35","noteIndex":0},"citationItems":[{"id":1022,"uris":["http://zotero.org/users/878981/items/XKKKTZ3F"],"uri":["ht</w:instrText>
      </w:r>
      <w:r w:rsidR="002C54D0">
        <w:rPr>
          <w:rFonts w:cs="Times New Roman" w:hint="eastAsia"/>
          <w:lang w:val="en-CA"/>
        </w:rPr>
        <w:instrText xml:space="preserve">tp://zotero.org/users/878981/items/XKKKTZ3F"],"itemData":{"id":1022,"type":"article-journal","abstract":"Governments have committed to conserving </w:instrText>
      </w:r>
      <w:r w:rsidR="002C54D0">
        <w:rPr>
          <w:rFonts w:cs="Times New Roman" w:hint="eastAsia"/>
          <w:lang w:val="en-CA"/>
        </w:rPr>
        <w:instrText>≥</w:instrText>
      </w:r>
      <w:r w:rsidR="002C54D0">
        <w:rPr>
          <w:rFonts w:cs="Times New Roman" w:hint="eastAsia"/>
          <w:lang w:val="en-CA"/>
        </w:rPr>
        <w:instrText xml:space="preserve">17% of terrestrial and </w:instrText>
      </w:r>
      <w:r w:rsidR="002C54D0">
        <w:rPr>
          <w:rFonts w:cs="Times New Roman" w:hint="eastAsia"/>
          <w:lang w:val="en-CA"/>
        </w:rPr>
        <w:instrText>≥</w:instrText>
      </w:r>
      <w:r w:rsidR="002C54D0">
        <w:rPr>
          <w:rFonts w:cs="Times New Roman" w:hint="eastAsia"/>
          <w:lang w:val="en-CA"/>
        </w:rPr>
        <w:instrText xml:space="preserve">10% of marine environments globally, especially </w:instrText>
      </w:r>
      <w:r w:rsidR="002C54D0">
        <w:rPr>
          <w:rFonts w:cs="Times New Roman" w:hint="eastAsia"/>
          <w:lang w:val="en-CA"/>
        </w:rPr>
        <w:instrText>“</w:instrText>
      </w:r>
      <w:r w:rsidR="002C54D0">
        <w:rPr>
          <w:rFonts w:cs="Times New Roman" w:hint="eastAsia"/>
          <w:lang w:val="en-CA"/>
        </w:rPr>
        <w:instrText xml:space="preserve">areas of particular importance for </w:instrText>
      </w:r>
      <w:r w:rsidR="002C54D0">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2C54D0">
        <w:rPr>
          <w:rFonts w:cs="Times New Roman" w:hint="eastAsia"/>
          <w:lang w:val="en-CA"/>
        </w:rPr>
        <w:instrText>n","given":"Graeme M."},{"family":"Angulo","given":"Ariadne"},{"family":"Balmford","given":"Andrew"},{"family":"Bertzky","given":"Bastian"},{"family":"Brooks","given":"Thomas M."},{"family":"Carpenter","given":"Kent E."},{"family":"Comeros</w:instrText>
      </w:r>
      <w:r w:rsidR="002C54D0">
        <w:rPr>
          <w:rFonts w:cs="Times New Roman" w:hint="eastAsia"/>
          <w:lang w:val="en-CA"/>
        </w:rPr>
        <w:instrText>‐</w:instrText>
      </w:r>
      <w:r w:rsidR="002C54D0">
        <w:rPr>
          <w:rFonts w:cs="Times New Roman" w:hint="eastAsia"/>
          <w:lang w:val="en-CA"/>
        </w:rPr>
        <w:instrText>Raynal","given"</w:instrText>
      </w:r>
      <w:r w:rsidR="002C54D0">
        <w:rPr>
          <w:rFonts w:cs="Times New Roman"/>
          <w:lang w:val="en-CA"/>
        </w:rPr>
        <w:instrText>:"Mia T."},{"family":"Cornell","given":"John"},{"family":"Ficetola","given":"G. Francesco"},{"family":"Fishpool","given":"Lincoln D. C."},{"family":"Fuller","given":"Richard A."},{"family":"Geldmann","given":"Jonas"},{"family":"Harwell","given":"Heather"}</w:instrText>
      </w:r>
      <w:r w:rsidR="002C54D0">
        <w:rPr>
          <w:rFonts w:cs="Times New Roman" w:hint="eastAsia"/>
          <w:lang w:val="en-CA"/>
        </w:rPr>
        <w:instrText>,{"family":"Hilton</w:instrText>
      </w:r>
      <w:r w:rsidR="002C54D0">
        <w:rPr>
          <w:rFonts w:cs="Times New Roman" w:hint="eastAsia"/>
          <w:lang w:val="en-CA"/>
        </w:rPr>
        <w:instrText>‐</w:instrText>
      </w:r>
      <w:r w:rsidR="002C54D0">
        <w:rPr>
          <w:rFonts w:cs="Times New Roman" w:hint="eastAsia"/>
          <w:lang w:val="en-CA"/>
        </w:rPr>
        <w:instrText>Taylor","given":"Craig"},{"family":"Hoffmann","given":"Michael"},{"family":"Joolia","given":"Ackbar"},{"family":"Joppa","given":"Lucas"},{"family":"Kingston","given":"Naomi"},{"family":"May","given":"Ian"},{"family":"Milam","given":"Amy</w:instrText>
      </w:r>
      <w:r w:rsidR="002C54D0">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2C54D0" w:rsidRPr="002C54D0">
        <w:rPr>
          <w:rFonts w:cs="Times New Roman"/>
          <w:vertAlign w:val="superscript"/>
        </w:rPr>
        <w:t>34,35</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2C54D0">
        <w:rPr>
          <w:rFonts w:cs="Times New Roman"/>
          <w:lang w:val="en-CA"/>
        </w:rPr>
        <w:instrText xml:space="preserve"> ADDIN ZOTERO_ITEM CSL_CITATION {"citationID":"sZb95Gs3","properties":{"formattedCitation":"\\super 36\\nosupersub{}","plainCitation":"36","noteIndex":0},"citationItems":[{"id":952,"uris":["http://zotero.org/users/878981/items/LMZRMJZV"],"uri":["http://zotero.org/users/878981/items/LMZRMJZV"],"itemData":{"id":952,"type":"article-journal","container-title":"Biological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2C54D0" w:rsidRPr="002C54D0">
        <w:rPr>
          <w:rFonts w:cs="Times New Roman"/>
          <w:vertAlign w:val="superscript"/>
        </w:rPr>
        <w:t>36</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752C263"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del w:id="107" w:author="Joe Bennett" w:date="2020-08-12T10:44:00Z">
        <w:r w:rsidR="005E00EE" w:rsidDel="00EC2045">
          <w:rPr>
            <w:rFonts w:ascii="Times New Roman" w:hAnsi="Times New Roman" w:cs="Times New Roman"/>
            <w:i/>
            <w:iCs/>
            <w:sz w:val="24"/>
            <w:szCs w:val="24"/>
          </w:rPr>
          <w:delText>pressure</w:delText>
        </w:r>
      </w:del>
      <w:ins w:id="108" w:author="Joe Bennett" w:date="2020-08-12T10:44:00Z">
        <w:r w:rsidR="00EC2045">
          <w:rPr>
            <w:rFonts w:ascii="Times New Roman" w:hAnsi="Times New Roman" w:cs="Times New Roman"/>
            <w:i/>
            <w:iCs/>
            <w:sz w:val="24"/>
            <w:szCs w:val="24"/>
          </w:rPr>
          <w:t>risk</w:t>
        </w:r>
      </w:ins>
    </w:p>
    <w:p w14:paraId="2117FD9E" w14:textId="15929067"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{"citationID":"qt1hbDrp","properties":{"formattedCitation":"\\super 37\\nosupersub{}","plainCitation":"37","noteIndex":0},"citationItems":[{"id":2733,"uris":["http://zotero.org/users/878981/items/PGC3HQEK"],"uri":["http://zotero.org/users/878981/items/PGC3HQEK"],"itemData":{"id":2733,"type":"article-journal","abstract":"Ensuring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37</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164C6ADC"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ins w:id="109" w:author="Joe Bennett" w:date="2020-08-12T10:44:00Z">
        <w:r w:rsidR="00EC2045">
          <w:rPr>
            <w:rFonts w:ascii="Times New Roman" w:hAnsi="Times New Roman" w:cs="Times New Roman"/>
            <w:i/>
            <w:iCs/>
            <w:sz w:val="24"/>
            <w:szCs w:val="24"/>
          </w:rPr>
          <w:t>risk</w:t>
        </w:r>
      </w:ins>
      <w:del w:id="110" w:author="Joe Bennett" w:date="2020-08-12T10:44:00Z">
        <w:r w:rsidR="007C0E8D" w:rsidDel="00EC2045">
          <w:rPr>
            <w:rFonts w:ascii="Times New Roman" w:hAnsi="Times New Roman" w:cs="Times New Roman"/>
            <w:i/>
            <w:iCs/>
            <w:sz w:val="24"/>
            <w:szCs w:val="24"/>
          </w:rPr>
          <w:delText>pressure</w:delText>
        </w:r>
      </w:del>
    </w:p>
    <w:p w14:paraId="32A25EC2" w14:textId="41DDD1AF"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{"citationID":"fELINR94","properties":{"formattedCitation":"\\super 38\\nosupersub{}","plainCitation":"38","noteIndex":0},"citationItems":[{"id":944,"uris":["http://zotero.org/users/878981/items/M7N9GLJK"],"uri":["http://zotero.org/users/878981/items/M7N9GLJK"],"itemData":{"id":944,"type":"article-journal","abstract":"Current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38</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ins w:id="111" w:author="Joe Bennett" w:date="2020-08-12T10:43: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12"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resolution, but makes use of the most recent land-cover and land-use datasets and has a finer resolution of 1</w:t>
      </w:r>
      <w:ins w:id="113" w:author="Joe Bennett" w:date="2020-08-12T10:44: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114"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{"citationID":"sfChOwLU","properties":{"formattedCitation":"\\super 39\\nosupersub{}","plainCitation":"39","noteIndex":0},"citationItems":[{"id":1156,"uris":["http://zotero.org/users/878981/items/W34RX56P"],"uri":["http://zotero.org/users/878981/items/W34RX56P"],"itemData":{"id":1156,"type":"article-journal","container-title":"Ecology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39</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{"citationID":"S8o5ym4e","properties":{"formattedCitation":"\\super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{"citationID":"1kLoSQ9O","properties":{"formattedCitation":"\\super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{"citationID":"icwme02W","properties":{"formattedCitation":"\\super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517C9572"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del w:id="115" w:author="Joe Bennett" w:date="2020-08-12T10:44:00Z">
        <w:r w:rsidR="00D028D0" w:rsidDel="00EC2045">
          <w:rPr>
            <w:rFonts w:ascii="Times New Roman" w:hAnsi="Times New Roman" w:cs="Times New Roman"/>
            <w:i/>
            <w:iCs/>
            <w:sz w:val="24"/>
            <w:szCs w:val="24"/>
          </w:rPr>
          <w:delText>pressure</w:delText>
        </w:r>
        <w:r w:rsidR="00C91083" w:rsidDel="00EC2045">
          <w:rPr>
            <w:rFonts w:ascii="Times New Roman" w:hAnsi="Times New Roman" w:cs="Times New Roman"/>
            <w:i/>
            <w:iCs/>
            <w:sz w:val="24"/>
            <w:szCs w:val="24"/>
          </w:rPr>
          <w:delText xml:space="preserve"> </w:delText>
        </w:r>
      </w:del>
      <w:ins w:id="116" w:author="Joe Bennett" w:date="2020-08-12T10:44:00Z">
        <w:r w:rsidR="00EC2045">
          <w:rPr>
            <w:rFonts w:ascii="Times New Roman" w:hAnsi="Times New Roman" w:cs="Times New Roman"/>
            <w:i/>
            <w:iCs/>
            <w:sz w:val="24"/>
            <w:szCs w:val="24"/>
          </w:rPr>
          <w:t xml:space="preserve">risk </w:t>
        </w:r>
      </w:ins>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4D386C9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del w:id="117" w:author="Joe Bennett" w:date="2020-08-12T10:45:00Z">
        <w:r w:rsidR="006F6771" w:rsidDel="00EC2045">
          <w:rPr>
            <w:rFonts w:ascii="Times New Roman" w:hAnsi="Times New Roman" w:cs="Times New Roman"/>
            <w:sz w:val="24"/>
            <w:szCs w:val="24"/>
          </w:rPr>
          <w:delText xml:space="preserve"> </w:delText>
        </w:r>
      </w:del>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commentRangeStart w:id="118"/>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del w:id="119" w:author="Joe Bennett" w:date="2020-08-12T10:45:00Z">
        <w:r w:rsidR="00972CF8" w:rsidDel="00EC2045">
          <w:rPr>
            <w:rFonts w:ascii="Times New Roman" w:hAnsi="Times New Roman" w:cs="Times New Roman"/>
            <w:sz w:val="24"/>
            <w:szCs w:val="24"/>
          </w:rPr>
          <w:delText xml:space="preserve">are expanding </w:delText>
        </w:r>
      </w:del>
      <w:ins w:id="120" w:author="Joe Bennett" w:date="2020-08-12T10:45:00Z">
        <w:r w:rsidR="00EC2045">
          <w:rPr>
            <w:rFonts w:ascii="Times New Roman" w:hAnsi="Times New Roman" w:cs="Times New Roman"/>
            <w:sz w:val="24"/>
            <w:szCs w:val="24"/>
          </w:rPr>
          <w:t xml:space="preserve">expanded </w:t>
        </w:r>
      </w:ins>
      <w:r w:rsidR="00972CF8">
        <w:rPr>
          <w:rFonts w:ascii="Times New Roman" w:hAnsi="Times New Roman" w:cs="Times New Roman"/>
          <w:sz w:val="24"/>
          <w:szCs w:val="24"/>
        </w:rPr>
        <w:t xml:space="preserve">the formulation to include multiple objectives in the problem formulation. </w:t>
      </w:r>
      <w:commentRangeEnd w:id="118"/>
      <w:r w:rsidR="00EC2045">
        <w:rPr>
          <w:rStyle w:val="CommentReference"/>
        </w:rPr>
        <w:commentReference w:id="118"/>
      </w:r>
      <w:r w:rsidR="00972CF8">
        <w:rPr>
          <w:rFonts w:ascii="Times New Roman" w:hAnsi="Times New Roman" w:cs="Times New Roman"/>
          <w:sz w:val="24"/>
          <w:szCs w:val="24"/>
        </w:rPr>
        <w:t>We use</w:t>
      </w:r>
      <w:ins w:id="121" w:author="Joe Bennett" w:date="2020-08-12T10:45:00Z">
        <w:r w:rsidR="00EC2045">
          <w:rPr>
            <w:rFonts w:ascii="Times New Roman" w:hAnsi="Times New Roman" w:cs="Times New Roman"/>
            <w:sz w:val="24"/>
            <w:szCs w:val="24"/>
          </w:rPr>
          <w:t>d</w:t>
        </w:r>
      </w:ins>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del w:id="122" w:author="Joe Bennett" w:date="2020-08-12T10:46:00Z">
        <w:r w:rsidR="002F329F" w:rsidDel="00EC2045">
          <w:rPr>
            <w:rFonts w:ascii="Times New Roman" w:hAnsi="Times New Roman" w:cs="Times New Roman"/>
            <w:sz w:val="24"/>
            <w:szCs w:val="24"/>
          </w:rPr>
          <w:delText>pressure</w:delText>
        </w:r>
      </w:del>
      <w:ins w:id="123" w:author="Joe Bennett" w:date="2020-08-12T10:46:00Z">
        <w:r w:rsidR="00EC2045">
          <w:rPr>
            <w:rFonts w:ascii="Times New Roman" w:hAnsi="Times New Roman" w:cs="Times New Roman"/>
            <w:sz w:val="24"/>
            <w:szCs w:val="24"/>
          </w:rPr>
          <w:t>risk</w:t>
        </w:r>
      </w:ins>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ins w:id="124" w:author="Joe Bennett" w:date="2020-08-12T10:46:00Z">
        <w:r w:rsidR="00EC2045">
          <w:rPr>
            <w:rFonts w:ascii="Times New Roman" w:hAnsi="Times New Roman" w:cs="Times New Roman"/>
            <w:sz w:val="24"/>
            <w:szCs w:val="24"/>
          </w:rPr>
          <w:t>change</w:t>
        </w:r>
      </w:ins>
      <w:ins w:id="125" w:author="Joe Bennett" w:date="2020-08-12T10:47:00Z">
        <w:r w:rsidR="00EC2045">
          <w:rPr>
            <w:rFonts w:ascii="Times New Roman" w:hAnsi="Times New Roman" w:cs="Times New Roman"/>
            <w:sz w:val="24"/>
            <w:szCs w:val="24"/>
          </w:rPr>
          <w:t xml:space="preserve"> risk</w:t>
        </w:r>
      </w:ins>
      <w:del w:id="126"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 xml:space="preserve">, and iii) climate </w:t>
      </w:r>
      <w:ins w:id="127" w:author="Joe Bennett" w:date="2020-08-12T10:46:00Z">
        <w:r w:rsidR="00EC2045">
          <w:rPr>
            <w:rFonts w:ascii="Times New Roman" w:hAnsi="Times New Roman" w:cs="Times New Roman"/>
            <w:sz w:val="24"/>
            <w:szCs w:val="24"/>
          </w:rPr>
          <w:t>risk</w:t>
        </w:r>
      </w:ins>
      <w:del w:id="128"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commentRangeStart w:id="129"/>
      <w:r w:rsidR="001C3406">
        <w:rPr>
          <w:rFonts w:ascii="Times New Roman" w:hAnsi="Times New Roman" w:cs="Times New Roman"/>
          <w:sz w:val="24"/>
          <w:szCs w:val="24"/>
        </w:rPr>
        <w:t xml:space="preserve">To compare different </w:t>
      </w:r>
      <w:del w:id="130" w:author="Joe Bennett" w:date="2020-08-12T10:47:00Z">
        <w:r w:rsidR="00471CA3" w:rsidDel="00EC2045">
          <w:rPr>
            <w:rFonts w:ascii="Times New Roman" w:hAnsi="Times New Roman" w:cs="Times New Roman"/>
            <w:sz w:val="24"/>
            <w:szCs w:val="24"/>
          </w:rPr>
          <w:delText>pressure</w:delText>
        </w:r>
        <w:r w:rsidR="00C803D8" w:rsidDel="00EC2045">
          <w:rPr>
            <w:rFonts w:ascii="Times New Roman" w:hAnsi="Times New Roman" w:cs="Times New Roman"/>
            <w:sz w:val="24"/>
            <w:szCs w:val="24"/>
          </w:rPr>
          <w:delText xml:space="preserve"> </w:delText>
        </w:r>
      </w:del>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commentRangeEnd w:id="129"/>
      <w:r w:rsidR="00EC2045">
        <w:rPr>
          <w:rStyle w:val="CommentReference"/>
        </w:rPr>
        <w:commentReference w:id="129"/>
      </w:r>
    </w:p>
    <w:p w14:paraId="0FF3D9ED" w14:textId="007FF07C" w:rsidR="0030114B" w:rsidRDefault="0030114B" w:rsidP="00BC1C25">
      <w:pPr>
        <w:spacing w:line="480" w:lineRule="auto"/>
        <w:rPr>
          <w:rFonts w:ascii="Times New Roman" w:hAnsi="Times New Roman" w:cs="Times New Roman"/>
          <w:sz w:val="24"/>
          <w:szCs w:val="24"/>
        </w:rPr>
      </w:pPr>
      <w:commentRangeStart w:id="131"/>
      <w:commentRangeEnd w:id="131"/>
      <w:r>
        <w:rPr>
          <w:rStyle w:val="CommentReference"/>
        </w:rPr>
        <w:commentReference w:id="131"/>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32"/>
      <w:commentRangeStart w:id="133"/>
      <w:commentRangeStart w:id="134"/>
      <w:commentRangeStart w:id="135"/>
      <w:r w:rsidR="00354042">
        <w:rPr>
          <w:rFonts w:ascii="Times New Roman" w:hAnsi="Times New Roman" w:cs="Times New Roman"/>
          <w:sz w:val="24"/>
          <w:szCs w:val="24"/>
        </w:rPr>
        <w:t>The target for each feature was set to 30% of their range</w:t>
      </w:r>
      <w:commentRangeEnd w:id="132"/>
      <w:del w:id="136"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33"/>
      <w:commentRangeEnd w:id="134"/>
      <w:commentRangeEnd w:id="135"/>
      <w:ins w:id="137" w:author="richard" w:date="2020-02-01T10:29:00Z">
        <w:r w:rsidR="00364F67">
          <w:commentReference w:id="132"/>
        </w:r>
        <w:r w:rsidR="00B85EB7">
          <w:rPr>
            <w:rStyle w:val="CommentReference"/>
          </w:rPr>
          <w:commentReference w:id="133"/>
        </w:r>
      </w:ins>
      <w:r w:rsidR="00534F33">
        <w:rPr>
          <w:rStyle w:val="CommentReference"/>
        </w:rPr>
        <w:commentReference w:id="134"/>
      </w:r>
      <w:r w:rsidR="00EC2045">
        <w:rPr>
          <w:rStyle w:val="CommentReference"/>
        </w:rPr>
        <w:commentReference w:id="135"/>
      </w:r>
      <w:ins w:id="138"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t>
      </w:r>
      <w:commentRangeStart w:id="139"/>
      <w:r w:rsidR="004B0C98">
        <w:rPr>
          <w:rFonts w:ascii="Times New Roman" w:hAnsi="Times New Roman" w:cs="Times New Roman"/>
          <w:sz w:val="24"/>
          <w:szCs w:val="24"/>
        </w:rPr>
        <w:t xml:space="preserve">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commentRangeEnd w:id="139"/>
      <w:r w:rsidR="00EC2045">
        <w:rPr>
          <w:rStyle w:val="CommentReference"/>
        </w:rPr>
        <w:commentReference w:id="139"/>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140"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141"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142" w:author="Viv Mcshane" w:date="2020-06-29T12:05:00Z"/>
          <w:rFonts w:ascii="Times New Roman" w:hAnsi="Times New Roman" w:cs="Times New Roman"/>
        </w:rPr>
      </w:pPr>
      <w:ins w:id="143"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144"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145"/>
      <w:commentRangeStart w:id="146"/>
      <w:r w:rsidRPr="00236FB2">
        <w:rPr>
          <w:rFonts w:ascii="Times New Roman" w:hAnsi="Times New Roman" w:cs="Times New Roman"/>
          <w:b/>
          <w:bCs/>
          <w:sz w:val="24"/>
          <w:szCs w:val="24"/>
        </w:rPr>
        <w:lastRenderedPageBreak/>
        <w:t>Table</w:t>
      </w:r>
      <w:commentRangeEnd w:id="145"/>
      <w:r w:rsidRPr="00236FB2">
        <w:rPr>
          <w:rStyle w:val="CommentReference"/>
          <w:b/>
          <w:bCs/>
        </w:rPr>
        <w:commentReference w:id="145"/>
      </w:r>
      <w:commentRangeEnd w:id="146"/>
      <w:r w:rsidR="007B058E">
        <w:rPr>
          <w:rStyle w:val="CommentReference"/>
        </w:rPr>
        <w:commentReference w:id="146"/>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147"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148"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149"/>
      <w:r w:rsidRPr="00F852FD">
        <w:rPr>
          <w:rFonts w:ascii="Times New Roman" w:hAnsi="Times New Roman" w:cs="Times New Roman"/>
          <w:b/>
          <w:bCs/>
          <w:sz w:val="24"/>
          <w:szCs w:val="24"/>
        </w:rPr>
        <w:lastRenderedPageBreak/>
        <w:t xml:space="preserve">Table S4. </w:t>
      </w:r>
      <w:commentRangeEnd w:id="149"/>
      <w:r w:rsidR="00E47003">
        <w:rPr>
          <w:rStyle w:val="CommentReference"/>
        </w:rPr>
        <w:commentReference w:id="149"/>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150"/>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150"/>
            <w:r>
              <w:rPr>
                <w:rStyle w:val="CommentReference"/>
              </w:rPr>
              <w:commentReference w:id="150"/>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151"/>
      <w:r>
        <w:rPr>
          <w:rFonts w:ascii="Times New Roman" w:hAnsi="Times New Roman" w:cs="Times New Roman"/>
          <w:b/>
          <w:bCs/>
          <w:sz w:val="24"/>
          <w:szCs w:val="24"/>
        </w:rPr>
        <w:t>bad</w:t>
      </w:r>
      <w:commentRangeEnd w:id="151"/>
      <w:r w:rsidR="00C50C77">
        <w:rPr>
          <w:rStyle w:val="CommentReference"/>
        </w:rPr>
        <w:commentReference w:id="151"/>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152"/>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152"/>
      <w:r w:rsidR="00EC2045">
        <w:rPr>
          <w:rStyle w:val="CommentReference"/>
        </w:rPr>
        <w:commentReference w:id="152"/>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C87E18" w:rsidRDefault="00C87E18">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C87E18" w:rsidRDefault="00C87E18">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C87E18" w:rsidRDefault="00C87E18">
      <w:r>
        <w:rPr>
          <w:rFonts w:ascii="Liberation Serif" w:eastAsia="DejaVu Sans" w:hAnsi="Liberation Serif" w:cs="DejaVu Sans"/>
          <w:sz w:val="24"/>
          <w:szCs w:val="24"/>
          <w:lang w:val="en-US" w:bidi="en-US"/>
        </w:rPr>
        <w:t>https://www.nature.com/documents/nature-summary-paragraph.pdf</w:t>
      </w:r>
    </w:p>
  </w:comment>
  <w:comment w:id="2" w:author="richard" w:date="2019-12-19T14:43:00Z" w:initials="r">
    <w:p w14:paraId="35C5777D" w14:textId="7DDC1F9B" w:rsidR="00C87E18" w:rsidRDefault="00C87E18"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 w:author="Joe Bennett" w:date="2020-08-11T13:21:00Z" w:initials="JB">
    <w:p w14:paraId="7E6CEA61" w14:textId="3B30B47E" w:rsidR="00C87E18" w:rsidRDefault="00C87E18">
      <w:pPr>
        <w:pStyle w:val="CommentText"/>
      </w:pPr>
      <w:r>
        <w:rPr>
          <w:rStyle w:val="CommentReference"/>
        </w:rPr>
        <w:annotationRef/>
      </w:r>
      <w:r>
        <w:t>Cite table here?</w:t>
      </w:r>
    </w:p>
  </w:comment>
  <w:comment w:id="5" w:author="Buxton,Rachel" w:date="2020-08-05T10:21:00Z" w:initials="B">
    <w:p w14:paraId="4FC6A713" w14:textId="41DB4DE8" w:rsidR="00C87E18" w:rsidRDefault="00C87E18">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C87E18" w:rsidRDefault="00C87E18">
      <w:pPr>
        <w:pStyle w:val="CommentText"/>
      </w:pPr>
    </w:p>
    <w:p w14:paraId="7D9846F0" w14:textId="2BDF40BD" w:rsidR="00C87E18" w:rsidRDefault="00C87E18">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6" w:author="richard" w:date="2020-08-07T13:26:00Z" w:initials="r">
    <w:p w14:paraId="749108E7" w14:textId="7B491913" w:rsidR="00C87E18" w:rsidRDefault="00C87E18">
      <w:pPr>
        <w:pStyle w:val="CommentText"/>
      </w:pPr>
      <w:r>
        <w:rPr>
          <w:rStyle w:val="CommentReference"/>
        </w:rPr>
        <w:annotationRef/>
      </w:r>
      <w:r>
        <w:t>Great idea! Will pull number from the data.</w:t>
      </w:r>
    </w:p>
  </w:comment>
  <w:comment w:id="7" w:author="Buxton,Rachel" w:date="2020-08-05T10:19:00Z" w:initials="B">
    <w:p w14:paraId="2C331CCE" w14:textId="38E02B7F" w:rsidR="00C87E18" w:rsidRDefault="00C87E18">
      <w:pPr>
        <w:pStyle w:val="CommentText"/>
      </w:pPr>
      <w:r>
        <w:rPr>
          <w:rStyle w:val="CommentReference"/>
        </w:rPr>
        <w:annotationRef/>
      </w:r>
      <w:r>
        <w:t>This seems weird – we say ‘meet the target of 30%, then present numbers that are less than 30%... I think this is because you gave the model some flexibility, but if I were a reviewer I would flag this. Perhaps we can stick to the “% increase in PAs” as per my comment above?</w:t>
      </w:r>
    </w:p>
  </w:comment>
  <w:comment w:id="8" w:author="richard" w:date="2020-08-07T13:25:00Z" w:initials="r">
    <w:p w14:paraId="0A88E4C0" w14:textId="77777777" w:rsidR="00C87E18" w:rsidRDefault="00C87E18">
      <w:pPr>
        <w:pStyle w:val="CommentText"/>
      </w:pPr>
      <w:r>
        <w:rPr>
          <w:rStyle w:val="CommentReference"/>
        </w:rPr>
        <w:annotationRef/>
      </w:r>
      <w:r>
        <w:t>We are within the 30% goal is meant here. As long as we stay below 30% land area we are good in terms of CBD targets.</w:t>
      </w:r>
    </w:p>
    <w:p w14:paraId="6C013B8C" w14:textId="27127430" w:rsidR="00C87E18" w:rsidRDefault="00C87E18">
      <w:pPr>
        <w:pStyle w:val="CommentText"/>
      </w:pPr>
      <w:r>
        <w:t>In other words, our solution does not require more land than CBD is proposed as 2030 targets.</w:t>
      </w:r>
    </w:p>
  </w:comment>
  <w:comment w:id="9" w:author="Buxton,Rachel" w:date="2020-08-18T14:49:00Z" w:initials="B">
    <w:p w14:paraId="5F98E90B" w14:textId="0F61623B" w:rsidR="00C87E18" w:rsidRDefault="00C87E18">
      <w:pPr>
        <w:pStyle w:val="CommentText"/>
      </w:pPr>
      <w:r>
        <w:rPr>
          <w:rStyle w:val="CommentReference"/>
        </w:rPr>
        <w:annotationRef/>
      </w:r>
      <w:r>
        <w:t>Hm… to avoid the confusion, maybe just present “% increase in PAs”? Or maybe I’m totally out to lunch and you can ignore!</w:t>
      </w:r>
    </w:p>
  </w:comment>
  <w:comment w:id="10" w:author="Buxton,Rachel" w:date="2020-08-07T13:06:00Z" w:initials="B">
    <w:p w14:paraId="02D1BFA5" w14:textId="0B06AAB2" w:rsidR="00C87E18" w:rsidRDefault="00C87E18">
      <w:pPr>
        <w:pStyle w:val="CommentText"/>
      </w:pPr>
      <w:r>
        <w:rPr>
          <w:rStyle w:val="CommentReference"/>
        </w:rPr>
        <w:annotationRef/>
      </w:r>
      <w:r>
        <w:t>I still don’t understand why the scenario with only two risk categories has a higher area required than the scenarios with all three. Perhaps explain here?</w:t>
      </w:r>
    </w:p>
    <w:p w14:paraId="77A39BD8" w14:textId="77777777" w:rsidR="00C87E18" w:rsidRDefault="00C87E18">
      <w:pPr>
        <w:pStyle w:val="CommentText"/>
      </w:pPr>
    </w:p>
    <w:p w14:paraId="3004DEFC" w14:textId="4BB47F63" w:rsidR="00C87E18" w:rsidRDefault="00C87E18">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  Or could be that if you take into account the finer scale you could see big risks due to land use change, but averaged over a country scale the effect is subsumed by governance?</w:t>
      </w:r>
    </w:p>
  </w:comment>
  <w:comment w:id="11" w:author="Buxton,Rachel" w:date="2020-08-04T16:10:00Z" w:initials="B">
    <w:p w14:paraId="5096DC4F" w14:textId="764D6D76" w:rsidR="00C87E18" w:rsidRDefault="00C87E18">
      <w:pPr>
        <w:pStyle w:val="CommentText"/>
      </w:pPr>
      <w:r>
        <w:rPr>
          <w:rStyle w:val="CommentReference"/>
        </w:rPr>
        <w:annotationRef/>
      </w:r>
      <w:r>
        <w:t>Will need to adjust based on the new 27.</w:t>
      </w:r>
    </w:p>
    <w:p w14:paraId="62DA1858" w14:textId="77777777" w:rsidR="00C87E18" w:rsidRDefault="00C87E18">
      <w:pPr>
        <w:pStyle w:val="CommentText"/>
      </w:pPr>
    </w:p>
    <w:p w14:paraId="299D06D5" w14:textId="464C33AB" w:rsidR="00C87E18" w:rsidRDefault="00C87E18">
      <w:pPr>
        <w:pStyle w:val="CommentText"/>
      </w:pPr>
      <w:r>
        <w:t>Also – 1.5% doesn’t seem like ‘considerable overlap’ – am I missing something? Do you mean 1.5% of the 30% (which is still only 5%)? Or perhaps you mean 1.5% of the increase in area needed to meet 30% (also, still only ~10%).</w:t>
      </w:r>
    </w:p>
  </w:comment>
  <w:comment w:id="12" w:author="richard" w:date="2020-08-07T13:29:00Z" w:initials="r">
    <w:p w14:paraId="63FAAB21" w14:textId="77777777" w:rsidR="00C87E18" w:rsidRDefault="00C87E18">
      <w:pPr>
        <w:pStyle w:val="CommentText"/>
      </w:pPr>
      <w:r>
        <w:rPr>
          <w:rStyle w:val="CommentReference"/>
        </w:rPr>
        <w:annotationRef/>
      </w:r>
      <w:r>
        <w:t>Its actually 16 scenarios, with area + all combination.</w:t>
      </w:r>
    </w:p>
    <w:p w14:paraId="4F989B34" w14:textId="77777777" w:rsidR="00C87E18" w:rsidRDefault="00C87E18">
      <w:pPr>
        <w:pStyle w:val="CommentText"/>
      </w:pPr>
    </w:p>
    <w:p w14:paraId="00599DA8" w14:textId="32EE8AE3" w:rsidR="00C87E18" w:rsidRDefault="00C87E18">
      <w:pPr>
        <w:pStyle w:val="CommentText"/>
      </w:pPr>
      <w:r>
        <w:t>Considerable in terms of area. This is again something that we need to change. Should we report on the overlap? The overlap would now be across the 16 scenarios. What do you think?</w:t>
      </w:r>
    </w:p>
  </w:comment>
  <w:comment w:id="13" w:author="Buxton,Rachel" w:date="2020-08-18T14:38:00Z" w:initials="B">
    <w:p w14:paraId="5A27F2E8" w14:textId="0EBC1DF0" w:rsidR="00C87E18" w:rsidRDefault="00C87E18">
      <w:pPr>
        <w:pStyle w:val="CommentText"/>
      </w:pPr>
      <w:r>
        <w:rPr>
          <w:rStyle w:val="CommentReference"/>
        </w:rPr>
        <w:annotationRef/>
      </w:r>
      <w:r>
        <w:t>Yeah, I like reporting the overlap, but I don’t think we should frame this as ‘considerable’, since percentage-wise it’s not. What about:</w:t>
      </w:r>
    </w:p>
    <w:p w14:paraId="569AE125" w14:textId="77777777" w:rsidR="00C87E18" w:rsidRDefault="00C87E18">
      <w:pPr>
        <w:pStyle w:val="CommentText"/>
      </w:pPr>
    </w:p>
    <w:p w14:paraId="35DBCAEB" w14:textId="5ED0840E" w:rsidR="00C87E18" w:rsidRDefault="00C87E18">
      <w:pPr>
        <w:pStyle w:val="CommentText"/>
      </w:pPr>
      <w:r>
        <w:t>“We found that X.Y% of global land area overlapped between all 16 scenarios, which represents a considerable spatial area of X.Y million km2.”</w:t>
      </w:r>
    </w:p>
  </w:comment>
  <w:comment w:id="14" w:author="Joe Bennett" w:date="2020-08-12T07:02:00Z" w:initials="JB">
    <w:p w14:paraId="18BDA949" w14:textId="04E68F44" w:rsidR="00C87E18" w:rsidRDefault="00C87E18">
      <w:pPr>
        <w:pStyle w:val="CommentText"/>
      </w:pPr>
      <w:r>
        <w:rPr>
          <w:rStyle w:val="CommentReference"/>
        </w:rPr>
        <w:annotationRef/>
      </w:r>
      <w:r>
        <w:t>Should we also note here that they are robust to assumptions of relative importance of risk factors?</w:t>
      </w:r>
    </w:p>
  </w:comment>
  <w:comment w:id="16" w:author="Buxton,Rachel" w:date="2020-08-04T16:11:00Z" w:initials="B">
    <w:p w14:paraId="6B23C6C1" w14:textId="29D82883" w:rsidR="00C87E18" w:rsidRDefault="00C87E18">
      <w:pPr>
        <w:pStyle w:val="CommentText"/>
      </w:pPr>
      <w:r>
        <w:rPr>
          <w:rStyle w:val="CommentReference"/>
        </w:rPr>
        <w:annotationRef/>
      </w:r>
      <w:r>
        <w:t>Not sure why the Yukon was singled out?</w:t>
      </w:r>
    </w:p>
  </w:comment>
  <w:comment w:id="17" w:author="richard" w:date="2020-08-07T13:27:00Z" w:initials="r">
    <w:p w14:paraId="7E949679" w14:textId="29FB18D6" w:rsidR="00C87E18" w:rsidRDefault="00C87E18">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18" w:author="Joe Bennett" w:date="2020-08-11T13:39:00Z" w:initials="JB">
    <w:p w14:paraId="35D44156" w14:textId="5349A836" w:rsidR="00C87E18" w:rsidRDefault="00C87E18">
      <w:pPr>
        <w:pStyle w:val="CommentText"/>
      </w:pPr>
      <w:r>
        <w:rPr>
          <w:rStyle w:val="CommentReference"/>
        </w:rPr>
        <w:annotationRef/>
      </w:r>
      <w:r>
        <w:t xml:space="preserve">My 2 cents for consistency would be to delete Yukon and just use Canada. </w:t>
      </w:r>
    </w:p>
  </w:comment>
  <w:comment w:id="19" w:author="Buxton,Rachel" w:date="2020-08-05T10:39:00Z" w:initials="B">
    <w:p w14:paraId="08CBAE80" w14:textId="3B839236" w:rsidR="00C87E18" w:rsidRDefault="00C87E18"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C87E18" w:rsidRDefault="00C87E18" w:rsidP="00C67FDF">
      <w:pPr>
        <w:pStyle w:val="CommentText"/>
      </w:pPr>
    </w:p>
    <w:p w14:paraId="2F4AA230" w14:textId="79B7B717" w:rsidR="00C87E18" w:rsidRDefault="00C87E18"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20" w:author="richard" w:date="2020-08-07T13:34:00Z" w:initials="r">
    <w:p w14:paraId="7DB530A1" w14:textId="375FF13A" w:rsidR="00C87E18" w:rsidRDefault="00C87E18">
      <w:pPr>
        <w:pStyle w:val="CommentText"/>
      </w:pPr>
      <w:r>
        <w:rPr>
          <w:rStyle w:val="CommentReference"/>
        </w:rPr>
        <w:annotationRef/>
      </w:r>
      <w:r>
        <w:t>I like the idea. Made a note to produce those figures</w:t>
      </w:r>
    </w:p>
  </w:comment>
  <w:comment w:id="15" w:author="Viv Mcshane" w:date="2020-06-29T12:17:00Z" w:initials="VM">
    <w:p w14:paraId="4A24E0E0" w14:textId="77777777" w:rsidR="00C87E18" w:rsidRDefault="00C87E18"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C87E18" w:rsidRDefault="00C87E18" w:rsidP="00727A86">
      <w:pPr>
        <w:pStyle w:val="CommentText"/>
      </w:pPr>
      <w:r>
        <w:t>Canada has a higher governance index than the other countries, I think Egypt has the lowest of this group – what does this mean for their ability to enact protection?</w:t>
      </w:r>
    </w:p>
    <w:p w14:paraId="708F1E7C" w14:textId="77777777" w:rsidR="00C87E18" w:rsidRDefault="00C87E18" w:rsidP="00727A86">
      <w:pPr>
        <w:pStyle w:val="CommentText"/>
      </w:pPr>
    </w:p>
    <w:p w14:paraId="3D916A64" w14:textId="77777777" w:rsidR="00C87E18" w:rsidRDefault="00C87E18" w:rsidP="00727A86">
      <w:pPr>
        <w:pStyle w:val="CommentText"/>
      </w:pPr>
      <w:r>
        <w:t>Maybe that is still a caveat of this approach – e.g. the ability of NGOs to work with governments to establish PAs in Egypt/Kazakhstan is probably lower than in Peru/Finland/Canada  - so low chance of success in enacting conservation? but maybe higher governance index is also restrictive as there are already so many regulations and legislations in place its also hard to establish PAs.</w:t>
      </w:r>
    </w:p>
    <w:p w14:paraId="0EAB552C" w14:textId="77777777" w:rsidR="00C87E18" w:rsidRDefault="00C87E18" w:rsidP="00727A86">
      <w:pPr>
        <w:pStyle w:val="CommentText"/>
      </w:pPr>
    </w:p>
    <w:p w14:paraId="5DEF4077" w14:textId="77777777" w:rsidR="00C87E18" w:rsidRDefault="00C87E18" w:rsidP="00727A86">
      <w:pPr>
        <w:pStyle w:val="CommentText"/>
      </w:pPr>
      <w:r>
        <w:t>Just some food for thought!</w:t>
      </w:r>
    </w:p>
  </w:comment>
  <w:comment w:id="30" w:author="Buxton,Rachel" w:date="2020-08-18T14:52:00Z" w:initials="B">
    <w:p w14:paraId="2F68BC18" w14:textId="26777CD6" w:rsidR="00C87E18" w:rsidRDefault="00C87E18">
      <w:pPr>
        <w:pStyle w:val="CommentText"/>
      </w:pPr>
      <w:r>
        <w:rPr>
          <w:rStyle w:val="CommentReference"/>
        </w:rPr>
        <w:annotationRef/>
      </w:r>
      <w:r>
        <w:t xml:space="preserve">I’m fine if you want to delete, but I find having a sentence like this spelling things out is helpful. </w:t>
      </w:r>
    </w:p>
  </w:comment>
  <w:comment w:id="35" w:author="Buxton,Rachel" w:date="2020-08-07T13:51:00Z" w:initials="B">
    <w:p w14:paraId="4F24AD20" w14:textId="7C8EB52F" w:rsidR="00C87E18" w:rsidRDefault="00C87E18">
      <w:pPr>
        <w:pStyle w:val="CommentText"/>
      </w:pPr>
      <w:r>
        <w:rPr>
          <w:rStyle w:val="CommentReference"/>
        </w:rPr>
        <w:annotationRef/>
      </w:r>
      <w:r>
        <w:t>Too much to have a land use change example? It’s getting a little ‘</w:t>
      </w:r>
      <w:proofErr w:type="spellStart"/>
      <w:r>
        <w:t>examply</w:t>
      </w:r>
      <w:proofErr w:type="spellEnd"/>
      <w:r>
        <w:t xml:space="preserve">’ – but just in case, you could focus on Liberia which has relatively low risk of </w:t>
      </w:r>
      <w:proofErr w:type="spellStart"/>
      <w:r>
        <w:t>landuse</w:t>
      </w:r>
      <w:proofErr w:type="spellEnd"/>
      <w:r>
        <w:t xml:space="preserve"> change relative to neighboring Cote d’Ivoire and Sierra Leone.</w:t>
      </w:r>
    </w:p>
    <w:p w14:paraId="1F0ACE07" w14:textId="77777777" w:rsidR="00C87E18" w:rsidRDefault="00C87E18">
      <w:pPr>
        <w:pStyle w:val="CommentText"/>
      </w:pPr>
    </w:p>
    <w:p w14:paraId="2B36ADBA" w14:textId="1DC5E32E" w:rsidR="00C87E18" w:rsidRDefault="00C87E18">
      <w:pPr>
        <w:pStyle w:val="CommentText"/>
      </w:pPr>
      <w:r>
        <w:t>Or maybe instead of an example for climate and land-use separately, we could have an example of where things intersect?</w:t>
      </w:r>
    </w:p>
    <w:p w14:paraId="157FEFE0" w14:textId="77777777" w:rsidR="00C87E18" w:rsidRDefault="00C87E18">
      <w:pPr>
        <w:pStyle w:val="CommentText"/>
      </w:pPr>
    </w:p>
    <w:p w14:paraId="2ADC1C16" w14:textId="3CFAAA3D" w:rsidR="00C87E18" w:rsidRDefault="00C87E18">
      <w:pPr>
        <w:pStyle w:val="CommentText"/>
      </w:pPr>
      <w:r>
        <w:t>A cool example might be North and South Korea – South Korea obvi has dismal governance, but has a lower risk due to land-use change and slightly lower frequency of extreme heat events. So they both end up with higher PA above baseline, but for different reasons. NEAT.</w:t>
      </w:r>
    </w:p>
  </w:comment>
  <w:comment w:id="36" w:author="Joe Bennett" w:date="2020-08-11T13:45:00Z" w:initials="JB">
    <w:p w14:paraId="6CFD3EEC" w14:textId="7CEF54D6" w:rsidR="00C87E18" w:rsidRDefault="00C87E18">
      <w:pPr>
        <w:pStyle w:val="CommentText"/>
      </w:pPr>
      <w:r>
        <w:rPr>
          <w:rStyle w:val="CommentReference"/>
        </w:rPr>
        <w:annotationRef/>
      </w:r>
      <w:r>
        <w:t xml:space="preserve">I don’t think 100% necessary but would be nice if we had the space. </w:t>
      </w:r>
    </w:p>
  </w:comment>
  <w:comment w:id="38" w:author="Jeffrey Owen Hanson" w:date="2020-03-16T10:26:00Z" w:initials="JOH">
    <w:p w14:paraId="55D6D3A5" w14:textId="77777777" w:rsidR="00C87E18" w:rsidRDefault="00C87E18" w:rsidP="0058173B">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w:t>
      </w:r>
      <w:proofErr w:type="spellStart"/>
      <w:r>
        <w:t>Etc</w:t>
      </w:r>
      <w:proofErr w:type="spellEnd"/>
      <w:r>
        <w:t>)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39" w:author="richard" w:date="2020-04-15T13:05:00Z" w:initials="r">
    <w:p w14:paraId="2D824E57" w14:textId="77777777" w:rsidR="00C87E18" w:rsidRDefault="00C87E18" w:rsidP="0058173B">
      <w:pPr>
        <w:pStyle w:val="CommentText"/>
      </w:pPr>
      <w:r>
        <w:rPr>
          <w:rStyle w:val="CommentReference"/>
        </w:rPr>
        <w:annotationRef/>
      </w:r>
      <w:r>
        <w:t>Not sure how to best go about selecting species for this. Should we go with some well known species here or let the data drive things?</w:t>
      </w:r>
    </w:p>
  </w:comment>
  <w:comment w:id="40" w:author="richard" w:date="2020-04-24T13:37:00Z" w:initials="r">
    <w:p w14:paraId="7B041A92" w14:textId="77777777" w:rsidR="00C87E18" w:rsidRDefault="00C87E18" w:rsidP="0058173B">
      <w:pPr>
        <w:pStyle w:val="CommentText"/>
      </w:pPr>
      <w:r>
        <w:rPr>
          <w:rStyle w:val="CommentReference"/>
        </w:rPr>
        <w:annotationRef/>
      </w:r>
      <w:r>
        <w:t>From Scott:</w:t>
      </w:r>
    </w:p>
    <w:p w14:paraId="677C515E"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C87E18" w:rsidRPr="006B1560" w:rsidRDefault="00C87E1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C87E18" w:rsidRDefault="00C87E18" w:rsidP="0058173B">
      <w:pPr>
        <w:pStyle w:val="CommentText"/>
      </w:pPr>
    </w:p>
  </w:comment>
  <w:comment w:id="41" w:author="richard" w:date="2020-06-12T11:09:00Z" w:initials="r">
    <w:p w14:paraId="4602935A" w14:textId="77777777" w:rsidR="00C87E18" w:rsidRDefault="00C87E18" w:rsidP="0058173B">
      <w:pPr>
        <w:pStyle w:val="CommentText"/>
      </w:pPr>
      <w:r>
        <w:rPr>
          <w:rStyle w:val="CommentReference"/>
        </w:rPr>
        <w:annotationRef/>
      </w:r>
      <w:r>
        <w:t>What do others think?</w:t>
      </w:r>
    </w:p>
  </w:comment>
  <w:comment w:id="42" w:author="Allison Binley" w:date="2020-06-18T15:34:00Z" w:initials="AB">
    <w:p w14:paraId="6BDBB524" w14:textId="77777777" w:rsidR="00C87E18" w:rsidRDefault="00C87E18" w:rsidP="0058173B">
      <w:pPr>
        <w:pStyle w:val="CommentText"/>
      </w:pPr>
      <w:r>
        <w:rPr>
          <w:rStyle w:val="CommentReference"/>
        </w:rPr>
        <w:annotationRef/>
      </w:r>
      <w:r>
        <w:t xml:space="preserve">I like Scott’s suggestion, assuming we can show a substantial difference with and without risk. </w:t>
      </w:r>
    </w:p>
  </w:comment>
  <w:comment w:id="43" w:author="Viv Mcshane" w:date="2020-06-29T11:34:00Z" w:initials="VM">
    <w:p w14:paraId="66C110ED" w14:textId="77777777" w:rsidR="00C87E18" w:rsidRDefault="00C87E18"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44" w:author="Buxton,Rachel" w:date="2020-08-05T16:13:00Z" w:initials="B">
    <w:p w14:paraId="73F9A733" w14:textId="1FD62EC5" w:rsidR="00C87E18" w:rsidRDefault="00C87E18" w:rsidP="0058173B">
      <w:pPr>
        <w:pStyle w:val="CommentText"/>
      </w:pPr>
      <w:r>
        <w:rPr>
          <w:rStyle w:val="CommentReference"/>
        </w:rPr>
        <w:annotationRef/>
      </w:r>
      <w:r>
        <w:t>Really good idea. Leads well into how important coordinating across jurisdictions is.</w:t>
      </w:r>
    </w:p>
    <w:p w14:paraId="08CD6421" w14:textId="77777777" w:rsidR="00C87E18" w:rsidRDefault="00C87E18" w:rsidP="0058173B">
      <w:pPr>
        <w:pStyle w:val="CommentText"/>
      </w:pPr>
    </w:p>
    <w:p w14:paraId="17B32ED7" w14:textId="0C7438B3" w:rsidR="00C87E18" w:rsidRDefault="00C87E18" w:rsidP="0058173B">
      <w:pPr>
        <w:pStyle w:val="CommentText"/>
      </w:pPr>
      <w:r>
        <w:t xml:space="preserve">Could incorporate this in the Russia/Finland/Sweden example (some wide-ranging cool ungulate and bird, for example). </w:t>
      </w:r>
    </w:p>
    <w:p w14:paraId="5018A04F" w14:textId="77777777" w:rsidR="00C87E18" w:rsidRDefault="00C87E18" w:rsidP="0058173B">
      <w:pPr>
        <w:pStyle w:val="CommentText"/>
      </w:pPr>
    </w:p>
    <w:p w14:paraId="5BCAC4FF" w14:textId="52F39ADC" w:rsidR="00C87E18" w:rsidRDefault="00C87E18"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45" w:author="richard" w:date="2020-08-07T13:38:00Z" w:initials="r">
    <w:p w14:paraId="205BFEF5" w14:textId="4F32D908" w:rsidR="00C87E18" w:rsidRDefault="00C87E18">
      <w:pPr>
        <w:pStyle w:val="CommentText"/>
      </w:pPr>
      <w:r>
        <w:rPr>
          <w:rStyle w:val="CommentReference"/>
        </w:rPr>
        <w:annotationRef/>
      </w:r>
      <w:r>
        <w:t>I like the idea of including in the Russia et al. example. Two birds with one stone so to speak.</w:t>
      </w:r>
    </w:p>
    <w:p w14:paraId="6CBCF6DF" w14:textId="467EA6CB" w:rsidR="00C87E18" w:rsidRDefault="00C87E18">
      <w:pPr>
        <w:pStyle w:val="CommentText"/>
      </w:pPr>
    </w:p>
    <w:p w14:paraId="03D190BE" w14:textId="21D81050" w:rsidR="00C87E18" w:rsidRDefault="00C87E18">
      <w:pPr>
        <w:pStyle w:val="CommentText"/>
      </w:pPr>
      <w:r>
        <w:t>Could try to think about a Central America example that also gets the climate and/or land use angle, so we could combine again.</w:t>
      </w:r>
    </w:p>
    <w:p w14:paraId="635207AF" w14:textId="77777777" w:rsidR="00C87E18" w:rsidRDefault="00C87E18">
      <w:pPr>
        <w:pStyle w:val="CommentText"/>
      </w:pPr>
    </w:p>
    <w:p w14:paraId="0633178A" w14:textId="21A573A3" w:rsidR="00C87E18" w:rsidRDefault="00C87E18">
      <w:pPr>
        <w:pStyle w:val="CommentText"/>
      </w:pPr>
    </w:p>
  </w:comment>
  <w:comment w:id="47" w:author="Joe Bennett" w:date="2020-08-11T20:17:00Z" w:initials="JB">
    <w:p w14:paraId="44785D2F" w14:textId="7A1B2CDD" w:rsidR="00C87E18" w:rsidRDefault="00C87E18">
      <w:pPr>
        <w:pStyle w:val="CommentText"/>
      </w:pPr>
      <w:r>
        <w:rPr>
          <w:rStyle w:val="CommentReference"/>
        </w:rPr>
        <w:annotationRef/>
      </w:r>
      <w:r>
        <w:t>Seems to transition from species to countries pretty quickly. Should focus on countries to be consistent? “For countries with a predominance of wide-ranging species whose ranges…”?</w:t>
      </w:r>
    </w:p>
  </w:comment>
  <w:comment w:id="50" w:author="Joe Bennett" w:date="2020-08-11T20:20:00Z" w:initials="JB">
    <w:p w14:paraId="725EB8D1" w14:textId="2A46118E" w:rsidR="00C87E18" w:rsidRDefault="00C87E18">
      <w:pPr>
        <w:pStyle w:val="CommentText"/>
      </w:pPr>
      <w:r>
        <w:rPr>
          <w:rStyle w:val="CommentReference"/>
        </w:rPr>
        <w:annotationRef/>
      </w:r>
      <w:r>
        <w:t>To distinguish from our 30%</w:t>
      </w:r>
    </w:p>
  </w:comment>
  <w:comment w:id="53" w:author="Joe Bennett" w:date="2020-08-11T20:20:00Z" w:initials="JB">
    <w:p w14:paraId="35E977AE" w14:textId="07C213CE" w:rsidR="00C87E18" w:rsidRDefault="00C87E18">
      <w:pPr>
        <w:pStyle w:val="CommentText"/>
      </w:pPr>
      <w:r>
        <w:rPr>
          <w:rStyle w:val="CommentReference"/>
        </w:rPr>
        <w:annotationRef/>
      </w:r>
      <w:r>
        <w:t xml:space="preserve">Yes – great point! </w:t>
      </w:r>
    </w:p>
  </w:comment>
  <w:comment w:id="54" w:author="Buxton,Rachel" w:date="2020-08-07T13:59:00Z" w:initials="B">
    <w:p w14:paraId="6E20E00A" w14:textId="20E2C500" w:rsidR="00C87E18" w:rsidRDefault="00C87E18">
      <w:pPr>
        <w:pStyle w:val="CommentText"/>
      </w:pPr>
      <w:r>
        <w:rPr>
          <w:rStyle w:val="CommentReference"/>
        </w:rPr>
        <w:annotationRef/>
      </w:r>
      <w:r>
        <w:t>Again, can we make these numbers % increase in protected area?</w:t>
      </w:r>
    </w:p>
  </w:comment>
  <w:comment w:id="55" w:author="Buxton,Rachel" w:date="2020-08-07T14:09:00Z" w:initials="B">
    <w:p w14:paraId="7A0E9052" w14:textId="1EA8F6C0"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Duke NC, </w:t>
      </w:r>
      <w:proofErr w:type="spellStart"/>
      <w:r>
        <w:rPr>
          <w:rFonts w:ascii="Segoe UI" w:hAnsi="Segoe UI" w:cs="Segoe UI"/>
          <w:sz w:val="18"/>
          <w:szCs w:val="18"/>
          <w:lang w:val="en-US"/>
        </w:rPr>
        <w:t>Meynecke</w:t>
      </w:r>
      <w:proofErr w:type="spellEnd"/>
      <w:r>
        <w:rPr>
          <w:rFonts w:ascii="Segoe UI" w:hAnsi="Segoe UI" w:cs="Segoe UI"/>
          <w:sz w:val="18"/>
          <w:szCs w:val="18"/>
          <w:lang w:val="en-US"/>
        </w:rPr>
        <w:t xml:space="preserve"> JO, </w:t>
      </w:r>
      <w:proofErr w:type="spellStart"/>
      <w:r>
        <w:rPr>
          <w:rFonts w:ascii="Segoe UI" w:hAnsi="Segoe UI" w:cs="Segoe UI"/>
          <w:sz w:val="18"/>
          <w:szCs w:val="18"/>
          <w:lang w:val="en-US"/>
        </w:rPr>
        <w:t>Dittmann</w:t>
      </w:r>
      <w:proofErr w:type="spellEnd"/>
      <w:r>
        <w:rPr>
          <w:rFonts w:ascii="Segoe UI" w:hAnsi="Segoe UI" w:cs="Segoe UI"/>
          <w:sz w:val="18"/>
          <w:szCs w:val="18"/>
          <w:lang w:val="en-US"/>
        </w:rPr>
        <w:t xml:space="preserve"> S, Ellison AM, Anger K, Berger U, </w:t>
      </w:r>
      <w:proofErr w:type="spellStart"/>
      <w:r>
        <w:rPr>
          <w:rFonts w:ascii="Segoe UI" w:hAnsi="Segoe UI" w:cs="Segoe UI"/>
          <w:sz w:val="18"/>
          <w:szCs w:val="18"/>
          <w:lang w:val="en-US"/>
        </w:rPr>
        <w:t>Cannicci</w:t>
      </w:r>
      <w:proofErr w:type="spellEnd"/>
      <w:r>
        <w:rPr>
          <w:rFonts w:ascii="Segoe UI" w:hAnsi="Segoe UI" w:cs="Segoe UI"/>
          <w:sz w:val="18"/>
          <w:szCs w:val="18"/>
          <w:lang w:val="en-US"/>
        </w:rPr>
        <w:t xml:space="preserve"> S, </w:t>
      </w:r>
      <w:proofErr w:type="spellStart"/>
      <w:r>
        <w:rPr>
          <w:rFonts w:ascii="Segoe UI" w:hAnsi="Segoe UI" w:cs="Segoe UI"/>
          <w:sz w:val="18"/>
          <w:szCs w:val="18"/>
          <w:lang w:val="en-US"/>
        </w:rPr>
        <w:t>Diele</w:t>
      </w:r>
      <w:proofErr w:type="spellEnd"/>
      <w:r>
        <w:rPr>
          <w:rFonts w:ascii="Segoe UI" w:hAnsi="Segoe UI" w:cs="Segoe UI"/>
          <w:sz w:val="18"/>
          <w:szCs w:val="18"/>
          <w:lang w:val="en-US"/>
        </w:rPr>
        <w:t xml:space="preserve"> K, </w:t>
      </w:r>
      <w:proofErr w:type="spellStart"/>
      <w:r>
        <w:rPr>
          <w:rFonts w:ascii="Segoe UI" w:hAnsi="Segoe UI" w:cs="Segoe UI"/>
          <w:sz w:val="18"/>
          <w:szCs w:val="18"/>
          <w:lang w:val="en-US"/>
        </w:rPr>
        <w:t>Ewel</w:t>
      </w:r>
      <w:proofErr w:type="spellEnd"/>
      <w:r>
        <w:rPr>
          <w:rFonts w:ascii="Segoe UI" w:hAnsi="Segoe UI" w:cs="Segoe UI"/>
          <w:sz w:val="18"/>
          <w:szCs w:val="18"/>
          <w:lang w:val="en-US"/>
        </w:rPr>
        <w:t xml:space="preserve"> KC, Field CD, et al. 2007. A world without mangroves? Science </w:t>
      </w:r>
      <w:r>
        <w:rPr>
          <w:rFonts w:ascii="Segoe UI" w:hAnsi="Segoe UI" w:cs="Segoe UI"/>
          <w:b/>
          <w:bCs/>
          <w:sz w:val="18"/>
          <w:szCs w:val="18"/>
          <w:lang w:val="en-US"/>
        </w:rPr>
        <w:t>317</w:t>
      </w:r>
      <w:r>
        <w:rPr>
          <w:rFonts w:ascii="Segoe UI" w:hAnsi="Segoe UI" w:cs="Segoe UI"/>
          <w:sz w:val="18"/>
          <w:szCs w:val="18"/>
          <w:lang w:val="en-US"/>
        </w:rPr>
        <w:t>:41.</w:t>
      </w:r>
    </w:p>
    <w:p w14:paraId="402A5349"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1BC29AF7" w14:textId="44760DF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Temperate forests were a bit of a head scratcher – not sure why these were singled out. Maybe because climate change will increase the threat of fire?</w:t>
      </w:r>
    </w:p>
    <w:p w14:paraId="05DE4882" w14:textId="77777777" w:rsidR="00C87E18" w:rsidRDefault="00C87E18" w:rsidP="00153646">
      <w:pPr>
        <w:autoSpaceDE w:val="0"/>
        <w:autoSpaceDN w:val="0"/>
        <w:adjustRightInd w:val="0"/>
        <w:spacing w:after="0" w:line="240" w:lineRule="auto"/>
        <w:ind w:left="720" w:hanging="720"/>
        <w:rPr>
          <w:rFonts w:ascii="Segoe UI" w:hAnsi="Segoe UI" w:cs="Segoe UI"/>
          <w:sz w:val="18"/>
          <w:szCs w:val="18"/>
          <w:lang w:val="en-US"/>
        </w:rPr>
      </w:pPr>
    </w:p>
    <w:p w14:paraId="443F4BBD" w14:textId="77777777" w:rsidR="00C87E18" w:rsidRDefault="00C87E18" w:rsidP="008F434D">
      <w:pPr>
        <w:autoSpaceDE w:val="0"/>
        <w:autoSpaceDN w:val="0"/>
        <w:adjustRightInd w:val="0"/>
        <w:spacing w:after="0" w:line="240" w:lineRule="auto"/>
        <w:ind w:left="720" w:hanging="720"/>
        <w:rPr>
          <w:rFonts w:ascii="Segoe UI" w:hAnsi="Segoe UI" w:cs="Segoe UI"/>
          <w:sz w:val="18"/>
          <w:szCs w:val="18"/>
          <w:lang w:val="en-US"/>
        </w:rPr>
      </w:pPr>
      <w:r>
        <w:rPr>
          <w:rFonts w:ascii="Segoe UI" w:hAnsi="Segoe UI" w:cs="Segoe UI"/>
          <w:sz w:val="18"/>
          <w:szCs w:val="18"/>
          <w:lang w:val="en-US"/>
        </w:rPr>
        <w:t xml:space="preserve">Enright NJ, Fontaine JB, Bowman DMJS, Bradstock RA, and Williams RJ. 2015. Interval squeeze: altered fire regimes and demographic responses interact to threaten woody species persistence as climate changes. Frontiers in Ecology and the Environment </w:t>
      </w:r>
      <w:r>
        <w:rPr>
          <w:rFonts w:ascii="Segoe UI" w:hAnsi="Segoe UI" w:cs="Segoe UI"/>
          <w:b/>
          <w:bCs/>
          <w:sz w:val="18"/>
          <w:szCs w:val="18"/>
          <w:lang w:val="en-US"/>
        </w:rPr>
        <w:t>13</w:t>
      </w:r>
      <w:r>
        <w:rPr>
          <w:rFonts w:ascii="Segoe UI" w:hAnsi="Segoe UI" w:cs="Segoe UI"/>
          <w:sz w:val="18"/>
          <w:szCs w:val="18"/>
          <w:lang w:val="en-US"/>
        </w:rPr>
        <w:t>:265-272.</w:t>
      </w:r>
    </w:p>
    <w:p w14:paraId="42855409" w14:textId="77777777" w:rsidR="00C87E18" w:rsidRPr="00153646" w:rsidRDefault="00C87E18" w:rsidP="008F434D">
      <w:pPr>
        <w:autoSpaceDE w:val="0"/>
        <w:autoSpaceDN w:val="0"/>
        <w:adjustRightInd w:val="0"/>
        <w:spacing w:after="0" w:line="240" w:lineRule="auto"/>
        <w:rPr>
          <w:rFonts w:ascii="Segoe UI" w:hAnsi="Segoe UI" w:cs="Segoe UI"/>
          <w:sz w:val="18"/>
          <w:szCs w:val="18"/>
          <w:lang w:val="en-US"/>
        </w:rPr>
      </w:pPr>
    </w:p>
  </w:comment>
  <w:comment w:id="57" w:author="Buxton,Rachel" w:date="2020-08-18T14:57:00Z" w:initials="B">
    <w:p w14:paraId="746B2029" w14:textId="136D1292" w:rsidR="00C87E18" w:rsidRDefault="00C87E18">
      <w:pPr>
        <w:pStyle w:val="CommentText"/>
      </w:pPr>
      <w:r>
        <w:rPr>
          <w:rStyle w:val="CommentReference"/>
        </w:rPr>
        <w:annotationRef/>
      </w:r>
      <w:r>
        <w:t xml:space="preserve">I think this needs some work to make it Nature-worthy. </w:t>
      </w:r>
      <w:r w:rsidR="000B38E0">
        <w:t>Doesn’t have to be this, but perhaps you can use something like this altered to your liking</w:t>
      </w:r>
      <w:r>
        <w:t>:</w:t>
      </w:r>
    </w:p>
    <w:p w14:paraId="07FC3F7E" w14:textId="77777777" w:rsidR="00C87E18" w:rsidRDefault="00C87E18">
      <w:pPr>
        <w:pStyle w:val="CommentText"/>
      </w:pPr>
    </w:p>
    <w:p w14:paraId="2E00842F" w14:textId="54961872" w:rsidR="007B6E93" w:rsidRPr="007A09F9" w:rsidRDefault="00C87E18"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 xml:space="preserve">Despite the expansion of the protected area network in the past few decades, biodiversity has continued to decline, largely due to </w:t>
      </w:r>
      <w:r w:rsidR="007B6E93">
        <w:rPr>
          <w:rFonts w:ascii="AdvTTd7835f12" w:hAnsi="AdvTTd7835f12" w:cs="AdvTTd7835f12"/>
          <w:color w:val="231F20"/>
          <w:sz w:val="16"/>
          <w:szCs w:val="16"/>
          <w:lang w:val="en-US"/>
        </w:rPr>
        <w:t>intensifying</w:t>
      </w:r>
      <w:r>
        <w:rPr>
          <w:rFonts w:ascii="AdvTTd7835f12" w:hAnsi="AdvTTd7835f12" w:cs="AdvTTd7835f12"/>
          <w:color w:val="231F20"/>
          <w:sz w:val="16"/>
          <w:szCs w:val="16"/>
          <w:lang w:val="en-US"/>
        </w:rPr>
        <w:t xml:space="preserve"> land-use and climate change and </w:t>
      </w:r>
      <w:r w:rsidR="007B6E93">
        <w:rPr>
          <w:rFonts w:ascii="AdvTTd7835f12" w:hAnsi="AdvTTd7835f12" w:cs="AdvTTd7835f12"/>
          <w:color w:val="231F20"/>
          <w:sz w:val="16"/>
          <w:szCs w:val="16"/>
          <w:lang w:val="en-US"/>
        </w:rPr>
        <w:t xml:space="preserve">varying </w:t>
      </w:r>
      <w:r w:rsidR="00D05D07">
        <w:rPr>
          <w:rFonts w:ascii="AdvTTd7835f12" w:hAnsi="AdvTTd7835f12" w:cs="AdvTTd7835f12"/>
          <w:color w:val="231F20"/>
          <w:sz w:val="16"/>
          <w:szCs w:val="16"/>
          <w:lang w:val="en-US"/>
        </w:rPr>
        <w:t xml:space="preserve">quality of governance, </w:t>
      </w:r>
      <w:r w:rsidR="007B6E93">
        <w:rPr>
          <w:rFonts w:ascii="AdvTTd7835f12" w:hAnsi="AdvTTd7835f12" w:cs="AdvTTd7835f12"/>
          <w:color w:val="231F20"/>
          <w:sz w:val="16"/>
          <w:szCs w:val="16"/>
          <w:lang w:val="en-US"/>
        </w:rPr>
        <w:t>which result</w:t>
      </w:r>
      <w:r w:rsidR="00C7438C">
        <w:rPr>
          <w:rFonts w:ascii="AdvTTd7835f12" w:hAnsi="AdvTTd7835f12" w:cs="AdvTTd7835f12"/>
          <w:color w:val="231F20"/>
          <w:sz w:val="16"/>
          <w:szCs w:val="16"/>
          <w:lang w:val="en-US"/>
        </w:rPr>
        <w:t>s</w:t>
      </w:r>
      <w:r w:rsidR="00D05D07">
        <w:rPr>
          <w:rFonts w:ascii="AdvTTd7835f12" w:hAnsi="AdvTTd7835f12" w:cs="AdvTTd7835f12"/>
          <w:color w:val="231F20"/>
          <w:sz w:val="16"/>
          <w:szCs w:val="16"/>
          <w:lang w:val="en-US"/>
        </w:rPr>
        <w:t xml:space="preserve"> in </w:t>
      </w:r>
      <w:r w:rsidR="007B6E93">
        <w:rPr>
          <w:rFonts w:ascii="AdvTTd7835f12" w:hAnsi="AdvTTd7835f12" w:cs="AdvTTd7835f12"/>
          <w:color w:val="231F20"/>
          <w:sz w:val="16"/>
          <w:szCs w:val="16"/>
          <w:lang w:val="en-US"/>
        </w:rPr>
        <w:t>different</w:t>
      </w:r>
      <w:r w:rsidR="00D05D07">
        <w:rPr>
          <w:rFonts w:ascii="AdvTTd7835f12" w:hAnsi="AdvTTd7835f12" w:cs="AdvTTd7835f12"/>
          <w:color w:val="231F20"/>
          <w:sz w:val="16"/>
          <w:szCs w:val="16"/>
          <w:lang w:val="en-US"/>
        </w:rPr>
        <w:t xml:space="preserve"> levels of</w:t>
      </w:r>
      <w:r>
        <w:rPr>
          <w:rFonts w:ascii="AdvTTd7835f12" w:hAnsi="AdvTTd7835f12" w:cs="AdvTTd7835f12"/>
          <w:color w:val="231F20"/>
          <w:sz w:val="16"/>
          <w:szCs w:val="16"/>
          <w:lang w:val="en-US"/>
        </w:rPr>
        <w:t xml:space="preserve"> commitment to conservation</w:t>
      </w:r>
      <w:r w:rsidR="007B6E93">
        <w:rPr>
          <w:rFonts w:ascii="AdvTTd7835f12" w:hAnsi="AdvTTd7835f12" w:cs="AdvTTd7835f12"/>
          <w:color w:val="231F20"/>
          <w:sz w:val="16"/>
          <w:szCs w:val="16"/>
          <w:lang w:val="en-US"/>
        </w:rPr>
        <w:t xml:space="preserve"> among jurisdictions</w:t>
      </w:r>
      <w:r>
        <w:rPr>
          <w:rFonts w:ascii="AdvTTd7835f12" w:hAnsi="AdvTTd7835f12" w:cs="AdvTTd7835f12"/>
          <w:color w:val="231F20"/>
          <w:sz w:val="16"/>
          <w:szCs w:val="16"/>
          <w:lang w:val="en-US"/>
        </w:rPr>
        <w:t xml:space="preserve">. As conservation </w:t>
      </w:r>
      <w:r w:rsidR="007B6E93">
        <w:rPr>
          <w:rFonts w:ascii="AdvTTd7835f12" w:hAnsi="AdvTTd7835f12" w:cs="AdvTTd7835f12"/>
          <w:color w:val="231F20"/>
          <w:sz w:val="16"/>
          <w:szCs w:val="16"/>
          <w:lang w:val="en-US"/>
        </w:rPr>
        <w:t>agencies</w:t>
      </w:r>
      <w:r>
        <w:rPr>
          <w:rFonts w:ascii="AdvTTd7835f12" w:hAnsi="AdvTTd7835f12" w:cs="AdvTTd7835f12"/>
          <w:color w:val="231F20"/>
          <w:sz w:val="16"/>
          <w:szCs w:val="16"/>
          <w:lang w:val="en-US"/>
        </w:rPr>
        <w:t xml:space="preserve"> look to secure new areas for protection, risk of future change will be particularly important as projected changes in climate (citation from below), land-use (</w:t>
      </w:r>
      <w:r w:rsidR="00D05D07">
        <w:rPr>
          <w:rFonts w:ascii="AdvTTd7835f12" w:hAnsi="AdvTTd7835f12" w:cs="AdvTTd7835f12"/>
          <w:color w:val="231F20"/>
          <w:sz w:val="16"/>
          <w:szCs w:val="16"/>
          <w:lang w:val="en-US"/>
        </w:rPr>
        <w:t>citation from below</w:t>
      </w:r>
      <w:r>
        <w:rPr>
          <w:rFonts w:ascii="AdvTTd7835f12" w:hAnsi="AdvTTd7835f12" w:cs="AdvTTd7835f12"/>
          <w:color w:val="231F20"/>
          <w:sz w:val="16"/>
          <w:szCs w:val="16"/>
          <w:lang w:val="en-US"/>
        </w:rPr>
        <w:t xml:space="preserve">), and socio-economic </w:t>
      </w:r>
      <w:r w:rsidR="00D05D07">
        <w:rPr>
          <w:rFonts w:ascii="AdvTTd7835f12" w:hAnsi="AdvTTd7835f12" w:cs="AdvTTd7835f12"/>
          <w:color w:val="231F20"/>
          <w:sz w:val="16"/>
          <w:szCs w:val="16"/>
          <w:lang w:val="en-US"/>
        </w:rPr>
        <w:t>uncertainty can compromise</w:t>
      </w:r>
      <w:r>
        <w:rPr>
          <w:rFonts w:ascii="AdvTTd7835f12" w:hAnsi="AdvTTd7835f12" w:cs="AdvTTd7835f12"/>
          <w:color w:val="231F20"/>
          <w:sz w:val="16"/>
          <w:szCs w:val="16"/>
          <w:lang w:val="en-US"/>
        </w:rPr>
        <w:t xml:space="preserve"> protected area effectiveness. </w:t>
      </w:r>
      <w:r w:rsidR="007B6E93">
        <w:rPr>
          <w:rFonts w:ascii="AdvTTd7835f12" w:hAnsi="AdvTTd7835f12" w:cs="AdvTTd7835f12"/>
          <w:color w:val="231F20"/>
          <w:sz w:val="16"/>
          <w:szCs w:val="16"/>
          <w:lang w:val="en-US"/>
        </w:rPr>
        <w:t>O</w:t>
      </w:r>
      <w:r>
        <w:rPr>
          <w:rFonts w:ascii="AdvTTd7835f12" w:hAnsi="AdvTTd7835f12" w:cs="AdvTTd7835f12"/>
          <w:color w:val="231F20"/>
          <w:sz w:val="16"/>
          <w:szCs w:val="16"/>
          <w:lang w:val="en-US"/>
        </w:rPr>
        <w:t xml:space="preserve">ur results </w:t>
      </w:r>
      <w:r w:rsidR="00A52D4E">
        <w:rPr>
          <w:rFonts w:ascii="AdvTTd7835f12" w:hAnsi="AdvTTd7835f12" w:cs="AdvTTd7835f12"/>
          <w:color w:val="231F20"/>
          <w:sz w:val="16"/>
          <w:szCs w:val="16"/>
          <w:lang w:val="en-US"/>
        </w:rPr>
        <w:t>show t</w:t>
      </w:r>
      <w:r w:rsidR="00A52D4E">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particularly governance</w:t>
      </w:r>
      <w:r w:rsidR="007B6E93">
        <w:rPr>
          <w:rFonts w:ascii="AdvTTd7835f12" w:hAnsi="AdvTTd7835f12" w:cs="AdvTTd7835f12"/>
          <w:color w:val="231F20"/>
          <w:sz w:val="16"/>
          <w:szCs w:val="16"/>
          <w:lang w:val="en-US"/>
        </w:rPr>
        <w:t xml:space="preserve">, </w:t>
      </w:r>
      <w:r w:rsidR="00A52D4E">
        <w:rPr>
          <w:rFonts w:ascii="AdvTTd7835f12" w:hAnsi="AdvTTd7835f12" w:cs="AdvTTd7835f12"/>
          <w:color w:val="231F20"/>
          <w:sz w:val="16"/>
          <w:szCs w:val="16"/>
          <w:lang w:val="en-US"/>
        </w:rPr>
        <w:t>but</w:t>
      </w:r>
      <w:r w:rsidR="007B6E93">
        <w:rPr>
          <w:rFonts w:ascii="AdvTTd7835f12" w:hAnsi="AdvTTd7835f12" w:cs="AdvTTd7835f12"/>
          <w:color w:val="231F20"/>
          <w:sz w:val="16"/>
          <w:szCs w:val="16"/>
          <w:lang w:val="en-US"/>
        </w:rPr>
        <w:t xml:space="preserve"> that considering risk </w:t>
      </w:r>
      <w:r w:rsidR="00A52D4E">
        <w:rPr>
          <w:rFonts w:ascii="AdvTTd7835f12" w:hAnsi="AdvTTd7835f12" w:cs="AdvTTd7835f12"/>
          <w:color w:val="231F20"/>
          <w:sz w:val="16"/>
          <w:szCs w:val="16"/>
          <w:lang w:val="en-US"/>
        </w:rPr>
        <w:t>is achievable, only</w:t>
      </w:r>
      <w:r w:rsidR="007B6E93">
        <w:rPr>
          <w:rFonts w:ascii="AdvTTd7835f12" w:hAnsi="AdvTTd7835f12" w:cs="AdvTTd7835f12"/>
          <w:color w:val="231F20"/>
          <w:sz w:val="16"/>
          <w:szCs w:val="16"/>
          <w:lang w:val="en-US"/>
        </w:rPr>
        <w:t xml:space="preserve"> add</w:t>
      </w:r>
      <w:r w:rsidR="00A52D4E">
        <w:rPr>
          <w:rFonts w:ascii="AdvTTd7835f12" w:hAnsi="AdvTTd7835f12" w:cs="AdvTTd7835f12"/>
          <w:color w:val="231F20"/>
          <w:sz w:val="16"/>
          <w:szCs w:val="16"/>
          <w:lang w:val="en-US"/>
        </w:rPr>
        <w:t>ing</w:t>
      </w:r>
      <w:r w:rsidR="007B6E93">
        <w:rPr>
          <w:rFonts w:ascii="AdvTTd7835f12" w:hAnsi="AdvTTd7835f12" w:cs="AdvTTd7835f12"/>
          <w:color w:val="231F20"/>
          <w:sz w:val="16"/>
          <w:szCs w:val="16"/>
          <w:lang w:val="en-US"/>
        </w:rPr>
        <w:t xml:space="preserve"> </w:t>
      </w:r>
      <w:r w:rsidR="007A09F9">
        <w:rPr>
          <w:rFonts w:ascii="AdvTTd7835f12" w:hAnsi="AdvTTd7835f12" w:cs="AdvTTd7835f12"/>
          <w:color w:val="231F20"/>
          <w:sz w:val="16"/>
          <w:szCs w:val="16"/>
          <w:lang w:val="en-US"/>
        </w:rPr>
        <w:t>&lt;1%</w:t>
      </w:r>
      <w:r w:rsidR="007B6E93">
        <w:rPr>
          <w:rFonts w:ascii="AdvTTd7835f12" w:hAnsi="AdvTTd7835f12" w:cs="AdvTTd7835f12"/>
          <w:color w:val="231F20"/>
          <w:sz w:val="16"/>
          <w:szCs w:val="16"/>
          <w:lang w:val="en-US"/>
        </w:rPr>
        <w:t xml:space="preserve"> to the total global area required to meet biodiversity targets</w:t>
      </w:r>
      <w:r>
        <w:rPr>
          <w:rFonts w:ascii="AdvTTd7835f12" w:hAnsi="AdvTTd7835f12" w:cs="AdvTTd7835f12"/>
          <w:color w:val="231F20"/>
          <w:sz w:val="16"/>
          <w:szCs w:val="16"/>
          <w:lang w:val="en-US"/>
        </w:rPr>
        <w:t>.</w:t>
      </w:r>
      <w:r w:rsidR="007B6E93">
        <w:rPr>
          <w:rFonts w:ascii="AdvTTd7835f12" w:hAnsi="AdvTTd7835f12" w:cs="AdvTTd7835f12"/>
          <w:color w:val="231F20"/>
          <w:sz w:val="16"/>
          <w:szCs w:val="16"/>
          <w:lang w:val="en-US"/>
        </w:rPr>
        <w:t xml:space="preserve"> Moreover, </w:t>
      </w:r>
      <w:r w:rsidR="007B6E93">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sidR="007B6E93">
        <w:rPr>
          <w:rStyle w:val="CommentReference"/>
        </w:rPr>
        <w:annotationRef/>
      </w:r>
      <w:r w:rsidR="007B6E93">
        <w:rPr>
          <w:rFonts w:ascii="Times New Roman" w:hAnsi="Times New Roman" w:cs="Times New Roman"/>
          <w:sz w:val="24"/>
          <w:szCs w:val="24"/>
        </w:rPr>
        <w:t>.</w:t>
      </w:r>
      <w:r w:rsidR="007A09F9">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sidR="007A09F9">
        <w:rPr>
          <w:rFonts w:ascii="Times New Roman" w:eastAsia="Arial" w:hAnsi="Times New Roman" w:cs="Times New Roman"/>
          <w:color w:val="000000"/>
          <w:sz w:val="24"/>
          <w:szCs w:val="24"/>
        </w:rPr>
        <w:t>Considering risk in conservation decision-making will lead</w:t>
      </w:r>
      <w:r w:rsidR="007B6E93">
        <w:rPr>
          <w:rFonts w:ascii="Times New Roman" w:eastAsia="Arial" w:hAnsi="Times New Roman" w:cs="Times New Roman"/>
          <w:color w:val="000000"/>
          <w:sz w:val="24"/>
          <w:szCs w:val="24"/>
        </w:rPr>
        <w:t xml:space="preserve"> to more resilient and effective conservation plans into the future to help safeguard our planet’s biodiversity in the face of the current extinction and climate crises.</w:t>
      </w:r>
    </w:p>
    <w:p w14:paraId="42E74FD8" w14:textId="77777777" w:rsidR="007B6E93" w:rsidRDefault="007B6E93"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C87E18" w:rsidRPr="00095B42" w:rsidRDefault="00C87E18"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61" w:author="Joe Bennett" w:date="2020-08-12T07:04:00Z" w:initials="JB">
    <w:p w14:paraId="00080CAC" w14:textId="36AAD289" w:rsidR="00C87E18" w:rsidRDefault="00C87E18">
      <w:pPr>
        <w:pStyle w:val="CommentText"/>
      </w:pPr>
      <w:r>
        <w:rPr>
          <w:rStyle w:val="CommentReference"/>
        </w:rPr>
        <w:annotationRef/>
      </w:r>
      <w:r>
        <w:t>Something like this? I was hoping to reinforce flexibility to switch relative priority and examine differences (and overlap).</w:t>
      </w:r>
    </w:p>
  </w:comment>
  <w:comment w:id="64" w:author="richard" w:date="2020-04-15T13:14:00Z" w:initials="r">
    <w:p w14:paraId="566EC2F8" w14:textId="4F09C282" w:rsidR="00C87E18" w:rsidRDefault="00C87E18">
      <w:pPr>
        <w:pStyle w:val="CommentText"/>
      </w:pPr>
      <w:r>
        <w:rPr>
          <w:rStyle w:val="CommentReference"/>
        </w:rPr>
        <w:annotationRef/>
      </w:r>
      <w:r>
        <w:t xml:space="preserve">I think that’s a good idea. Have there been any global </w:t>
      </w:r>
      <w:proofErr w:type="spellStart"/>
      <w:r>
        <w:t>Marxan</w:t>
      </w:r>
      <w:proofErr w:type="spellEnd"/>
      <w:r>
        <w:t xml:space="preserve"> analysis at this resolution? I think not, but am not sure. </w:t>
      </w:r>
    </w:p>
    <w:p w14:paraId="373413F6" w14:textId="5F3450AE" w:rsidR="00C87E18" w:rsidRDefault="00C87E18">
      <w:pPr>
        <w:pStyle w:val="CommentText"/>
      </w:pPr>
      <w:r>
        <w:t xml:space="preserve">For ILP, there is a recent marine example out there that I reviewed: </w:t>
      </w:r>
      <w:hyperlink r:id="rId4" w:history="1">
        <w:r>
          <w:rPr>
            <w:rStyle w:val="Hyperlink"/>
          </w:rPr>
          <w:t>https://www.sciencedirect.com/science/article/pii/S2590332220300439</w:t>
        </w:r>
      </w:hyperlink>
    </w:p>
    <w:p w14:paraId="050931C1" w14:textId="0859E6B4" w:rsidR="00C87E18" w:rsidRDefault="00C87E18">
      <w:pPr>
        <w:pStyle w:val="CommentText"/>
      </w:pPr>
      <w:r>
        <w:t xml:space="preserve">And Jeff’s Nature paper. </w:t>
      </w:r>
    </w:p>
    <w:p w14:paraId="054B3FFC" w14:textId="754D72A5" w:rsidR="00C87E18" w:rsidRDefault="00C87E18">
      <w:pPr>
        <w:pStyle w:val="CommentText"/>
      </w:pPr>
    </w:p>
  </w:comment>
  <w:comment w:id="65" w:author="Viv Mcshane" w:date="2020-06-29T12:27:00Z" w:initials="VM">
    <w:p w14:paraId="5EE9D9C3" w14:textId="77777777" w:rsidR="00C87E18" w:rsidRDefault="00C87E18">
      <w:pPr>
        <w:pStyle w:val="CommentText"/>
      </w:pPr>
      <w:r>
        <w:rPr>
          <w:rStyle w:val="CommentReference"/>
        </w:rPr>
        <w:annotationRef/>
      </w:r>
      <w:r>
        <w:t xml:space="preserve">Yes to acknowledge stuff done before – </w:t>
      </w:r>
    </w:p>
    <w:p w14:paraId="64957F97" w14:textId="15B6D2AC" w:rsidR="00C87E18" w:rsidRDefault="00C87E18">
      <w:pPr>
        <w:pStyle w:val="CommentText"/>
      </w:pPr>
      <w:r>
        <w:t>e.g. global prioritisation for governance alone (Eklund et al 2011)</w:t>
      </w:r>
    </w:p>
    <w:p w14:paraId="21BCBE7E" w14:textId="6054541E" w:rsidR="00C87E18" w:rsidRDefault="00C87E18">
      <w:pPr>
        <w:pStyle w:val="CommentText"/>
      </w:pPr>
      <w:r>
        <w:t xml:space="preserve">There’s lots of regional work starting to account for climate change and land-use in prioritisations, but good to highlight the need for global maps to guide conservation investment for agencies working across the globe like NGOS </w:t>
      </w:r>
      <w:proofErr w:type="spellStart"/>
      <w:r>
        <w:t>etc</w:t>
      </w:r>
      <w:proofErr w:type="spellEnd"/>
      <w:r>
        <w:t>?</w:t>
      </w:r>
    </w:p>
    <w:p w14:paraId="093C32D2" w14:textId="6064DBED" w:rsidR="00C87E18" w:rsidRDefault="00C87E18">
      <w:pPr>
        <w:pStyle w:val="CommentText"/>
      </w:pPr>
    </w:p>
  </w:comment>
  <w:comment w:id="66" w:author="Buxton,Rachel" w:date="2020-08-07T14:49:00Z" w:initials="B">
    <w:p w14:paraId="6F381348" w14:textId="747873C0" w:rsidR="00C87E18" w:rsidRDefault="00C87E18">
      <w:pPr>
        <w:pStyle w:val="CommentText"/>
      </w:pPr>
      <w:r>
        <w:rPr>
          <w:rStyle w:val="CommentReference"/>
        </w:rPr>
        <w:annotationRef/>
      </w:r>
      <w:r>
        <w:t>Climate stuff:</w:t>
      </w:r>
    </w:p>
    <w:p w14:paraId="12FC1507" w14:textId="646E589D" w:rsidR="00C87E18" w:rsidRDefault="00C87E18" w:rsidP="00131DB0">
      <w:pPr>
        <w:pStyle w:val="NormalWeb"/>
        <w:spacing w:before="0" w:beforeAutospacing="0" w:after="160" w:afterAutospacing="0"/>
        <w:ind w:hanging="480"/>
        <w:rPr>
          <w:color w:val="000000"/>
        </w:rPr>
      </w:pPr>
      <w:r>
        <w:rPr>
          <w:color w:val="000000"/>
        </w:rPr>
        <w:t xml:space="preserve">Ando, Amy, and Mindy L Mallory. 2012. “Optimal Portfolio Design to Reduce Climate-Related Conservation Uncertainty in the Prairie Pothole Region.” </w:t>
      </w:r>
      <w:r>
        <w:rPr>
          <w:i/>
          <w:iCs/>
          <w:color w:val="000000"/>
        </w:rPr>
        <w:t>Proceedings of the National Academy of Sciences</w:t>
      </w:r>
      <w:r>
        <w:rPr>
          <w:color w:val="000000"/>
        </w:rPr>
        <w:t xml:space="preserve"> 109(17): 6484 LP – 6489. </w:t>
      </w:r>
      <w:hyperlink r:id="rId5" w:history="1">
        <w:r w:rsidRPr="006579E9">
          <w:rPr>
            <w:rStyle w:val="Hyperlink"/>
          </w:rPr>
          <w:t>http://www.pnas.org/content/109/17/6484.abstract</w:t>
        </w:r>
      </w:hyperlink>
      <w:r>
        <w:rPr>
          <w:color w:val="000000"/>
        </w:rPr>
        <w:t>.</w:t>
      </w:r>
    </w:p>
    <w:p w14:paraId="5D30D413" w14:textId="77777777" w:rsidR="00C87E18" w:rsidRDefault="00C87E18" w:rsidP="00131DB0">
      <w:pPr>
        <w:pStyle w:val="NormalWeb"/>
        <w:spacing w:before="0" w:beforeAutospacing="0" w:after="160" w:afterAutospacing="0"/>
        <w:ind w:hanging="480"/>
        <w:rPr>
          <w:color w:val="000000"/>
        </w:rPr>
      </w:pPr>
    </w:p>
    <w:p w14:paraId="4A7EAA12" w14:textId="1A72ABDE" w:rsidR="00C87E18" w:rsidRDefault="00C87E18" w:rsidP="00131DB0">
      <w:pPr>
        <w:pStyle w:val="NormalWeb"/>
        <w:spacing w:before="0" w:beforeAutospacing="0" w:after="160" w:afterAutospacing="0"/>
        <w:ind w:hanging="480"/>
      </w:pPr>
      <w:proofErr w:type="spellStart"/>
      <w:r>
        <w:rPr>
          <w:color w:val="000000"/>
        </w:rPr>
        <w:t>Naujokaitis</w:t>
      </w:r>
      <w:proofErr w:type="spellEnd"/>
      <w:r>
        <w:rPr>
          <w:color w:val="000000"/>
        </w:rPr>
        <w:t xml:space="preserve">-Lewis, Ilona R et al. 2013. “Uncertainties in Coupled Species Distribution–Metapopulation Dynamics Models for Risk Assessments under Climate Change.” </w:t>
      </w:r>
      <w:r>
        <w:rPr>
          <w:i/>
          <w:iCs/>
          <w:color w:val="000000"/>
        </w:rPr>
        <w:t>Diversity and Distributions</w:t>
      </w:r>
      <w:r>
        <w:rPr>
          <w:color w:val="000000"/>
        </w:rPr>
        <w:t xml:space="preserve"> 19(5–6): 541–54. https://doi.org/10.1111/ddi.12063.</w:t>
      </w:r>
    </w:p>
    <w:p w14:paraId="7D4559C5" w14:textId="77777777" w:rsidR="00C87E18" w:rsidRDefault="00C87E18">
      <w:pPr>
        <w:pStyle w:val="CommentText"/>
      </w:pPr>
    </w:p>
    <w:p w14:paraId="2C54CDBF" w14:textId="22A8CB81" w:rsidR="00C87E18" w:rsidRDefault="00C87E18">
      <w:pPr>
        <w:pStyle w:val="CommentText"/>
      </w:pPr>
      <w:r>
        <w:t>Governance:</w:t>
      </w:r>
    </w:p>
    <w:p w14:paraId="2A4B7F63" w14:textId="58AA82B7" w:rsidR="00C87E18" w:rsidRDefault="00C87E18" w:rsidP="00131DB0">
      <w:pPr>
        <w:pStyle w:val="NormalWeb"/>
        <w:spacing w:before="0" w:beforeAutospacing="0" w:after="160" w:afterAutospacing="0"/>
        <w:ind w:hanging="480"/>
        <w:rPr>
          <w:color w:val="000000"/>
        </w:rPr>
      </w:pPr>
      <w:r>
        <w:rPr>
          <w:color w:val="000000"/>
        </w:rPr>
        <w:t xml:space="preserve">Eklund, Johanna, Anni </w:t>
      </w:r>
      <w:proofErr w:type="spellStart"/>
      <w:r>
        <w:rPr>
          <w:color w:val="000000"/>
        </w:rPr>
        <w:t>Arponen</w:t>
      </w:r>
      <w:proofErr w:type="spellEnd"/>
      <w:r>
        <w:rPr>
          <w:color w:val="000000"/>
        </w:rPr>
        <w:t xml:space="preserve">, Piero Visconti, and Mar Cabeza. 2011. “Governance Factors in the Identification of Global Conservation Priorities for Mammals.” </w:t>
      </w:r>
      <w:r>
        <w:rPr>
          <w:i/>
          <w:iCs/>
          <w:color w:val="000000"/>
        </w:rPr>
        <w:t>Philosophical Transactions of the Royal Society B: Biological Sciences</w:t>
      </w:r>
      <w:r>
        <w:rPr>
          <w:color w:val="000000"/>
        </w:rPr>
        <w:t xml:space="preserve"> 366(1578): 2661–69. </w:t>
      </w:r>
      <w:hyperlink r:id="rId6" w:history="1">
        <w:r w:rsidRPr="006579E9">
          <w:rPr>
            <w:rStyle w:val="Hyperlink"/>
          </w:rPr>
          <w:t>https://doi.org/10.1098/rstb.2011.0114</w:t>
        </w:r>
      </w:hyperlink>
      <w:r>
        <w:rPr>
          <w:color w:val="000000"/>
        </w:rPr>
        <w:t>.</w:t>
      </w:r>
    </w:p>
    <w:p w14:paraId="3D2DEE9A" w14:textId="77777777" w:rsidR="00C87E18" w:rsidRDefault="00C87E18" w:rsidP="00131DB0">
      <w:pPr>
        <w:pStyle w:val="NormalWeb"/>
        <w:spacing w:before="0" w:beforeAutospacing="0" w:after="160" w:afterAutospacing="0"/>
        <w:ind w:hanging="480"/>
      </w:pPr>
    </w:p>
    <w:p w14:paraId="2D62CB03" w14:textId="0BF9A548" w:rsidR="00C87E18" w:rsidRDefault="00C87E18" w:rsidP="00131DB0">
      <w:pPr>
        <w:pStyle w:val="NormalWeb"/>
        <w:spacing w:before="0" w:beforeAutospacing="0" w:after="160" w:afterAutospacing="0"/>
        <w:ind w:hanging="480"/>
        <w:rPr>
          <w:color w:val="000000"/>
        </w:rPr>
      </w:pPr>
      <w:r>
        <w:rPr>
          <w:color w:val="000000"/>
        </w:rPr>
        <w:t xml:space="preserve">Hammill, E et al. 2016. “Factoring Attitudes towards Armed Conflict Risk into Selection of Protected Areas for Conservation.” </w:t>
      </w:r>
      <w:r>
        <w:rPr>
          <w:i/>
          <w:iCs/>
          <w:color w:val="000000"/>
        </w:rPr>
        <w:t>Nature Communications</w:t>
      </w:r>
      <w:r>
        <w:rPr>
          <w:color w:val="000000"/>
        </w:rPr>
        <w:t xml:space="preserve"> 7: 11042. </w:t>
      </w:r>
      <w:hyperlink r:id="rId7" w:history="1">
        <w:r w:rsidRPr="006579E9">
          <w:rPr>
            <w:rStyle w:val="Hyperlink"/>
          </w:rPr>
          <w:t>https://doi.org/10.1038/ncomms11042</w:t>
        </w:r>
      </w:hyperlink>
      <w:r>
        <w:rPr>
          <w:color w:val="000000"/>
        </w:rPr>
        <w:t>.</w:t>
      </w:r>
    </w:p>
    <w:p w14:paraId="53B0B1E4" w14:textId="77777777" w:rsidR="00C87E18" w:rsidRDefault="00C87E18" w:rsidP="00131DB0">
      <w:pPr>
        <w:pStyle w:val="NormalWeb"/>
        <w:spacing w:before="0" w:beforeAutospacing="0" w:after="160" w:afterAutospacing="0"/>
        <w:ind w:hanging="480"/>
        <w:rPr>
          <w:color w:val="000000"/>
        </w:rPr>
      </w:pPr>
    </w:p>
    <w:p w14:paraId="324B7493" w14:textId="5C552B82" w:rsidR="00C87E18" w:rsidRDefault="00C87E18" w:rsidP="00C45069">
      <w:pPr>
        <w:pStyle w:val="NormalWeb"/>
        <w:spacing w:before="0" w:beforeAutospacing="0" w:after="160" w:afterAutospacing="0"/>
        <w:ind w:hanging="480"/>
        <w:rPr>
          <w:color w:val="000000"/>
        </w:rPr>
      </w:pPr>
      <w:r>
        <w:rPr>
          <w:color w:val="000000"/>
        </w:rPr>
        <w:t xml:space="preserve">McBride, MARISSA F, KERRIE A Wilson, MICHAEL Bode, and HUGH P </w:t>
      </w:r>
      <w:proofErr w:type="spellStart"/>
      <w:r>
        <w:rPr>
          <w:color w:val="000000"/>
        </w:rPr>
        <w:t>Possingham</w:t>
      </w:r>
      <w:proofErr w:type="spellEnd"/>
      <w:r>
        <w:rPr>
          <w:color w:val="000000"/>
        </w:rPr>
        <w:t xml:space="preserve">. 2007. “Incorporating the Effects of Socioeconomic Uncertainty into Priority Setting for Conservation Investment.” </w:t>
      </w:r>
      <w:r>
        <w:rPr>
          <w:i/>
          <w:iCs/>
          <w:color w:val="000000"/>
        </w:rPr>
        <w:t>Conservation Biology</w:t>
      </w:r>
      <w:r>
        <w:rPr>
          <w:color w:val="000000"/>
        </w:rPr>
        <w:t xml:space="preserve"> 21(6): 1463–74. </w:t>
      </w:r>
      <w:hyperlink r:id="rId8" w:history="1">
        <w:r w:rsidRPr="006579E9">
          <w:rPr>
            <w:rStyle w:val="Hyperlink"/>
          </w:rPr>
          <w:t>https://onlinelibrary.wiley.com/doi/abs/10.1111/j.1523-1739.2007.00832.x</w:t>
        </w:r>
      </w:hyperlink>
      <w:r>
        <w:rPr>
          <w:color w:val="000000"/>
        </w:rPr>
        <w:t>.</w:t>
      </w:r>
    </w:p>
    <w:p w14:paraId="140BBD66" w14:textId="77777777" w:rsidR="00C87E18" w:rsidRDefault="00C87E18" w:rsidP="00C45069">
      <w:pPr>
        <w:pStyle w:val="NormalWeb"/>
        <w:spacing w:before="0" w:beforeAutospacing="0" w:after="160" w:afterAutospacing="0"/>
        <w:ind w:hanging="480"/>
        <w:rPr>
          <w:color w:val="000000"/>
        </w:rPr>
      </w:pPr>
    </w:p>
    <w:p w14:paraId="7EB01A1A" w14:textId="369C6AF2" w:rsidR="00C87E18" w:rsidRDefault="00C87E18" w:rsidP="00C45069">
      <w:pPr>
        <w:pStyle w:val="NormalWeb"/>
        <w:spacing w:before="0" w:beforeAutospacing="0" w:after="160" w:afterAutospacing="0"/>
        <w:ind w:hanging="480"/>
        <w:rPr>
          <w:color w:val="000000"/>
        </w:rPr>
      </w:pPr>
      <w:proofErr w:type="spellStart"/>
      <w:r>
        <w:rPr>
          <w:color w:val="000000"/>
        </w:rPr>
        <w:t>Ranta</w:t>
      </w:r>
      <w:proofErr w:type="spellEnd"/>
      <w:r>
        <w:rPr>
          <w:color w:val="000000"/>
        </w:rPr>
        <w:t xml:space="preserve">, </w:t>
      </w:r>
      <w:proofErr w:type="spellStart"/>
      <w:r>
        <w:rPr>
          <w:color w:val="000000"/>
        </w:rPr>
        <w:t>Pertti</w:t>
      </w:r>
      <w:proofErr w:type="spellEnd"/>
      <w:r>
        <w:rPr>
          <w:color w:val="000000"/>
        </w:rPr>
        <w:t xml:space="preserve">, Ari Jokinen, and </w:t>
      </w:r>
      <w:proofErr w:type="spellStart"/>
      <w:r>
        <w:rPr>
          <w:color w:val="000000"/>
        </w:rPr>
        <w:t>Sanna</w:t>
      </w:r>
      <w:proofErr w:type="spellEnd"/>
      <w:r>
        <w:rPr>
          <w:color w:val="000000"/>
        </w:rPr>
        <w:t xml:space="preserve"> </w:t>
      </w:r>
      <w:proofErr w:type="spellStart"/>
      <w:r>
        <w:rPr>
          <w:color w:val="000000"/>
        </w:rPr>
        <w:t>Laaka</w:t>
      </w:r>
      <w:proofErr w:type="spellEnd"/>
      <w:r>
        <w:rPr>
          <w:color w:val="000000"/>
        </w:rPr>
        <w:t xml:space="preserve">-Lindberg. 2016. “Surviving in Europe: Geopolitics of Biodiversity Conservation Illustrated by a Proxy Species Viola </w:t>
      </w:r>
      <w:proofErr w:type="spellStart"/>
      <w:r>
        <w:rPr>
          <w:color w:val="000000"/>
        </w:rPr>
        <w:t>Uliginosa</w:t>
      </w:r>
      <w:proofErr w:type="spellEnd"/>
      <w:r>
        <w:rPr>
          <w:color w:val="000000"/>
        </w:rPr>
        <w:t xml:space="preserve">.” </w:t>
      </w:r>
      <w:r>
        <w:rPr>
          <w:i/>
          <w:iCs/>
          <w:color w:val="000000"/>
        </w:rPr>
        <w:t>Ecosphere</w:t>
      </w:r>
      <w:r>
        <w:rPr>
          <w:color w:val="000000"/>
        </w:rPr>
        <w:t xml:space="preserve"> 7(9): e01401. </w:t>
      </w:r>
      <w:hyperlink r:id="rId9" w:history="1">
        <w:r w:rsidRPr="006579E9">
          <w:rPr>
            <w:rStyle w:val="Hyperlink"/>
          </w:rPr>
          <w:t>https://doi.org/10.1002/ecs2.1401</w:t>
        </w:r>
      </w:hyperlink>
      <w:r>
        <w:rPr>
          <w:color w:val="000000"/>
        </w:rPr>
        <w:t>.</w:t>
      </w:r>
    </w:p>
    <w:p w14:paraId="2CBA6454" w14:textId="77777777" w:rsidR="00C87E18" w:rsidRDefault="00C87E18" w:rsidP="00C45069">
      <w:pPr>
        <w:pStyle w:val="NormalWeb"/>
        <w:spacing w:before="0" w:beforeAutospacing="0" w:after="160" w:afterAutospacing="0"/>
        <w:ind w:hanging="480"/>
      </w:pPr>
    </w:p>
    <w:p w14:paraId="462EC9F1" w14:textId="74547F0A" w:rsidR="00C87E18" w:rsidRDefault="00C87E18" w:rsidP="00C45069">
      <w:pPr>
        <w:pStyle w:val="NormalWeb"/>
        <w:spacing w:before="0" w:beforeAutospacing="0" w:after="160" w:afterAutospacing="0"/>
        <w:ind w:hanging="480"/>
      </w:pPr>
      <w:r>
        <w:rPr>
          <w:color w:val="000000"/>
        </w:rPr>
        <w:t xml:space="preserve">Richardson, ELIZABETH A, MICHEL J Kaiser, GARETH Edwards-Jones, and Hugh </w:t>
      </w:r>
      <w:proofErr w:type="spellStart"/>
      <w:r>
        <w:rPr>
          <w:color w:val="000000"/>
        </w:rPr>
        <w:t>Possingham</w:t>
      </w:r>
      <w:proofErr w:type="spellEnd"/>
      <w:r>
        <w:rPr>
          <w:color w:val="000000"/>
        </w:rPr>
        <w:t xml:space="preserve">. 2006. “Sensitivity of Marine-Reserve Design to the Spatial Resolution of Socioeconomic Data.” </w:t>
      </w:r>
      <w:r>
        <w:rPr>
          <w:i/>
          <w:iCs/>
          <w:color w:val="000000"/>
        </w:rPr>
        <w:t>Conservation Biology</w:t>
      </w:r>
      <w:r>
        <w:rPr>
          <w:color w:val="000000"/>
        </w:rPr>
        <w:t xml:space="preserve"> 20(4): 1191–1202. </w:t>
      </w:r>
      <w:hyperlink r:id="rId10" w:history="1">
        <w:r w:rsidRPr="006579E9">
          <w:rPr>
            <w:rStyle w:val="Hyperlink"/>
          </w:rPr>
          <w:t>https://doi.org/10.1111/j.1523-1739.2006.00426.x</w:t>
        </w:r>
      </w:hyperlink>
      <w:r>
        <w:rPr>
          <w:color w:val="000000"/>
        </w:rPr>
        <w:t>.</w:t>
      </w:r>
    </w:p>
    <w:p w14:paraId="3D283FEC" w14:textId="77777777" w:rsidR="00C87E18" w:rsidRDefault="00C87E18" w:rsidP="00C45069">
      <w:pPr>
        <w:pStyle w:val="NormalWeb"/>
        <w:spacing w:before="0" w:beforeAutospacing="0" w:after="160" w:afterAutospacing="0"/>
        <w:ind w:hanging="480"/>
      </w:pPr>
    </w:p>
    <w:p w14:paraId="24A2DF1C" w14:textId="77777777" w:rsidR="00C87E18" w:rsidRDefault="00C87E18" w:rsidP="00C45069">
      <w:pPr>
        <w:pStyle w:val="NormalWeb"/>
        <w:spacing w:before="0" w:beforeAutospacing="0" w:after="160" w:afterAutospacing="0"/>
        <w:ind w:hanging="480"/>
      </w:pPr>
      <w:proofErr w:type="spellStart"/>
      <w:r>
        <w:rPr>
          <w:color w:val="000000"/>
        </w:rPr>
        <w:t>Svancara</w:t>
      </w:r>
      <w:proofErr w:type="spellEnd"/>
      <w:r>
        <w:rPr>
          <w:color w:val="000000"/>
        </w:rPr>
        <w:t xml:space="preserve">, Leona K et al. 2005. “Policy-Driven versus Evidence-Based Conservation: A Review of Political Targets and Biological Needs.” </w:t>
      </w:r>
      <w:proofErr w:type="spellStart"/>
      <w:r>
        <w:rPr>
          <w:i/>
          <w:iCs/>
          <w:color w:val="000000"/>
        </w:rPr>
        <w:t>BioScience</w:t>
      </w:r>
      <w:proofErr w:type="spellEnd"/>
      <w:r>
        <w:rPr>
          <w:color w:val="000000"/>
        </w:rPr>
        <w:t xml:space="preserve"> 55(11): 989–95. https://doi.org/10.1641/0006-3568(2005)055[0989:PVECAR]2.0.CO.</w:t>
      </w:r>
    </w:p>
    <w:p w14:paraId="2274BF7D" w14:textId="77777777" w:rsidR="00C87E18" w:rsidRDefault="00C87E18" w:rsidP="00C45069">
      <w:pPr>
        <w:pStyle w:val="NormalWeb"/>
        <w:spacing w:before="0" w:beforeAutospacing="0" w:after="160" w:afterAutospacing="0"/>
      </w:pPr>
    </w:p>
    <w:p w14:paraId="2483B6D6" w14:textId="62C73EB9" w:rsidR="00C87E18" w:rsidRDefault="00C87E18" w:rsidP="00C45069">
      <w:pPr>
        <w:pStyle w:val="NormalWeb"/>
        <w:spacing w:before="0" w:beforeAutospacing="0" w:after="160" w:afterAutospacing="0"/>
      </w:pPr>
      <w:r>
        <w:t>Land use:</w:t>
      </w:r>
    </w:p>
    <w:p w14:paraId="2AB85985" w14:textId="77777777" w:rsidR="00C87E18" w:rsidRDefault="00C87E18" w:rsidP="00C45069">
      <w:pPr>
        <w:pStyle w:val="NormalWeb"/>
        <w:spacing w:before="0" w:beforeAutospacing="0" w:after="160" w:afterAutospacing="0"/>
        <w:ind w:hanging="480"/>
      </w:pPr>
      <w:proofErr w:type="spellStart"/>
      <w:r>
        <w:rPr>
          <w:color w:val="000000"/>
        </w:rPr>
        <w:t>Pouzols</w:t>
      </w:r>
      <w:proofErr w:type="spellEnd"/>
      <w:r>
        <w:rPr>
          <w:color w:val="000000"/>
        </w:rPr>
        <w:t xml:space="preserve">, Federico </w:t>
      </w:r>
      <w:proofErr w:type="spellStart"/>
      <w:r>
        <w:rPr>
          <w:color w:val="000000"/>
        </w:rPr>
        <w:t>Montesino</w:t>
      </w:r>
      <w:proofErr w:type="spellEnd"/>
      <w:r>
        <w:rPr>
          <w:color w:val="000000"/>
        </w:rPr>
        <w:t xml:space="preserve"> et al. 2014. “Global Protected Area Expansion Is Compromised by Projected Land-Use and Parochialism.” </w:t>
      </w:r>
      <w:r>
        <w:rPr>
          <w:i/>
          <w:iCs/>
          <w:color w:val="000000"/>
        </w:rPr>
        <w:t>Nature</w:t>
      </w:r>
      <w:r>
        <w:rPr>
          <w:color w:val="000000"/>
        </w:rPr>
        <w:t xml:space="preserve"> 516: 383. https://doi.org/10.1038/nature14032.</w:t>
      </w:r>
    </w:p>
    <w:p w14:paraId="6BF60183" w14:textId="77777777" w:rsidR="00C87E18" w:rsidRDefault="00C87E18" w:rsidP="00131DB0">
      <w:pPr>
        <w:pStyle w:val="NormalWeb"/>
        <w:spacing w:before="0" w:beforeAutospacing="0" w:after="160" w:afterAutospacing="0"/>
        <w:ind w:hanging="480"/>
      </w:pPr>
    </w:p>
    <w:p w14:paraId="57383728" w14:textId="77777777" w:rsidR="00C87E18" w:rsidRDefault="00C87E18">
      <w:pPr>
        <w:pStyle w:val="CommentText"/>
      </w:pPr>
    </w:p>
    <w:p w14:paraId="64464678" w14:textId="20B8A4FE" w:rsidR="00C87E18" w:rsidRDefault="00C87E18">
      <w:pPr>
        <w:pStyle w:val="CommentText"/>
      </w:pPr>
      <w:r>
        <w:t>PADDD:</w:t>
      </w:r>
    </w:p>
    <w:p w14:paraId="29A5B43F" w14:textId="77777777" w:rsidR="00C87E18" w:rsidRDefault="00C87E18" w:rsidP="00131DB0">
      <w:pPr>
        <w:pStyle w:val="NormalWeb"/>
        <w:spacing w:before="0" w:beforeAutospacing="0" w:after="160" w:afterAutospacing="0"/>
        <w:ind w:hanging="480"/>
      </w:pPr>
      <w:proofErr w:type="spellStart"/>
      <w:r>
        <w:rPr>
          <w:color w:val="000000"/>
        </w:rPr>
        <w:t>Mascia</w:t>
      </w:r>
      <w:proofErr w:type="spellEnd"/>
      <w:r>
        <w:rPr>
          <w:color w:val="000000"/>
        </w:rPr>
        <w:t xml:space="preserve">, Michael B, and Sharon </w:t>
      </w:r>
      <w:proofErr w:type="spellStart"/>
      <w:r>
        <w:rPr>
          <w:color w:val="000000"/>
        </w:rPr>
        <w:t>Pailler</w:t>
      </w:r>
      <w:proofErr w:type="spellEnd"/>
      <w:r>
        <w:rPr>
          <w:color w:val="000000"/>
        </w:rPr>
        <w:t xml:space="preserve">. 2011. “Protected Area Downgrading, Downsizing, and </w:t>
      </w:r>
      <w:proofErr w:type="spellStart"/>
      <w:r>
        <w:rPr>
          <w:color w:val="000000"/>
        </w:rPr>
        <w:t>Degazettement</w:t>
      </w:r>
      <w:proofErr w:type="spellEnd"/>
      <w:r>
        <w:rPr>
          <w:color w:val="000000"/>
        </w:rPr>
        <w:t xml:space="preserve"> (PADDD) and Its Conservation Implications.” </w:t>
      </w:r>
      <w:r>
        <w:rPr>
          <w:i/>
          <w:iCs/>
          <w:color w:val="000000"/>
        </w:rPr>
        <w:t>Conservation Letters</w:t>
      </w:r>
      <w:r>
        <w:rPr>
          <w:color w:val="000000"/>
        </w:rPr>
        <w:t xml:space="preserve"> 4(1): 9–20. https://doi.org/10.1111/j.1755-263X.2010.00147.x.</w:t>
      </w:r>
    </w:p>
    <w:p w14:paraId="06B498F0" w14:textId="77777777" w:rsidR="00C87E18" w:rsidRDefault="00C87E18">
      <w:pPr>
        <w:pStyle w:val="CommentText"/>
      </w:pPr>
    </w:p>
  </w:comment>
  <w:comment w:id="67" w:author="Joe Bennett" w:date="2020-08-12T06:59:00Z" w:initials="JB">
    <w:p w14:paraId="7788DA1B" w14:textId="5348247C" w:rsidR="00C87E18" w:rsidRDefault="00C87E18">
      <w:pPr>
        <w:pStyle w:val="CommentText"/>
      </w:pPr>
      <w:r>
        <w:rPr>
          <w:rStyle w:val="CommentReference"/>
        </w:rPr>
        <w:annotationRef/>
      </w:r>
      <w:r>
        <w:t xml:space="preserve">Land use: </w:t>
      </w:r>
      <w:proofErr w:type="spellStart"/>
      <w:r>
        <w:t>DiMinin</w:t>
      </w:r>
      <w:proofErr w:type="spellEnd"/>
      <w:r>
        <w:t xml:space="preserve">, E., </w:t>
      </w:r>
      <w:proofErr w:type="spellStart"/>
      <w:r>
        <w:t>Slotow</w:t>
      </w:r>
      <w:proofErr w:type="spellEnd"/>
      <w:r>
        <w:t xml:space="preserve">, R., Hunter, L.T.B., </w:t>
      </w:r>
      <w:proofErr w:type="spellStart"/>
      <w:r>
        <w:t>Pouzols</w:t>
      </w:r>
      <w:proofErr w:type="spellEnd"/>
      <w:r>
        <w:t xml:space="preserve">, F.M., </w:t>
      </w:r>
      <w:proofErr w:type="spellStart"/>
      <w:r>
        <w:t>Toivonen</w:t>
      </w:r>
      <w:proofErr w:type="spellEnd"/>
      <w:r>
        <w:t xml:space="preserve">, T., </w:t>
      </w:r>
      <w:proofErr w:type="spellStart"/>
      <w:r>
        <w:t>Verburg</w:t>
      </w:r>
      <w:proofErr w:type="spellEnd"/>
      <w:r>
        <w:t xml:space="preserve">, P.H., Leader Williams, N., </w:t>
      </w:r>
      <w:proofErr w:type="spellStart"/>
      <w:r>
        <w:t>Petracca</w:t>
      </w:r>
      <w:proofErr w:type="spellEnd"/>
      <w:r>
        <w:t xml:space="preserve">, L., </w:t>
      </w:r>
      <w:proofErr w:type="spellStart"/>
      <w:r>
        <w:t>Moilanen</w:t>
      </w:r>
      <w:proofErr w:type="spellEnd"/>
      <w:r>
        <w:t>, A. 2016. Global priorities for national carnivore conservation under land use change. Sci. Rep. 6, 23814. DOI: 10.1038/srep23814.</w:t>
      </w:r>
    </w:p>
  </w:comment>
  <w:comment w:id="68" w:author="Joe Bennett" w:date="2020-08-12T07:00:00Z" w:initials="JB">
    <w:p w14:paraId="5A41C9E1" w14:textId="28EAA80A" w:rsidR="00C87E18" w:rsidRDefault="00C87E18">
      <w:pPr>
        <w:pStyle w:val="CommentText"/>
      </w:pPr>
      <w:r>
        <w:rPr>
          <w:rStyle w:val="CommentReference"/>
        </w:rPr>
        <w:annotationRef/>
      </w:r>
    </w:p>
  </w:comment>
  <w:comment w:id="86" w:author="Joseph Bennett" w:date="2020-06-11T06:35:00Z" w:initials="JB">
    <w:p w14:paraId="48110054" w14:textId="371838E3" w:rsidR="00C87E18" w:rsidRDefault="00C87E18">
      <w:pPr>
        <w:pStyle w:val="CommentText"/>
      </w:pPr>
      <w:r>
        <w:rPr>
          <w:rStyle w:val="CommentReference"/>
        </w:rPr>
        <w:annotationRef/>
      </w:r>
      <w:r>
        <w:t>Should we have a sentence just before this one comparing to previous analyses that have just done biodiversity, or maybe one extra thing?</w:t>
      </w:r>
    </w:p>
  </w:comment>
  <w:comment w:id="93" w:author="Joe Bennett" w:date="2020-08-12T10:34:00Z" w:initials="JB">
    <w:p w14:paraId="3577FD93" w14:textId="7FE5E991" w:rsidR="00C87E18" w:rsidRDefault="00C87E18">
      <w:pPr>
        <w:pStyle w:val="CommentText"/>
      </w:pPr>
      <w:r>
        <w:rPr>
          <w:rStyle w:val="CommentReference"/>
        </w:rPr>
        <w:annotationRef/>
      </w:r>
      <w:r>
        <w:t>Cool point maybe can still save but have deleted for now</w:t>
      </w:r>
    </w:p>
  </w:comment>
  <w:comment w:id="97" w:author="Jeffrey Owen Hanson" w:date="2020-03-16T10:42:00Z" w:initials="JOH">
    <w:p w14:paraId="4DB89186" w14:textId="4E818480" w:rsidR="00C87E18" w:rsidRDefault="00C87E18">
      <w:pPr>
        <w:pStyle w:val="CommentText"/>
      </w:pPr>
      <w:r>
        <w:rPr>
          <w:rStyle w:val="CommentReference"/>
        </w:rPr>
        <w:annotationRef/>
      </w:r>
      <w:r>
        <w:t>Perhaps you could use different colors for “protected area”, “only selected in this scenario”, “selected in at least one other scenario too”?</w:t>
      </w:r>
    </w:p>
  </w:comment>
  <w:comment w:id="98" w:author="richard" w:date="2020-06-12T11:06:00Z" w:initials="r">
    <w:p w14:paraId="30D03DD7" w14:textId="2B859554" w:rsidR="00C87E18" w:rsidRDefault="00C87E18">
      <w:pPr>
        <w:pStyle w:val="CommentText"/>
      </w:pPr>
      <w:r>
        <w:rPr>
          <w:rStyle w:val="CommentReference"/>
        </w:rPr>
        <w:annotationRef/>
      </w:r>
      <w:r>
        <w:t>I think that would be too busy. Probably best to move to supp mat.</w:t>
      </w:r>
    </w:p>
  </w:comment>
  <w:comment w:id="99" w:author="richard" w:date="2020-03-03T08:22:00Z" w:initials="r">
    <w:p w14:paraId="482D7CE4" w14:textId="77777777" w:rsidR="00C87E18" w:rsidRDefault="00C87E18">
      <w:pPr>
        <w:pStyle w:val="CommentText"/>
      </w:pPr>
      <w:r>
        <w:rPr>
          <w:rStyle w:val="CommentReference"/>
        </w:rPr>
        <w:annotationRef/>
      </w:r>
      <w:r>
        <w:t>Placeholder. Need to make this more useful</w:t>
      </w:r>
    </w:p>
    <w:p w14:paraId="0C87499A" w14:textId="389407F5" w:rsidR="00C87E18" w:rsidRDefault="00C87E18">
      <w:pPr>
        <w:pStyle w:val="CommentText"/>
      </w:pPr>
      <w:r>
        <w:t>Might also need to go into supp mat to save space</w:t>
      </w:r>
    </w:p>
  </w:comment>
  <w:comment w:id="100" w:author="Joseph Bennett" w:date="2020-04-14T09:02:00Z" w:initials="JB">
    <w:p w14:paraId="1A141592" w14:textId="77777777" w:rsidR="00C87E18" w:rsidRDefault="00C87E18">
      <w:pPr>
        <w:pStyle w:val="CommentText"/>
      </w:pPr>
      <w:r>
        <w:rPr>
          <w:rStyle w:val="CommentReference"/>
        </w:rPr>
        <w:annotationRef/>
      </w:r>
      <w:r>
        <w:t xml:space="preserve">If we can fix the colours, could keep in the main? </w:t>
      </w:r>
    </w:p>
    <w:p w14:paraId="68F85DCB" w14:textId="77777777" w:rsidR="00C87E18" w:rsidRDefault="00C87E18">
      <w:pPr>
        <w:pStyle w:val="CommentText"/>
      </w:pPr>
    </w:p>
    <w:p w14:paraId="7E8EB4EC" w14:textId="3928BB35" w:rsidR="00C87E18" w:rsidRDefault="00C87E18">
      <w:pPr>
        <w:pStyle w:val="CommentText"/>
      </w:pPr>
      <w:r>
        <w:t xml:space="preserve">Or could provide baseline versus all three together, then present all scenarios in the SI? </w:t>
      </w:r>
    </w:p>
  </w:comment>
  <w:comment w:id="101" w:author="Viv Mcshane" w:date="2020-06-29T11:39:00Z" w:initials="VM">
    <w:p w14:paraId="2F1568A8" w14:textId="66C0BB5E" w:rsidR="00C87E18" w:rsidRDefault="00C87E18">
      <w:pPr>
        <w:pStyle w:val="CommentText"/>
      </w:pPr>
      <w:r>
        <w:rPr>
          <w:rStyle w:val="CommentReference"/>
        </w:rPr>
        <w:annotationRef/>
      </w:r>
      <w:r>
        <w:t>Yes – difficult to see any large differences in these images – the difference map in fig 2 is a better comparison – this is good in supp</w:t>
      </w:r>
    </w:p>
  </w:comment>
  <w:comment w:id="102" w:author="Viv Mcshane" w:date="2020-03-16T10:06:00Z" w:initials="VM">
    <w:p w14:paraId="149BA32E" w14:textId="3003193A" w:rsidR="00C87E18" w:rsidRDefault="00C87E18">
      <w:pPr>
        <w:pStyle w:val="CommentText"/>
      </w:pPr>
      <w:r>
        <w:rPr>
          <w:rStyle w:val="CommentReference"/>
        </w:rPr>
        <w:annotationRef/>
      </w:r>
      <w:r>
        <w:t>Can we make the grey lighter in the background so that the blue stands out more? Its very hard to see with the country background colour.</w:t>
      </w:r>
    </w:p>
  </w:comment>
  <w:comment w:id="103" w:author="Joe Bennett" w:date="2020-08-12T10:35:00Z" w:initials="JB">
    <w:p w14:paraId="5A79308A" w14:textId="715F24A0" w:rsidR="00C87E18" w:rsidRDefault="00C87E18">
      <w:pPr>
        <w:pStyle w:val="CommentText"/>
      </w:pPr>
      <w:r>
        <w:rPr>
          <w:rStyle w:val="CommentReference"/>
        </w:rPr>
        <w:annotationRef/>
      </w:r>
      <w:r>
        <w:t>Could go in SI?</w:t>
      </w:r>
    </w:p>
  </w:comment>
  <w:comment w:id="104" w:author="Joe Bennett" w:date="2020-08-12T10:38:00Z" w:initials="JB">
    <w:p w14:paraId="6842E69F" w14:textId="152E2FDF" w:rsidR="00C87E18" w:rsidRDefault="00C87E18">
      <w:pPr>
        <w:pStyle w:val="CommentText"/>
      </w:pPr>
      <w:r>
        <w:rPr>
          <w:rStyle w:val="CommentReference"/>
        </w:rPr>
        <w:annotationRef/>
      </w:r>
      <w:r>
        <w:t xml:space="preserve">“list included all terrestrial vertebrate species from the…” is this OK? </w:t>
      </w:r>
    </w:p>
  </w:comment>
  <w:comment w:id="106" w:author="richard" w:date="2020-01-06T15:31:00Z" w:initials="r">
    <w:p w14:paraId="4DD25A8C" w14:textId="4F9C02CD" w:rsidR="00C87E18" w:rsidRDefault="00C87E18">
      <w:pPr>
        <w:pStyle w:val="CommentText"/>
      </w:pPr>
      <w:r>
        <w:rPr>
          <w:rStyle w:val="CommentReference"/>
        </w:rPr>
        <w:annotationRef/>
      </w:r>
      <w:r>
        <w:t>Total: 30930</w:t>
      </w:r>
    </w:p>
  </w:comment>
  <w:comment w:id="118" w:author="Joe Bennett" w:date="2020-08-12T10:46:00Z" w:initials="JB">
    <w:p w14:paraId="4424FAC9" w14:textId="77777777" w:rsidR="00C87E18" w:rsidRDefault="00C87E18">
      <w:pPr>
        <w:pStyle w:val="CommentText"/>
      </w:pPr>
      <w:r>
        <w:rPr>
          <w:rStyle w:val="CommentReference"/>
        </w:rPr>
        <w:annotationRef/>
      </w:r>
      <w:r>
        <w:t xml:space="preserve">Might this imply to a cranky reviewer that we claim to have invented multi-criteria decision making? </w:t>
      </w:r>
    </w:p>
    <w:p w14:paraId="3BE0A36A" w14:textId="77777777" w:rsidR="00C87E18" w:rsidRDefault="00C87E18">
      <w:pPr>
        <w:pStyle w:val="CommentText"/>
      </w:pPr>
    </w:p>
    <w:p w14:paraId="25A73A13" w14:textId="4A65E142" w:rsidR="00C87E18" w:rsidRDefault="00C87E18">
      <w:pPr>
        <w:pStyle w:val="CommentText"/>
      </w:pPr>
      <w:r>
        <w:t xml:space="preserve">Could just combine with next sentence? </w:t>
      </w:r>
    </w:p>
  </w:comment>
  <w:comment w:id="129" w:author="Joe Bennett" w:date="2020-08-12T10:47:00Z" w:initials="JB">
    <w:p w14:paraId="6081D898" w14:textId="77F883C4" w:rsidR="00C87E18" w:rsidRDefault="00C87E18">
      <w:pPr>
        <w:pStyle w:val="CommentText"/>
      </w:pPr>
      <w:r>
        <w:rPr>
          <w:rStyle w:val="CommentReference"/>
        </w:rPr>
        <w:annotationRef/>
      </w:r>
      <w:r>
        <w:t>This correct? Should be 16 total?</w:t>
      </w:r>
    </w:p>
  </w:comment>
  <w:comment w:id="131" w:author="richard" w:date="2020-03-03T12:47:00Z" w:initials="r">
    <w:p w14:paraId="0E5EC58A" w14:textId="1BBF8A37" w:rsidR="00C87E18" w:rsidRDefault="00C87E18">
      <w:pPr>
        <w:pStyle w:val="CommentText"/>
      </w:pPr>
      <w:r>
        <w:rPr>
          <w:rStyle w:val="CommentReference"/>
        </w:rPr>
        <w:annotationRef/>
      </w:r>
      <w:r>
        <w:t>We should probably add the maths in here. Jeff, would you be able to do that?</w:t>
      </w:r>
    </w:p>
  </w:comment>
  <w:comment w:id="132" w:author="Unknown Author" w:date="2020-01-15T13:03:00Z" w:initials="">
    <w:p w14:paraId="28762C38" w14:textId="77777777" w:rsidR="00C87E18" w:rsidRDefault="00C87E18">
      <w:r>
        <w:rPr>
          <w:rFonts w:ascii="Calibri" w:hAnsi="Calibri"/>
          <w:sz w:val="20"/>
        </w:rPr>
        <w:t>This will require some justification, standard approaches (though poorly justified) using log-linear scaling to calculate targets.</w:t>
      </w:r>
    </w:p>
  </w:comment>
  <w:comment w:id="133" w:author="Joseph Bennett" w:date="2020-01-11T07:23:00Z" w:initials="JB">
    <w:p w14:paraId="1FB287EC" w14:textId="75C88669" w:rsidR="00C87E18" w:rsidRDefault="00C87E18">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34" w:author="richard" w:date="2020-03-03T11:25:00Z" w:initials="r">
    <w:p w14:paraId="5704DF23" w14:textId="249B360B" w:rsidR="00C87E18" w:rsidRDefault="00C87E18">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35" w:author="Joe Bennett" w:date="2020-08-12T10:48:00Z" w:initials="JB">
    <w:p w14:paraId="62326E7E" w14:textId="6CA45620" w:rsidR="00C87E18" w:rsidRDefault="00C87E18">
      <w:pPr>
        <w:pStyle w:val="CommentText"/>
      </w:pPr>
      <w:r>
        <w:rPr>
          <w:rStyle w:val="CommentReference"/>
        </w:rPr>
        <w:annotationRef/>
      </w:r>
      <w:r>
        <w:t xml:space="preserve">See suggestions above. I think al good now. </w:t>
      </w:r>
    </w:p>
  </w:comment>
  <w:comment w:id="139" w:author="Joe Bennett" w:date="2020-08-12T10:49:00Z" w:initials="JB">
    <w:p w14:paraId="70F71DED" w14:textId="6A690233" w:rsidR="00C87E18" w:rsidRDefault="00C87E18">
      <w:pPr>
        <w:pStyle w:val="CommentText"/>
      </w:pPr>
      <w:r>
        <w:rPr>
          <w:rStyle w:val="CommentReference"/>
        </w:rPr>
        <w:annotationRef/>
      </w:r>
      <w:r>
        <w:t xml:space="preserve">In the end we did all orders, right? </w:t>
      </w:r>
    </w:p>
  </w:comment>
  <w:comment w:id="145" w:author="Joseph Bennett" w:date="2020-04-14T09:01:00Z" w:initials="JB">
    <w:p w14:paraId="34DACA19" w14:textId="77777777" w:rsidR="00C87E18" w:rsidRDefault="00C87E18" w:rsidP="00A70CCC">
      <w:pPr>
        <w:pStyle w:val="CommentText"/>
      </w:pPr>
      <w:r>
        <w:rPr>
          <w:rStyle w:val="CommentReference"/>
        </w:rPr>
        <w:annotationRef/>
      </w:r>
      <w:r>
        <w:t>I’m not totally clear on this table, and wondering if it should go in SI and identify the countries that represent the extremes?</w:t>
      </w:r>
    </w:p>
  </w:comment>
  <w:comment w:id="146" w:author="richard" w:date="2020-06-12T11:08:00Z" w:initials="r">
    <w:p w14:paraId="52EBA948" w14:textId="502EE814" w:rsidR="00C87E18" w:rsidRDefault="00C87E18">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149" w:author="Viv Mcshane" w:date="2020-06-29T11:59:00Z" w:initials="VM">
    <w:p w14:paraId="4402BA93" w14:textId="49D43C6A" w:rsidR="00C87E18" w:rsidRDefault="00C87E18">
      <w:pPr>
        <w:pStyle w:val="CommentText"/>
      </w:pPr>
      <w:r>
        <w:rPr>
          <w:rStyle w:val="CommentReference"/>
        </w:rPr>
        <w:annotationRef/>
      </w:r>
      <w:r>
        <w:t>OK – so it is the WGI data that was used – in which case we need to remove the reference to transparency data in the beginning</w:t>
      </w:r>
    </w:p>
  </w:comment>
  <w:comment w:id="150" w:author="Jeremy Pittman" w:date="2020-04-24T13:28:00Z" w:initials="JP">
    <w:p w14:paraId="2D385FF6" w14:textId="77777777" w:rsidR="00C87E18" w:rsidRDefault="00C87E18"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151" w:author="Viv Mcshane" w:date="2020-06-29T12:07:00Z" w:initials="VM">
    <w:p w14:paraId="001CD08A" w14:textId="2916F75F" w:rsidR="00C87E18" w:rsidRDefault="00C87E18">
      <w:pPr>
        <w:pStyle w:val="CommentText"/>
      </w:pPr>
      <w:r>
        <w:rPr>
          <w:rStyle w:val="CommentReference"/>
        </w:rPr>
        <w:annotationRef/>
      </w:r>
      <w:r>
        <w:t>Can we say “poor” or something else instead of “bad”?</w:t>
      </w:r>
    </w:p>
  </w:comment>
  <w:comment w:id="152" w:author="Joe Bennett" w:date="2020-08-12T10:51:00Z" w:initials="JB">
    <w:p w14:paraId="3B172389" w14:textId="265B65FF" w:rsidR="00C87E18" w:rsidRDefault="00C87E18">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5C5777D" w15:done="0"/>
  <w15:commentEx w15:paraId="7E6CEA61" w15:done="0"/>
  <w15:commentEx w15:paraId="7D9846F0" w15:done="0"/>
  <w15:commentEx w15:paraId="749108E7" w15:paraIdParent="7D9846F0" w15:done="0"/>
  <w15:commentEx w15:paraId="2C331CCE" w15:done="0"/>
  <w15:commentEx w15:paraId="6C013B8C" w15:paraIdParent="2C331CCE" w15:done="0"/>
  <w15:commentEx w15:paraId="5F98E90B" w15:paraIdParent="2C331CCE" w15:done="0"/>
  <w15:commentEx w15:paraId="3004DEFC" w15:done="0"/>
  <w15:commentEx w15:paraId="299D06D5" w15:done="0"/>
  <w15:commentEx w15:paraId="00599DA8" w15:paraIdParent="299D06D5" w15:done="0"/>
  <w15:commentEx w15:paraId="35DBCAEB" w15:paraIdParent="299D06D5" w15:done="0"/>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4785D2F" w15:done="0"/>
  <w15:commentEx w15:paraId="725EB8D1" w15:done="0"/>
  <w15:commentEx w15:paraId="35E977AE" w15:done="0"/>
  <w15:commentEx w15:paraId="6E20E00A" w15:done="0"/>
  <w15:commentEx w15:paraId="42855409" w15:done="0"/>
  <w15:commentEx w15:paraId="4904E191" w15:done="0"/>
  <w15:commentEx w15:paraId="00080CAC" w15:done="0"/>
  <w15:commentEx w15:paraId="054B3FFC" w15:done="0"/>
  <w15:commentEx w15:paraId="093C32D2" w15:paraIdParent="054B3FFC" w15:done="0"/>
  <w15:commentEx w15:paraId="06B498F0" w15:paraIdParent="054B3FFC" w15:done="0"/>
  <w15:commentEx w15:paraId="7788DA1B" w15:paraIdParent="054B3FFC" w15:done="0"/>
  <w15:commentEx w15:paraId="5A41C9E1" w15:paraIdParent="054B3FFC" w15:done="0"/>
  <w15:commentEx w15:paraId="48110054" w15:done="0"/>
  <w15:commentEx w15:paraId="3577FD93"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6842E69F" w15:done="0"/>
  <w15:commentEx w15:paraId="4DD25A8C" w15:done="0"/>
  <w15:commentEx w15:paraId="25A73A13" w15:done="0"/>
  <w15:commentEx w15:paraId="6081D898"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70F71DED" w15:done="0"/>
  <w15:commentEx w15:paraId="34DACA19" w15:done="0"/>
  <w15:commentEx w15:paraId="52EBA948" w15:paraIdParent="34DACA19" w15:done="0"/>
  <w15:commentEx w15:paraId="4402BA93" w15:done="0"/>
  <w15:commentEx w15:paraId="2D385FF6" w15:done="0"/>
  <w15:commentEx w15:paraId="001CD08A"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19D4" w16cex:dateUtc="2020-08-11T17:21:00Z"/>
  <w16cex:commentExtensible w16cex:durableId="22D7D523" w16cex:dateUtc="2020-08-07T20:26:00Z"/>
  <w16cex:commentExtensible w16cex:durableId="22D7D4D0" w16cex:dateUtc="2020-08-07T20:25:00Z"/>
  <w16cex:commentExtensible w16cex:durableId="22D7D5B8" w16cex:dateUtc="2020-08-07T20:29:00Z"/>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DD7B74" w16cex:dateUtc="2020-08-12T00:17:00Z"/>
  <w16cex:commentExtensible w16cex:durableId="22DD7C29" w16cex:dateUtc="2020-08-12T00:20:00Z"/>
  <w16cex:commentExtensible w16cex:durableId="22DD7C0B" w16cex:dateUtc="2020-08-12T00:20:00Z"/>
  <w16cex:commentExtensible w16cex:durableId="22DE1302" w16cex:dateUtc="2020-08-12T11:04:00Z"/>
  <w16cex:commentExtensible w16cex:durableId="22A45CC4" w16cex:dateUtc="2020-06-29T19:27:00Z"/>
  <w16cex:commentExtensible w16cex:durableId="22DE11CA" w16cex:dateUtc="2020-08-12T10:59:00Z"/>
  <w16cex:commentExtensible w16cex:durableId="22DE11F8" w16cex:dateUtc="2020-08-12T11:00:00Z"/>
  <w16cex:commentExtensible w16cex:durableId="228C4F18" w16cex:dateUtc="2020-06-11T10:35:00Z"/>
  <w16cex:commentExtensible w16cex:durableId="22DE442E" w16cex:dateUtc="2020-08-12T14:34: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515" w16cex:dateUtc="2020-08-12T14:38:00Z"/>
  <w16cex:commentExtensible w16cex:durableId="22DE46E9" w16cex:dateUtc="2020-08-12T14:46:00Z"/>
  <w16cex:commentExtensible w16cex:durableId="22DE4747" w16cex:dateUtc="2020-08-12T14:47:00Z"/>
  <w16cex:commentExtensible w16cex:durableId="22DE4770" w16cex:dateUtc="2020-08-12T14:48:00Z"/>
  <w16cex:commentExtensible w16cex:durableId="22DE479C" w16cex:dateUtc="2020-08-12T14:49:00Z"/>
  <w16cex:commentExtensible w16cex:durableId="228DE097" w16cex:dateUtc="2020-06-12T18:08:00Z"/>
  <w16cex:commentExtensible w16cex:durableId="22A45606" w16cex:dateUtc="2020-06-29T18:59:00Z"/>
  <w16cex:commentExtensible w16cex:durableId="22A457FF" w16cex:dateUtc="2020-06-29T19:07: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5C5777D" w16cid:durableId="21A60B2E"/>
  <w16cid:commentId w16cid:paraId="7E6CEA61" w16cid:durableId="22DD19D4"/>
  <w16cid:commentId w16cid:paraId="7D9846F0" w16cid:durableId="22D7CB38"/>
  <w16cid:commentId w16cid:paraId="749108E7" w16cid:durableId="22D7D523"/>
  <w16cid:commentId w16cid:paraId="2C331CCE" w16cid:durableId="22D7CB39"/>
  <w16cid:commentId w16cid:paraId="6C013B8C" w16cid:durableId="22D7D4D0"/>
  <w16cid:commentId w16cid:paraId="5F98E90B" w16cid:durableId="22F74113"/>
  <w16cid:commentId w16cid:paraId="3004DEFC" w16cid:durableId="22D7CB3A"/>
  <w16cid:commentId w16cid:paraId="299D06D5" w16cid:durableId="22D7CB3B"/>
  <w16cid:commentId w16cid:paraId="00599DA8" w16cid:durableId="22D7D5B8"/>
  <w16cid:commentId w16cid:paraId="35DBCAEB" w16cid:durableId="22F74117"/>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4785D2F" w16cid:durableId="22DD7B74"/>
  <w16cid:commentId w16cid:paraId="725EB8D1" w16cid:durableId="22DD7C29"/>
  <w16cid:commentId w16cid:paraId="35E977AE" w16cid:durableId="22DD7C0B"/>
  <w16cid:commentId w16cid:paraId="6E20E00A" w16cid:durableId="22D7CB4F"/>
  <w16cid:commentId w16cid:paraId="42855409" w16cid:durableId="22D7CB50"/>
  <w16cid:commentId w16cid:paraId="4904E191" w16cid:durableId="22F7412F"/>
  <w16cid:commentId w16cid:paraId="00080CAC" w16cid:durableId="22DE1302"/>
  <w16cid:commentId w16cid:paraId="054B3FFC" w16cid:durableId="22418730"/>
  <w16cid:commentId w16cid:paraId="093C32D2" w16cid:durableId="22A45CC4"/>
  <w16cid:commentId w16cid:paraId="06B498F0" w16cid:durableId="22D7CB53"/>
  <w16cid:commentId w16cid:paraId="7788DA1B" w16cid:durableId="22DE11CA"/>
  <w16cid:commentId w16cid:paraId="5A41C9E1" w16cid:durableId="22DE11F8"/>
  <w16cid:commentId w16cid:paraId="48110054" w16cid:durableId="228C4F18"/>
  <w16cid:commentId w16cid:paraId="3577FD93" w16cid:durableId="22DE442E"/>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6842E69F" w16cid:durableId="22DE4515"/>
  <w16cid:commentId w16cid:paraId="4DD25A8C" w16cid:durableId="21BDD13E"/>
  <w16cid:commentId w16cid:paraId="25A73A13" w16cid:durableId="22DE46E9"/>
  <w16cid:commentId w16cid:paraId="6081D898" w16cid:durableId="22DE4747"/>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70F71DED" w16cid:durableId="22DE479C"/>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4E267" w14:textId="77777777" w:rsidR="00071460" w:rsidRDefault="00071460" w:rsidP="0014008B">
      <w:pPr>
        <w:spacing w:after="0" w:line="240" w:lineRule="auto"/>
      </w:pPr>
      <w:r>
        <w:separator/>
      </w:r>
    </w:p>
  </w:endnote>
  <w:endnote w:type="continuationSeparator" w:id="0">
    <w:p w14:paraId="12540295" w14:textId="77777777" w:rsidR="00071460" w:rsidRDefault="00071460"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D0A50" w14:textId="77777777" w:rsidR="00071460" w:rsidRDefault="00071460" w:rsidP="0014008B">
      <w:pPr>
        <w:spacing w:after="0" w:line="240" w:lineRule="auto"/>
      </w:pPr>
      <w:r>
        <w:separator/>
      </w:r>
    </w:p>
  </w:footnote>
  <w:footnote w:type="continuationSeparator" w:id="0">
    <w:p w14:paraId="707A28DD" w14:textId="77777777" w:rsidR="00071460" w:rsidRDefault="00071460"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e Bennett">
    <w15:presenceInfo w15:providerId="None" w15:userId="Joe Bennett"/>
  </w15:person>
  <w15:person w15:author="Buxton,Rachel">
    <w15:presenceInfo w15:providerId="AD" w15:userId="S-1-5-21-299502267-746137067-1417001333-428832"/>
  </w15:person>
  <w15:person w15:author="Viv Mcshane">
    <w15:presenceInfo w15:providerId="Windows Live" w15:userId="726bcc2aadf18af2"/>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460"/>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16F32"/>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5966"/>
    <w:rsid w:val="00167148"/>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37F"/>
    <w:rsid w:val="001D3BC5"/>
    <w:rsid w:val="001D4B17"/>
    <w:rsid w:val="001E2D86"/>
    <w:rsid w:val="001E433B"/>
    <w:rsid w:val="001F0D4E"/>
    <w:rsid w:val="001F1C2D"/>
    <w:rsid w:val="00203451"/>
    <w:rsid w:val="00204A7A"/>
    <w:rsid w:val="00206B19"/>
    <w:rsid w:val="00210FAA"/>
    <w:rsid w:val="00211C3B"/>
    <w:rsid w:val="002168A9"/>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0FF1"/>
    <w:rsid w:val="00255171"/>
    <w:rsid w:val="00255CF8"/>
    <w:rsid w:val="0025603F"/>
    <w:rsid w:val="00256E7C"/>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4D0"/>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43C"/>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D7E97"/>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A0054"/>
    <w:rsid w:val="005A04A1"/>
    <w:rsid w:val="005A1A26"/>
    <w:rsid w:val="005A2D04"/>
    <w:rsid w:val="005A4A2C"/>
    <w:rsid w:val="005A6B6D"/>
    <w:rsid w:val="005B02DE"/>
    <w:rsid w:val="005B30D3"/>
    <w:rsid w:val="005B34A6"/>
    <w:rsid w:val="005B3DB4"/>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32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C4C"/>
    <w:rsid w:val="006C25DF"/>
    <w:rsid w:val="006C540D"/>
    <w:rsid w:val="006C6780"/>
    <w:rsid w:val="006D276B"/>
    <w:rsid w:val="006D301B"/>
    <w:rsid w:val="006D5F85"/>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7F7314"/>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607"/>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026F"/>
    <w:rsid w:val="00A43BC1"/>
    <w:rsid w:val="00A43FD6"/>
    <w:rsid w:val="00A45625"/>
    <w:rsid w:val="00A45B5F"/>
    <w:rsid w:val="00A508F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694D"/>
    <w:rsid w:val="00AE6E09"/>
    <w:rsid w:val="00AE77B6"/>
    <w:rsid w:val="00AF2531"/>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342C0"/>
    <w:rsid w:val="00B410C9"/>
    <w:rsid w:val="00B458A1"/>
    <w:rsid w:val="00B5078C"/>
    <w:rsid w:val="00B52EC0"/>
    <w:rsid w:val="00B54ED5"/>
    <w:rsid w:val="00B55932"/>
    <w:rsid w:val="00B561A6"/>
    <w:rsid w:val="00B56E67"/>
    <w:rsid w:val="00B6009D"/>
    <w:rsid w:val="00B60512"/>
    <w:rsid w:val="00B612C6"/>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7FDF"/>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j.1523-1739.2007.00832.x" TargetMode="External"/><Relationship Id="rId3" Type="http://schemas.openxmlformats.org/officeDocument/2006/relationships/hyperlink" Target="https://www.iucnredlist.org/species/2279/9387270" TargetMode="External"/><Relationship Id="rId7" Type="http://schemas.openxmlformats.org/officeDocument/2006/relationships/hyperlink" Target="https://doi.org/10.1038/ncomms11042"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 Id="rId6" Type="http://schemas.openxmlformats.org/officeDocument/2006/relationships/hyperlink" Target="https://doi.org/10.1098/rstb.2011.0114" TargetMode="External"/><Relationship Id="rId5" Type="http://schemas.openxmlformats.org/officeDocument/2006/relationships/hyperlink" Target="http://www.pnas.org/content/109/17/6484.abstract" TargetMode="External"/><Relationship Id="rId10" Type="http://schemas.openxmlformats.org/officeDocument/2006/relationships/hyperlink" Target="https://doi.org/10.1111/j.1523-1739.2006.00426.x" TargetMode="External"/><Relationship Id="rId4" Type="http://schemas.openxmlformats.org/officeDocument/2006/relationships/hyperlink" Target="https://www.sciencedirect.com/science/article/pii/S2590332220300439" TargetMode="External"/><Relationship Id="rId9" Type="http://schemas.openxmlformats.org/officeDocument/2006/relationships/hyperlink" Target="https://doi.org/10.1002/ecs2.140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32</Pages>
  <Words>17562</Words>
  <Characters>100108</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22</cp:revision>
  <dcterms:created xsi:type="dcterms:W3CDTF">2020-08-31T16:27:00Z</dcterms:created>
  <dcterms:modified xsi:type="dcterms:W3CDTF">2020-09-18T18:36:00Z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