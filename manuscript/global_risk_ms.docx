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proofErr w:type="gramStart"/>
      <w:r w:rsidR="00EA2023" w:rsidRPr="00BE6065">
        <w:rPr>
          <w:rFonts w:ascii="Times New Roman" w:hAnsi="Times New Roman" w:cs="Times New Roman"/>
          <w:sz w:val="24"/>
          <w:szCs w:val="24"/>
          <w:vertAlign w:val="superscript"/>
        </w:rPr>
        <w:t>a,b</w:t>
      </w:r>
      <w:proofErr w:type="spellEnd"/>
      <w:proofErr w:type="gram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w:t>
      </w:r>
      <w:proofErr w:type="gramStart"/>
      <w:r w:rsidRPr="00BE6065">
        <w:rPr>
          <w:rFonts w:cs="Times New Roman"/>
          <w:lang w:val="en-CA"/>
        </w:rPr>
        <w:t>By</w:t>
      </w:r>
      <w:proofErr w:type="gramEnd"/>
      <w:r w:rsidRPr="00BE6065">
        <w:rPr>
          <w:rFonts w:cs="Times New Roman"/>
          <w:lang w:val="en-CA"/>
        </w:rPr>
        <w:t xml:space="preserve">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 xml:space="preserve">Wildlife Research Division, Environment and Climate Change Canada, 1125 Colonel </w:t>
      </w:r>
      <w:proofErr w:type="gramStart"/>
      <w:r w:rsidR="00390174" w:rsidRPr="00BE6065">
        <w:rPr>
          <w:rFonts w:cs="Times New Roman"/>
          <w:lang w:val="en-CA"/>
        </w:rPr>
        <w:t>By</w:t>
      </w:r>
      <w:proofErr w:type="gramEnd"/>
      <w:r w:rsidR="00390174" w:rsidRPr="00BE6065">
        <w:rPr>
          <w:rFonts w:cs="Times New Roman"/>
          <w:lang w:val="en-CA"/>
        </w:rPr>
        <w:t xml:space="preserve">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6"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Default="00D56A32" w:rsidP="00BC1C25">
      <w:pPr>
        <w:spacing w:after="0" w:line="480" w:lineRule="auto"/>
        <w:rPr>
          <w:rFonts w:ascii="Times New Roman" w:hAnsi="Times New Roman" w:cs="Times New Roman"/>
          <w:sz w:val="24"/>
          <w:szCs w:val="24"/>
        </w:rPr>
      </w:pPr>
      <w:commentRangeStart w:id="1"/>
      <w:r>
        <w:rPr>
          <w:rFonts w:ascii="Times New Roman" w:hAnsi="Times New Roman" w:cs="Times New Roman"/>
          <w:sz w:val="24"/>
          <w:szCs w:val="24"/>
        </w:rPr>
        <w:lastRenderedPageBreak/>
        <w:t>First paragraph</w:t>
      </w:r>
      <w:commentRangeEnd w:id="1"/>
      <w:r w:rsidR="00364F67">
        <w:commentReference w:id="1"/>
      </w:r>
    </w:p>
    <w:p w14:paraId="5D44119E" w14:textId="77777777"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biodiversity loss in a rapidly changing global environment is a </w:t>
      </w:r>
      <w:r w:rsidR="00F20E1F">
        <w:rPr>
          <w:rFonts w:ascii="Times New Roman" w:eastAsia="Times New Roman" w:hAnsi="Times New Roman" w:cs="Times New Roman"/>
          <w:sz w:val="24"/>
          <w:szCs w:val="24"/>
        </w:rPr>
        <w:t xml:space="preserve">complex </w:t>
      </w:r>
      <w:r>
        <w:rPr>
          <w:rFonts w:ascii="Times New Roman" w:eastAsia="Times New Roman" w:hAnsi="Times New Roman" w:cs="Times New Roman"/>
          <w:sz w:val="24"/>
          <w:szCs w:val="24"/>
        </w:rPr>
        <w:t>race against time</w:t>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 xml:space="preserve">As climate and land-cover change intensify in the coming decades, their interaction with socio-economic systems will influence the effectiveness of conservation </w:t>
      </w:r>
      <w:r w:rsidR="00E75D4F">
        <w:rPr>
          <w:rFonts w:ascii="Times New Roman" w:eastAsia="Times New Roman" w:hAnsi="Times New Roman" w:cs="Times New Roman"/>
          <w:sz w:val="24"/>
          <w:szCs w:val="24"/>
        </w:rPr>
        <w:t>interventions</w:t>
      </w:r>
      <w:r w:rsidR="0077408C">
        <w:rPr>
          <w:rFonts w:ascii="Times New Roman" w:eastAsia="Times New Roman" w:hAnsi="Times New Roman" w:cs="Times New Roman"/>
          <w:sz w:val="24"/>
          <w:szCs w:val="24"/>
        </w:rPr>
        <w:t>, requiring targeted investment</w:t>
      </w:r>
      <w:r>
        <w:rPr>
          <w:rFonts w:ascii="Times New Roman" w:eastAsia="Times New Roman" w:hAnsi="Times New Roman" w:cs="Times New Roman"/>
          <w:sz w:val="24"/>
          <w:szCs w:val="24"/>
        </w:rPr>
        <w:t xml:space="preserve"> in conservation projects that </w:t>
      </w:r>
      <w:r w:rsidR="00007B4C">
        <w:rPr>
          <w:rFonts w:ascii="Times New Roman" w:eastAsia="Times New Roman" w:hAnsi="Times New Roman" w:cs="Times New Roman"/>
          <w:sz w:val="24"/>
          <w:szCs w:val="24"/>
        </w:rPr>
        <w:t>minimize uncertainty</w:t>
      </w:r>
      <w:r w:rsidR="00765436">
        <w:rPr>
          <w:rFonts w:ascii="Times New Roman" w:eastAsia="Times New Roman" w:hAnsi="Times New Roman" w:cs="Times New Roman"/>
          <w:sz w:val="24"/>
          <w:szCs w:val="24"/>
        </w:rPr>
        <w:t xml:space="preserve"> while maximizing biodiversity gains</w:t>
      </w:r>
      <w:r>
        <w:rPr>
          <w:rFonts w:ascii="Times New Roman" w:eastAsia="Times New Roman" w:hAnsi="Times New Roman" w:cs="Times New Roman"/>
          <w:sz w:val="24"/>
          <w:szCs w:val="24"/>
        </w:rPr>
        <w:t xml:space="preserve">. </w:t>
      </w:r>
      <w:commentRangeStart w:id="3"/>
      <w:r w:rsidR="00C750B3">
        <w:rPr>
          <w:rFonts w:ascii="Times New Roman" w:eastAsia="Times New Roman" w:hAnsi="Times New Roman" w:cs="Times New Roman"/>
          <w:sz w:val="24"/>
          <w:szCs w:val="24"/>
        </w:rPr>
        <w:t xml:space="preserve">Here we </w:t>
      </w:r>
      <w:r w:rsidR="00487A81">
        <w:rPr>
          <w:rFonts w:ascii="Times New Roman" w:eastAsia="Times New Roman" w:hAnsi="Times New Roman" w:cs="Times New Roman"/>
          <w:sz w:val="24"/>
          <w:szCs w:val="24"/>
        </w:rPr>
        <w:t xml:space="preserve">introduce </w:t>
      </w:r>
      <w:r w:rsidR="00C750B3">
        <w:rPr>
          <w:rFonts w:ascii="Times New Roman" w:eastAsia="Times New Roman" w:hAnsi="Times New Roman" w:cs="Times New Roman"/>
          <w:sz w:val="24"/>
          <w:szCs w:val="24"/>
        </w:rPr>
        <w:t xml:space="preserve">a framework that can </w:t>
      </w:r>
      <w:r w:rsidR="008F3589">
        <w:rPr>
          <w:rFonts w:ascii="Times New Roman" w:eastAsia="Times New Roman" w:hAnsi="Times New Roman" w:cs="Times New Roman"/>
          <w:sz w:val="24"/>
          <w:szCs w:val="24"/>
        </w:rPr>
        <w:t xml:space="preserve">simultaneously </w:t>
      </w:r>
      <w:r w:rsidR="00C750B3">
        <w:rPr>
          <w:rFonts w:ascii="Times New Roman" w:eastAsia="Times New Roman" w:hAnsi="Times New Roman" w:cs="Times New Roman"/>
          <w:sz w:val="24"/>
          <w:szCs w:val="24"/>
        </w:rPr>
        <w:t>incorporate a range of uncertainties</w:t>
      </w:r>
      <w:r w:rsidR="00DC1410">
        <w:rPr>
          <w:rFonts w:ascii="Times New Roman" w:eastAsia="Times New Roman" w:hAnsi="Times New Roman" w:cs="Times New Roman"/>
          <w:sz w:val="24"/>
          <w:szCs w:val="24"/>
        </w:rPr>
        <w:t xml:space="preserve">, </w:t>
      </w:r>
      <w:commentRangeEnd w:id="3"/>
      <w:r w:rsidR="00E92E88">
        <w:rPr>
          <w:rStyle w:val="CommentReference"/>
        </w:rPr>
        <w:commentReference w:id="3"/>
      </w:r>
      <w:r w:rsidR="00DC1410">
        <w:rPr>
          <w:rFonts w:ascii="Times New Roman" w:eastAsia="Times New Roman" w:hAnsi="Times New Roman" w:cs="Times New Roman"/>
          <w:sz w:val="24"/>
          <w:szCs w:val="24"/>
        </w:rPr>
        <w:t>including</w:t>
      </w:r>
      <w:r w:rsidR="00C750B3">
        <w:rPr>
          <w:rFonts w:ascii="Times New Roman" w:eastAsia="Times New Roman" w:hAnsi="Times New Roman" w:cs="Times New Roman"/>
          <w:sz w:val="24"/>
          <w:szCs w:val="24"/>
        </w:rPr>
        <w:t xml:space="preserve"> </w:t>
      </w:r>
      <w:r w:rsidR="00DC1410" w:rsidRPr="008175F3">
        <w:rPr>
          <w:rFonts w:ascii="Times New Roman" w:eastAsia="Times New Roman" w:hAnsi="Times New Roman" w:cs="Times New Roman"/>
          <w:sz w:val="24"/>
          <w:szCs w:val="24"/>
        </w:rPr>
        <w:t xml:space="preserve">political instability and corruption; weak governance; </w:t>
      </w:r>
      <w:commentRangeStart w:id="4"/>
      <w:r w:rsidR="00DC1410" w:rsidRPr="008175F3">
        <w:rPr>
          <w:rFonts w:ascii="Times New Roman" w:eastAsia="Times New Roman" w:hAnsi="Times New Roman" w:cs="Times New Roman"/>
          <w:sz w:val="24"/>
          <w:szCs w:val="24"/>
        </w:rPr>
        <w:t>systemic crisis</w:t>
      </w:r>
      <w:commentRangeEnd w:id="4"/>
      <w:r w:rsidR="00E75D4F">
        <w:rPr>
          <w:rStyle w:val="CommentReference"/>
        </w:rPr>
        <w:commentReference w:id="4"/>
      </w:r>
      <w:r w:rsidR="00DC1410" w:rsidRPr="008175F3">
        <w:rPr>
          <w:rFonts w:ascii="Times New Roman" w:eastAsia="Times New Roman" w:hAnsi="Times New Roman" w:cs="Times New Roman"/>
          <w:sz w:val="24"/>
          <w:szCs w:val="24"/>
        </w:rPr>
        <w:t xml:space="preserve">; the probability of project failure; </w:t>
      </w:r>
      <w:r w:rsidR="00DC1410">
        <w:rPr>
          <w:rFonts w:ascii="Times New Roman" w:eastAsia="Times New Roman" w:hAnsi="Times New Roman" w:cs="Times New Roman"/>
          <w:sz w:val="24"/>
          <w:szCs w:val="24"/>
        </w:rPr>
        <w:t>land use impacts</w:t>
      </w:r>
      <w:r w:rsidR="00DC1410" w:rsidRPr="008175F3">
        <w:rPr>
          <w:rFonts w:ascii="Times New Roman" w:eastAsia="Times New Roman" w:hAnsi="Times New Roman" w:cs="Times New Roman"/>
          <w:sz w:val="24"/>
          <w:szCs w:val="24"/>
        </w:rPr>
        <w:t xml:space="preserve">; and </w:t>
      </w:r>
      <w:r w:rsidR="00DC1410">
        <w:rPr>
          <w:rFonts w:ascii="Times New Roman" w:eastAsia="Times New Roman" w:hAnsi="Times New Roman" w:cs="Times New Roman"/>
          <w:sz w:val="24"/>
          <w:szCs w:val="24"/>
        </w:rPr>
        <w:t xml:space="preserve">climate impacts, </w:t>
      </w:r>
      <w:r w:rsidR="009D36ED">
        <w:rPr>
          <w:rFonts w:ascii="Times New Roman" w:eastAsia="Times New Roman" w:hAnsi="Times New Roman" w:cs="Times New Roman"/>
          <w:sz w:val="24"/>
          <w:szCs w:val="24"/>
        </w:rPr>
        <w:t xml:space="preserve">and </w:t>
      </w:r>
      <w:commentRangeStart w:id="5"/>
      <w:commentRangeStart w:id="6"/>
      <w:r w:rsidR="009D36ED">
        <w:rPr>
          <w:rFonts w:ascii="Times New Roman" w:eastAsia="Times New Roman" w:hAnsi="Times New Roman" w:cs="Times New Roman"/>
          <w:sz w:val="24"/>
          <w:szCs w:val="24"/>
        </w:rPr>
        <w:t xml:space="preserve">constraints </w:t>
      </w:r>
      <w:commentRangeEnd w:id="5"/>
      <w:r w:rsidR="00DC1410">
        <w:rPr>
          <w:rStyle w:val="CommentReference"/>
        </w:rPr>
        <w:commentReference w:id="5"/>
      </w:r>
      <w:commentRangeEnd w:id="6"/>
      <w:r w:rsidR="00E75D4F">
        <w:rPr>
          <w:rStyle w:val="CommentReference"/>
        </w:rPr>
        <w:commentReference w:id="6"/>
      </w:r>
      <w:r w:rsidR="00C750B3">
        <w:rPr>
          <w:rFonts w:ascii="Times New Roman" w:eastAsia="Times New Roman" w:hAnsi="Times New Roman" w:cs="Times New Roman"/>
          <w:sz w:val="24"/>
          <w:szCs w:val="24"/>
        </w:rPr>
        <w:t xml:space="preserve">into global biodiversity conservation planning. </w:t>
      </w:r>
      <w:r w:rsidR="001870A4">
        <w:rPr>
          <w:rFonts w:ascii="Times New Roman" w:eastAsia="Times New Roman" w:hAnsi="Times New Roman" w:cs="Times New Roman"/>
          <w:sz w:val="24"/>
          <w:szCs w:val="24"/>
        </w:rPr>
        <w:t xml:space="preserve">We highlight how incorporating these </w:t>
      </w:r>
      <w:r w:rsidR="00FC05FA">
        <w:rPr>
          <w:rFonts w:ascii="Times New Roman" w:eastAsia="Times New Roman" w:hAnsi="Times New Roman" w:cs="Times New Roman"/>
          <w:sz w:val="24"/>
          <w:szCs w:val="24"/>
        </w:rPr>
        <w:t xml:space="preserve">constraints </w:t>
      </w:r>
      <w:r w:rsidR="001870A4">
        <w:rPr>
          <w:rFonts w:ascii="Times New Roman" w:eastAsia="Times New Roman" w:hAnsi="Times New Roman" w:cs="Times New Roman"/>
          <w:sz w:val="24"/>
          <w:szCs w:val="24"/>
        </w:rPr>
        <w:t>can lead to more efficient and resilient conservation networks into the</w:t>
      </w:r>
      <w:commentRangeStart w:id="7"/>
      <w:commentRangeStart w:id="8"/>
      <w:commentRangeStart w:id="9"/>
      <w:r w:rsidR="001870A4">
        <w:rPr>
          <w:rFonts w:ascii="Times New Roman" w:eastAsia="Times New Roman" w:hAnsi="Times New Roman" w:cs="Times New Roman"/>
          <w:sz w:val="24"/>
          <w:szCs w:val="24"/>
        </w:rPr>
        <w:t xml:space="preserve"> future</w:t>
      </w:r>
      <w:commentRangeEnd w:id="7"/>
      <w:r w:rsidR="002C7FD4">
        <w:rPr>
          <w:rStyle w:val="CommentReference"/>
        </w:rPr>
        <w:commentReference w:id="7"/>
      </w:r>
      <w:commentRangeEnd w:id="8"/>
      <w:r w:rsidR="004B2E18">
        <w:rPr>
          <w:rStyle w:val="CommentReference"/>
        </w:rPr>
        <w:commentReference w:id="8"/>
      </w:r>
      <w:commentRangeEnd w:id="9"/>
      <w:r w:rsidR="00E75D4F">
        <w:rPr>
          <w:rStyle w:val="CommentReference"/>
        </w:rPr>
        <w:commentReference w:id="9"/>
      </w:r>
      <w:r w:rsidR="001870A4">
        <w:rPr>
          <w:rFonts w:ascii="Times New Roman" w:eastAsia="Times New Roman" w:hAnsi="Times New Roman" w:cs="Times New Roman"/>
          <w:sz w:val="24"/>
          <w:szCs w:val="24"/>
        </w:rPr>
        <w:t>.</w:t>
      </w:r>
      <w:r w:rsidR="00D46E07">
        <w:rPr>
          <w:rFonts w:ascii="Times New Roman" w:eastAsia="Times New Roman" w:hAnsi="Times New Roman" w:cs="Times New Roman"/>
          <w:sz w:val="24"/>
          <w:szCs w:val="24"/>
        </w:rPr>
        <w:t xml:space="preserve"> This represents an advancement over current practices, which </w:t>
      </w:r>
      <w:r>
        <w:rPr>
          <w:rFonts w:ascii="Times New Roman" w:eastAsia="Times New Roman" w:hAnsi="Times New Roman" w:cs="Times New Roman"/>
          <w:sz w:val="24"/>
          <w:szCs w:val="24"/>
        </w:rPr>
        <w:t>identify areas crucial for conservation predominantly on the basis of measures of regional biodiversity or ecosystem services</w:t>
      </w:r>
      <w:r w:rsidR="00C57D48">
        <w:rPr>
          <w:rFonts w:ascii="Times New Roman" w:eastAsia="Times New Roman" w:hAnsi="Times New Roman" w:cs="Times New Roman"/>
          <w:sz w:val="24"/>
          <w:szCs w:val="24"/>
        </w:rPr>
        <w:t xml:space="preserve"> and do not incorporate multiple uncertainties at once</w:t>
      </w:r>
      <w:r w:rsidR="001B1047">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Our </w:t>
      </w:r>
      <w:commentRangeStart w:id="10"/>
      <w:r w:rsidR="004E2E87">
        <w:rPr>
          <w:rFonts w:ascii="Times New Roman" w:eastAsia="Times New Roman" w:hAnsi="Times New Roman" w:cs="Times New Roman"/>
          <w:sz w:val="24"/>
          <w:szCs w:val="24"/>
        </w:rPr>
        <w:t xml:space="preserve">analysis </w:t>
      </w:r>
      <w:commentRangeEnd w:id="10"/>
      <w:r w:rsidR="008A5084">
        <w:rPr>
          <w:rStyle w:val="CommentReference"/>
        </w:rPr>
        <w:commentReference w:id="10"/>
      </w:r>
      <w:r w:rsidR="006C6780">
        <w:rPr>
          <w:rFonts w:ascii="Times New Roman" w:eastAsia="Times New Roman" w:hAnsi="Times New Roman" w:cs="Times New Roman"/>
          <w:sz w:val="24"/>
          <w:szCs w:val="24"/>
        </w:rPr>
        <w:t xml:space="preserve">allows for </w:t>
      </w:r>
      <w:r w:rsidR="00C35908">
        <w:rPr>
          <w:rFonts w:ascii="Times New Roman" w:eastAsia="Times New Roman" w:hAnsi="Times New Roman" w:cs="Times New Roman"/>
          <w:sz w:val="24"/>
          <w:szCs w:val="24"/>
        </w:rPr>
        <w:t xml:space="preserve">robust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 xml:space="preserve">planning </w:t>
      </w:r>
      <w:r w:rsidR="006C6780" w:rsidRPr="006C6780">
        <w:rPr>
          <w:rFonts w:ascii="Times New Roman" w:eastAsia="Times New Roman" w:hAnsi="Times New Roman" w:cs="Times New Roman"/>
          <w:sz w:val="24"/>
          <w:szCs w:val="24"/>
        </w:rPr>
        <w:t>in an uncertain world</w:t>
      </w:r>
      <w:r w:rsidR="00C35908">
        <w:rPr>
          <w:rFonts w:ascii="Times New Roman" w:eastAsia="Times New Roman" w:hAnsi="Times New Roman" w:cs="Times New Roman"/>
          <w:sz w:val="24"/>
          <w:szCs w:val="24"/>
        </w:rPr>
        <w:t>.</w:t>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797424CB" w14:textId="21DDB05A" w:rsidR="00FE2920" w:rsidRDefault="00D16D7D" w:rsidP="00BC1C25">
      <w:pPr>
        <w:spacing w:after="0" w:line="480" w:lineRule="auto"/>
        <w:rPr>
          <w:rFonts w:ascii="Times New Roman" w:hAnsi="Times New Roman" w:cs="Times New Roman"/>
          <w:sz w:val="24"/>
          <w:szCs w:val="24"/>
        </w:rPr>
      </w:pPr>
      <w:commentRangeStart w:id="11"/>
      <w:commentRangeStart w:id="12"/>
      <w:r>
        <w:rPr>
          <w:rFonts w:ascii="Times New Roman" w:hAnsi="Times New Roman" w:cs="Times New Roman"/>
          <w:sz w:val="24"/>
          <w:szCs w:val="24"/>
        </w:rPr>
        <w:t>incorporating socio-economic, climate, and land use uncertainties into protected area plans</w:t>
      </w:r>
      <w:del w:id="13" w:author="Allison Binley" w:date="2020-03-08T17:48:00Z">
        <w:r w:rsidDel="007F40A8">
          <w:rPr>
            <w:rFonts w:ascii="Times New Roman" w:hAnsi="Times New Roman" w:cs="Times New Roman"/>
            <w:sz w:val="24"/>
            <w:szCs w:val="24"/>
          </w:rPr>
          <w:delText>,</w:delText>
        </w:r>
      </w:del>
      <w:r>
        <w:rPr>
          <w:rFonts w:ascii="Times New Roman" w:hAnsi="Times New Roman" w:cs="Times New Roman"/>
          <w:sz w:val="24"/>
          <w:szCs w:val="24"/>
        </w:rPr>
        <w:t xml:space="preserve"> can operate within the parameters of the CBD area goals negotiated for 2030</w:t>
      </w:r>
      <w:commentRangeEnd w:id="11"/>
      <w:r>
        <w:rPr>
          <w:rStyle w:val="CommentReference"/>
        </w:rPr>
        <w:commentReference w:id="11"/>
      </w:r>
      <w:commentRangeEnd w:id="12"/>
      <w:r>
        <w:rPr>
          <w:rStyle w:val="CommentReference"/>
        </w:rPr>
        <w:commentReference w:id="12"/>
      </w:r>
      <w:r w:rsidR="00FE2920" w:rsidRPr="003432B5">
        <w:rPr>
          <w:rFonts w:ascii="Times New Roman" w:hAnsi="Times New Roman" w:cs="Times New Roman"/>
          <w:sz w:val="24"/>
          <w:szCs w:val="24"/>
        </w:rPr>
        <w:br w:type="page"/>
      </w: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14"/>
      <w:commentRangeStart w:id="15"/>
      <w:r w:rsidRPr="00682A20">
        <w:rPr>
          <w:rFonts w:ascii="Times New Roman" w:hAnsi="Times New Roman" w:cs="Times New Roman"/>
          <w:b/>
          <w:bCs/>
          <w:sz w:val="24"/>
          <w:szCs w:val="24"/>
        </w:rPr>
        <w:lastRenderedPageBreak/>
        <w:t>Main text</w:t>
      </w:r>
      <w:commentRangeEnd w:id="14"/>
      <w:r w:rsidR="00E3385D" w:rsidRPr="003432B5">
        <w:rPr>
          <w:rStyle w:val="CommentReference"/>
          <w:b/>
          <w:bCs/>
        </w:rPr>
        <w:commentReference w:id="14"/>
      </w:r>
      <w:commentRangeEnd w:id="15"/>
      <w:r w:rsidR="00775A8E">
        <w:rPr>
          <w:rStyle w:val="CommentReference"/>
        </w:rPr>
        <w:commentReference w:id="15"/>
      </w:r>
    </w:p>
    <w:p w14:paraId="2F9B51BC" w14:textId="3D11D975"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w:t>
      </w:r>
      <w:commentRangeStart w:id="16"/>
      <w:r w:rsidR="00DC486E">
        <w:rPr>
          <w:rFonts w:ascii="Times New Roman" w:eastAsia="Times New Roman" w:hAnsi="Times New Roman" w:cs="Times New Roman"/>
          <w:color w:val="000000"/>
          <w:sz w:val="24"/>
          <w:szCs w:val="24"/>
        </w:rPr>
        <w:t xml:space="preserve">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commentRangeEnd w:id="16"/>
      <w:r w:rsidR="007A185C">
        <w:rPr>
          <w:rStyle w:val="CommentReference"/>
        </w:rPr>
        <w:commentReference w:id="16"/>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results in high uncertainty </w:t>
      </w:r>
      <w:r w:rsidR="003427C6">
        <w:rPr>
          <w:rFonts w:ascii="Times New Roman" w:eastAsia="Times New Roman" w:hAnsi="Times New Roman" w:cs="Times New Roman"/>
          <w:color w:val="000000"/>
          <w:sz w:val="24"/>
          <w:szCs w:val="24"/>
        </w:rPr>
        <w:t>in</w:t>
      </w:r>
      <w:r w:rsidR="00DC486E">
        <w:rPr>
          <w:rFonts w:ascii="Times New Roman" w:eastAsia="Times New Roman" w:hAnsi="Times New Roman" w:cs="Times New Roman"/>
          <w:color w:val="000000"/>
          <w:sz w:val="24"/>
          <w:szCs w:val="24"/>
        </w:rPr>
        <w:t xml:space="preserve"> the performance of </w:t>
      </w:r>
      <w:r w:rsidR="007F432A">
        <w:rPr>
          <w:rFonts w:ascii="Times New Roman" w:eastAsia="Times New Roman" w:hAnsi="Times New Roman" w:cs="Times New Roman"/>
          <w:sz w:val="24"/>
          <w:szCs w:val="24"/>
        </w:rPr>
        <w:t>protected areas</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in the </w:t>
      </w:r>
      <w:commentRangeStart w:id="17"/>
      <w:r w:rsidR="00DC486E">
        <w:rPr>
          <w:rFonts w:ascii="Times New Roman" w:eastAsia="Times New Roman" w:hAnsi="Times New Roman" w:cs="Times New Roman"/>
          <w:color w:val="000000"/>
          <w:sz w:val="24"/>
          <w:szCs w:val="24"/>
        </w:rPr>
        <w:t>future</w:t>
      </w:r>
      <w:commentRangeEnd w:id="17"/>
      <w:r w:rsidR="00E92E88">
        <w:rPr>
          <w:rStyle w:val="CommentReference"/>
        </w:rPr>
        <w:commentReference w:id="17"/>
      </w:r>
      <w:r w:rsidR="00DC486E">
        <w:rPr>
          <w:rFonts w:ascii="Times New Roman" w:eastAsia="Times New Roman" w:hAnsi="Times New Roman" w:cs="Times New Roman"/>
          <w:color w:val="000000"/>
          <w:sz w:val="24"/>
          <w:szCs w:val="24"/>
        </w:rPr>
        <w:t xml:space="preserve">. </w:t>
      </w:r>
      <w:r w:rsidR="00DC486E">
        <w:rPr>
          <w:rFonts w:ascii="Times New Roman" w:eastAsia="Times New Roman" w:hAnsi="Times New Roman" w:cs="Times New Roman"/>
          <w:sz w:val="24"/>
          <w:szCs w:val="24"/>
        </w:rPr>
        <w:t>Effective decision-making must operate within the context of climate change, land</w:t>
      </w:r>
      <w:ins w:id="18" w:author="Allison Binley" w:date="2020-03-08T17:39:00Z">
        <w:r w:rsidR="007F40A8">
          <w:rPr>
            <w:rFonts w:ascii="Times New Roman" w:eastAsia="Times New Roman" w:hAnsi="Times New Roman" w:cs="Times New Roman"/>
            <w:sz w:val="24"/>
            <w:szCs w:val="24"/>
          </w:rPr>
          <w:t>-</w:t>
        </w:r>
      </w:ins>
      <w:del w:id="19" w:author="Allison Binley" w:date="2020-03-08T17:39:00Z">
        <w:r w:rsidR="00DC486E" w:rsidDel="007F40A8">
          <w:rPr>
            <w:rFonts w:ascii="Times New Roman" w:eastAsia="Times New Roman" w:hAnsi="Times New Roman" w:cs="Times New Roman"/>
            <w:sz w:val="24"/>
            <w:szCs w:val="24"/>
          </w:rPr>
          <w:delText xml:space="preserve"> </w:delText>
        </w:r>
      </w:del>
      <w:r w:rsidR="00DC486E">
        <w:rPr>
          <w:rFonts w:ascii="Times New Roman" w:eastAsia="Times New Roman" w:hAnsi="Times New Roman" w:cs="Times New Roman"/>
          <w:sz w:val="24"/>
          <w:szCs w:val="24"/>
        </w:rPr>
        <w:t xml:space="preserve">use </w:t>
      </w:r>
      <w:r w:rsidR="00A52B46">
        <w:rPr>
          <w:rFonts w:ascii="Times New Roman" w:eastAsia="Times New Roman" w:hAnsi="Times New Roman" w:cs="Times New Roman"/>
          <w:sz w:val="24"/>
          <w:szCs w:val="24"/>
        </w:rPr>
        <w:t>constraints</w:t>
      </w:r>
      <w:r w:rsidR="00DC486E">
        <w:rPr>
          <w:rFonts w:ascii="Times New Roman" w:eastAsia="Times New Roman" w:hAnsi="Times New Roman" w:cs="Times New Roman"/>
          <w:sz w:val="24"/>
          <w:szCs w:val="24"/>
        </w:rPr>
        <w:t xml:space="preserve">, and complex interconnected socio-economic-ecological systems that result in systemic environmental </w:t>
      </w:r>
      <w:r w:rsidR="00CD0074">
        <w:rPr>
          <w:rFonts w:ascii="Times New Roman" w:eastAsia="Times New Roman" w:hAnsi="Times New Roman" w:cs="Times New Roman"/>
          <w:sz w:val="24"/>
          <w:szCs w:val="24"/>
        </w:rPr>
        <w:t>uncertainties</w:t>
      </w:r>
      <w:r w:rsidR="00760B08">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{"citationID":"A8QU8P6G","properties":{"formattedCitation":"\\super 4\\nosupersub{}","plainCitation":"4","noteIndex":0},"citationItems":[{"id":942,"uris":["http://zotero.org/users/878981/items/WZIT35UD"],"uri":["http://zotero.org/users/878981/items/WZIT35UD"],"itemData":{"id":942,"type":"article-journal","abstract":"In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Sustainability","DOI":"10.1038/s41893-019-0327-x","ISSN":"2398-9629","issue":"8","language":"en","note":"number: 8\npublisher: Nature Publishing Group","page":"667-673","source":"www.nature.com","title":"Anthropocene risk","volume":"2","author":[{"family":"Keys","given":"Patrick W."},{"family":"Galaz","given":"Victor"},{"family":"Dyer","given":"Michelle"},{"family":"Matthews","given":"Nathanial"},{"family":"Folke","given":"Carl"},{"family":"Nyström","given":"Magnus"},{"family":"Cornell","given":"Sarah E."}],"issued":{"date-parts":[["2019",8]]}}}],"schema":"https://github.com/citation-style-language/schema/raw/master/csl-citation.json"} </w:instrText>
      </w:r>
      <w:r w:rsidR="00760B08">
        <w:rPr>
          <w:rFonts w:ascii="Times New Roman" w:eastAsia="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4</w:t>
      </w:r>
      <w:r w:rsidR="00760B08">
        <w:rPr>
          <w:rFonts w:ascii="Times New Roman" w:eastAsia="Times New Roman" w:hAnsi="Times New Roman" w:cs="Times New Roman"/>
          <w:sz w:val="24"/>
          <w:szCs w:val="24"/>
        </w:rPr>
        <w:fldChar w:fldCharType="end"/>
      </w:r>
      <w:r w:rsidR="00DC486E">
        <w:rPr>
          <w:rFonts w:ascii="Times New Roman" w:eastAsia="Times New Roman" w:hAnsi="Times New Roman" w:cs="Times New Roman"/>
          <w:sz w:val="24"/>
          <w:szCs w:val="24"/>
        </w:rPr>
        <w:t>.</w:t>
      </w:r>
      <w:r w:rsidR="0022692E">
        <w:rPr>
          <w:rFonts w:ascii="Times New Roman" w:eastAsia="Times New Roman" w:hAnsi="Times New Roman" w:cs="Times New Roman"/>
          <w:sz w:val="24"/>
          <w:szCs w:val="24"/>
        </w:rPr>
        <w:t xml:space="preserve"> </w:t>
      </w:r>
      <w:r w:rsidR="0077408C">
        <w:rPr>
          <w:rFonts w:ascii="Times New Roman" w:eastAsia="Arial" w:hAnsi="Times New Roman" w:cs="Times New Roman"/>
          <w:color w:val="000000"/>
          <w:sz w:val="24"/>
          <w:szCs w:val="24"/>
        </w:rPr>
        <w:t>Moreover, t</w:t>
      </w:r>
      <w:r w:rsidR="0077408C" w:rsidRPr="0087653D">
        <w:rPr>
          <w:rFonts w:ascii="Times New Roman" w:eastAsia="Arial" w:hAnsi="Times New Roman" w:cs="Times New Roman"/>
          <w:color w:val="000000"/>
          <w:sz w:val="24"/>
          <w:szCs w:val="24"/>
        </w:rPr>
        <w:t xml:space="preserve">he urgency of the biodiversity crisis and the many habitats and </w:t>
      </w:r>
      <w:r w:rsidR="00D76ADC">
        <w:rPr>
          <w:rFonts w:ascii="Times New Roman" w:eastAsia="Arial" w:hAnsi="Times New Roman" w:cs="Times New Roman"/>
          <w:color w:val="000000"/>
          <w:sz w:val="24"/>
          <w:szCs w:val="24"/>
        </w:rPr>
        <w:t xml:space="preserve">threatened species </w:t>
      </w:r>
      <w:r w:rsidR="0077408C" w:rsidRPr="0087653D">
        <w:rPr>
          <w:rFonts w:ascii="Times New Roman" w:eastAsia="Arial" w:hAnsi="Times New Roman" w:cs="Times New Roman"/>
          <w:color w:val="000000"/>
          <w:sz w:val="24"/>
          <w:szCs w:val="24"/>
        </w:rPr>
        <w:t>necessitate targeted action that maximizes the chances to protect essential components of biodiversity.</w:t>
      </w:r>
      <w:r w:rsidR="0077408C">
        <w:rPr>
          <w:rFonts w:ascii="Times New Roman" w:eastAsia="Arial" w:hAnsi="Times New Roman" w:cs="Times New Roman"/>
          <w:color w:val="000000"/>
          <w:sz w:val="24"/>
          <w:szCs w:val="24"/>
        </w:rPr>
        <w:t xml:space="preserve"> </w:t>
      </w:r>
    </w:p>
    <w:p w14:paraId="076F3AC8" w14:textId="5CC5E004" w:rsidR="00DB417E" w:rsidRDefault="00C347A9"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Investment in conservation is</w:t>
      </w:r>
      <w:r w:rsidR="00454648" w:rsidRPr="0087653D">
        <w:rPr>
          <w:rFonts w:ascii="Times New Roman" w:eastAsia="Arial" w:hAnsi="Times New Roman" w:cs="Times New Roman"/>
          <w:color w:val="000000"/>
          <w:sz w:val="24"/>
          <w:szCs w:val="24"/>
        </w:rPr>
        <w:t xml:space="preserve"> hard to establish in current political environments</w:t>
      </w:r>
      <w:r w:rsidR="004E2E87">
        <w:rPr>
          <w:rFonts w:ascii="Times New Roman" w:eastAsia="Arial" w:hAnsi="Times New Roman" w:cs="Times New Roman"/>
          <w:color w:val="000000"/>
          <w:sz w:val="24"/>
          <w:szCs w:val="24"/>
        </w:rPr>
        <w:t xml:space="preserve"> and resources are scarce</w:t>
      </w:r>
      <w:r w:rsidR="00191609">
        <w:rPr>
          <w:rFonts w:ascii="Times New Roman" w:eastAsia="Arial" w:hAnsi="Times New Roman" w:cs="Times New Roman"/>
          <w:color w:val="000000"/>
          <w:sz w:val="24"/>
          <w:szCs w:val="24"/>
        </w:rPr>
        <w:fldChar w:fldCharType="begin"/>
      </w:r>
      <w:r w:rsidR="00191609">
        <w:rPr>
          <w:rFonts w:ascii="Times New Roman" w:eastAsia="Arial" w:hAnsi="Times New Roman" w:cs="Times New Roman"/>
          <w:color w:val="000000"/>
          <w:sz w:val="24"/>
          <w:szCs w:val="24"/>
        </w:rPr>
        <w:instrText xml:space="preserve"> ADDIN ZOTERO_ITEM CSL_CITATION {"citationID":"LLcmf4W2","properties":{"formattedCitation":"\\super 5\\nosupersub{}","plainCitation":"5","noteIndex":0},"citationItems":[{"id":1056,"uris":["http://zotero.org/users/878981/items/R9VEIWL3"],"uri":["http://zotero.org/users/878981/items/R9VEIWL3"],"itemData":{"id":1056,"type":"article-journal","container-title":"Science","issue":"6109","note":"publisher: American Association for the Advancement of Science\nCitation Key: mccarthy2012financial","page":"946-949","title":"Financial costs of meeting global biodiversity conservation targets: current spending and unmet needs","volume":"338","author":[{"family":"McCarthy","given":"Donal P"},{"family":"Donald","given":"Paul F"},{"family":"Scharlemann","given":"Jörn P W"},{"family":"Buchanan","given":"Graeme M"},{"family":"Balmford","given":"Andrew"},{"family":"Green","given":"Jonathan M H"},{"family":"Bennun","given":"Leon A"},{"family":"Burgess","given":"Neil D"},{"family":"Fishpool","given":"Lincoln D C"},{"family":"Garnett","given":"Stephen T"},{"literal":"others"}],"issued":{"date-parts":[["2012"]]}}}],"schema":"https://github.com/citation-style-language/schema/raw/master/csl-citation.json"} </w:instrText>
      </w:r>
      <w:r w:rsidR="00191609">
        <w:rPr>
          <w:rFonts w:ascii="Times New Roman" w:eastAsia="Arial" w:hAnsi="Times New Roman" w:cs="Times New Roman"/>
          <w:color w:val="000000"/>
          <w:sz w:val="24"/>
          <w:szCs w:val="24"/>
        </w:rPr>
        <w:fldChar w:fldCharType="separate"/>
      </w:r>
      <w:r w:rsidR="00191609" w:rsidRPr="00191609">
        <w:rPr>
          <w:rFonts w:ascii="Times New Roman" w:hAnsi="Times New Roman" w:cs="Times New Roman"/>
          <w:sz w:val="24"/>
          <w:szCs w:val="24"/>
          <w:vertAlign w:val="superscript"/>
        </w:rPr>
        <w:t>5</w:t>
      </w:r>
      <w:r w:rsidR="00191609">
        <w:rPr>
          <w:rFonts w:ascii="Times New Roman" w:eastAsia="Arial" w:hAnsi="Times New Roman" w:cs="Times New Roman"/>
          <w:color w:val="000000"/>
          <w:sz w:val="24"/>
          <w:szCs w:val="24"/>
        </w:rPr>
        <w:fldChar w:fldCharType="end"/>
      </w:r>
      <w:r w:rsidR="009C7236">
        <w:rPr>
          <w:rFonts w:ascii="Times New Roman" w:eastAsia="Arial" w:hAnsi="Times New Roman" w:cs="Times New Roman"/>
          <w:color w:val="000000"/>
          <w:sz w:val="24"/>
          <w:szCs w:val="24"/>
        </w:rPr>
        <w:t>,</w:t>
      </w:r>
      <w:r w:rsidR="00454648" w:rsidRPr="0087653D">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requiring a</w:t>
      </w:r>
      <w:r w:rsidR="00454648" w:rsidRPr="0087653D">
        <w:rPr>
          <w:rFonts w:ascii="Times New Roman" w:eastAsia="Arial" w:hAnsi="Times New Roman" w:cs="Times New Roman"/>
          <w:color w:val="000000"/>
          <w:sz w:val="24"/>
          <w:szCs w:val="24"/>
        </w:rPr>
        <w:t xml:space="preserve"> balance </w:t>
      </w:r>
      <w:r>
        <w:rPr>
          <w:rFonts w:ascii="Times New Roman" w:eastAsia="Arial" w:hAnsi="Times New Roman" w:cs="Times New Roman"/>
          <w:color w:val="000000"/>
          <w:sz w:val="24"/>
          <w:szCs w:val="24"/>
        </w:rPr>
        <w:t xml:space="preserve">between </w:t>
      </w:r>
      <w:r w:rsidRPr="004056A4">
        <w:rPr>
          <w:rFonts w:ascii="Times New Roman" w:eastAsia="Arial" w:hAnsi="Times New Roman" w:cs="Times New Roman"/>
          <w:color w:val="000000"/>
          <w:sz w:val="24"/>
          <w:szCs w:val="24"/>
        </w:rPr>
        <w:t xml:space="preserve">cost </w:t>
      </w:r>
      <w:r>
        <w:rPr>
          <w:rFonts w:ascii="Times New Roman" w:eastAsia="Arial" w:hAnsi="Times New Roman" w:cs="Times New Roman"/>
          <w:color w:val="000000"/>
          <w:sz w:val="24"/>
          <w:szCs w:val="24"/>
        </w:rPr>
        <w:t>and</w:t>
      </w:r>
      <w:r w:rsidRPr="004056A4">
        <w:rPr>
          <w:rFonts w:ascii="Times New Roman" w:eastAsia="Arial" w:hAnsi="Times New Roman" w:cs="Times New Roman"/>
          <w:color w:val="000000"/>
          <w:sz w:val="24"/>
          <w:szCs w:val="24"/>
        </w:rPr>
        <w:t xml:space="preserve"> biodiversity benefits</w:t>
      </w:r>
      <w:r>
        <w:rPr>
          <w:rFonts w:ascii="Times New Roman" w:eastAsia="Arial" w:hAnsi="Times New Roman" w:cs="Times New Roman"/>
          <w:color w:val="000000"/>
          <w:sz w:val="24"/>
          <w:szCs w:val="24"/>
        </w:rPr>
        <w:t xml:space="preserve"> t</w:t>
      </w:r>
      <w:r w:rsidRPr="004056A4">
        <w:rPr>
          <w:rFonts w:ascii="Times New Roman" w:eastAsia="Arial" w:hAnsi="Times New Roman" w:cs="Times New Roman"/>
          <w:color w:val="000000"/>
          <w:sz w:val="24"/>
          <w:szCs w:val="24"/>
        </w:rPr>
        <w:t>o prio</w:t>
      </w:r>
      <w:r>
        <w:rPr>
          <w:rFonts w:ascii="Times New Roman" w:eastAsia="Arial" w:hAnsi="Times New Roman" w:cs="Times New Roman"/>
          <w:color w:val="000000"/>
          <w:sz w:val="24"/>
          <w:szCs w:val="24"/>
        </w:rPr>
        <w:t xml:space="preserve">ritize effective investments. </w:t>
      </w:r>
      <w:r w:rsidR="00542096" w:rsidRPr="004056A4">
        <w:rPr>
          <w:rFonts w:ascii="Times New Roman" w:eastAsia="Arial" w:hAnsi="Times New Roman" w:cs="Times New Roman"/>
          <w:color w:val="000000"/>
          <w:sz w:val="24"/>
          <w:szCs w:val="24"/>
        </w:rPr>
        <w:t xml:space="preserve">However, both cost and benefit will look much different in the future, </w:t>
      </w:r>
      <w:r w:rsidR="00876DA9">
        <w:rPr>
          <w:rFonts w:ascii="Times New Roman" w:hAnsi="Times New Roman" w:cs="Times New Roman"/>
          <w:sz w:val="24"/>
          <w:szCs w:val="24"/>
        </w:rPr>
        <w:t>a</w:t>
      </w:r>
      <w:r w:rsidR="00876DA9" w:rsidRPr="00A13108">
        <w:rPr>
          <w:rFonts w:ascii="Times New Roman" w:hAnsi="Times New Roman" w:cs="Times New Roman"/>
          <w:sz w:val="24"/>
          <w:szCs w:val="24"/>
        </w:rPr>
        <w:t>s climate change and land-cover change intensify</w:t>
      </w:r>
      <w:r w:rsidR="00876DA9">
        <w:rPr>
          <w:rFonts w:ascii="Times New Roman" w:hAnsi="Times New Roman" w:cs="Times New Roman"/>
          <w:sz w:val="24"/>
          <w:szCs w:val="24"/>
        </w:rPr>
        <w:t xml:space="preserve"> and interact with </w:t>
      </w:r>
      <w:r w:rsidR="00876DA9" w:rsidRPr="00A13108">
        <w:rPr>
          <w:rFonts w:ascii="Times New Roman" w:hAnsi="Times New Roman" w:cs="Times New Roman"/>
          <w:sz w:val="24"/>
          <w:szCs w:val="24"/>
        </w:rPr>
        <w:t>socio-economic systems</w:t>
      </w:r>
      <w:r w:rsidR="00876DA9">
        <w:rPr>
          <w:rFonts w:ascii="Times New Roman" w:eastAsia="Arial" w:hAnsi="Times New Roman" w:cs="Times New Roman"/>
          <w:color w:val="000000"/>
          <w:sz w:val="24"/>
          <w:szCs w:val="24"/>
        </w:rPr>
        <w:t xml:space="preserve">, </w:t>
      </w:r>
      <w:r w:rsidR="00542096" w:rsidRPr="004056A4">
        <w:rPr>
          <w:rFonts w:ascii="Times New Roman" w:eastAsia="Arial" w:hAnsi="Times New Roman" w:cs="Times New Roman"/>
          <w:color w:val="000000"/>
          <w:sz w:val="24"/>
          <w:szCs w:val="24"/>
        </w:rPr>
        <w:t>making investing without any consideration of future conditions risky</w:t>
      </w:r>
      <w:r w:rsidR="00DA2559">
        <w:rPr>
          <w:rFonts w:ascii="Times New Roman" w:eastAsia="Arial" w:hAnsi="Times New Roman" w:cs="Times New Roman"/>
          <w:color w:val="000000"/>
          <w:sz w:val="24"/>
          <w:szCs w:val="24"/>
        </w:rPr>
        <w:t>.</w:t>
      </w:r>
      <w:r w:rsidR="00040A3D">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Thus, the l</w:t>
      </w:r>
      <w:r w:rsidRPr="0087653D">
        <w:rPr>
          <w:rFonts w:ascii="Times New Roman" w:eastAsia="Arial" w:hAnsi="Times New Roman" w:cs="Times New Roman"/>
          <w:color w:val="000000"/>
          <w:sz w:val="24"/>
          <w:szCs w:val="24"/>
        </w:rPr>
        <w:t xml:space="preserve">ikelihood for </w:t>
      </w:r>
      <w:r>
        <w:rPr>
          <w:rFonts w:ascii="Times New Roman" w:eastAsia="Arial" w:hAnsi="Times New Roman" w:cs="Times New Roman"/>
          <w:color w:val="000000"/>
          <w:sz w:val="24"/>
          <w:szCs w:val="24"/>
        </w:rPr>
        <w:t>successful conservation investment</w:t>
      </w:r>
      <w:r w:rsidRPr="0087653D">
        <w:rPr>
          <w:rFonts w:ascii="Times New Roman" w:eastAsia="Arial" w:hAnsi="Times New Roman" w:cs="Times New Roman"/>
          <w:color w:val="000000"/>
          <w:sz w:val="24"/>
          <w:szCs w:val="24"/>
        </w:rPr>
        <w:t xml:space="preserve"> is higher when protection measures are resilient against the </w:t>
      </w:r>
      <w:r w:rsidR="008A5084">
        <w:rPr>
          <w:rFonts w:ascii="Times New Roman" w:eastAsia="Arial" w:hAnsi="Times New Roman" w:cs="Times New Roman"/>
          <w:color w:val="000000"/>
          <w:sz w:val="24"/>
          <w:szCs w:val="24"/>
        </w:rPr>
        <w:t xml:space="preserve">uncertain </w:t>
      </w:r>
      <w:r w:rsidRPr="0087653D">
        <w:rPr>
          <w:rFonts w:ascii="Times New Roman" w:eastAsia="Arial" w:hAnsi="Times New Roman" w:cs="Times New Roman"/>
          <w:color w:val="000000"/>
          <w:sz w:val="24"/>
          <w:szCs w:val="24"/>
        </w:rPr>
        <w:t>impacts of land</w:t>
      </w:r>
      <w:r>
        <w:rPr>
          <w:rFonts w:ascii="Times New Roman" w:eastAsia="Arial" w:hAnsi="Times New Roman" w:cs="Times New Roman"/>
          <w:color w:val="000000"/>
          <w:sz w:val="24"/>
          <w:szCs w:val="24"/>
        </w:rPr>
        <w:t>-</w:t>
      </w:r>
      <w:r w:rsidRPr="0087653D">
        <w:rPr>
          <w:rFonts w:ascii="Times New Roman" w:eastAsia="Arial" w:hAnsi="Times New Roman" w:cs="Times New Roman"/>
          <w:color w:val="000000"/>
          <w:sz w:val="24"/>
          <w:szCs w:val="24"/>
        </w:rPr>
        <w:t>use change, climate effects and socio-political risks.</w:t>
      </w:r>
    </w:p>
    <w:p w14:paraId="0F0526C1" w14:textId="18061351" w:rsidR="001A544B" w:rsidRDefault="00C347A9" w:rsidP="00BC1C25">
      <w:pPr>
        <w:spacing w:before="240" w:after="0" w:line="480" w:lineRule="auto"/>
        <w:rPr>
          <w:rFonts w:ascii="Times New Roman" w:hAnsi="Times New Roman" w:cs="Times New Roman"/>
          <w:sz w:val="24"/>
          <w:szCs w:val="24"/>
        </w:rPr>
      </w:pPr>
      <w:commentRangeStart w:id="20"/>
      <w:r>
        <w:rPr>
          <w:rFonts w:ascii="Times New Roman" w:hAnsi="Times New Roman" w:cs="Times New Roman"/>
          <w:sz w:val="24"/>
          <w:szCs w:val="24"/>
        </w:rPr>
        <w:t xml:space="preserve">Here we </w:t>
      </w:r>
      <w:commentRangeEnd w:id="20"/>
      <w:r w:rsidR="00DB417E">
        <w:rPr>
          <w:rStyle w:val="CommentReference"/>
        </w:rPr>
        <w:commentReference w:id="20"/>
      </w:r>
      <w:r>
        <w:rPr>
          <w:rFonts w:ascii="Times New Roman" w:hAnsi="Times New Roman" w:cs="Times New Roman"/>
          <w:sz w:val="24"/>
          <w:szCs w:val="24"/>
        </w:rPr>
        <w:t xml:space="preserve">introduce a framework that strives to minimize multiple sources of uncertainty while maximizing biodiversity protection. </w:t>
      </w:r>
      <w:commentRangeStart w:id="21"/>
      <w:r w:rsidR="00040A3D">
        <w:rPr>
          <w:rFonts w:ascii="Times New Roman" w:hAnsi="Times New Roman" w:cs="Times New Roman"/>
          <w:sz w:val="24"/>
          <w:szCs w:val="24"/>
        </w:rPr>
        <w:t xml:space="preserve">We consider the </w:t>
      </w:r>
      <w:r w:rsidR="001A544B">
        <w:rPr>
          <w:rFonts w:ascii="Times New Roman" w:hAnsi="Times New Roman" w:cs="Times New Roman"/>
          <w:sz w:val="24"/>
          <w:szCs w:val="24"/>
        </w:rPr>
        <w:t xml:space="preserve">following sources </w:t>
      </w:r>
      <w:r w:rsidR="001A544B" w:rsidRPr="00A13108">
        <w:rPr>
          <w:rFonts w:ascii="Times New Roman" w:hAnsi="Times New Roman" w:cs="Times New Roman"/>
          <w:sz w:val="24"/>
          <w:szCs w:val="24"/>
        </w:rPr>
        <w:t>of uncertainty</w:t>
      </w:r>
      <w:r w:rsidR="001A544B">
        <w:rPr>
          <w:rFonts w:ascii="Times New Roman" w:hAnsi="Times New Roman" w:cs="Times New Roman"/>
          <w:sz w:val="24"/>
          <w:szCs w:val="24"/>
        </w:rPr>
        <w:t xml:space="preserve">: </w:t>
      </w:r>
      <w:r w:rsidR="001A544B" w:rsidRPr="00A13108">
        <w:rPr>
          <w:rFonts w:ascii="Times New Roman" w:hAnsi="Times New Roman" w:cs="Times New Roman"/>
          <w:sz w:val="24"/>
          <w:szCs w:val="24"/>
        </w:rPr>
        <w:t xml:space="preserve">political instability and corruption; weak governance; systemic crisis; climate change; and land use </w:t>
      </w:r>
      <w:r w:rsidR="00A32138">
        <w:rPr>
          <w:rFonts w:ascii="Times New Roman" w:hAnsi="Times New Roman" w:cs="Times New Roman"/>
          <w:sz w:val="24"/>
          <w:szCs w:val="24"/>
        </w:rPr>
        <w:t>constraints</w:t>
      </w:r>
      <w:commentRangeEnd w:id="21"/>
      <w:r w:rsidR="00E07580">
        <w:rPr>
          <w:rStyle w:val="CommentReference"/>
        </w:rPr>
        <w:commentReference w:id="21"/>
      </w:r>
      <w:r w:rsidR="001A544B" w:rsidRPr="00A13108">
        <w:rPr>
          <w:rFonts w:ascii="Times New Roman" w:hAnsi="Times New Roman" w:cs="Times New Roman"/>
          <w:sz w:val="24"/>
          <w:szCs w:val="24"/>
        </w:rPr>
        <w:t>.</w:t>
      </w:r>
      <w:r w:rsidR="006371C5">
        <w:rPr>
          <w:rFonts w:ascii="Times New Roman" w:hAnsi="Times New Roman" w:cs="Times New Roman"/>
          <w:sz w:val="24"/>
          <w:szCs w:val="24"/>
        </w:rPr>
        <w:t xml:space="preserve"> </w:t>
      </w:r>
      <w:r w:rsidR="00876DA9">
        <w:rPr>
          <w:rFonts w:ascii="Times New Roman" w:hAnsi="Times New Roman" w:cs="Times New Roman"/>
          <w:sz w:val="24"/>
          <w:szCs w:val="24"/>
        </w:rPr>
        <w:t xml:space="preserve">We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r w:rsidR="00876DA9">
        <w:rPr>
          <w:rFonts w:ascii="Times New Roman" w:hAnsi="Times New Roman" w:cs="Times New Roman"/>
          <w:sz w:val="24"/>
          <w:szCs w:val="24"/>
        </w:rPr>
        <w:t xml:space="preserve"> accounting for uncertainty</w:t>
      </w:r>
      <w:r w:rsidR="00876DA9" w:rsidRPr="00A13108">
        <w:rPr>
          <w:rFonts w:ascii="Times New Roman" w:hAnsi="Times New Roman" w:cs="Times New Roman"/>
          <w:sz w:val="24"/>
          <w:szCs w:val="24"/>
        </w:rPr>
        <w:t xml:space="preserve"> in the problem formulation. </w:t>
      </w:r>
    </w:p>
    <w:p w14:paraId="6A601202" w14:textId="5EFCA668" w:rsidR="004A6B89" w:rsidRDefault="004A6B89" w:rsidP="00BC1C25">
      <w:pPr>
        <w:spacing w:before="240" w:after="0" w:line="480" w:lineRule="auto"/>
        <w:rPr>
          <w:rFonts w:ascii="Times New Roman" w:hAnsi="Times New Roman" w:cs="Times New Roman"/>
          <w:sz w:val="24"/>
          <w:szCs w:val="24"/>
        </w:rPr>
      </w:pPr>
      <w:r w:rsidRPr="00A13108">
        <w:rPr>
          <w:rFonts w:ascii="Times New Roman" w:hAnsi="Times New Roman" w:cs="Times New Roman"/>
          <w:sz w:val="24"/>
          <w:szCs w:val="24"/>
        </w:rPr>
        <w:lastRenderedPageBreak/>
        <w:t xml:space="preserve">We include </w:t>
      </w:r>
      <w:r w:rsidR="00876DA9">
        <w:rPr>
          <w:rFonts w:ascii="Times New Roman" w:hAnsi="Times New Roman" w:cs="Times New Roman"/>
          <w:sz w:val="24"/>
          <w:szCs w:val="24"/>
        </w:rPr>
        <w:t xml:space="preserve">three broad groups of uncertainties </w:t>
      </w:r>
      <w:proofErr w:type="spellStart"/>
      <w:r w:rsidRPr="00A13108">
        <w:rPr>
          <w:rFonts w:ascii="Times New Roman" w:hAnsi="Times New Roman" w:cs="Times New Roman"/>
          <w:sz w:val="24"/>
          <w:szCs w:val="24"/>
        </w:rPr>
        <w:t>i</w:t>
      </w:r>
      <w:proofErr w:type="spellEnd"/>
      <w:r w:rsidRPr="00A13108">
        <w:rPr>
          <w:rFonts w:ascii="Times New Roman" w:hAnsi="Times New Roman" w:cs="Times New Roman"/>
          <w:sz w:val="24"/>
          <w:szCs w:val="24"/>
        </w:rPr>
        <w:t>) s</w:t>
      </w:r>
      <w:commentRangeStart w:id="22"/>
      <w:commentRangeStart w:id="23"/>
      <w:r w:rsidRPr="00A13108">
        <w:rPr>
          <w:rFonts w:ascii="Times New Roman" w:hAnsi="Times New Roman" w:cs="Times New Roman"/>
          <w:sz w:val="24"/>
          <w:szCs w:val="24"/>
        </w:rPr>
        <w:t>ocioeconomic uncertainty, ii) land</w:t>
      </w:r>
      <w:r w:rsidR="0070423F">
        <w:rPr>
          <w:rFonts w:ascii="Times New Roman" w:hAnsi="Times New Roman" w:cs="Times New Roman"/>
          <w:sz w:val="24"/>
          <w:szCs w:val="24"/>
        </w:rPr>
        <w:t>-</w:t>
      </w:r>
      <w:r w:rsidRPr="00A13108">
        <w:rPr>
          <w:rFonts w:ascii="Times New Roman" w:hAnsi="Times New Roman" w:cs="Times New Roman"/>
          <w:sz w:val="24"/>
          <w:szCs w:val="24"/>
        </w:rPr>
        <w:t xml:space="preserve">use </w:t>
      </w:r>
      <w:r w:rsidR="0039254E">
        <w:rPr>
          <w:rFonts w:ascii="Times New Roman" w:hAnsi="Times New Roman" w:cs="Times New Roman"/>
          <w:sz w:val="24"/>
          <w:szCs w:val="24"/>
        </w:rPr>
        <w:t>constraints</w:t>
      </w:r>
      <w:r w:rsidRPr="00A13108">
        <w:rPr>
          <w:rFonts w:ascii="Times New Roman" w:hAnsi="Times New Roman" w:cs="Times New Roman"/>
          <w:sz w:val="24"/>
          <w:szCs w:val="24"/>
        </w:rPr>
        <w:t>, iii) climate uncertainty</w:t>
      </w:r>
      <w:commentRangeEnd w:id="22"/>
      <w:r w:rsidR="00DD4ADA">
        <w:rPr>
          <w:rStyle w:val="CommentReference"/>
        </w:rPr>
        <w:commentReference w:id="22"/>
      </w:r>
      <w:commentRangeEnd w:id="23"/>
      <w:r w:rsidR="00E07580">
        <w:rPr>
          <w:rStyle w:val="CommentReference"/>
        </w:rPr>
        <w:commentReference w:id="23"/>
      </w:r>
      <w:r w:rsidRPr="00A13108">
        <w:rPr>
          <w:rFonts w:ascii="Times New Roman" w:hAnsi="Times New Roman" w:cs="Times New Roman"/>
          <w:sz w:val="24"/>
          <w:szCs w:val="24"/>
        </w:rPr>
        <w:t xml:space="preserve">, while maximizing the protection of </w:t>
      </w:r>
      <w:commentRangeStart w:id="24"/>
      <w:r w:rsidRPr="00A13108">
        <w:rPr>
          <w:rFonts w:ascii="Times New Roman" w:hAnsi="Times New Roman" w:cs="Times New Roman"/>
          <w:sz w:val="24"/>
          <w:szCs w:val="24"/>
        </w:rPr>
        <w:t xml:space="preserve">30930 </w:t>
      </w:r>
      <w:commentRangeEnd w:id="24"/>
      <w:r w:rsidR="00876DA9">
        <w:rPr>
          <w:rStyle w:val="CommentReference"/>
        </w:rPr>
        <w:commentReference w:id="24"/>
      </w:r>
      <w:r w:rsidRPr="00A13108">
        <w:rPr>
          <w:rFonts w:ascii="Times New Roman" w:hAnsi="Times New Roman" w:cs="Times New Roman"/>
          <w:sz w:val="24"/>
          <w:szCs w:val="24"/>
        </w:rPr>
        <w:t xml:space="preserve">vertebrate species globally. </w:t>
      </w:r>
    </w:p>
    <w:p w14:paraId="05A4A0D0" w14:textId="77777777" w:rsidR="008136D4" w:rsidRDefault="00B30AF2" w:rsidP="00BC1C25">
      <w:pPr>
        <w:spacing w:before="240" w:after="0" w:line="480" w:lineRule="auto"/>
        <w:rPr>
          <w:rFonts w:ascii="Times New Roman" w:eastAsia="Times New Roman" w:hAnsi="Times New Roman" w:cs="Times New Roman"/>
          <w:sz w:val="24"/>
          <w:szCs w:val="24"/>
        </w:rPr>
      </w:pPr>
      <w:commentRangeStart w:id="25"/>
      <w:r>
        <w:rPr>
          <w:rFonts w:ascii="Times New Roman" w:eastAsia="Times New Roman" w:hAnsi="Times New Roman" w:cs="Times New Roman"/>
          <w:sz w:val="24"/>
          <w:szCs w:val="24"/>
        </w:rPr>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 xml:space="preserve">planning scenarios </w:t>
      </w:r>
      <w:commentRangeStart w:id="26"/>
      <w:r>
        <w:rPr>
          <w:rFonts w:ascii="Times New Roman" w:eastAsia="Times New Roman" w:hAnsi="Times New Roman" w:cs="Times New Roman"/>
          <w:sz w:val="24"/>
          <w:szCs w:val="24"/>
        </w:rPr>
        <w:t>using</w:t>
      </w:r>
      <w:commentRangeEnd w:id="26"/>
      <w:r w:rsidR="00C202BD">
        <w:rPr>
          <w:rStyle w:val="CommentReference"/>
        </w:rPr>
        <w:commentReference w:id="26"/>
      </w:r>
      <w:r>
        <w:rPr>
          <w:rFonts w:ascii="Times New Roman" w:eastAsia="Times New Roman" w:hAnsi="Times New Roman" w:cs="Times New Roman"/>
          <w:sz w:val="24"/>
          <w:szCs w:val="24"/>
        </w:rPr>
        <w:t xml:space="preserve"> vertebrate species data from the IUCN Red List </w:t>
      </w:r>
      <w:commentRangeEnd w:id="25"/>
      <w:r w:rsidR="00232E73">
        <w:rPr>
          <w:rStyle w:val="CommentReference"/>
        </w:rPr>
        <w:commentReference w:id="25"/>
      </w:r>
      <w:r>
        <w:rPr>
          <w:rFonts w:ascii="Times New Roman" w:eastAsia="Times New Roman" w:hAnsi="Times New Roman" w:cs="Times New Roman"/>
          <w:sz w:val="24"/>
          <w:szCs w:val="24"/>
        </w:rPr>
        <w:t>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 as well as one baseline scenario where we do not include a measure of uncertainty</w:t>
      </w:r>
      <w:r w:rsidR="007E5426">
        <w:rPr>
          <w:rFonts w:ascii="Times New Roman" w:eastAsia="Times New Roman" w:hAnsi="Times New Roman" w:cs="Times New Roman"/>
          <w:sz w:val="24"/>
          <w:szCs w:val="24"/>
        </w:rPr>
        <w:t>, representing the classical approach to solving these kinds of problems</w:t>
      </w:r>
      <w:r w:rsidR="00572248">
        <w:rPr>
          <w:rFonts w:ascii="Times New Roman" w:eastAsia="Times New Roman" w:hAnsi="Times New Roman" w:cs="Times New Roman"/>
          <w:sz w:val="24"/>
          <w:szCs w:val="24"/>
        </w:rPr>
        <w:t xml:space="preserve"> (</w:t>
      </w:r>
      <w:r w:rsidR="00572248" w:rsidRPr="00CC22BD">
        <w:rPr>
          <w:rFonts w:ascii="Times New Roman" w:eastAsia="Times New Roman" w:hAnsi="Times New Roman" w:cs="Times New Roman"/>
          <w:sz w:val="24"/>
          <w:szCs w:val="24"/>
          <w:highlight w:val="yellow"/>
        </w:rPr>
        <w:t>ref</w:t>
      </w:r>
      <w:r w:rsidR="00572248">
        <w:rPr>
          <w:rFonts w:ascii="Times New Roman" w:eastAsia="Times New Roman" w:hAnsi="Times New Roman" w:cs="Times New Roman"/>
          <w:sz w:val="24"/>
          <w:szCs w:val="24"/>
        </w:rPr>
        <w:t>)</w:t>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forced protected areas to be part of the solution.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target for vertebrate species, in line with guidelines from the IUCN (</w:t>
      </w:r>
      <w:r w:rsidR="00C21D0E" w:rsidRPr="00CC22BD">
        <w:rPr>
          <w:rFonts w:ascii="Times New Roman" w:eastAsia="Times New Roman" w:hAnsi="Times New Roman" w:cs="Times New Roman"/>
          <w:sz w:val="24"/>
          <w:szCs w:val="24"/>
          <w:highlight w:val="yellow"/>
        </w:rPr>
        <w:t>ref</w:t>
      </w:r>
      <w:r w:rsidR="00C21D0E">
        <w:rPr>
          <w:rFonts w:ascii="Times New Roman" w:eastAsia="Times New Roman" w:hAnsi="Times New Roman" w:cs="Times New Roman"/>
          <w:sz w:val="24"/>
          <w:szCs w:val="24"/>
        </w:rPr>
        <w:t>)</w:t>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To investigate the effects of including our three uncertainty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p>
    <w:p w14:paraId="20B75736" w14:textId="77777777" w:rsidR="00A70097" w:rsidRDefault="00A70097" w:rsidP="00BC1C25">
      <w:pPr>
        <w:spacing w:line="480" w:lineRule="auto"/>
        <w:rPr>
          <w:rFonts w:ascii="Times New Roman" w:hAnsi="Times New Roman" w:cs="Times New Roman"/>
          <w:sz w:val="24"/>
          <w:szCs w:val="24"/>
        </w:rPr>
      </w:pPr>
    </w:p>
    <w:p w14:paraId="7D7DD3D5" w14:textId="77777777" w:rsidR="00017AE9" w:rsidRPr="003C0EE9" w:rsidRDefault="00017AE9" w:rsidP="00BC1C25">
      <w:pPr>
        <w:spacing w:line="480" w:lineRule="auto"/>
        <w:rPr>
          <w:rFonts w:ascii="Times New Roman" w:hAnsi="Times New Roman" w:cs="Times New Roman"/>
          <w:b/>
          <w:bCs/>
          <w:sz w:val="24"/>
          <w:szCs w:val="24"/>
        </w:rPr>
      </w:pPr>
      <w:commentRangeStart w:id="27"/>
      <w:r w:rsidRPr="003C0EE9">
        <w:rPr>
          <w:rFonts w:ascii="Times New Roman" w:hAnsi="Times New Roman" w:cs="Times New Roman"/>
          <w:b/>
          <w:bCs/>
          <w:sz w:val="24"/>
          <w:szCs w:val="24"/>
        </w:rPr>
        <w:t>Results</w:t>
      </w:r>
      <w:commentRangeEnd w:id="27"/>
      <w:r w:rsidR="009B4049">
        <w:rPr>
          <w:rStyle w:val="CommentReference"/>
        </w:rPr>
        <w:commentReference w:id="27"/>
      </w:r>
    </w:p>
    <w:p w14:paraId="048AF6A4" w14:textId="0A7CD1F0" w:rsidR="009C1F8B" w:rsidRDefault="00AF6771" w:rsidP="00BC1C25">
      <w:pPr>
        <w:keepNext/>
        <w:spacing w:line="480" w:lineRule="auto"/>
        <w:rPr>
          <w:rFonts w:ascii="Times New Roman" w:hAnsi="Times New Roman" w:cs="Times New Roman"/>
          <w:sz w:val="24"/>
          <w:szCs w:val="24"/>
        </w:rPr>
      </w:pPr>
      <w:commentRangeStart w:id="28"/>
      <w:r>
        <w:rPr>
          <w:rFonts w:ascii="Times New Roman" w:hAnsi="Times New Roman" w:cs="Times New Roman"/>
          <w:sz w:val="24"/>
          <w:szCs w:val="24"/>
        </w:rPr>
        <w:t>D</w:t>
      </w:r>
      <w:r w:rsidR="00BC1C25">
        <w:rPr>
          <w:rFonts w:ascii="Times New Roman" w:hAnsi="Times New Roman" w:cs="Times New Roman"/>
          <w:sz w:val="24"/>
          <w:szCs w:val="24"/>
        </w:rPr>
        <w:t xml:space="preserve">espite </w:t>
      </w:r>
      <w:r w:rsidR="00C202BD">
        <w:rPr>
          <w:rFonts w:ascii="Times New Roman" w:hAnsi="Times New Roman" w:cs="Times New Roman"/>
          <w:sz w:val="24"/>
          <w:szCs w:val="24"/>
        </w:rPr>
        <w:t>considerable</w:t>
      </w:r>
      <w:r w:rsidR="00BC1C25">
        <w:rPr>
          <w:rFonts w:ascii="Times New Roman" w:hAnsi="Times New Roman" w:cs="Times New Roman"/>
          <w:sz w:val="24"/>
          <w:szCs w:val="24"/>
        </w:rPr>
        <w:t xml:space="preserve"> variation</w:t>
      </w:r>
      <w:r w:rsidR="00C202BD">
        <w:rPr>
          <w:rFonts w:ascii="Times New Roman" w:hAnsi="Times New Roman" w:cs="Times New Roman"/>
          <w:sz w:val="24"/>
          <w:szCs w:val="24"/>
        </w:rPr>
        <w:t xml:space="preserve"> </w:t>
      </w:r>
      <w:r w:rsidR="008F4932">
        <w:rPr>
          <w:rFonts w:ascii="Times New Roman" w:hAnsi="Times New Roman" w:cs="Times New Roman"/>
          <w:sz w:val="24"/>
          <w:szCs w:val="24"/>
        </w:rPr>
        <w:t xml:space="preserve">in the </w:t>
      </w:r>
      <w:commentRangeStart w:id="29"/>
      <w:r w:rsidR="00C202BD">
        <w:rPr>
          <w:rFonts w:ascii="Times New Roman" w:hAnsi="Times New Roman" w:cs="Times New Roman"/>
          <w:sz w:val="24"/>
          <w:szCs w:val="24"/>
        </w:rPr>
        <w:t>outcomes</w:t>
      </w:r>
      <w:commentRangeEnd w:id="29"/>
      <w:r w:rsidR="008F4932">
        <w:rPr>
          <w:rStyle w:val="CommentReference"/>
        </w:rPr>
        <w:commentReference w:id="29"/>
      </w:r>
      <w:r w:rsidR="00C202BD">
        <w:rPr>
          <w:rFonts w:ascii="Times New Roman" w:hAnsi="Times New Roman" w:cs="Times New Roman"/>
          <w:sz w:val="24"/>
          <w:szCs w:val="24"/>
        </w:rPr>
        <w:t xml:space="preserve"> among scenarios (Fig. 1)</w:t>
      </w:r>
      <w:r w:rsidR="00BC1C25">
        <w:rPr>
          <w:rFonts w:ascii="Times New Roman" w:hAnsi="Times New Roman" w:cs="Times New Roman"/>
          <w:sz w:val="24"/>
          <w:szCs w:val="24"/>
        </w:rPr>
        <w:t xml:space="preserve">, the total amount of land required to meet the 30% target for each species did not increase </w:t>
      </w:r>
      <w:r w:rsidR="00C202BD">
        <w:rPr>
          <w:rFonts w:ascii="Times New Roman" w:hAnsi="Times New Roman" w:cs="Times New Roman"/>
          <w:sz w:val="24"/>
          <w:szCs w:val="24"/>
        </w:rPr>
        <w:t xml:space="preserve">substantially </w:t>
      </w:r>
      <w:r w:rsidR="00BC1C25">
        <w:rPr>
          <w:rFonts w:ascii="Times New Roman" w:hAnsi="Times New Roman" w:cs="Times New Roman"/>
          <w:sz w:val="24"/>
          <w:szCs w:val="24"/>
        </w:rPr>
        <w:t>between the base scenario of not including any measure of uncertainty and any of the 7 variations including uncertainty measures (Table 1).</w:t>
      </w:r>
      <w:r w:rsidR="0032443B">
        <w:rPr>
          <w:rFonts w:ascii="Times New Roman" w:hAnsi="Times New Roman" w:cs="Times New Roman"/>
          <w:sz w:val="24"/>
          <w:szCs w:val="24"/>
        </w:rPr>
        <w:t xml:space="preserve"> </w:t>
      </w:r>
      <w:commentRangeEnd w:id="28"/>
      <w:r w:rsidR="008F4932">
        <w:rPr>
          <w:rStyle w:val="CommentReference"/>
        </w:rPr>
        <w:commentReference w:id="28"/>
      </w:r>
      <w:r w:rsidR="0032443B">
        <w:rPr>
          <w:rFonts w:ascii="Times New Roman" w:hAnsi="Times New Roman" w:cs="Times New Roman"/>
          <w:sz w:val="24"/>
          <w:szCs w:val="24"/>
        </w:rPr>
        <w:t xml:space="preserve">The scenario that incorporated all three uncertainty metrics only required </w:t>
      </w:r>
      <w:r w:rsidR="00D00E66">
        <w:rPr>
          <w:rFonts w:ascii="Times New Roman" w:hAnsi="Times New Roman" w:cs="Times New Roman"/>
          <w:sz w:val="24"/>
          <w:szCs w:val="24"/>
        </w:rPr>
        <w:t>1</w:t>
      </w:r>
      <w:r w:rsidR="0032443B">
        <w:rPr>
          <w:rFonts w:ascii="Times New Roman" w:hAnsi="Times New Roman" w:cs="Times New Roman"/>
          <w:sz w:val="24"/>
          <w:szCs w:val="24"/>
        </w:rPr>
        <w:t>.</w:t>
      </w:r>
      <w:r w:rsidR="00D00E66">
        <w:rPr>
          <w:rFonts w:ascii="Times New Roman" w:hAnsi="Times New Roman" w:cs="Times New Roman"/>
          <w:sz w:val="24"/>
          <w:szCs w:val="24"/>
        </w:rPr>
        <w:t>0</w:t>
      </w:r>
      <w:r w:rsidR="0032443B">
        <w:rPr>
          <w:rFonts w:ascii="Times New Roman" w:hAnsi="Times New Roman" w:cs="Times New Roman"/>
          <w:sz w:val="24"/>
          <w:szCs w:val="24"/>
        </w:rPr>
        <w:t xml:space="preserve">9% more global area than the base scenario </w:t>
      </w:r>
      <w:r w:rsidR="003672CE">
        <w:rPr>
          <w:rFonts w:ascii="Times New Roman" w:hAnsi="Times New Roman" w:cs="Times New Roman"/>
          <w:sz w:val="24"/>
          <w:szCs w:val="24"/>
        </w:rPr>
        <w:t xml:space="preserve">to meet the target </w:t>
      </w:r>
      <w:r w:rsidR="0032443B">
        <w:rPr>
          <w:rFonts w:ascii="Times New Roman" w:hAnsi="Times New Roman" w:cs="Times New Roman"/>
          <w:sz w:val="24"/>
          <w:szCs w:val="24"/>
        </w:rPr>
        <w:t>(</w:t>
      </w:r>
      <w:r w:rsidR="00383533">
        <w:rPr>
          <w:rFonts w:ascii="Times New Roman" w:hAnsi="Times New Roman" w:cs="Times New Roman"/>
          <w:sz w:val="24"/>
          <w:szCs w:val="24"/>
        </w:rPr>
        <w:t>29</w:t>
      </w:r>
      <w:r w:rsidR="0032443B">
        <w:rPr>
          <w:rFonts w:ascii="Times New Roman" w:hAnsi="Times New Roman" w:cs="Times New Roman"/>
          <w:sz w:val="24"/>
          <w:szCs w:val="24"/>
        </w:rPr>
        <w:t>.</w:t>
      </w:r>
      <w:r w:rsidR="00383533">
        <w:rPr>
          <w:rFonts w:ascii="Times New Roman" w:hAnsi="Times New Roman" w:cs="Times New Roman"/>
          <w:sz w:val="24"/>
          <w:szCs w:val="24"/>
        </w:rPr>
        <w:t>17</w:t>
      </w:r>
      <w:r w:rsidR="0032443B">
        <w:rPr>
          <w:rFonts w:ascii="Times New Roman" w:hAnsi="Times New Roman" w:cs="Times New Roman"/>
          <w:sz w:val="24"/>
          <w:szCs w:val="24"/>
        </w:rPr>
        <w:t>% vs 2</w:t>
      </w:r>
      <w:r w:rsidR="00E21E87">
        <w:rPr>
          <w:rFonts w:ascii="Times New Roman" w:hAnsi="Times New Roman" w:cs="Times New Roman"/>
          <w:sz w:val="24"/>
          <w:szCs w:val="24"/>
        </w:rPr>
        <w:t>8</w:t>
      </w:r>
      <w:r w:rsidR="0032443B">
        <w:rPr>
          <w:rFonts w:ascii="Times New Roman" w:hAnsi="Times New Roman" w:cs="Times New Roman"/>
          <w:sz w:val="24"/>
          <w:szCs w:val="24"/>
        </w:rPr>
        <w:t>.</w:t>
      </w:r>
      <w:r w:rsidR="00E21E87">
        <w:rPr>
          <w:rFonts w:ascii="Times New Roman" w:hAnsi="Times New Roman" w:cs="Times New Roman"/>
          <w:sz w:val="24"/>
          <w:szCs w:val="24"/>
        </w:rPr>
        <w:t>07</w:t>
      </w:r>
      <w:r w:rsidR="0032443B">
        <w:rPr>
          <w:rFonts w:ascii="Times New Roman" w:hAnsi="Times New Roman" w:cs="Times New Roman"/>
          <w:sz w:val="24"/>
          <w:szCs w:val="24"/>
        </w:rPr>
        <w:t>%).</w:t>
      </w:r>
      <w:r w:rsidR="0093523C">
        <w:rPr>
          <w:rFonts w:ascii="Times New Roman" w:hAnsi="Times New Roman" w:cs="Times New Roman"/>
          <w:sz w:val="24"/>
          <w:szCs w:val="24"/>
        </w:rPr>
        <w:t xml:space="preserve"> This is encouraging because it means that we can account for these important measures of uncertainty to produce more effective and resilient conservation networks, while not needing to </w:t>
      </w:r>
      <w:r w:rsidR="0093523C">
        <w:rPr>
          <w:rFonts w:ascii="Times New Roman" w:hAnsi="Times New Roman" w:cs="Times New Roman"/>
          <w:sz w:val="24"/>
          <w:szCs w:val="24"/>
        </w:rPr>
        <w:lastRenderedPageBreak/>
        <w:t xml:space="preserve">substantially increase the </w:t>
      </w:r>
      <w:r w:rsidR="00902E0C">
        <w:rPr>
          <w:rFonts w:ascii="Times New Roman" w:hAnsi="Times New Roman" w:cs="Times New Roman"/>
          <w:sz w:val="24"/>
          <w:szCs w:val="24"/>
        </w:rPr>
        <w:t>global area required to meet the 30% protection targets.</w:t>
      </w:r>
      <w:r w:rsidR="006577C1">
        <w:rPr>
          <w:rFonts w:ascii="Times New Roman" w:hAnsi="Times New Roman" w:cs="Times New Roman"/>
          <w:sz w:val="24"/>
          <w:szCs w:val="24"/>
        </w:rPr>
        <w:t xml:space="preserve"> In </w:t>
      </w:r>
      <w:r w:rsidR="00460EB0">
        <w:rPr>
          <w:rFonts w:ascii="Times New Roman" w:hAnsi="Times New Roman" w:cs="Times New Roman"/>
          <w:sz w:val="24"/>
          <w:szCs w:val="24"/>
        </w:rPr>
        <w:t>addition,</w:t>
      </w:r>
      <w:r w:rsidR="006577C1">
        <w:rPr>
          <w:rFonts w:ascii="Times New Roman" w:hAnsi="Times New Roman" w:cs="Times New Roman"/>
          <w:sz w:val="24"/>
          <w:szCs w:val="24"/>
        </w:rPr>
        <w:t xml:space="preserve"> we found that all </w:t>
      </w:r>
      <w:r w:rsidR="00C202BD">
        <w:rPr>
          <w:rFonts w:ascii="Times New Roman" w:hAnsi="Times New Roman" w:cs="Times New Roman"/>
          <w:sz w:val="24"/>
          <w:szCs w:val="24"/>
        </w:rPr>
        <w:t xml:space="preserve">eight </w:t>
      </w:r>
      <w:r w:rsidR="006577C1">
        <w:rPr>
          <w:rFonts w:ascii="Times New Roman" w:hAnsi="Times New Roman" w:cs="Times New Roman"/>
          <w:sz w:val="24"/>
          <w:szCs w:val="24"/>
        </w:rPr>
        <w:t xml:space="preserve">scenarios  reached their goals </w:t>
      </w:r>
      <w:r w:rsidR="00232E73">
        <w:rPr>
          <w:rFonts w:ascii="Times New Roman" w:hAnsi="Times New Roman" w:cs="Times New Roman"/>
          <w:sz w:val="24"/>
          <w:szCs w:val="24"/>
        </w:rPr>
        <w:t>of</w:t>
      </w:r>
      <w:r w:rsidR="00863C85">
        <w:rPr>
          <w:rFonts w:ascii="Times New Roman" w:hAnsi="Times New Roman" w:cs="Times New Roman"/>
          <w:sz w:val="24"/>
          <w:szCs w:val="24"/>
        </w:rPr>
        <w:t xml:space="preserve"> 30% of the range of each species, </w:t>
      </w:r>
      <w:r w:rsidR="006577C1">
        <w:rPr>
          <w:rFonts w:ascii="Times New Roman" w:hAnsi="Times New Roman" w:cs="Times New Roman"/>
          <w:sz w:val="24"/>
          <w:szCs w:val="24"/>
        </w:rPr>
        <w:t xml:space="preserve">without surpassing the 30% global area target that </w:t>
      </w:r>
      <w:r w:rsidR="00574126">
        <w:rPr>
          <w:rFonts w:ascii="Times New Roman" w:hAnsi="Times New Roman" w:cs="Times New Roman"/>
          <w:sz w:val="24"/>
          <w:szCs w:val="24"/>
        </w:rPr>
        <w:t>the Convention on Biological Diversity</w:t>
      </w:r>
      <w:r w:rsidR="00AF6C18">
        <w:rPr>
          <w:rFonts w:ascii="Times New Roman" w:hAnsi="Times New Roman" w:cs="Times New Roman"/>
          <w:sz w:val="24"/>
          <w:szCs w:val="24"/>
        </w:rPr>
        <w:t xml:space="preserve"> (CBD)</w:t>
      </w:r>
      <w:r w:rsidR="00574126">
        <w:rPr>
          <w:rFonts w:ascii="Times New Roman" w:hAnsi="Times New Roman" w:cs="Times New Roman"/>
          <w:sz w:val="24"/>
          <w:szCs w:val="24"/>
        </w:rPr>
        <w:t xml:space="preserve"> </w:t>
      </w:r>
      <w:r w:rsidR="006577C1">
        <w:rPr>
          <w:rFonts w:ascii="Times New Roman" w:hAnsi="Times New Roman" w:cs="Times New Roman"/>
          <w:sz w:val="24"/>
          <w:szCs w:val="24"/>
        </w:rPr>
        <w:t>is current</w:t>
      </w:r>
      <w:r w:rsidR="00150B58">
        <w:rPr>
          <w:rFonts w:ascii="Times New Roman" w:hAnsi="Times New Roman" w:cs="Times New Roman"/>
          <w:sz w:val="24"/>
          <w:szCs w:val="24"/>
        </w:rPr>
        <w:t xml:space="preserve">ly </w:t>
      </w:r>
      <w:r w:rsidR="006577C1">
        <w:rPr>
          <w:rFonts w:ascii="Times New Roman" w:hAnsi="Times New Roman" w:cs="Times New Roman"/>
          <w:sz w:val="24"/>
          <w:szCs w:val="24"/>
        </w:rPr>
        <w:t xml:space="preserve">considering </w:t>
      </w:r>
      <w:commentRangeStart w:id="30"/>
      <w:commentRangeStart w:id="31"/>
      <w:r w:rsidR="006577C1">
        <w:rPr>
          <w:rFonts w:ascii="Times New Roman" w:hAnsi="Times New Roman" w:cs="Times New Roman"/>
          <w:sz w:val="24"/>
          <w:szCs w:val="24"/>
        </w:rPr>
        <w:t>as post</w:t>
      </w:r>
      <w:r w:rsidR="007F40A8">
        <w:rPr>
          <w:rFonts w:ascii="Times New Roman" w:hAnsi="Times New Roman" w:cs="Times New Roman"/>
          <w:sz w:val="24"/>
          <w:szCs w:val="24"/>
        </w:rPr>
        <w:t>-</w:t>
      </w:r>
      <w:r w:rsidR="006577C1">
        <w:rPr>
          <w:rFonts w:ascii="Times New Roman" w:hAnsi="Times New Roman" w:cs="Times New Roman"/>
          <w:sz w:val="24"/>
          <w:szCs w:val="24"/>
        </w:rPr>
        <w:t>Aichi targets</w:t>
      </w:r>
      <w:commentRangeEnd w:id="30"/>
      <w:r w:rsidR="00F97319">
        <w:rPr>
          <w:rStyle w:val="CommentReference"/>
        </w:rPr>
        <w:commentReference w:id="30"/>
      </w:r>
      <w:commentRangeEnd w:id="31"/>
      <w:r w:rsidR="00456849">
        <w:rPr>
          <w:rStyle w:val="CommentReference"/>
        </w:rPr>
        <w:commentReference w:id="31"/>
      </w:r>
      <w:r w:rsidR="00574126">
        <w:rPr>
          <w:rFonts w:ascii="Times New Roman" w:hAnsi="Times New Roman" w:cs="Times New Roman"/>
          <w:sz w:val="24"/>
          <w:szCs w:val="24"/>
        </w:rPr>
        <w:t>.</w:t>
      </w:r>
      <w:r w:rsidR="00460EB0">
        <w:rPr>
          <w:rFonts w:ascii="Times New Roman" w:hAnsi="Times New Roman" w:cs="Times New Roman"/>
          <w:sz w:val="24"/>
          <w:szCs w:val="24"/>
        </w:rPr>
        <w:t xml:space="preserve"> This </w:t>
      </w:r>
      <w:r w:rsidR="00D14DB2">
        <w:rPr>
          <w:rFonts w:ascii="Times New Roman" w:hAnsi="Times New Roman" w:cs="Times New Roman"/>
          <w:sz w:val="24"/>
          <w:szCs w:val="24"/>
        </w:rPr>
        <w:t xml:space="preserve">means </w:t>
      </w:r>
      <w:r w:rsidR="00AF6C18">
        <w:rPr>
          <w:rFonts w:ascii="Times New Roman" w:hAnsi="Times New Roman" w:cs="Times New Roman"/>
          <w:sz w:val="24"/>
          <w:szCs w:val="24"/>
        </w:rPr>
        <w:t xml:space="preserve">that </w:t>
      </w:r>
      <w:commentRangeStart w:id="32"/>
      <w:commentRangeStart w:id="33"/>
      <w:r w:rsidR="00AF6C18">
        <w:rPr>
          <w:rFonts w:ascii="Times New Roman" w:hAnsi="Times New Roman" w:cs="Times New Roman"/>
          <w:sz w:val="24"/>
          <w:szCs w:val="24"/>
        </w:rPr>
        <w:t>incorporating socio-economic, climate, and land use uncertainties into protected area plans</w:t>
      </w:r>
      <w:del w:id="34" w:author="Allison Binley" w:date="2020-03-08T17:48:00Z">
        <w:r w:rsidR="00AF6C18" w:rsidDel="007F40A8">
          <w:rPr>
            <w:rFonts w:ascii="Times New Roman" w:hAnsi="Times New Roman" w:cs="Times New Roman"/>
            <w:sz w:val="24"/>
            <w:szCs w:val="24"/>
          </w:rPr>
          <w:delText>,</w:delText>
        </w:r>
      </w:del>
      <w:r w:rsidR="00AF6C18">
        <w:rPr>
          <w:rFonts w:ascii="Times New Roman" w:hAnsi="Times New Roman" w:cs="Times New Roman"/>
          <w:sz w:val="24"/>
          <w:szCs w:val="24"/>
        </w:rPr>
        <w:t xml:space="preserve"> can operate within the </w:t>
      </w:r>
      <w:r w:rsidR="00B52EC0">
        <w:rPr>
          <w:rFonts w:ascii="Times New Roman" w:hAnsi="Times New Roman" w:cs="Times New Roman"/>
          <w:sz w:val="24"/>
          <w:szCs w:val="24"/>
        </w:rPr>
        <w:t xml:space="preserve">parameters of the </w:t>
      </w:r>
      <w:r w:rsidR="00AF6C18">
        <w:rPr>
          <w:rFonts w:ascii="Times New Roman" w:hAnsi="Times New Roman" w:cs="Times New Roman"/>
          <w:sz w:val="24"/>
          <w:szCs w:val="24"/>
        </w:rPr>
        <w:t>CBD</w:t>
      </w:r>
      <w:r w:rsidR="008B0D9C">
        <w:rPr>
          <w:rFonts w:ascii="Times New Roman" w:hAnsi="Times New Roman" w:cs="Times New Roman"/>
          <w:sz w:val="24"/>
          <w:szCs w:val="24"/>
        </w:rPr>
        <w:t xml:space="preserve"> area goals</w:t>
      </w:r>
      <w:r w:rsidR="004832BB">
        <w:rPr>
          <w:rFonts w:ascii="Times New Roman" w:hAnsi="Times New Roman" w:cs="Times New Roman"/>
          <w:sz w:val="24"/>
          <w:szCs w:val="24"/>
        </w:rPr>
        <w:t xml:space="preserve"> negotiated for 2030</w:t>
      </w:r>
      <w:commentRangeEnd w:id="32"/>
      <w:r w:rsidR="001A6353">
        <w:rPr>
          <w:rStyle w:val="CommentReference"/>
        </w:rPr>
        <w:commentReference w:id="32"/>
      </w:r>
      <w:commentRangeEnd w:id="33"/>
      <w:r w:rsidR="00F97319">
        <w:rPr>
          <w:rStyle w:val="CommentReference"/>
        </w:rPr>
        <w:commentReference w:id="33"/>
      </w:r>
      <w:r w:rsidR="008B0D9C">
        <w:rPr>
          <w:rFonts w:ascii="Times New Roman" w:hAnsi="Times New Roman" w:cs="Times New Roman"/>
          <w:sz w:val="24"/>
          <w:szCs w:val="24"/>
        </w:rPr>
        <w:t>.</w:t>
      </w:r>
      <w:r w:rsidR="00C9186C">
        <w:rPr>
          <w:rFonts w:ascii="Times New Roman" w:hAnsi="Times New Roman" w:cs="Times New Roman"/>
          <w:sz w:val="24"/>
          <w:szCs w:val="24"/>
        </w:rPr>
        <w:t xml:space="preserve"> There </w:t>
      </w:r>
      <w:r w:rsidR="00F97319">
        <w:rPr>
          <w:rFonts w:ascii="Times New Roman" w:hAnsi="Times New Roman" w:cs="Times New Roman"/>
          <w:sz w:val="24"/>
          <w:szCs w:val="24"/>
        </w:rPr>
        <w:t>was</w:t>
      </w:r>
      <w:r w:rsidR="00C9186C">
        <w:rPr>
          <w:rFonts w:ascii="Times New Roman" w:hAnsi="Times New Roman" w:cs="Times New Roman"/>
          <w:sz w:val="24"/>
          <w:szCs w:val="24"/>
        </w:rPr>
        <w:t xml:space="preserve"> considerable spatial overlap between scenarios, with </w:t>
      </w:r>
      <w:r w:rsidR="00F97319">
        <w:rPr>
          <w:rFonts w:ascii="Times New Roman" w:hAnsi="Times New Roman" w:cs="Times New Roman"/>
          <w:sz w:val="24"/>
          <w:szCs w:val="24"/>
        </w:rPr>
        <w:t xml:space="preserve">the same </w:t>
      </w:r>
      <w:commentRangeStart w:id="35"/>
      <w:commentRangeStart w:id="36"/>
      <w:r w:rsidR="00BD0245">
        <w:rPr>
          <w:rFonts w:ascii="Times New Roman" w:hAnsi="Times New Roman" w:cs="Times New Roman"/>
          <w:sz w:val="24"/>
          <w:szCs w:val="24"/>
        </w:rPr>
        <w:t>10</w:t>
      </w:r>
      <w:r w:rsidR="00C06496">
        <w:rPr>
          <w:rFonts w:ascii="Times New Roman" w:hAnsi="Times New Roman" w:cs="Times New Roman"/>
          <w:sz w:val="24"/>
          <w:szCs w:val="24"/>
        </w:rPr>
        <w:t>.</w:t>
      </w:r>
      <w:r w:rsidR="00BD0245">
        <w:rPr>
          <w:rFonts w:ascii="Times New Roman" w:hAnsi="Times New Roman" w:cs="Times New Roman"/>
          <w:sz w:val="24"/>
          <w:szCs w:val="24"/>
        </w:rPr>
        <w:t>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rPr>
        <w:t xml:space="preserve"> </w:t>
      </w:r>
      <w:r w:rsidR="005358BA">
        <w:rPr>
          <w:rFonts w:ascii="Times New Roman" w:hAnsi="Times New Roman" w:cs="Times New Roman"/>
          <w:sz w:val="24"/>
          <w:szCs w:val="24"/>
        </w:rPr>
        <w:t>being selected</w:t>
      </w:r>
      <w:commentRangeEnd w:id="35"/>
      <w:r w:rsidR="00E92E88">
        <w:rPr>
          <w:rStyle w:val="CommentReference"/>
        </w:rPr>
        <w:commentReference w:id="35"/>
      </w:r>
      <w:commentRangeEnd w:id="36"/>
      <w:r w:rsidR="006E0A9C">
        <w:rPr>
          <w:rStyle w:val="CommentReference"/>
        </w:rPr>
        <w:commentReference w:id="36"/>
      </w:r>
      <w:r w:rsidR="005358BA">
        <w:rPr>
          <w:rFonts w:ascii="Times New Roman" w:hAnsi="Times New Roman" w:cs="Times New Roman"/>
          <w:sz w:val="24"/>
          <w:szCs w:val="24"/>
        </w:rPr>
        <w:t xml:space="preserve"> </w:t>
      </w:r>
      <w:r w:rsidR="00651FA5">
        <w:rPr>
          <w:rFonts w:ascii="Times New Roman" w:hAnsi="Times New Roman" w:cs="Times New Roman"/>
          <w:sz w:val="24"/>
          <w:szCs w:val="24"/>
        </w:rPr>
        <w:t>to expand</w:t>
      </w:r>
      <w:r w:rsidR="005358BA">
        <w:rPr>
          <w:rFonts w:ascii="Times New Roman" w:hAnsi="Times New Roman" w:cs="Times New Roman"/>
          <w:sz w:val="24"/>
          <w:szCs w:val="24"/>
        </w:rPr>
        <w:t xml:space="preserve"> the current protected area portfolio in </w:t>
      </w:r>
      <w:r w:rsidR="00C06496">
        <w:rPr>
          <w:rFonts w:ascii="Times New Roman" w:hAnsi="Times New Roman" w:cs="Times New Roman"/>
          <w:sz w:val="24"/>
          <w:szCs w:val="24"/>
        </w:rPr>
        <w:t xml:space="preserve">at least </w:t>
      </w:r>
      <w:r w:rsidR="00456849">
        <w:rPr>
          <w:rFonts w:ascii="Times New Roman" w:hAnsi="Times New Roman" w:cs="Times New Roman"/>
          <w:sz w:val="24"/>
          <w:szCs w:val="24"/>
        </w:rPr>
        <w:t xml:space="preserve">five </w:t>
      </w:r>
      <w:r w:rsidR="00C06496">
        <w:rPr>
          <w:rFonts w:ascii="Times New Roman" w:hAnsi="Times New Roman" w:cs="Times New Roman"/>
          <w:sz w:val="24"/>
          <w:szCs w:val="24"/>
        </w:rPr>
        <w:t xml:space="preserve">scenarios and </w:t>
      </w:r>
      <w:r w:rsidR="007027F6">
        <w:rPr>
          <w:rFonts w:ascii="Times New Roman" w:hAnsi="Times New Roman" w:cs="Times New Roman"/>
          <w:sz w:val="24"/>
          <w:szCs w:val="24"/>
        </w:rPr>
        <w:t>2.21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vertAlign w:val="superscript"/>
        </w:rPr>
        <w:t xml:space="preserve"> </w:t>
      </w:r>
      <w:r w:rsidR="00C06496">
        <w:rPr>
          <w:rFonts w:ascii="Times New Roman" w:hAnsi="Times New Roman" w:cs="Times New Roman"/>
          <w:sz w:val="24"/>
          <w:szCs w:val="24"/>
        </w:rPr>
        <w:t xml:space="preserve">in all </w:t>
      </w:r>
      <w:r w:rsidR="00456849">
        <w:rPr>
          <w:rFonts w:ascii="Times New Roman" w:hAnsi="Times New Roman" w:cs="Times New Roman"/>
          <w:sz w:val="24"/>
          <w:szCs w:val="24"/>
        </w:rPr>
        <w:t xml:space="preserve">eight </w:t>
      </w:r>
      <w:r w:rsidR="005358BA">
        <w:rPr>
          <w:rFonts w:ascii="Times New Roman" w:hAnsi="Times New Roman" w:cs="Times New Roman"/>
          <w:sz w:val="24"/>
          <w:szCs w:val="24"/>
        </w:rPr>
        <w:t>scenarios.</w:t>
      </w:r>
    </w:p>
    <w:p w14:paraId="500F2E45" w14:textId="3AAF6358" w:rsidR="002B7824" w:rsidRDefault="00920A7C" w:rsidP="00032807">
      <w:pPr>
        <w:keepNext/>
        <w:spacing w:line="480" w:lineRule="auto"/>
        <w:rPr>
          <w:rFonts w:ascii="Times New Roman" w:hAnsi="Times New Roman" w:cs="Times New Roman"/>
          <w:sz w:val="24"/>
          <w:szCs w:val="24"/>
        </w:rPr>
      </w:pPr>
      <w:r>
        <w:rPr>
          <w:rFonts w:ascii="Times New Roman" w:hAnsi="Times New Roman" w:cs="Times New Roman"/>
          <w:sz w:val="24"/>
          <w:szCs w:val="24"/>
        </w:rPr>
        <w:t>On average</w:t>
      </w:r>
      <w:r w:rsidR="001D1B2D">
        <w:rPr>
          <w:rFonts w:ascii="Times New Roman" w:hAnsi="Times New Roman" w:cs="Times New Roman"/>
          <w:sz w:val="24"/>
          <w:szCs w:val="24"/>
        </w:rPr>
        <w:t xml:space="preserve"> and </w:t>
      </w:r>
      <w:r>
        <w:rPr>
          <w:rFonts w:ascii="Times New Roman" w:hAnsi="Times New Roman" w:cs="Times New Roman"/>
          <w:sz w:val="24"/>
          <w:szCs w:val="24"/>
        </w:rPr>
        <w:t xml:space="preserve">across scenarios, </w:t>
      </w:r>
      <w:r w:rsidR="00F97319">
        <w:rPr>
          <w:rFonts w:ascii="Times New Roman" w:hAnsi="Times New Roman" w:cs="Times New Roman"/>
          <w:sz w:val="24"/>
          <w:szCs w:val="24"/>
        </w:rPr>
        <w:t xml:space="preserve">country-specific </w:t>
      </w:r>
      <w:r>
        <w:rPr>
          <w:rFonts w:ascii="Times New Roman" w:hAnsi="Times New Roman" w:cs="Times New Roman"/>
          <w:sz w:val="24"/>
          <w:szCs w:val="24"/>
        </w:rPr>
        <w:t xml:space="preserve">results </w:t>
      </w:r>
      <w:r w:rsidR="00F97319">
        <w:rPr>
          <w:rFonts w:ascii="Times New Roman" w:hAnsi="Times New Roman" w:cs="Times New Roman"/>
          <w:sz w:val="24"/>
          <w:szCs w:val="24"/>
        </w:rPr>
        <w:t xml:space="preserve">were </w:t>
      </w:r>
      <w:r>
        <w:rPr>
          <w:rFonts w:ascii="Times New Roman" w:hAnsi="Times New Roman" w:cs="Times New Roman"/>
          <w:sz w:val="24"/>
          <w:szCs w:val="24"/>
        </w:rPr>
        <w:t xml:space="preserve">comparable </w:t>
      </w:r>
      <w:r w:rsidR="00F97319">
        <w:rPr>
          <w:rFonts w:ascii="Times New Roman" w:hAnsi="Times New Roman" w:cs="Times New Roman"/>
          <w:sz w:val="24"/>
          <w:szCs w:val="24"/>
        </w:rPr>
        <w:t xml:space="preserve">to </w:t>
      </w:r>
      <w:r w:rsidR="00651FA5">
        <w:rPr>
          <w:rFonts w:ascii="Times New Roman" w:hAnsi="Times New Roman" w:cs="Times New Roman"/>
          <w:sz w:val="24"/>
          <w:szCs w:val="24"/>
        </w:rPr>
        <w:t xml:space="preserve">he </w:t>
      </w:r>
      <w:r w:rsidR="00F97319">
        <w:rPr>
          <w:rFonts w:ascii="Times New Roman" w:hAnsi="Times New Roman" w:cs="Times New Roman"/>
          <w:sz w:val="24"/>
          <w:szCs w:val="24"/>
        </w:rPr>
        <w:t xml:space="preserve">global level, </w:t>
      </w:r>
      <w:r>
        <w:rPr>
          <w:rFonts w:ascii="Times New Roman" w:hAnsi="Times New Roman" w:cs="Times New Roman"/>
          <w:sz w:val="24"/>
          <w:szCs w:val="24"/>
        </w:rPr>
        <w:t>with mean values ranging from 4% to 19% addition</w:t>
      </w:r>
      <w:r w:rsidR="001A6353">
        <w:rPr>
          <w:rFonts w:ascii="Times New Roman" w:hAnsi="Times New Roman" w:cs="Times New Roman"/>
          <w:sz w:val="24"/>
          <w:szCs w:val="24"/>
        </w:rPr>
        <w:t xml:space="preserve">al </w:t>
      </w:r>
      <w:r w:rsidR="003672CE">
        <w:rPr>
          <w:rFonts w:ascii="Times New Roman" w:hAnsi="Times New Roman" w:cs="Times New Roman"/>
          <w:sz w:val="24"/>
          <w:szCs w:val="24"/>
        </w:rPr>
        <w:t xml:space="preserve">protected </w:t>
      </w:r>
      <w:r w:rsidR="001A6353">
        <w:rPr>
          <w:rFonts w:ascii="Times New Roman" w:hAnsi="Times New Roman" w:cs="Times New Roman"/>
          <w:sz w:val="24"/>
          <w:szCs w:val="24"/>
        </w:rPr>
        <w:t>area required</w:t>
      </w:r>
      <w:r>
        <w:rPr>
          <w:rFonts w:ascii="Times New Roman" w:hAnsi="Times New Roman" w:cs="Times New Roman"/>
          <w:sz w:val="24"/>
          <w:szCs w:val="24"/>
        </w:rPr>
        <w:t xml:space="preserve"> per country (Table 2). </w:t>
      </w:r>
      <w:r w:rsidR="008048E3">
        <w:rPr>
          <w:rFonts w:ascii="Times New Roman" w:hAnsi="Times New Roman" w:cs="Times New Roman"/>
          <w:sz w:val="24"/>
          <w:szCs w:val="24"/>
        </w:rPr>
        <w:t xml:space="preserve">There is however a wide range of differences for individual countries, ranging from no additional protection recommended </w:t>
      </w:r>
      <w:r w:rsidR="00456849">
        <w:rPr>
          <w:rFonts w:ascii="Times New Roman" w:hAnsi="Times New Roman" w:cs="Times New Roman"/>
          <w:sz w:val="24"/>
          <w:szCs w:val="24"/>
        </w:rPr>
        <w:t xml:space="preserve">[country] </w:t>
      </w:r>
      <w:r w:rsidR="008048E3">
        <w:rPr>
          <w:rFonts w:ascii="Times New Roman" w:hAnsi="Times New Roman" w:cs="Times New Roman"/>
          <w:sz w:val="24"/>
          <w:szCs w:val="24"/>
        </w:rPr>
        <w:t xml:space="preserve">to expanding the </w:t>
      </w:r>
      <w:r w:rsidR="003672CE">
        <w:rPr>
          <w:rFonts w:ascii="Times New Roman" w:hAnsi="Times New Roman" w:cs="Times New Roman"/>
          <w:sz w:val="24"/>
          <w:szCs w:val="24"/>
        </w:rPr>
        <w:t>protected area</w:t>
      </w:r>
      <w:r w:rsidR="008048E3">
        <w:rPr>
          <w:rFonts w:ascii="Times New Roman" w:hAnsi="Times New Roman" w:cs="Times New Roman"/>
          <w:sz w:val="24"/>
          <w:szCs w:val="24"/>
        </w:rPr>
        <w:t xml:space="preserve"> 8.</w:t>
      </w:r>
      <w:r w:rsidR="0028544D">
        <w:rPr>
          <w:rFonts w:ascii="Times New Roman" w:hAnsi="Times New Roman" w:cs="Times New Roman"/>
          <w:sz w:val="24"/>
          <w:szCs w:val="24"/>
        </w:rPr>
        <w:t>2</w:t>
      </w:r>
      <w:r w:rsidR="008048E3">
        <w:rPr>
          <w:rFonts w:ascii="Times New Roman" w:hAnsi="Times New Roman" w:cs="Times New Roman"/>
          <w:sz w:val="24"/>
          <w:szCs w:val="24"/>
        </w:rPr>
        <w:t xml:space="preserve"> fold</w:t>
      </w:r>
      <w:r w:rsidR="00456849">
        <w:rPr>
          <w:rFonts w:ascii="Times New Roman" w:hAnsi="Times New Roman" w:cs="Times New Roman"/>
          <w:sz w:val="24"/>
          <w:szCs w:val="24"/>
        </w:rPr>
        <w:t xml:space="preserve"> [country]</w:t>
      </w:r>
      <w:r w:rsidR="008048E3">
        <w:rPr>
          <w:rFonts w:ascii="Times New Roman" w:hAnsi="Times New Roman" w:cs="Times New Roman"/>
          <w:sz w:val="24"/>
          <w:szCs w:val="24"/>
        </w:rPr>
        <w:t xml:space="preserve">. </w:t>
      </w:r>
      <w:r w:rsidR="003672CE">
        <w:rPr>
          <w:rFonts w:ascii="Times New Roman" w:hAnsi="Times New Roman" w:cs="Times New Roman"/>
          <w:sz w:val="24"/>
          <w:szCs w:val="24"/>
        </w:rPr>
        <w:t>For example, for</w:t>
      </w:r>
      <w:r w:rsidR="00456849">
        <w:rPr>
          <w:rFonts w:ascii="Times New Roman" w:hAnsi="Times New Roman" w:cs="Times New Roman"/>
          <w:sz w:val="24"/>
          <w:szCs w:val="24"/>
        </w:rPr>
        <w:t xml:space="preserve"> Libya, which is</w:t>
      </w:r>
      <w:r w:rsidR="004C6601">
        <w:rPr>
          <w:rFonts w:ascii="Times New Roman" w:hAnsi="Times New Roman" w:cs="Times New Roman"/>
          <w:sz w:val="24"/>
          <w:szCs w:val="24"/>
        </w:rPr>
        <w:t xml:space="preserve"> a </w:t>
      </w:r>
      <w:r w:rsidR="00183C8A">
        <w:rPr>
          <w:rFonts w:ascii="Times New Roman" w:hAnsi="Times New Roman" w:cs="Times New Roman"/>
          <w:sz w:val="24"/>
          <w:szCs w:val="24"/>
        </w:rPr>
        <w:t xml:space="preserve">relatively large sized </w:t>
      </w:r>
      <w:r w:rsidR="004C6601">
        <w:rPr>
          <w:rFonts w:ascii="Times New Roman" w:hAnsi="Times New Roman" w:cs="Times New Roman"/>
          <w:sz w:val="24"/>
          <w:szCs w:val="24"/>
        </w:rPr>
        <w:t xml:space="preserve">country </w:t>
      </w:r>
      <w:commentRangeStart w:id="37"/>
      <w:r w:rsidR="006866D5">
        <w:rPr>
          <w:rFonts w:ascii="Times New Roman" w:hAnsi="Times New Roman" w:cs="Times New Roman"/>
          <w:sz w:val="24"/>
          <w:szCs w:val="24"/>
        </w:rPr>
        <w:t>that is currently suffering from conflict</w:t>
      </w:r>
      <w:commentRangeEnd w:id="37"/>
      <w:r w:rsidR="00651FA5">
        <w:rPr>
          <w:rStyle w:val="CommentReference"/>
        </w:rPr>
        <w:commentReference w:id="37"/>
      </w:r>
      <w:r w:rsidR="00305D1F">
        <w:rPr>
          <w:rFonts w:ascii="Times New Roman" w:hAnsi="Times New Roman" w:cs="Times New Roman"/>
          <w:sz w:val="24"/>
          <w:szCs w:val="24"/>
        </w:rPr>
        <w:t>, but also has low values of land use change and climate uncertainty (Figures S1-3)</w:t>
      </w:r>
      <w:r w:rsidR="005F2F3B">
        <w:rPr>
          <w:rFonts w:ascii="Times New Roman" w:hAnsi="Times New Roman" w:cs="Times New Roman"/>
          <w:sz w:val="24"/>
          <w:szCs w:val="24"/>
        </w:rPr>
        <w:t xml:space="preserve">, </w:t>
      </w:r>
      <w:r w:rsidR="00BF1D33">
        <w:rPr>
          <w:rFonts w:ascii="Times New Roman" w:hAnsi="Times New Roman" w:cs="Times New Roman"/>
          <w:sz w:val="24"/>
          <w:szCs w:val="24"/>
        </w:rPr>
        <w:t xml:space="preserve">the scenario including socio-economic uncertainty </w:t>
      </w:r>
      <w:r w:rsidR="003672CE">
        <w:rPr>
          <w:rFonts w:ascii="Times New Roman" w:hAnsi="Times New Roman" w:cs="Times New Roman"/>
          <w:sz w:val="24"/>
          <w:szCs w:val="24"/>
        </w:rPr>
        <w:t xml:space="preserve">only </w:t>
      </w:r>
      <w:r w:rsidR="00BF1D33">
        <w:rPr>
          <w:rFonts w:ascii="Times New Roman" w:hAnsi="Times New Roman" w:cs="Times New Roman"/>
          <w:sz w:val="24"/>
          <w:szCs w:val="24"/>
        </w:rPr>
        <w:t xml:space="preserve">would lead to a selection of only </w:t>
      </w:r>
      <w:commentRangeStart w:id="38"/>
      <w:r w:rsidR="00BF1D33">
        <w:rPr>
          <w:rFonts w:ascii="Times New Roman" w:hAnsi="Times New Roman" w:cs="Times New Roman"/>
          <w:sz w:val="24"/>
          <w:szCs w:val="24"/>
        </w:rPr>
        <w:t xml:space="preserve">11% of the baseline scenario </w:t>
      </w:r>
      <w:commentRangeEnd w:id="38"/>
      <w:r w:rsidR="003672CE">
        <w:rPr>
          <w:rStyle w:val="CommentReference"/>
        </w:rPr>
        <w:commentReference w:id="38"/>
      </w:r>
      <w:r w:rsidR="001E2D86">
        <w:rPr>
          <w:rFonts w:ascii="Times New Roman" w:hAnsi="Times New Roman" w:cs="Times New Roman"/>
          <w:sz w:val="24"/>
          <w:szCs w:val="24"/>
        </w:rPr>
        <w:t>(Table S1)</w:t>
      </w:r>
      <w:r w:rsidR="005F2F3B">
        <w:rPr>
          <w:rFonts w:ascii="Times New Roman" w:hAnsi="Times New Roman" w:cs="Times New Roman"/>
          <w:sz w:val="24"/>
          <w:szCs w:val="24"/>
        </w:rPr>
        <w:t>.</w:t>
      </w:r>
      <w:r w:rsidR="006416B9">
        <w:rPr>
          <w:rFonts w:ascii="Times New Roman" w:hAnsi="Times New Roman" w:cs="Times New Roman"/>
          <w:sz w:val="24"/>
          <w:szCs w:val="24"/>
        </w:rPr>
        <w:t xml:space="preserve"> If the focus is on land use change or climate only, </w:t>
      </w:r>
      <w:r w:rsidR="008F73DA">
        <w:rPr>
          <w:rFonts w:ascii="Times New Roman" w:hAnsi="Times New Roman" w:cs="Times New Roman"/>
          <w:sz w:val="24"/>
          <w:szCs w:val="24"/>
        </w:rPr>
        <w:t>the protected</w:t>
      </w:r>
      <w:r w:rsidR="003672CE">
        <w:rPr>
          <w:rFonts w:ascii="Times New Roman" w:hAnsi="Times New Roman" w:cs="Times New Roman"/>
          <w:sz w:val="24"/>
          <w:szCs w:val="24"/>
        </w:rPr>
        <w:t xml:space="preserve"> area required to meet the target </w:t>
      </w:r>
      <w:r w:rsidR="006416B9">
        <w:rPr>
          <w:rFonts w:ascii="Times New Roman" w:hAnsi="Times New Roman" w:cs="Times New Roman"/>
          <w:sz w:val="24"/>
          <w:szCs w:val="24"/>
        </w:rPr>
        <w:t xml:space="preserve">would increase </w:t>
      </w:r>
      <w:r w:rsidR="003672CE">
        <w:rPr>
          <w:rFonts w:ascii="Times New Roman" w:hAnsi="Times New Roman" w:cs="Times New Roman"/>
          <w:sz w:val="24"/>
          <w:szCs w:val="24"/>
        </w:rPr>
        <w:t>by</w:t>
      </w:r>
      <w:r w:rsidR="006416B9">
        <w:rPr>
          <w:rFonts w:ascii="Times New Roman" w:hAnsi="Times New Roman" w:cs="Times New Roman"/>
          <w:sz w:val="24"/>
          <w:szCs w:val="24"/>
        </w:rPr>
        <w:t xml:space="preserve"> 1</w:t>
      </w:r>
      <w:r w:rsidR="005731FF">
        <w:rPr>
          <w:rFonts w:ascii="Times New Roman" w:hAnsi="Times New Roman" w:cs="Times New Roman"/>
          <w:sz w:val="24"/>
          <w:szCs w:val="24"/>
        </w:rPr>
        <w:t>05</w:t>
      </w:r>
      <w:r w:rsidR="006416B9">
        <w:rPr>
          <w:rFonts w:ascii="Times New Roman" w:hAnsi="Times New Roman" w:cs="Times New Roman"/>
          <w:sz w:val="24"/>
          <w:szCs w:val="24"/>
        </w:rPr>
        <w:t>% and 1</w:t>
      </w:r>
      <w:r w:rsidR="005731FF">
        <w:rPr>
          <w:rFonts w:ascii="Times New Roman" w:hAnsi="Times New Roman" w:cs="Times New Roman"/>
          <w:sz w:val="24"/>
          <w:szCs w:val="24"/>
        </w:rPr>
        <w:t>24</w:t>
      </w:r>
      <w:r w:rsidR="006416B9">
        <w:rPr>
          <w:rFonts w:ascii="Times New Roman" w:hAnsi="Times New Roman" w:cs="Times New Roman"/>
          <w:sz w:val="24"/>
          <w:szCs w:val="24"/>
        </w:rPr>
        <w:t xml:space="preserve">% respectively, compared to the baseline scenario. </w:t>
      </w:r>
      <w:r w:rsidR="008A26E5">
        <w:rPr>
          <w:rFonts w:ascii="Times New Roman" w:hAnsi="Times New Roman" w:cs="Times New Roman"/>
          <w:sz w:val="24"/>
          <w:szCs w:val="24"/>
        </w:rPr>
        <w:t>Including all three metrics at the same time leads to 1</w:t>
      </w:r>
      <w:r w:rsidR="000E4F21">
        <w:rPr>
          <w:rFonts w:ascii="Times New Roman" w:hAnsi="Times New Roman" w:cs="Times New Roman"/>
          <w:sz w:val="24"/>
          <w:szCs w:val="24"/>
        </w:rPr>
        <w:t>03</w:t>
      </w:r>
      <w:r w:rsidR="008A26E5">
        <w:rPr>
          <w:rFonts w:ascii="Times New Roman" w:hAnsi="Times New Roman" w:cs="Times New Roman"/>
          <w:sz w:val="24"/>
          <w:szCs w:val="24"/>
        </w:rPr>
        <w:t>% selection compared to baseline.</w:t>
      </w:r>
      <w:r w:rsidR="00183C8A">
        <w:rPr>
          <w:rFonts w:ascii="Times New Roman" w:hAnsi="Times New Roman" w:cs="Times New Roman"/>
          <w:sz w:val="24"/>
          <w:szCs w:val="24"/>
        </w:rPr>
        <w:t xml:space="preserve"> </w:t>
      </w:r>
      <w:r w:rsidR="00815009">
        <w:rPr>
          <w:rFonts w:ascii="Times New Roman" w:hAnsi="Times New Roman" w:cs="Times New Roman"/>
          <w:sz w:val="24"/>
          <w:szCs w:val="24"/>
        </w:rPr>
        <w:t xml:space="preserve">In contrast, </w:t>
      </w:r>
      <w:r w:rsidR="003672CE">
        <w:rPr>
          <w:rFonts w:ascii="Times New Roman" w:hAnsi="Times New Roman" w:cs="Times New Roman"/>
          <w:sz w:val="24"/>
          <w:szCs w:val="24"/>
        </w:rPr>
        <w:t xml:space="preserve">for Indonesia, </w:t>
      </w:r>
      <w:r w:rsidR="00815009">
        <w:rPr>
          <w:rFonts w:ascii="Times New Roman" w:hAnsi="Times New Roman" w:cs="Times New Roman"/>
          <w:sz w:val="24"/>
          <w:szCs w:val="24"/>
        </w:rPr>
        <w:t xml:space="preserve">a country of similar size to Libya </w:t>
      </w:r>
      <w:r w:rsidR="00BE4F85">
        <w:rPr>
          <w:rFonts w:ascii="Times New Roman" w:hAnsi="Times New Roman" w:cs="Times New Roman"/>
          <w:sz w:val="24"/>
          <w:szCs w:val="24"/>
        </w:rPr>
        <w:t xml:space="preserve">but low levels of internal conflict </w:t>
      </w:r>
      <w:r w:rsidR="003672CE">
        <w:rPr>
          <w:rFonts w:ascii="Times New Roman" w:hAnsi="Times New Roman" w:cs="Times New Roman"/>
          <w:sz w:val="24"/>
          <w:szCs w:val="24"/>
        </w:rPr>
        <w:t>the protected area needed to achieve the target</w:t>
      </w:r>
      <w:r w:rsidR="00182CF4">
        <w:rPr>
          <w:rFonts w:ascii="Times New Roman" w:hAnsi="Times New Roman" w:cs="Times New Roman"/>
          <w:sz w:val="24"/>
          <w:szCs w:val="24"/>
        </w:rPr>
        <w:t xml:space="preserve"> only var</w:t>
      </w:r>
      <w:r w:rsidR="003672CE">
        <w:rPr>
          <w:rFonts w:ascii="Times New Roman" w:hAnsi="Times New Roman" w:cs="Times New Roman"/>
          <w:sz w:val="24"/>
          <w:szCs w:val="24"/>
        </w:rPr>
        <w:t>ied</w:t>
      </w:r>
      <w:r w:rsidR="00182CF4">
        <w:rPr>
          <w:rFonts w:ascii="Times New Roman" w:hAnsi="Times New Roman" w:cs="Times New Roman"/>
          <w:sz w:val="24"/>
          <w:szCs w:val="24"/>
        </w:rPr>
        <w:t xml:space="preserve"> by 6% across scenarios (9</w:t>
      </w:r>
      <w:r w:rsidR="00FE267D">
        <w:rPr>
          <w:rFonts w:ascii="Times New Roman" w:hAnsi="Times New Roman" w:cs="Times New Roman"/>
          <w:sz w:val="24"/>
          <w:szCs w:val="24"/>
        </w:rPr>
        <w:t>9</w:t>
      </w:r>
      <w:r w:rsidR="00182CF4">
        <w:rPr>
          <w:rFonts w:ascii="Times New Roman" w:hAnsi="Times New Roman" w:cs="Times New Roman"/>
          <w:sz w:val="24"/>
          <w:szCs w:val="24"/>
        </w:rPr>
        <w:t>% to 10</w:t>
      </w:r>
      <w:r w:rsidR="00FE267D">
        <w:rPr>
          <w:rFonts w:ascii="Times New Roman" w:hAnsi="Times New Roman" w:cs="Times New Roman"/>
          <w:sz w:val="24"/>
          <w:szCs w:val="24"/>
        </w:rPr>
        <w:t>3</w:t>
      </w:r>
      <w:r w:rsidR="00182CF4">
        <w:rPr>
          <w:rFonts w:ascii="Times New Roman" w:hAnsi="Times New Roman" w:cs="Times New Roman"/>
          <w:sz w:val="24"/>
          <w:szCs w:val="24"/>
        </w:rPr>
        <w:t xml:space="preserve">%), compared to the </w:t>
      </w:r>
      <w:commentRangeStart w:id="39"/>
      <w:r w:rsidR="00182CF4">
        <w:rPr>
          <w:rFonts w:ascii="Times New Roman" w:hAnsi="Times New Roman" w:cs="Times New Roman"/>
          <w:sz w:val="24"/>
          <w:szCs w:val="24"/>
        </w:rPr>
        <w:t>11</w:t>
      </w:r>
      <w:r w:rsidR="00032000">
        <w:rPr>
          <w:rFonts w:ascii="Times New Roman" w:hAnsi="Times New Roman" w:cs="Times New Roman"/>
          <w:sz w:val="24"/>
          <w:szCs w:val="24"/>
        </w:rPr>
        <w:t>3</w:t>
      </w:r>
      <w:r w:rsidR="00182CF4">
        <w:rPr>
          <w:rFonts w:ascii="Times New Roman" w:hAnsi="Times New Roman" w:cs="Times New Roman"/>
          <w:sz w:val="24"/>
          <w:szCs w:val="24"/>
        </w:rPr>
        <w:t xml:space="preserve">% </w:t>
      </w:r>
      <w:r w:rsidR="00A14D28">
        <w:rPr>
          <w:rFonts w:ascii="Times New Roman" w:hAnsi="Times New Roman" w:cs="Times New Roman"/>
          <w:sz w:val="24"/>
          <w:szCs w:val="24"/>
        </w:rPr>
        <w:t xml:space="preserve">percent variation </w:t>
      </w:r>
      <w:commentRangeEnd w:id="39"/>
      <w:r w:rsidR="00C96A7A">
        <w:rPr>
          <w:rStyle w:val="CommentReference"/>
        </w:rPr>
        <w:commentReference w:id="39"/>
      </w:r>
      <w:r w:rsidR="00A14D28">
        <w:rPr>
          <w:rFonts w:ascii="Times New Roman" w:hAnsi="Times New Roman" w:cs="Times New Roman"/>
          <w:sz w:val="24"/>
          <w:szCs w:val="24"/>
        </w:rPr>
        <w:t>present in Libya.</w:t>
      </w:r>
    </w:p>
    <w:p w14:paraId="0DE25BE4" w14:textId="0CCF9082" w:rsidR="00032807" w:rsidRPr="00032807" w:rsidRDefault="00032807" w:rsidP="00032807">
      <w:pPr>
        <w:keepNext/>
        <w:spacing w:line="480" w:lineRule="auto"/>
        <w:rPr>
          <w:rFonts w:ascii="Times New Roman" w:hAnsi="Times New Roman" w:cs="Times New Roman"/>
          <w:sz w:val="24"/>
          <w:szCs w:val="24"/>
        </w:rPr>
      </w:pPr>
      <w:commentRangeStart w:id="40"/>
      <w:r>
        <w:rPr>
          <w:rFonts w:ascii="Times New Roman" w:hAnsi="Times New Roman" w:cs="Times New Roman"/>
          <w:sz w:val="24"/>
          <w:szCs w:val="24"/>
        </w:rPr>
        <w:t xml:space="preserve">Comparing prioritization results across the 14 global biomes revealed considerable variation of biome inclusion across scenarios </w:t>
      </w:r>
      <w:commentRangeEnd w:id="40"/>
      <w:r w:rsidR="00C96A7A">
        <w:rPr>
          <w:rStyle w:val="CommentReference"/>
        </w:rPr>
        <w:commentReference w:id="40"/>
      </w:r>
      <w:r>
        <w:rPr>
          <w:rFonts w:ascii="Times New Roman" w:hAnsi="Times New Roman" w:cs="Times New Roman"/>
          <w:sz w:val="24"/>
          <w:szCs w:val="24"/>
        </w:rPr>
        <w:t xml:space="preserve">(Figure 3). </w:t>
      </w:r>
      <w:commentRangeStart w:id="41"/>
      <w:r w:rsidR="00785E97">
        <w:rPr>
          <w:rFonts w:ascii="Times New Roman" w:hAnsi="Times New Roman" w:cs="Times New Roman"/>
          <w:sz w:val="24"/>
          <w:szCs w:val="24"/>
        </w:rPr>
        <w:t xml:space="preserve">The most pronounced variation was found for </w:t>
      </w:r>
      <w:r w:rsidR="00785E97">
        <w:rPr>
          <w:rFonts w:ascii="Times New Roman" w:hAnsi="Times New Roman" w:cs="Times New Roman"/>
          <w:sz w:val="24"/>
          <w:szCs w:val="24"/>
        </w:rPr>
        <w:lastRenderedPageBreak/>
        <w:t>temperate conifer forests</w:t>
      </w:r>
      <w:r w:rsidR="00CF533E">
        <w:rPr>
          <w:rFonts w:ascii="Times New Roman" w:hAnsi="Times New Roman" w:cs="Times New Roman"/>
          <w:sz w:val="24"/>
          <w:szCs w:val="24"/>
        </w:rPr>
        <w:t xml:space="preserve"> with a total variation of 28.6%</w:t>
      </w:r>
      <w:r w:rsidR="00785E97">
        <w:rPr>
          <w:rFonts w:ascii="Times New Roman" w:hAnsi="Times New Roman" w:cs="Times New Roman"/>
          <w:sz w:val="24"/>
          <w:szCs w:val="24"/>
        </w:rPr>
        <w:t xml:space="preserve">, ranging from a 3.8% reduction, compared to baseline for the scenario only considering the climate constraint, to a 24.8% increase for the scenario incorporating socioeconomic and land use constraints. </w:t>
      </w:r>
      <w:r w:rsidR="006C25DF">
        <w:rPr>
          <w:rFonts w:ascii="Times New Roman" w:hAnsi="Times New Roman" w:cs="Times New Roman"/>
          <w:sz w:val="24"/>
          <w:szCs w:val="24"/>
        </w:rPr>
        <w:t xml:space="preserve">Mangroves have the second highest total variation of 17.4%, ranging from a 1.2% reduction for the scenario only considering socioeconomic constraints, to 16.2% increase for </w:t>
      </w:r>
      <w:r w:rsidR="00C54795">
        <w:rPr>
          <w:rFonts w:ascii="Times New Roman" w:hAnsi="Times New Roman" w:cs="Times New Roman"/>
          <w:sz w:val="24"/>
          <w:szCs w:val="24"/>
        </w:rPr>
        <w:t>the scenario only considering the land use constraint</w:t>
      </w:r>
      <w:r w:rsidR="006C25DF">
        <w:rPr>
          <w:rFonts w:ascii="Times New Roman" w:hAnsi="Times New Roman" w:cs="Times New Roman"/>
          <w:sz w:val="24"/>
          <w:szCs w:val="24"/>
        </w:rPr>
        <w:t>.</w:t>
      </w:r>
      <w:r w:rsidR="00C54795">
        <w:rPr>
          <w:rFonts w:ascii="Times New Roman" w:hAnsi="Times New Roman" w:cs="Times New Roman"/>
          <w:sz w:val="24"/>
          <w:szCs w:val="24"/>
        </w:rPr>
        <w:t xml:space="preserve"> </w:t>
      </w:r>
      <w:r w:rsidR="00CF533E">
        <w:rPr>
          <w:rFonts w:ascii="Times New Roman" w:hAnsi="Times New Roman" w:cs="Times New Roman"/>
          <w:sz w:val="24"/>
          <w:szCs w:val="24"/>
        </w:rPr>
        <w:t xml:space="preserve">In contrast, Mediterranean forests or Montane Grasslands </w:t>
      </w:r>
      <w:r w:rsidR="00E278B2">
        <w:rPr>
          <w:rFonts w:ascii="Times New Roman" w:hAnsi="Times New Roman" w:cs="Times New Roman"/>
          <w:sz w:val="24"/>
          <w:szCs w:val="24"/>
        </w:rPr>
        <w:t>have a total variation of less than 2% across all scenarios.</w:t>
      </w:r>
      <w:r w:rsidR="00CF533E">
        <w:rPr>
          <w:rFonts w:ascii="Times New Roman" w:hAnsi="Times New Roman" w:cs="Times New Roman"/>
          <w:sz w:val="24"/>
          <w:szCs w:val="24"/>
        </w:rPr>
        <w:t xml:space="preserve"> </w:t>
      </w:r>
      <w:commentRangeEnd w:id="41"/>
      <w:r w:rsidR="00C12EB0">
        <w:rPr>
          <w:rStyle w:val="CommentReference"/>
        </w:rPr>
        <w:commentReference w:id="41"/>
      </w:r>
    </w:p>
    <w:p w14:paraId="5F918180" w14:textId="77777777" w:rsidR="00753720" w:rsidRDefault="00753720" w:rsidP="00BC1C25">
      <w:pPr>
        <w:spacing w:line="480" w:lineRule="auto"/>
        <w:rPr>
          <w:rFonts w:ascii="Times New Roman" w:hAnsi="Times New Roman" w:cs="Times New Roman"/>
          <w:b/>
          <w:bCs/>
          <w:sz w:val="24"/>
          <w:szCs w:val="24"/>
        </w:rPr>
      </w:pPr>
    </w:p>
    <w:p w14:paraId="59E0BE3A" w14:textId="2E9685A3" w:rsidR="00581285" w:rsidRDefault="00017AE9" w:rsidP="00BC1C25">
      <w:pPr>
        <w:spacing w:line="480" w:lineRule="auto"/>
        <w:rPr>
          <w:rFonts w:ascii="Times New Roman" w:hAnsi="Times New Roman" w:cs="Times New Roman"/>
          <w:b/>
          <w:bCs/>
          <w:sz w:val="24"/>
          <w:szCs w:val="24"/>
        </w:rPr>
      </w:pPr>
      <w:r w:rsidRPr="00B02D09">
        <w:rPr>
          <w:rFonts w:ascii="Times New Roman" w:hAnsi="Times New Roman" w:cs="Times New Roman"/>
          <w:b/>
          <w:bCs/>
          <w:sz w:val="24"/>
          <w:szCs w:val="24"/>
        </w:rPr>
        <w:t>Discussion</w:t>
      </w:r>
    </w:p>
    <w:p w14:paraId="0AB7E68F" w14:textId="08330543" w:rsidR="0053396D" w:rsidRDefault="0053396D"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We </w:t>
      </w:r>
      <w:commentRangeStart w:id="42"/>
      <w:r w:rsidR="00DD4ADA">
        <w:rPr>
          <w:rFonts w:ascii="Times New Roman" w:eastAsia="Arial" w:hAnsi="Times New Roman" w:cs="Times New Roman"/>
          <w:color w:val="000000"/>
          <w:sz w:val="24"/>
          <w:szCs w:val="24"/>
        </w:rPr>
        <w:t xml:space="preserve">test </w:t>
      </w:r>
      <w:commentRangeEnd w:id="42"/>
      <w:r w:rsidR="00456849">
        <w:rPr>
          <w:rStyle w:val="CommentReference"/>
        </w:rPr>
        <w:commentReference w:id="42"/>
      </w:r>
      <w:r>
        <w:rPr>
          <w:rFonts w:ascii="Times New Roman" w:eastAsia="Arial" w:hAnsi="Times New Roman" w:cs="Times New Roman"/>
          <w:color w:val="000000"/>
          <w:sz w:val="24"/>
          <w:szCs w:val="24"/>
        </w:rPr>
        <w:t xml:space="preserve">a conservation planning framework that </w:t>
      </w:r>
      <w:r w:rsidR="00EE3F28">
        <w:rPr>
          <w:rFonts w:ascii="Times New Roman" w:eastAsia="Arial" w:hAnsi="Times New Roman" w:cs="Times New Roman"/>
          <w:color w:val="000000"/>
          <w:sz w:val="24"/>
          <w:szCs w:val="24"/>
        </w:rPr>
        <w:t>can</w:t>
      </w:r>
      <w:r>
        <w:rPr>
          <w:rFonts w:ascii="Times New Roman" w:eastAsia="Arial" w:hAnsi="Times New Roman" w:cs="Times New Roman"/>
          <w:color w:val="000000"/>
          <w:sz w:val="24"/>
          <w:szCs w:val="24"/>
        </w:rPr>
        <w:t xml:space="preserve"> incorporate a range of uncertainties related to socio-economic</w:t>
      </w:r>
      <w:r w:rsidR="00EE3F28">
        <w:rPr>
          <w:rFonts w:ascii="Times New Roman" w:eastAsia="Arial" w:hAnsi="Times New Roman" w:cs="Times New Roman"/>
          <w:color w:val="000000"/>
          <w:sz w:val="24"/>
          <w:szCs w:val="24"/>
        </w:rPr>
        <w:t xml:space="preserve"> factors</w:t>
      </w:r>
      <w:r>
        <w:rPr>
          <w:rFonts w:ascii="Times New Roman" w:eastAsia="Arial" w:hAnsi="Times New Roman" w:cs="Times New Roman"/>
          <w:color w:val="000000"/>
          <w:sz w:val="24"/>
          <w:szCs w:val="24"/>
        </w:rPr>
        <w:t>, land</w:t>
      </w:r>
      <w:r w:rsidR="00EE3F28">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 xml:space="preserve">use change and climate </w:t>
      </w:r>
      <w:r w:rsidR="00EE3F28">
        <w:rPr>
          <w:rFonts w:ascii="Times New Roman" w:eastAsia="Arial" w:hAnsi="Times New Roman" w:cs="Times New Roman"/>
          <w:color w:val="000000"/>
          <w:sz w:val="24"/>
          <w:szCs w:val="24"/>
        </w:rPr>
        <w:t xml:space="preserve">change, </w:t>
      </w:r>
      <w:r>
        <w:rPr>
          <w:rFonts w:ascii="Times New Roman" w:eastAsia="Arial" w:hAnsi="Times New Roman" w:cs="Times New Roman"/>
          <w:color w:val="000000"/>
          <w:sz w:val="24"/>
          <w:szCs w:val="24"/>
        </w:rPr>
        <w:t xml:space="preserve">that are likely </w:t>
      </w:r>
      <w:r w:rsidR="00EE3F28">
        <w:rPr>
          <w:rFonts w:ascii="Times New Roman" w:eastAsia="Arial" w:hAnsi="Times New Roman" w:cs="Times New Roman"/>
          <w:color w:val="000000"/>
          <w:sz w:val="24"/>
          <w:szCs w:val="24"/>
        </w:rPr>
        <w:t xml:space="preserve">to </w:t>
      </w:r>
      <w:r>
        <w:rPr>
          <w:rFonts w:ascii="Times New Roman" w:eastAsia="Arial" w:hAnsi="Times New Roman" w:cs="Times New Roman"/>
          <w:color w:val="000000"/>
          <w:sz w:val="24"/>
          <w:szCs w:val="24"/>
        </w:rPr>
        <w:t xml:space="preserve">impact the effectiveness of biodiversity protection into the future. </w:t>
      </w:r>
      <w:r w:rsidR="00A174DA">
        <w:rPr>
          <w:rFonts w:ascii="Times New Roman" w:eastAsia="Arial" w:hAnsi="Times New Roman" w:cs="Times New Roman"/>
          <w:color w:val="000000"/>
          <w:sz w:val="24"/>
          <w:szCs w:val="24"/>
        </w:rPr>
        <w:t xml:space="preserve">Our results show that at the global level, accounting for these uncertainties </w:t>
      </w:r>
      <w:r w:rsidR="00617464">
        <w:rPr>
          <w:rFonts w:ascii="Times New Roman" w:eastAsia="Arial" w:hAnsi="Times New Roman" w:cs="Times New Roman"/>
          <w:color w:val="000000"/>
          <w:sz w:val="24"/>
          <w:szCs w:val="24"/>
        </w:rPr>
        <w:t>represents a</w:t>
      </w:r>
      <w:r w:rsidR="00EE3F28">
        <w:rPr>
          <w:rFonts w:ascii="Times New Roman" w:eastAsia="Arial" w:hAnsi="Times New Roman" w:cs="Times New Roman"/>
          <w:color w:val="000000"/>
          <w:sz w:val="24"/>
          <w:szCs w:val="24"/>
        </w:rPr>
        <w:t xml:space="preserve"> more</w:t>
      </w:r>
      <w:r w:rsidR="00617464">
        <w:rPr>
          <w:rFonts w:ascii="Times New Roman" w:eastAsia="Arial" w:hAnsi="Times New Roman" w:cs="Times New Roman"/>
          <w:color w:val="000000"/>
          <w:sz w:val="24"/>
          <w:szCs w:val="24"/>
        </w:rPr>
        <w:t xml:space="preserve"> efficient way to safeguard the protected</w:t>
      </w:r>
      <w:r w:rsidR="00EE3F28">
        <w:rPr>
          <w:rFonts w:ascii="Times New Roman" w:eastAsia="Arial" w:hAnsi="Times New Roman" w:cs="Times New Roman"/>
          <w:color w:val="000000"/>
          <w:sz w:val="24"/>
          <w:szCs w:val="24"/>
        </w:rPr>
        <w:t>-</w:t>
      </w:r>
      <w:r w:rsidR="00617464">
        <w:rPr>
          <w:rFonts w:ascii="Times New Roman" w:eastAsia="Arial" w:hAnsi="Times New Roman" w:cs="Times New Roman"/>
          <w:color w:val="000000"/>
          <w:sz w:val="24"/>
          <w:szCs w:val="24"/>
        </w:rPr>
        <w:t xml:space="preserve">area portfolio </w:t>
      </w:r>
      <w:r w:rsidR="00EE3F28">
        <w:rPr>
          <w:rFonts w:ascii="Times New Roman" w:eastAsia="Arial" w:hAnsi="Times New Roman" w:cs="Times New Roman"/>
          <w:color w:val="000000"/>
          <w:sz w:val="24"/>
          <w:szCs w:val="24"/>
        </w:rPr>
        <w:t>than with a strictly biodiversity-based approach</w:t>
      </w:r>
      <w:r w:rsidR="00617464">
        <w:rPr>
          <w:rFonts w:ascii="Times New Roman" w:eastAsia="Arial" w:hAnsi="Times New Roman" w:cs="Times New Roman"/>
          <w:color w:val="000000"/>
          <w:sz w:val="24"/>
          <w:szCs w:val="24"/>
        </w:rPr>
        <w:t>, while not requiring substantially more land to be placed under protection</w:t>
      </w:r>
      <w:r w:rsidR="00B81D6F">
        <w:rPr>
          <w:rFonts w:ascii="Times New Roman" w:eastAsia="Arial" w:hAnsi="Times New Roman" w:cs="Times New Roman"/>
          <w:color w:val="000000"/>
          <w:sz w:val="24"/>
          <w:szCs w:val="24"/>
        </w:rPr>
        <w:t>.</w:t>
      </w:r>
      <w:r w:rsidR="00617464">
        <w:rPr>
          <w:rFonts w:ascii="Times New Roman" w:eastAsia="Arial" w:hAnsi="Times New Roman" w:cs="Times New Roman"/>
          <w:color w:val="000000"/>
          <w:sz w:val="24"/>
          <w:szCs w:val="24"/>
        </w:rPr>
        <w:t xml:space="preserve"> </w:t>
      </w:r>
      <w:r w:rsidR="005478F6">
        <w:rPr>
          <w:rFonts w:ascii="Times New Roman" w:eastAsia="Arial" w:hAnsi="Times New Roman" w:cs="Times New Roman"/>
          <w:color w:val="000000"/>
          <w:sz w:val="24"/>
          <w:szCs w:val="24"/>
        </w:rPr>
        <w:t>For individual countries, results will look very different depending on their current socio-economic circumstances, climate realities and land</w:t>
      </w:r>
      <w:r w:rsidR="00EE3F28">
        <w:rPr>
          <w:rFonts w:ascii="Times New Roman" w:eastAsia="Arial" w:hAnsi="Times New Roman" w:cs="Times New Roman"/>
          <w:color w:val="000000"/>
          <w:sz w:val="24"/>
          <w:szCs w:val="24"/>
        </w:rPr>
        <w:t>-</w:t>
      </w:r>
      <w:r w:rsidR="005478F6">
        <w:rPr>
          <w:rFonts w:ascii="Times New Roman" w:eastAsia="Arial" w:hAnsi="Times New Roman" w:cs="Times New Roman"/>
          <w:color w:val="000000"/>
          <w:sz w:val="24"/>
          <w:szCs w:val="24"/>
        </w:rPr>
        <w:t xml:space="preserve">use </w:t>
      </w:r>
      <w:r w:rsidR="00E60030">
        <w:rPr>
          <w:rFonts w:ascii="Times New Roman" w:eastAsia="Arial" w:hAnsi="Times New Roman" w:cs="Times New Roman"/>
          <w:color w:val="000000"/>
          <w:sz w:val="24"/>
          <w:szCs w:val="24"/>
        </w:rPr>
        <w:t>patterns</w:t>
      </w:r>
      <w:r w:rsidR="005478F6">
        <w:rPr>
          <w:rFonts w:ascii="Times New Roman" w:eastAsia="Arial" w:hAnsi="Times New Roman" w:cs="Times New Roman"/>
          <w:color w:val="000000"/>
          <w:sz w:val="24"/>
          <w:szCs w:val="24"/>
        </w:rPr>
        <w:t xml:space="preserve">. </w:t>
      </w:r>
      <w:commentRangeStart w:id="43"/>
      <w:commentRangeStart w:id="44"/>
      <w:r w:rsidR="000C6DE7">
        <w:rPr>
          <w:rFonts w:ascii="Times New Roman" w:eastAsia="Arial" w:hAnsi="Times New Roman" w:cs="Times New Roman"/>
          <w:color w:val="000000"/>
          <w:sz w:val="24"/>
          <w:szCs w:val="24"/>
        </w:rPr>
        <w:t xml:space="preserve">Individual countries don’t </w:t>
      </w:r>
      <w:ins w:id="45" w:author="Allison Binley" w:date="2020-03-08T18:11:00Z">
        <w:r w:rsidR="00EE3F28">
          <w:rPr>
            <w:rFonts w:ascii="Times New Roman" w:eastAsia="Arial" w:hAnsi="Times New Roman" w:cs="Times New Roman"/>
            <w:color w:val="000000"/>
            <w:sz w:val="24"/>
            <w:szCs w:val="24"/>
          </w:rPr>
          <w:t>realistically</w:t>
        </w:r>
      </w:ins>
      <w:del w:id="46" w:author="Allison Binley" w:date="2020-03-08T18:11:00Z">
        <w:r w:rsidR="000C6DE7" w:rsidDel="00EE3F28">
          <w:rPr>
            <w:rFonts w:ascii="Times New Roman" w:eastAsia="Arial" w:hAnsi="Times New Roman" w:cs="Times New Roman"/>
            <w:color w:val="000000"/>
            <w:sz w:val="24"/>
            <w:szCs w:val="24"/>
          </w:rPr>
          <w:delText>really</w:delText>
        </w:r>
      </w:del>
      <w:r w:rsidR="000C6DE7">
        <w:rPr>
          <w:rFonts w:ascii="Times New Roman" w:eastAsia="Arial" w:hAnsi="Times New Roman" w:cs="Times New Roman"/>
          <w:color w:val="000000"/>
          <w:sz w:val="24"/>
          <w:szCs w:val="24"/>
        </w:rPr>
        <w:t xml:space="preserve"> have</w:t>
      </w:r>
      <w:del w:id="47" w:author="Allison Binley" w:date="2020-03-08T18:13:00Z">
        <w:r w:rsidR="000C6DE7" w:rsidDel="000115B9">
          <w:rPr>
            <w:rFonts w:ascii="Times New Roman" w:eastAsia="Arial" w:hAnsi="Times New Roman" w:cs="Times New Roman"/>
            <w:color w:val="000000"/>
            <w:sz w:val="24"/>
            <w:szCs w:val="24"/>
          </w:rPr>
          <w:delText xml:space="preserve"> any</w:delText>
        </w:r>
      </w:del>
      <w:r w:rsidR="000C6DE7">
        <w:rPr>
          <w:rFonts w:ascii="Times New Roman" w:eastAsia="Arial" w:hAnsi="Times New Roman" w:cs="Times New Roman"/>
          <w:color w:val="000000"/>
          <w:sz w:val="24"/>
          <w:szCs w:val="24"/>
        </w:rPr>
        <w:t xml:space="preserve"> control over what the climate will look like in the future, other than being part of a global movement to reduce greenhouse gas emissions. </w:t>
      </w:r>
      <w:r w:rsidR="00D82229">
        <w:rPr>
          <w:rFonts w:ascii="Times New Roman" w:eastAsia="Arial" w:hAnsi="Times New Roman" w:cs="Times New Roman"/>
          <w:color w:val="000000"/>
          <w:sz w:val="24"/>
          <w:szCs w:val="24"/>
        </w:rPr>
        <w:t xml:space="preserve">Where countries do have opportunities to influence out global priorities for biodiversity protection are </w:t>
      </w:r>
      <w:r w:rsidR="007E7A49">
        <w:rPr>
          <w:rFonts w:ascii="Times New Roman" w:eastAsia="Arial" w:hAnsi="Times New Roman" w:cs="Times New Roman"/>
          <w:color w:val="000000"/>
          <w:sz w:val="24"/>
          <w:szCs w:val="24"/>
        </w:rPr>
        <w:t>the land use change and socio-economic le</w:t>
      </w:r>
      <w:r w:rsidR="005F3942">
        <w:rPr>
          <w:rFonts w:ascii="Times New Roman" w:eastAsia="Arial" w:hAnsi="Times New Roman" w:cs="Times New Roman"/>
          <w:color w:val="000000"/>
          <w:sz w:val="24"/>
          <w:szCs w:val="24"/>
        </w:rPr>
        <w:t xml:space="preserve">vers. </w:t>
      </w:r>
      <w:commentRangeEnd w:id="43"/>
      <w:r w:rsidR="000115B9">
        <w:rPr>
          <w:rStyle w:val="CommentReference"/>
        </w:rPr>
        <w:commentReference w:id="43"/>
      </w:r>
      <w:commentRangeEnd w:id="44"/>
      <w:r w:rsidR="00804A37">
        <w:rPr>
          <w:rStyle w:val="CommentReference"/>
        </w:rPr>
        <w:commentReference w:id="44"/>
      </w:r>
    </w:p>
    <w:p w14:paraId="6A445D4A" w14:textId="789213B0" w:rsidR="00DE793D" w:rsidRDefault="00B9147C"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w:t>
      </w:r>
      <w:r>
        <w:rPr>
          <w:rFonts w:ascii="Times New Roman" w:eastAsia="Arial" w:hAnsi="Times New Roman" w:cs="Times New Roman"/>
          <w:color w:val="000000"/>
          <w:sz w:val="24"/>
          <w:szCs w:val="24"/>
        </w:rPr>
        <w:lastRenderedPageBreak/>
        <w:t xml:space="preserve">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commentRangeStart w:id="48"/>
      <w:r>
        <w:rPr>
          <w:rFonts w:ascii="Times New Roman" w:eastAsia="Arial" w:hAnsi="Times New Roman" w:cs="Times New Roman"/>
          <w:color w:val="000000"/>
          <w:sz w:val="24"/>
          <w:szCs w:val="24"/>
        </w:rPr>
        <w:t>socioeconomic</w:t>
      </w:r>
      <w:commentRangeEnd w:id="48"/>
      <w:r w:rsidR="00676D46">
        <w:rPr>
          <w:rStyle w:val="CommentReference"/>
        </w:rPr>
        <w:commentReference w:id="48"/>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use, and climate uncertainties.</w:t>
      </w:r>
      <w:commentRangeStart w:id="49"/>
      <w:r>
        <w:rPr>
          <w:rFonts w:ascii="Times New Roman" w:eastAsia="Arial" w:hAnsi="Times New Roman" w:cs="Times New Roman"/>
          <w:color w:val="000000"/>
          <w:sz w:val="24"/>
          <w:szCs w:val="24"/>
        </w:rPr>
        <w:t xml:space="preserve"> We would 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commentRangeEnd w:id="49"/>
      <w:r w:rsidR="00793E48">
        <w:rPr>
          <w:rStyle w:val="CommentReference"/>
        </w:rPr>
        <w:commentReference w:id="49"/>
      </w:r>
    </w:p>
    <w:p w14:paraId="0280D62C" w14:textId="77777777" w:rsidR="00781355" w:rsidRDefault="00781355" w:rsidP="003067E7">
      <w:pPr>
        <w:spacing w:before="240" w:after="0" w:line="480" w:lineRule="auto"/>
        <w:rPr>
          <w:rFonts w:ascii="Times New Roman" w:hAnsi="Times New Roman" w:cs="Times New Roman"/>
          <w:b/>
          <w:bCs/>
          <w:sz w:val="24"/>
          <w:szCs w:val="24"/>
        </w:rPr>
      </w:pPr>
    </w:p>
    <w:p w14:paraId="55BFE184" w14:textId="77777777" w:rsidR="00781355" w:rsidRDefault="00781355" w:rsidP="003067E7">
      <w:pPr>
        <w:spacing w:before="240" w:after="0" w:line="480" w:lineRule="auto"/>
        <w:rPr>
          <w:rFonts w:ascii="Times New Roman" w:hAnsi="Times New Roman" w:cs="Times New Roman"/>
          <w:b/>
          <w:bCs/>
          <w:sz w:val="24"/>
          <w:szCs w:val="24"/>
        </w:rPr>
      </w:pPr>
    </w:p>
    <w:p w14:paraId="73C1E4A0" w14:textId="77777777" w:rsidR="00781355" w:rsidRPr="00922E86" w:rsidRDefault="00781355" w:rsidP="00781355">
      <w:pPr>
        <w:spacing w:before="240" w:after="0" w:line="480" w:lineRule="auto"/>
        <w:rPr>
          <w:rFonts w:ascii="Times New Roman" w:eastAsia="Times New Roman" w:hAnsi="Times New Roman" w:cs="Times New Roman"/>
          <w:sz w:val="24"/>
          <w:szCs w:val="24"/>
        </w:rPr>
      </w:pPr>
      <w:commentRangeStart w:id="50"/>
      <w:commentRangeStart w:id="51"/>
      <w:r w:rsidRPr="00922E86">
        <w:rPr>
          <w:rFonts w:ascii="Times New Roman" w:hAnsi="Times New Roman" w:cs="Times New Roman"/>
          <w:sz w:val="24"/>
          <w:szCs w:val="24"/>
        </w:rPr>
        <w:t>Exploring such constraints represents a critical step in conservation planning, given that human cultural history, values, and well-being can all affect conservation success and represent critical inputs into structured decisions about the most efficacious actions</w:t>
      </w:r>
      <w:r w:rsidRPr="00922E86">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{"citationID":"jZahntqK","properties":{"formattedCitation":"\\super 6\\uc0\\u8211{}8\\nosupersub{}","plainCitation":"6–8","noteIndex":0},"citationItems":[{"id":1035,"uris":["http://zotero.org/users/878981/items/9HQ73TWI"],"uri":["http://zotero.org/users/878981/items/9HQ73TWI"],"itemData":{"id":1035,"type":"article-journal","container-title":"World development","issue":"7","page":"1073–1084","source":"Google Scholar","title":"Are integrated conservation-development projects (ICDPs) sustainable? On the conservation of large mammals in sub-Saharan Africa","title-short":"Are integrated conservation-development projects (ICDPs) sustainable?","volume":"23","author":[{"family":"Barrett","given":"Christopher B."},{"family":"Arcese","given":"Peter"}],"issued":{"date-parts":[["1995"]]}}},{"id":1034,"uris":["http://zotero.org/users/878981/items/YN5Z8MUT"],"uri":["http://zotero.org/users/878981/items/YN5Z8MUT"],"itemData":{"id":1034,"type":"article-journal","abstract":"Many conservation plans remain unimplemented, in part because of insufficient consideration of the social processes that influence conservation decisions. Complementing social considerations with an integrated understanding of the ecology of a region can result in a more complete conservation approach. We suggest that linking conservation planning to a social–ecological systems (SES) framework can lead to a more thorough understanding of human–environment interactions and more effective integration of social considerations. By characterizing SES as a set of subsystems, and their interactions with each other and with external factors, the SES framework can improve our understanding of the linkages between social and ecological influences on the environment. Using this framework can help to identify socially and ecologically focused conservation actions that will benefit ecosystems and human communities, and assist in the development of more consistent evidence for evaluating conservation actions by comparing conservation case studies.","container-title":"Frontiers in Ecology and the Environment","DOI":"10.1890/110205","ISSN":"1540-9309","issue":"4","language":"en","page":"194-202","source":"Wiley Online Library","title":"A social–ecological approach to conservation planning: embedding social considerations","title-short":"A social–ecological approach to conservation planning","volume":"11","author":[{"family":"Ban","given":"Natalie C."},{"family":"Mills","given":"Morena"},{"family":"Tam","given":"Jordan"},{"family":"Hicks","given":"Christina C."},{"family":"Klain","given":"Sarah"},{"family":"Stoeckl","given":"Natalie"},{"family":"Bottrill","given":"Madeleine C."},{"family":"Levine","given":"Jordan"},{"family":"Pressey","given":"Robert L."},{"family":"Satterfield","given":"Terre"},{"family":"Chan","given":"Kai MA"}],"issued":{"date-parts":[["2013",5,1]]}}},{"id":1033,"uris":["http://zotero.org/users/878981/items/Q7Z627ZA"],"uri":["http://zotero.org/users/878981/items/Q7Z627ZA"],"itemData":{"id":1033,"type":"article-journal","abstract":"The practice of conservation occurs within complex socioecological systems fraught with challenges that require transparent, defensible, and often socially engaged project planning and management. Planning and decision support frameworks are designed to help conservation practitioners increase planning rigor, project accountability, stakeholder participation, transparency in decisions, and learning. We describe and contrast five common frameworks within the context of six fundamental questions (why, who, what, where, when, how) at each of three planning stages of adaptive management (project scoping, operational planning, learning). We demonstrate that decision support frameworks provide varied and extensive tools for conservation planning and management. However, using any framework in isolation risks diminishing potential benefits since no one framework covers the full spectrum of potential conservation planning and decision challenges. We describe two case studies that have effectively deployed tools from across conservation frameworks to improve conservation actions and outcomes. Attention to the critical questions for conservation project planning should allow practitioners to operate within any framework and adapt tools to suit their specific management context. We call on conservation researchers and practitioners to regularly use decision support tools as standard practice for framing both practice and research.","container-title":"Conservation Letters","DOI":"10.1111/conl.12385","ISSN":"1755-263X","issue":"2","language":"en","page":"e12385","source":"Wiley Online Library","title":"Decision Support Frameworks and Tools for Conservation","volume":"11","author":[{"family":"Schwartz","given":"Mark W."},{"family":"Cook","given":"Carly N."},{"family":"Pressey","given":"Robert L."},{"family":"Pullin","given":"Andrew S."},{"family":"Runge","given":"Michael C."},{"family":"Salafsky","given":"Nick"},{"family":"Sutherland","given":"William J."},{"family":"Williamson","given":"Matthew A."}],"issued":{"date-parts":[["2018",3,1]]}}}],"schema":"https://github.com/citation-style-language/schema/raw/master/csl-citation.json"} </w:instrText>
      </w:r>
      <w:r w:rsidRPr="00922E86">
        <w:rPr>
          <w:rFonts w:ascii="Times New Roman" w:hAnsi="Times New Roman" w:cs="Times New Roman"/>
          <w:sz w:val="24"/>
          <w:szCs w:val="24"/>
        </w:rPr>
        <w:fldChar w:fldCharType="separate"/>
      </w:r>
      <w:r w:rsidRPr="00191609">
        <w:rPr>
          <w:rFonts w:ascii="Times New Roman" w:hAnsi="Times New Roman" w:cs="Times New Roman"/>
          <w:sz w:val="24"/>
          <w:szCs w:val="24"/>
          <w:vertAlign w:val="superscript"/>
        </w:rPr>
        <w:t>6–8</w:t>
      </w:r>
      <w:r w:rsidRPr="00922E86">
        <w:rPr>
          <w:rFonts w:ascii="Times New Roman" w:hAnsi="Times New Roman" w:cs="Times New Roman"/>
          <w:sz w:val="24"/>
          <w:szCs w:val="24"/>
        </w:rPr>
        <w:fldChar w:fldCharType="end"/>
      </w:r>
      <w:r>
        <w:rPr>
          <w:rFonts w:ascii="Times New Roman" w:hAnsi="Times New Roman" w:cs="Times New Roman"/>
          <w:sz w:val="24"/>
          <w:szCs w:val="24"/>
        </w:rPr>
        <w:t xml:space="preserve">. </w:t>
      </w:r>
      <w:commentRangeEnd w:id="50"/>
      <w:r>
        <w:rPr>
          <w:rStyle w:val="CommentReference"/>
        </w:rPr>
        <w:commentReference w:id="50"/>
      </w:r>
      <w:commentRangeEnd w:id="51"/>
      <w:r>
        <w:rPr>
          <w:rStyle w:val="CommentReference"/>
        </w:rPr>
        <w:commentReference w:id="51"/>
      </w:r>
    </w:p>
    <w:p w14:paraId="51273B13" w14:textId="5F799116"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06B4C245" w14:textId="77777777" w:rsidR="00674956" w:rsidRPr="00674956" w:rsidRDefault="00FD4603" w:rsidP="00674956">
      <w:pPr>
        <w:pStyle w:val="Bibliography"/>
        <w:rPr>
          <w:rFonts w:ascii="Times New Roman" w:hAnsi="Times New Roman" w:cs="Times New Roman"/>
          <w:sz w:val="24"/>
        </w:rPr>
      </w:pPr>
      <w:r w:rsidRPr="003432B5">
        <w:fldChar w:fldCharType="begin"/>
      </w:r>
      <w:r w:rsidR="00674956">
        <w:instrText xml:space="preserve"> ADDIN ZOTERO_BIBL {"uncited":[],"omitted":[],"custom":[]} CSL_BIBLIOGRAPHY </w:instrText>
      </w:r>
      <w:r w:rsidRPr="003432B5">
        <w:fldChar w:fldCharType="separate"/>
      </w:r>
      <w:r w:rsidR="00674956" w:rsidRPr="00674956">
        <w:rPr>
          <w:rFonts w:ascii="Times New Roman" w:hAnsi="Times New Roman" w:cs="Times New Roman"/>
          <w:sz w:val="24"/>
        </w:rPr>
        <w:t>1.</w:t>
      </w:r>
      <w:r w:rsidR="00674956" w:rsidRPr="00674956">
        <w:rPr>
          <w:rFonts w:ascii="Times New Roman" w:hAnsi="Times New Roman" w:cs="Times New Roman"/>
          <w:sz w:val="24"/>
        </w:rPr>
        <w:tab/>
      </w:r>
      <w:proofErr w:type="spellStart"/>
      <w:r w:rsidR="00674956" w:rsidRPr="00674956">
        <w:rPr>
          <w:rFonts w:ascii="Times New Roman" w:hAnsi="Times New Roman" w:cs="Times New Roman"/>
          <w:sz w:val="24"/>
        </w:rPr>
        <w:t>Brondizio</w:t>
      </w:r>
      <w:proofErr w:type="spellEnd"/>
      <w:r w:rsidR="00674956" w:rsidRPr="00674956">
        <w:rPr>
          <w:rFonts w:ascii="Times New Roman" w:hAnsi="Times New Roman" w:cs="Times New Roman"/>
          <w:sz w:val="24"/>
        </w:rPr>
        <w:t xml:space="preserve">, E. S., </w:t>
      </w:r>
      <w:proofErr w:type="spellStart"/>
      <w:r w:rsidR="00674956" w:rsidRPr="00674956">
        <w:rPr>
          <w:rFonts w:ascii="Times New Roman" w:hAnsi="Times New Roman" w:cs="Times New Roman"/>
          <w:sz w:val="24"/>
        </w:rPr>
        <w:t>Settele</w:t>
      </w:r>
      <w:proofErr w:type="spellEnd"/>
      <w:r w:rsidR="00674956" w:rsidRPr="00674956">
        <w:rPr>
          <w:rFonts w:ascii="Times New Roman" w:hAnsi="Times New Roman" w:cs="Times New Roman"/>
          <w:sz w:val="24"/>
        </w:rPr>
        <w:t xml:space="preserve">, J., </w:t>
      </w:r>
      <w:proofErr w:type="spellStart"/>
      <w:r w:rsidR="00674956" w:rsidRPr="00674956">
        <w:rPr>
          <w:rFonts w:ascii="Times New Roman" w:hAnsi="Times New Roman" w:cs="Times New Roman"/>
          <w:sz w:val="24"/>
        </w:rPr>
        <w:t>Díaz</w:t>
      </w:r>
      <w:proofErr w:type="spellEnd"/>
      <w:r w:rsidR="00674956" w:rsidRPr="00674956">
        <w:rPr>
          <w:rFonts w:ascii="Times New Roman" w:hAnsi="Times New Roman" w:cs="Times New Roman"/>
          <w:sz w:val="24"/>
        </w:rPr>
        <w:t xml:space="preserve">, S. &amp; Ngo, H. T. Global assessment report on biodiversity and ecosystem services of the Intergovernmental Science-Policy Platform on Biodiversity and Ecosystem Services. </w:t>
      </w:r>
      <w:r w:rsidR="00674956" w:rsidRPr="00674956">
        <w:rPr>
          <w:rFonts w:ascii="Times New Roman" w:hAnsi="Times New Roman" w:cs="Times New Roman"/>
          <w:i/>
          <w:iCs/>
          <w:sz w:val="24"/>
        </w:rPr>
        <w:t>IPBES Secretariat</w:t>
      </w:r>
      <w:r w:rsidR="00674956" w:rsidRPr="00674956">
        <w:rPr>
          <w:rFonts w:ascii="Times New Roman" w:hAnsi="Times New Roman" w:cs="Times New Roman"/>
          <w:sz w:val="24"/>
        </w:rPr>
        <w:t xml:space="preserve"> (2019).</w:t>
      </w:r>
    </w:p>
    <w:p w14:paraId="5F8D91F4"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2.</w:t>
      </w:r>
      <w:r w:rsidRPr="00674956">
        <w:rPr>
          <w:rFonts w:ascii="Times New Roman" w:hAnsi="Times New Roman" w:cs="Times New Roman"/>
          <w:sz w:val="24"/>
        </w:rPr>
        <w:tab/>
        <w:t xml:space="preserve">Rosenberg, K. V. </w:t>
      </w:r>
      <w:r w:rsidRPr="00674956">
        <w:rPr>
          <w:rFonts w:ascii="Times New Roman" w:hAnsi="Times New Roman" w:cs="Times New Roman"/>
          <w:i/>
          <w:iCs/>
          <w:sz w:val="24"/>
        </w:rPr>
        <w:t>et al.</w:t>
      </w:r>
      <w:r w:rsidRPr="00674956">
        <w:rPr>
          <w:rFonts w:ascii="Times New Roman" w:hAnsi="Times New Roman" w:cs="Times New Roman"/>
          <w:sz w:val="24"/>
        </w:rPr>
        <w:t xml:space="preserve"> Decline of the North American avifauna. </w:t>
      </w:r>
      <w:r w:rsidRPr="00674956">
        <w:rPr>
          <w:rFonts w:ascii="Times New Roman" w:hAnsi="Times New Roman" w:cs="Times New Roman"/>
          <w:i/>
          <w:iCs/>
          <w:sz w:val="24"/>
        </w:rPr>
        <w:t>Science</w:t>
      </w:r>
      <w:r w:rsidRPr="00674956">
        <w:rPr>
          <w:rFonts w:ascii="Times New Roman" w:hAnsi="Times New Roman" w:cs="Times New Roman"/>
          <w:sz w:val="24"/>
        </w:rPr>
        <w:t xml:space="preserve"> </w:t>
      </w:r>
      <w:r w:rsidRPr="00674956">
        <w:rPr>
          <w:rFonts w:ascii="Times New Roman" w:hAnsi="Times New Roman" w:cs="Times New Roman"/>
          <w:b/>
          <w:bCs/>
          <w:sz w:val="24"/>
        </w:rPr>
        <w:t>366</w:t>
      </w:r>
      <w:r w:rsidRPr="00674956">
        <w:rPr>
          <w:rFonts w:ascii="Times New Roman" w:hAnsi="Times New Roman" w:cs="Times New Roman"/>
          <w:sz w:val="24"/>
        </w:rPr>
        <w:t>, 120–124 (2019).</w:t>
      </w:r>
    </w:p>
    <w:p w14:paraId="55252305"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3.</w:t>
      </w:r>
      <w:r w:rsidRPr="00674956">
        <w:rPr>
          <w:rFonts w:ascii="Times New Roman" w:hAnsi="Times New Roman" w:cs="Times New Roman"/>
          <w:sz w:val="24"/>
        </w:rPr>
        <w:tab/>
        <w:t xml:space="preserve">Watson, J. E. M., Dudley, N., </w:t>
      </w:r>
      <w:proofErr w:type="spellStart"/>
      <w:r w:rsidRPr="00674956">
        <w:rPr>
          <w:rFonts w:ascii="Times New Roman" w:hAnsi="Times New Roman" w:cs="Times New Roman"/>
          <w:sz w:val="24"/>
        </w:rPr>
        <w:t>Segan</w:t>
      </w:r>
      <w:proofErr w:type="spellEnd"/>
      <w:r w:rsidRPr="00674956">
        <w:rPr>
          <w:rFonts w:ascii="Times New Roman" w:hAnsi="Times New Roman" w:cs="Times New Roman"/>
          <w:sz w:val="24"/>
        </w:rPr>
        <w:t xml:space="preserve">, D. B. &amp; Hockings, M. The performance and potential of protected areas.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515</w:t>
      </w:r>
      <w:r w:rsidRPr="00674956">
        <w:rPr>
          <w:rFonts w:ascii="Times New Roman" w:hAnsi="Times New Roman" w:cs="Times New Roman"/>
          <w:sz w:val="24"/>
        </w:rPr>
        <w:t>, 67–73 (2014).</w:t>
      </w:r>
    </w:p>
    <w:p w14:paraId="0CBD4771"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4.</w:t>
      </w:r>
      <w:r w:rsidRPr="00674956">
        <w:rPr>
          <w:rFonts w:ascii="Times New Roman" w:hAnsi="Times New Roman" w:cs="Times New Roman"/>
          <w:sz w:val="24"/>
        </w:rPr>
        <w:tab/>
        <w:t xml:space="preserve">Keys, P. W. </w:t>
      </w:r>
      <w:r w:rsidRPr="00674956">
        <w:rPr>
          <w:rFonts w:ascii="Times New Roman" w:hAnsi="Times New Roman" w:cs="Times New Roman"/>
          <w:i/>
          <w:iCs/>
          <w:sz w:val="24"/>
        </w:rPr>
        <w:t>et al.</w:t>
      </w:r>
      <w:r w:rsidRPr="00674956">
        <w:rPr>
          <w:rFonts w:ascii="Times New Roman" w:hAnsi="Times New Roman" w:cs="Times New Roman"/>
          <w:sz w:val="24"/>
        </w:rPr>
        <w:t xml:space="preserve"> Anthropocene risk. </w:t>
      </w:r>
      <w:r w:rsidRPr="00674956">
        <w:rPr>
          <w:rFonts w:ascii="Times New Roman" w:hAnsi="Times New Roman" w:cs="Times New Roman"/>
          <w:i/>
          <w:iCs/>
          <w:sz w:val="24"/>
        </w:rPr>
        <w:t>Nature Sustainability</w:t>
      </w:r>
      <w:r w:rsidRPr="00674956">
        <w:rPr>
          <w:rFonts w:ascii="Times New Roman" w:hAnsi="Times New Roman" w:cs="Times New Roman"/>
          <w:sz w:val="24"/>
        </w:rPr>
        <w:t xml:space="preserve"> </w:t>
      </w:r>
      <w:r w:rsidRPr="00674956">
        <w:rPr>
          <w:rFonts w:ascii="Times New Roman" w:hAnsi="Times New Roman" w:cs="Times New Roman"/>
          <w:b/>
          <w:bCs/>
          <w:sz w:val="24"/>
        </w:rPr>
        <w:t>2</w:t>
      </w:r>
      <w:r w:rsidRPr="00674956">
        <w:rPr>
          <w:rFonts w:ascii="Times New Roman" w:hAnsi="Times New Roman" w:cs="Times New Roman"/>
          <w:sz w:val="24"/>
        </w:rPr>
        <w:t>, 667–673 (2019).</w:t>
      </w:r>
    </w:p>
    <w:p w14:paraId="546A7E9C"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5.</w:t>
      </w:r>
      <w:r w:rsidRPr="00674956">
        <w:rPr>
          <w:rFonts w:ascii="Times New Roman" w:hAnsi="Times New Roman" w:cs="Times New Roman"/>
          <w:sz w:val="24"/>
        </w:rPr>
        <w:tab/>
        <w:t xml:space="preserve">McCarthy, D. P. </w:t>
      </w:r>
      <w:r w:rsidRPr="00674956">
        <w:rPr>
          <w:rFonts w:ascii="Times New Roman" w:hAnsi="Times New Roman" w:cs="Times New Roman"/>
          <w:i/>
          <w:iCs/>
          <w:sz w:val="24"/>
        </w:rPr>
        <w:t>et al.</w:t>
      </w:r>
      <w:r w:rsidRPr="00674956">
        <w:rPr>
          <w:rFonts w:ascii="Times New Roman" w:hAnsi="Times New Roman" w:cs="Times New Roman"/>
          <w:sz w:val="24"/>
        </w:rPr>
        <w:t xml:space="preserve"> Financial costs of meeting global biodiversity conservation targets: current spending and unmet needs. </w:t>
      </w:r>
      <w:r w:rsidRPr="00674956">
        <w:rPr>
          <w:rFonts w:ascii="Times New Roman" w:hAnsi="Times New Roman" w:cs="Times New Roman"/>
          <w:i/>
          <w:iCs/>
          <w:sz w:val="24"/>
        </w:rPr>
        <w:t>Science</w:t>
      </w:r>
      <w:r w:rsidRPr="00674956">
        <w:rPr>
          <w:rFonts w:ascii="Times New Roman" w:hAnsi="Times New Roman" w:cs="Times New Roman"/>
          <w:sz w:val="24"/>
        </w:rPr>
        <w:t xml:space="preserve"> </w:t>
      </w:r>
      <w:r w:rsidRPr="00674956">
        <w:rPr>
          <w:rFonts w:ascii="Times New Roman" w:hAnsi="Times New Roman" w:cs="Times New Roman"/>
          <w:b/>
          <w:bCs/>
          <w:sz w:val="24"/>
        </w:rPr>
        <w:t>338</w:t>
      </w:r>
      <w:r w:rsidRPr="00674956">
        <w:rPr>
          <w:rFonts w:ascii="Times New Roman" w:hAnsi="Times New Roman" w:cs="Times New Roman"/>
          <w:sz w:val="24"/>
        </w:rPr>
        <w:t>, 946–949 (2012).</w:t>
      </w:r>
    </w:p>
    <w:p w14:paraId="1488083B"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6.</w:t>
      </w:r>
      <w:r w:rsidRPr="00674956">
        <w:rPr>
          <w:rFonts w:ascii="Times New Roman" w:hAnsi="Times New Roman" w:cs="Times New Roman"/>
          <w:sz w:val="24"/>
        </w:rPr>
        <w:tab/>
        <w:t xml:space="preserve">Barrett, C. B. &amp; </w:t>
      </w:r>
      <w:proofErr w:type="spellStart"/>
      <w:r w:rsidRPr="00674956">
        <w:rPr>
          <w:rFonts w:ascii="Times New Roman" w:hAnsi="Times New Roman" w:cs="Times New Roman"/>
          <w:sz w:val="24"/>
        </w:rPr>
        <w:t>Arcese</w:t>
      </w:r>
      <w:proofErr w:type="spellEnd"/>
      <w:r w:rsidRPr="00674956">
        <w:rPr>
          <w:rFonts w:ascii="Times New Roman" w:hAnsi="Times New Roman" w:cs="Times New Roman"/>
          <w:sz w:val="24"/>
        </w:rPr>
        <w:t xml:space="preserve">, P. Are integrated conservation-development projects (ICDPs) sustainable? On the conservation of large mammals in sub-Saharan Africa. </w:t>
      </w:r>
      <w:r w:rsidRPr="00674956">
        <w:rPr>
          <w:rFonts w:ascii="Times New Roman" w:hAnsi="Times New Roman" w:cs="Times New Roman"/>
          <w:i/>
          <w:iCs/>
          <w:sz w:val="24"/>
        </w:rPr>
        <w:t>World development</w:t>
      </w:r>
      <w:r w:rsidRPr="00674956">
        <w:rPr>
          <w:rFonts w:ascii="Times New Roman" w:hAnsi="Times New Roman" w:cs="Times New Roman"/>
          <w:sz w:val="24"/>
        </w:rPr>
        <w:t xml:space="preserve"> </w:t>
      </w:r>
      <w:r w:rsidRPr="00674956">
        <w:rPr>
          <w:rFonts w:ascii="Times New Roman" w:hAnsi="Times New Roman" w:cs="Times New Roman"/>
          <w:b/>
          <w:bCs/>
          <w:sz w:val="24"/>
        </w:rPr>
        <w:t>23</w:t>
      </w:r>
      <w:r w:rsidRPr="00674956">
        <w:rPr>
          <w:rFonts w:ascii="Times New Roman" w:hAnsi="Times New Roman" w:cs="Times New Roman"/>
          <w:sz w:val="24"/>
        </w:rPr>
        <w:t>, 1073–1084 (1995).</w:t>
      </w:r>
    </w:p>
    <w:p w14:paraId="41B085F1"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7.</w:t>
      </w:r>
      <w:r w:rsidRPr="00674956">
        <w:rPr>
          <w:rFonts w:ascii="Times New Roman" w:hAnsi="Times New Roman" w:cs="Times New Roman"/>
          <w:sz w:val="24"/>
        </w:rPr>
        <w:tab/>
        <w:t xml:space="preserve">Ban, N. C. </w:t>
      </w:r>
      <w:r w:rsidRPr="00674956">
        <w:rPr>
          <w:rFonts w:ascii="Times New Roman" w:hAnsi="Times New Roman" w:cs="Times New Roman"/>
          <w:i/>
          <w:iCs/>
          <w:sz w:val="24"/>
        </w:rPr>
        <w:t>et al.</w:t>
      </w:r>
      <w:r w:rsidRPr="00674956">
        <w:rPr>
          <w:rFonts w:ascii="Times New Roman" w:hAnsi="Times New Roman" w:cs="Times New Roman"/>
          <w:sz w:val="24"/>
        </w:rPr>
        <w:t xml:space="preserve"> A social–ecological approach to conservation planning: embedding social considerations. </w:t>
      </w:r>
      <w:r w:rsidRPr="00674956">
        <w:rPr>
          <w:rFonts w:ascii="Times New Roman" w:hAnsi="Times New Roman" w:cs="Times New Roman"/>
          <w:i/>
          <w:iCs/>
          <w:sz w:val="24"/>
        </w:rPr>
        <w:t>Frontiers in Ecology and the Environment</w:t>
      </w:r>
      <w:r w:rsidRPr="00674956">
        <w:rPr>
          <w:rFonts w:ascii="Times New Roman" w:hAnsi="Times New Roman" w:cs="Times New Roman"/>
          <w:sz w:val="24"/>
        </w:rPr>
        <w:t xml:space="preserve"> </w:t>
      </w:r>
      <w:r w:rsidRPr="00674956">
        <w:rPr>
          <w:rFonts w:ascii="Times New Roman" w:hAnsi="Times New Roman" w:cs="Times New Roman"/>
          <w:b/>
          <w:bCs/>
          <w:sz w:val="24"/>
        </w:rPr>
        <w:t>11</w:t>
      </w:r>
      <w:r w:rsidRPr="00674956">
        <w:rPr>
          <w:rFonts w:ascii="Times New Roman" w:hAnsi="Times New Roman" w:cs="Times New Roman"/>
          <w:sz w:val="24"/>
        </w:rPr>
        <w:t>, 194–202 (2013).</w:t>
      </w:r>
    </w:p>
    <w:p w14:paraId="2C0F4578"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8.</w:t>
      </w:r>
      <w:r w:rsidRPr="00674956">
        <w:rPr>
          <w:rFonts w:ascii="Times New Roman" w:hAnsi="Times New Roman" w:cs="Times New Roman"/>
          <w:sz w:val="24"/>
        </w:rPr>
        <w:tab/>
        <w:t xml:space="preserve">Schwartz, M. W. </w:t>
      </w:r>
      <w:r w:rsidRPr="00674956">
        <w:rPr>
          <w:rFonts w:ascii="Times New Roman" w:hAnsi="Times New Roman" w:cs="Times New Roman"/>
          <w:i/>
          <w:iCs/>
          <w:sz w:val="24"/>
        </w:rPr>
        <w:t>et al.</w:t>
      </w:r>
      <w:r w:rsidRPr="00674956">
        <w:rPr>
          <w:rFonts w:ascii="Times New Roman" w:hAnsi="Times New Roman" w:cs="Times New Roman"/>
          <w:sz w:val="24"/>
        </w:rPr>
        <w:t xml:space="preserve"> Decision Support Frameworks and Tools for Conservation. </w:t>
      </w:r>
      <w:r w:rsidRPr="00674956">
        <w:rPr>
          <w:rFonts w:ascii="Times New Roman" w:hAnsi="Times New Roman" w:cs="Times New Roman"/>
          <w:i/>
          <w:iCs/>
          <w:sz w:val="24"/>
        </w:rPr>
        <w:t>Conservation Letters</w:t>
      </w:r>
      <w:r w:rsidRPr="00674956">
        <w:rPr>
          <w:rFonts w:ascii="Times New Roman" w:hAnsi="Times New Roman" w:cs="Times New Roman"/>
          <w:sz w:val="24"/>
        </w:rPr>
        <w:t xml:space="preserve"> </w:t>
      </w:r>
      <w:r w:rsidRPr="00674956">
        <w:rPr>
          <w:rFonts w:ascii="Times New Roman" w:hAnsi="Times New Roman" w:cs="Times New Roman"/>
          <w:b/>
          <w:bCs/>
          <w:sz w:val="24"/>
        </w:rPr>
        <w:t>11</w:t>
      </w:r>
      <w:r w:rsidRPr="00674956">
        <w:rPr>
          <w:rFonts w:ascii="Times New Roman" w:hAnsi="Times New Roman" w:cs="Times New Roman"/>
          <w:sz w:val="24"/>
        </w:rPr>
        <w:t>, e12385 (2018).</w:t>
      </w:r>
    </w:p>
    <w:p w14:paraId="60E8DB0B"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9.</w:t>
      </w:r>
      <w:r w:rsidRPr="00674956">
        <w:rPr>
          <w:rFonts w:ascii="Times New Roman" w:hAnsi="Times New Roman" w:cs="Times New Roman"/>
          <w:sz w:val="24"/>
        </w:rPr>
        <w:tab/>
      </w:r>
      <w:proofErr w:type="spellStart"/>
      <w:r w:rsidRPr="00674956">
        <w:rPr>
          <w:rFonts w:ascii="Times New Roman" w:hAnsi="Times New Roman" w:cs="Times New Roman"/>
          <w:sz w:val="24"/>
        </w:rPr>
        <w:t>Pouzols</w:t>
      </w:r>
      <w:proofErr w:type="spellEnd"/>
      <w:r w:rsidRPr="00674956">
        <w:rPr>
          <w:rFonts w:ascii="Times New Roman" w:hAnsi="Times New Roman" w:cs="Times New Roman"/>
          <w:sz w:val="24"/>
        </w:rPr>
        <w:t xml:space="preserve">, F. M. </w:t>
      </w:r>
      <w:r w:rsidRPr="00674956">
        <w:rPr>
          <w:rFonts w:ascii="Times New Roman" w:hAnsi="Times New Roman" w:cs="Times New Roman"/>
          <w:i/>
          <w:iCs/>
          <w:sz w:val="24"/>
        </w:rPr>
        <w:t>et al.</w:t>
      </w:r>
      <w:r w:rsidRPr="00674956">
        <w:rPr>
          <w:rFonts w:ascii="Times New Roman" w:hAnsi="Times New Roman" w:cs="Times New Roman"/>
          <w:sz w:val="24"/>
        </w:rPr>
        <w:t xml:space="preserve"> Global protected area expansion is compromised by projected land-use and parochialism.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516</w:t>
      </w:r>
      <w:r w:rsidRPr="00674956">
        <w:rPr>
          <w:rFonts w:ascii="Times New Roman" w:hAnsi="Times New Roman" w:cs="Times New Roman"/>
          <w:sz w:val="24"/>
        </w:rPr>
        <w:t>, 383–386 (2014).</w:t>
      </w:r>
    </w:p>
    <w:p w14:paraId="602815A7"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10.</w:t>
      </w:r>
      <w:r w:rsidRPr="00674956">
        <w:rPr>
          <w:rFonts w:ascii="Times New Roman" w:hAnsi="Times New Roman" w:cs="Times New Roman"/>
          <w:sz w:val="24"/>
        </w:rPr>
        <w:tab/>
        <w:t xml:space="preserve">Venter, O. </w:t>
      </w:r>
      <w:r w:rsidRPr="00674956">
        <w:rPr>
          <w:rFonts w:ascii="Times New Roman" w:hAnsi="Times New Roman" w:cs="Times New Roman"/>
          <w:i/>
          <w:iCs/>
          <w:sz w:val="24"/>
        </w:rPr>
        <w:t>et al.</w:t>
      </w:r>
      <w:r w:rsidRPr="00674956">
        <w:rPr>
          <w:rFonts w:ascii="Times New Roman" w:hAnsi="Times New Roman" w:cs="Times New Roman"/>
          <w:sz w:val="24"/>
        </w:rPr>
        <w:t xml:space="preserve"> Targeting Global Protected Area Expansion for Imperiled Biodiversity. </w:t>
      </w:r>
      <w:r w:rsidRPr="00674956">
        <w:rPr>
          <w:rFonts w:ascii="Times New Roman" w:hAnsi="Times New Roman" w:cs="Times New Roman"/>
          <w:i/>
          <w:iCs/>
          <w:sz w:val="24"/>
        </w:rPr>
        <w:t>PLOS Biology</w:t>
      </w:r>
      <w:r w:rsidRPr="00674956">
        <w:rPr>
          <w:rFonts w:ascii="Times New Roman" w:hAnsi="Times New Roman" w:cs="Times New Roman"/>
          <w:sz w:val="24"/>
        </w:rPr>
        <w:t xml:space="preserve"> </w:t>
      </w:r>
      <w:r w:rsidRPr="00674956">
        <w:rPr>
          <w:rFonts w:ascii="Times New Roman" w:hAnsi="Times New Roman" w:cs="Times New Roman"/>
          <w:b/>
          <w:bCs/>
          <w:sz w:val="24"/>
        </w:rPr>
        <w:t>12</w:t>
      </w:r>
      <w:r w:rsidRPr="00674956">
        <w:rPr>
          <w:rFonts w:ascii="Times New Roman" w:hAnsi="Times New Roman" w:cs="Times New Roman"/>
          <w:sz w:val="24"/>
        </w:rPr>
        <w:t>, e1001891 (2014).</w:t>
      </w:r>
    </w:p>
    <w:p w14:paraId="7CD38DA4"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lastRenderedPageBreak/>
        <w:t>11.</w:t>
      </w:r>
      <w:r w:rsidRPr="00674956">
        <w:rPr>
          <w:rFonts w:ascii="Times New Roman" w:hAnsi="Times New Roman" w:cs="Times New Roman"/>
          <w:sz w:val="24"/>
        </w:rPr>
        <w:tab/>
        <w:t xml:space="preserve">Le </w:t>
      </w:r>
      <w:proofErr w:type="spellStart"/>
      <w:r w:rsidRPr="00674956">
        <w:rPr>
          <w:rFonts w:ascii="Times New Roman" w:hAnsi="Times New Roman" w:cs="Times New Roman"/>
          <w:sz w:val="24"/>
        </w:rPr>
        <w:t>Saout</w:t>
      </w:r>
      <w:proofErr w:type="spellEnd"/>
      <w:r w:rsidRPr="00674956">
        <w:rPr>
          <w:rFonts w:ascii="Times New Roman" w:hAnsi="Times New Roman" w:cs="Times New Roman"/>
          <w:sz w:val="24"/>
        </w:rPr>
        <w:t xml:space="preserve">, S. </w:t>
      </w:r>
      <w:r w:rsidRPr="00674956">
        <w:rPr>
          <w:rFonts w:ascii="Times New Roman" w:hAnsi="Times New Roman" w:cs="Times New Roman"/>
          <w:i/>
          <w:iCs/>
          <w:sz w:val="24"/>
        </w:rPr>
        <w:t>et al.</w:t>
      </w:r>
      <w:r w:rsidRPr="00674956">
        <w:rPr>
          <w:rFonts w:ascii="Times New Roman" w:hAnsi="Times New Roman" w:cs="Times New Roman"/>
          <w:sz w:val="24"/>
        </w:rPr>
        <w:t xml:space="preserve"> Protected areas and effective biodiversity conservation. </w:t>
      </w:r>
      <w:r w:rsidRPr="00674956">
        <w:rPr>
          <w:rFonts w:ascii="Times New Roman" w:hAnsi="Times New Roman" w:cs="Times New Roman"/>
          <w:i/>
          <w:iCs/>
          <w:sz w:val="24"/>
        </w:rPr>
        <w:t>Science</w:t>
      </w:r>
      <w:r w:rsidRPr="00674956">
        <w:rPr>
          <w:rFonts w:ascii="Times New Roman" w:hAnsi="Times New Roman" w:cs="Times New Roman"/>
          <w:sz w:val="24"/>
        </w:rPr>
        <w:t xml:space="preserve"> </w:t>
      </w:r>
      <w:r w:rsidRPr="00674956">
        <w:rPr>
          <w:rFonts w:ascii="Times New Roman" w:hAnsi="Times New Roman" w:cs="Times New Roman"/>
          <w:b/>
          <w:bCs/>
          <w:sz w:val="24"/>
        </w:rPr>
        <w:t>342</w:t>
      </w:r>
      <w:r w:rsidRPr="00674956">
        <w:rPr>
          <w:rFonts w:ascii="Times New Roman" w:hAnsi="Times New Roman" w:cs="Times New Roman"/>
          <w:sz w:val="24"/>
        </w:rPr>
        <w:t>, 803–805 (2013).</w:t>
      </w:r>
    </w:p>
    <w:p w14:paraId="5AEDD4F2"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12.</w:t>
      </w:r>
      <w:r w:rsidRPr="00674956">
        <w:rPr>
          <w:rFonts w:ascii="Times New Roman" w:hAnsi="Times New Roman" w:cs="Times New Roman"/>
          <w:sz w:val="24"/>
        </w:rPr>
        <w:tab/>
      </w:r>
      <w:proofErr w:type="spellStart"/>
      <w:r w:rsidRPr="00674956">
        <w:rPr>
          <w:rFonts w:ascii="Times New Roman" w:hAnsi="Times New Roman" w:cs="Times New Roman"/>
          <w:sz w:val="24"/>
        </w:rPr>
        <w:t>Coetzer</w:t>
      </w:r>
      <w:proofErr w:type="spellEnd"/>
      <w:r w:rsidRPr="00674956">
        <w:rPr>
          <w:rFonts w:ascii="Times New Roman" w:hAnsi="Times New Roman" w:cs="Times New Roman"/>
          <w:sz w:val="24"/>
        </w:rPr>
        <w:t xml:space="preserve">, K. L., </w:t>
      </w:r>
      <w:proofErr w:type="spellStart"/>
      <w:r w:rsidRPr="00674956">
        <w:rPr>
          <w:rFonts w:ascii="Times New Roman" w:hAnsi="Times New Roman" w:cs="Times New Roman"/>
          <w:sz w:val="24"/>
        </w:rPr>
        <w:t>Witkowski</w:t>
      </w:r>
      <w:proofErr w:type="spellEnd"/>
      <w:r w:rsidRPr="00674956">
        <w:rPr>
          <w:rFonts w:ascii="Times New Roman" w:hAnsi="Times New Roman" w:cs="Times New Roman"/>
          <w:sz w:val="24"/>
        </w:rPr>
        <w:t xml:space="preserve">, E. T. &amp; Erasmus, B. F. Reviewing B </w:t>
      </w:r>
      <w:proofErr w:type="spellStart"/>
      <w:r w:rsidRPr="00674956">
        <w:rPr>
          <w:rFonts w:ascii="Times New Roman" w:hAnsi="Times New Roman" w:cs="Times New Roman"/>
          <w:sz w:val="24"/>
        </w:rPr>
        <w:t>iosphere</w:t>
      </w:r>
      <w:proofErr w:type="spellEnd"/>
      <w:r w:rsidRPr="00674956">
        <w:rPr>
          <w:rFonts w:ascii="Times New Roman" w:hAnsi="Times New Roman" w:cs="Times New Roman"/>
          <w:sz w:val="24"/>
        </w:rPr>
        <w:t xml:space="preserve"> R </w:t>
      </w:r>
      <w:proofErr w:type="spellStart"/>
      <w:r w:rsidRPr="00674956">
        <w:rPr>
          <w:rFonts w:ascii="Times New Roman" w:hAnsi="Times New Roman" w:cs="Times New Roman"/>
          <w:sz w:val="24"/>
        </w:rPr>
        <w:t>eserves</w:t>
      </w:r>
      <w:proofErr w:type="spellEnd"/>
      <w:r w:rsidRPr="00674956">
        <w:rPr>
          <w:rFonts w:ascii="Times New Roman" w:hAnsi="Times New Roman" w:cs="Times New Roman"/>
          <w:sz w:val="24"/>
        </w:rPr>
        <w:t xml:space="preserve"> globally: effective conservation action or bureaucratic label? </w:t>
      </w:r>
      <w:r w:rsidRPr="00674956">
        <w:rPr>
          <w:rFonts w:ascii="Times New Roman" w:hAnsi="Times New Roman" w:cs="Times New Roman"/>
          <w:i/>
          <w:iCs/>
          <w:sz w:val="24"/>
        </w:rPr>
        <w:t>Biological Reviews</w:t>
      </w:r>
      <w:r w:rsidRPr="00674956">
        <w:rPr>
          <w:rFonts w:ascii="Times New Roman" w:hAnsi="Times New Roman" w:cs="Times New Roman"/>
          <w:sz w:val="24"/>
        </w:rPr>
        <w:t xml:space="preserve"> </w:t>
      </w:r>
      <w:r w:rsidRPr="00674956">
        <w:rPr>
          <w:rFonts w:ascii="Times New Roman" w:hAnsi="Times New Roman" w:cs="Times New Roman"/>
          <w:b/>
          <w:bCs/>
          <w:sz w:val="24"/>
        </w:rPr>
        <w:t>89</w:t>
      </w:r>
      <w:r w:rsidRPr="00674956">
        <w:rPr>
          <w:rFonts w:ascii="Times New Roman" w:hAnsi="Times New Roman" w:cs="Times New Roman"/>
          <w:sz w:val="24"/>
        </w:rPr>
        <w:t>, 82–104 (2014).</w:t>
      </w:r>
    </w:p>
    <w:p w14:paraId="710F383B"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13.</w:t>
      </w:r>
      <w:r w:rsidRPr="00674956">
        <w:rPr>
          <w:rFonts w:ascii="Times New Roman" w:hAnsi="Times New Roman" w:cs="Times New Roman"/>
          <w:sz w:val="24"/>
        </w:rPr>
        <w:tab/>
      </w:r>
      <w:proofErr w:type="spellStart"/>
      <w:r w:rsidRPr="00674956">
        <w:rPr>
          <w:rFonts w:ascii="Times New Roman" w:hAnsi="Times New Roman" w:cs="Times New Roman"/>
          <w:sz w:val="24"/>
        </w:rPr>
        <w:t>Baynham</w:t>
      </w:r>
      <w:proofErr w:type="spellEnd"/>
      <w:r w:rsidRPr="00674956">
        <w:rPr>
          <w:rFonts w:ascii="Times New Roman" w:hAnsi="Times New Roman" w:cs="Times New Roman"/>
          <w:sz w:val="24"/>
        </w:rPr>
        <w:t xml:space="preserve">-Herd, Z., Amano, T., Sutherland, W. J. &amp; Donald, P. F. Governance explains variation in national responses to the biodiversity crisis. </w:t>
      </w:r>
      <w:r w:rsidRPr="00674956">
        <w:rPr>
          <w:rFonts w:ascii="Times New Roman" w:hAnsi="Times New Roman" w:cs="Times New Roman"/>
          <w:i/>
          <w:iCs/>
          <w:sz w:val="24"/>
        </w:rPr>
        <w:t>Environmental Conservation</w:t>
      </w:r>
      <w:r w:rsidRPr="00674956">
        <w:rPr>
          <w:rFonts w:ascii="Times New Roman" w:hAnsi="Times New Roman" w:cs="Times New Roman"/>
          <w:sz w:val="24"/>
        </w:rPr>
        <w:t xml:space="preserve"> </w:t>
      </w:r>
      <w:r w:rsidRPr="00674956">
        <w:rPr>
          <w:rFonts w:ascii="Times New Roman" w:hAnsi="Times New Roman" w:cs="Times New Roman"/>
          <w:b/>
          <w:bCs/>
          <w:sz w:val="24"/>
        </w:rPr>
        <w:t>45</w:t>
      </w:r>
      <w:r w:rsidRPr="00674956">
        <w:rPr>
          <w:rFonts w:ascii="Times New Roman" w:hAnsi="Times New Roman" w:cs="Times New Roman"/>
          <w:sz w:val="24"/>
        </w:rPr>
        <w:t>, 407–418 (2018).</w:t>
      </w:r>
    </w:p>
    <w:p w14:paraId="6FED13FC"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14.</w:t>
      </w:r>
      <w:r w:rsidRPr="00674956">
        <w:rPr>
          <w:rFonts w:ascii="Times New Roman" w:hAnsi="Times New Roman" w:cs="Times New Roman"/>
          <w:sz w:val="24"/>
        </w:rPr>
        <w:tab/>
        <w:t xml:space="preserve">Kehoe, L. </w:t>
      </w:r>
      <w:r w:rsidRPr="00674956">
        <w:rPr>
          <w:rFonts w:ascii="Times New Roman" w:hAnsi="Times New Roman" w:cs="Times New Roman"/>
          <w:i/>
          <w:iCs/>
          <w:sz w:val="24"/>
        </w:rPr>
        <w:t>et al.</w:t>
      </w:r>
      <w:r w:rsidRPr="00674956">
        <w:rPr>
          <w:rFonts w:ascii="Times New Roman" w:hAnsi="Times New Roman" w:cs="Times New Roman"/>
          <w:sz w:val="24"/>
        </w:rPr>
        <w:t xml:space="preserve"> Biodiversity at risk under future cropland expansion and intensification. </w:t>
      </w:r>
      <w:r w:rsidRPr="00674956">
        <w:rPr>
          <w:rFonts w:ascii="Times New Roman" w:hAnsi="Times New Roman" w:cs="Times New Roman"/>
          <w:i/>
          <w:iCs/>
          <w:sz w:val="24"/>
        </w:rPr>
        <w:t>Nature Ecology &amp; Evolution</w:t>
      </w:r>
      <w:r w:rsidRPr="00674956">
        <w:rPr>
          <w:rFonts w:ascii="Times New Roman" w:hAnsi="Times New Roman" w:cs="Times New Roman"/>
          <w:sz w:val="24"/>
        </w:rPr>
        <w:t xml:space="preserve"> </w:t>
      </w:r>
      <w:r w:rsidRPr="00674956">
        <w:rPr>
          <w:rFonts w:ascii="Times New Roman" w:hAnsi="Times New Roman" w:cs="Times New Roman"/>
          <w:b/>
          <w:bCs/>
          <w:sz w:val="24"/>
        </w:rPr>
        <w:t>1</w:t>
      </w:r>
      <w:r w:rsidRPr="00674956">
        <w:rPr>
          <w:rFonts w:ascii="Times New Roman" w:hAnsi="Times New Roman" w:cs="Times New Roman"/>
          <w:sz w:val="24"/>
        </w:rPr>
        <w:t>, 1129–1135 (2017).</w:t>
      </w:r>
    </w:p>
    <w:p w14:paraId="7524A1C1"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15.</w:t>
      </w:r>
      <w:r w:rsidRPr="00674956">
        <w:rPr>
          <w:rFonts w:ascii="Times New Roman" w:hAnsi="Times New Roman" w:cs="Times New Roman"/>
          <w:sz w:val="24"/>
        </w:rPr>
        <w:tab/>
      </w:r>
      <w:proofErr w:type="spellStart"/>
      <w:r w:rsidRPr="00674956">
        <w:rPr>
          <w:rFonts w:ascii="Times New Roman" w:hAnsi="Times New Roman" w:cs="Times New Roman"/>
          <w:sz w:val="24"/>
        </w:rPr>
        <w:t>Asselen</w:t>
      </w:r>
      <w:proofErr w:type="spellEnd"/>
      <w:r w:rsidRPr="00674956">
        <w:rPr>
          <w:rFonts w:ascii="Times New Roman" w:hAnsi="Times New Roman" w:cs="Times New Roman"/>
          <w:sz w:val="24"/>
        </w:rPr>
        <w:t xml:space="preserve">, S. van &amp; </w:t>
      </w:r>
      <w:proofErr w:type="spellStart"/>
      <w:r w:rsidRPr="00674956">
        <w:rPr>
          <w:rFonts w:ascii="Times New Roman" w:hAnsi="Times New Roman" w:cs="Times New Roman"/>
          <w:sz w:val="24"/>
        </w:rPr>
        <w:t>Verburg</w:t>
      </w:r>
      <w:proofErr w:type="spellEnd"/>
      <w:r w:rsidRPr="00674956">
        <w:rPr>
          <w:rFonts w:ascii="Times New Roman" w:hAnsi="Times New Roman" w:cs="Times New Roman"/>
          <w:sz w:val="24"/>
        </w:rPr>
        <w:t xml:space="preserve">, P. H. A Land System representation for global assessments and land-use modeling. </w:t>
      </w:r>
      <w:r w:rsidRPr="00674956">
        <w:rPr>
          <w:rFonts w:ascii="Times New Roman" w:hAnsi="Times New Roman" w:cs="Times New Roman"/>
          <w:i/>
          <w:iCs/>
          <w:sz w:val="24"/>
        </w:rPr>
        <w:t>Global Change Biology</w:t>
      </w:r>
      <w:r w:rsidRPr="00674956">
        <w:rPr>
          <w:rFonts w:ascii="Times New Roman" w:hAnsi="Times New Roman" w:cs="Times New Roman"/>
          <w:sz w:val="24"/>
        </w:rPr>
        <w:t xml:space="preserve"> </w:t>
      </w:r>
      <w:r w:rsidRPr="00674956">
        <w:rPr>
          <w:rFonts w:ascii="Times New Roman" w:hAnsi="Times New Roman" w:cs="Times New Roman"/>
          <w:b/>
          <w:bCs/>
          <w:sz w:val="24"/>
        </w:rPr>
        <w:t>18</w:t>
      </w:r>
      <w:r w:rsidRPr="00674956">
        <w:rPr>
          <w:rFonts w:ascii="Times New Roman" w:hAnsi="Times New Roman" w:cs="Times New Roman"/>
          <w:sz w:val="24"/>
        </w:rPr>
        <w:t>, 3125–3148 (2012).</w:t>
      </w:r>
    </w:p>
    <w:p w14:paraId="195E6905"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16.</w:t>
      </w:r>
      <w:r w:rsidRPr="00674956">
        <w:rPr>
          <w:rFonts w:ascii="Times New Roman" w:hAnsi="Times New Roman" w:cs="Times New Roman"/>
          <w:sz w:val="24"/>
        </w:rPr>
        <w:tab/>
        <w:t xml:space="preserve">Hudson, L. N. </w:t>
      </w:r>
      <w:r w:rsidRPr="00674956">
        <w:rPr>
          <w:rFonts w:ascii="Times New Roman" w:hAnsi="Times New Roman" w:cs="Times New Roman"/>
          <w:i/>
          <w:iCs/>
          <w:sz w:val="24"/>
        </w:rPr>
        <w:t>et al.</w:t>
      </w:r>
      <w:r w:rsidRPr="00674956">
        <w:rPr>
          <w:rFonts w:ascii="Times New Roman" w:hAnsi="Times New Roman" w:cs="Times New Roman"/>
          <w:sz w:val="24"/>
        </w:rPr>
        <w:t xml:space="preserve"> The PREDICTS database: a global database of how local terrestrial biodiversity responds to human impacts. </w:t>
      </w:r>
      <w:r w:rsidRPr="00674956">
        <w:rPr>
          <w:rFonts w:ascii="Times New Roman" w:hAnsi="Times New Roman" w:cs="Times New Roman"/>
          <w:i/>
          <w:iCs/>
          <w:sz w:val="24"/>
        </w:rPr>
        <w:t>Ecology and Evolution</w:t>
      </w:r>
      <w:r w:rsidRPr="00674956">
        <w:rPr>
          <w:rFonts w:ascii="Times New Roman" w:hAnsi="Times New Roman" w:cs="Times New Roman"/>
          <w:sz w:val="24"/>
        </w:rPr>
        <w:t xml:space="preserve"> </w:t>
      </w:r>
      <w:r w:rsidRPr="00674956">
        <w:rPr>
          <w:rFonts w:ascii="Times New Roman" w:hAnsi="Times New Roman" w:cs="Times New Roman"/>
          <w:b/>
          <w:bCs/>
          <w:sz w:val="24"/>
        </w:rPr>
        <w:t>4</w:t>
      </w:r>
      <w:r w:rsidRPr="00674956">
        <w:rPr>
          <w:rFonts w:ascii="Times New Roman" w:hAnsi="Times New Roman" w:cs="Times New Roman"/>
          <w:sz w:val="24"/>
        </w:rPr>
        <w:t>, 4701–4735 (2014).</w:t>
      </w:r>
    </w:p>
    <w:p w14:paraId="55EF9AB0"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17.</w:t>
      </w:r>
      <w:r w:rsidRPr="00674956">
        <w:rPr>
          <w:rFonts w:ascii="Times New Roman" w:hAnsi="Times New Roman" w:cs="Times New Roman"/>
          <w:sz w:val="24"/>
        </w:rPr>
        <w:tab/>
        <w:t xml:space="preserve">Newbold, T. </w:t>
      </w:r>
      <w:r w:rsidRPr="00674956">
        <w:rPr>
          <w:rFonts w:ascii="Times New Roman" w:hAnsi="Times New Roman" w:cs="Times New Roman"/>
          <w:i/>
          <w:iCs/>
          <w:sz w:val="24"/>
        </w:rPr>
        <w:t>et al.</w:t>
      </w:r>
      <w:r w:rsidRPr="00674956">
        <w:rPr>
          <w:rFonts w:ascii="Times New Roman" w:hAnsi="Times New Roman" w:cs="Times New Roman"/>
          <w:sz w:val="24"/>
        </w:rPr>
        <w:t xml:space="preserve"> Global effects of land use on local terrestrial biodiversity.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520</w:t>
      </w:r>
      <w:r w:rsidRPr="00674956">
        <w:rPr>
          <w:rFonts w:ascii="Times New Roman" w:hAnsi="Times New Roman" w:cs="Times New Roman"/>
          <w:sz w:val="24"/>
        </w:rPr>
        <w:t>, 45–50 (2015).</w:t>
      </w:r>
    </w:p>
    <w:p w14:paraId="640E42C7"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18.</w:t>
      </w:r>
      <w:r w:rsidRPr="00674956">
        <w:rPr>
          <w:rFonts w:ascii="Times New Roman" w:hAnsi="Times New Roman" w:cs="Times New Roman"/>
          <w:sz w:val="24"/>
        </w:rPr>
        <w:tab/>
      </w:r>
      <w:proofErr w:type="spellStart"/>
      <w:r w:rsidRPr="00674956">
        <w:rPr>
          <w:rFonts w:ascii="Times New Roman" w:hAnsi="Times New Roman" w:cs="Times New Roman"/>
          <w:sz w:val="24"/>
        </w:rPr>
        <w:t>Margules</w:t>
      </w:r>
      <w:proofErr w:type="spellEnd"/>
      <w:r w:rsidRPr="00674956">
        <w:rPr>
          <w:rFonts w:ascii="Times New Roman" w:hAnsi="Times New Roman" w:cs="Times New Roman"/>
          <w:sz w:val="24"/>
        </w:rPr>
        <w:t xml:space="preserve">, C. R. &amp; </w:t>
      </w:r>
      <w:proofErr w:type="spellStart"/>
      <w:r w:rsidRPr="00674956">
        <w:rPr>
          <w:rFonts w:ascii="Times New Roman" w:hAnsi="Times New Roman" w:cs="Times New Roman"/>
          <w:sz w:val="24"/>
        </w:rPr>
        <w:t>Pressey</w:t>
      </w:r>
      <w:proofErr w:type="spellEnd"/>
      <w:r w:rsidRPr="00674956">
        <w:rPr>
          <w:rFonts w:ascii="Times New Roman" w:hAnsi="Times New Roman" w:cs="Times New Roman"/>
          <w:sz w:val="24"/>
        </w:rPr>
        <w:t xml:space="preserve">, R. L. Systematic conservation planning.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405</w:t>
      </w:r>
      <w:r w:rsidRPr="00674956">
        <w:rPr>
          <w:rFonts w:ascii="Times New Roman" w:hAnsi="Times New Roman" w:cs="Times New Roman"/>
          <w:sz w:val="24"/>
        </w:rPr>
        <w:t>, 243–53 (2000).</w:t>
      </w:r>
    </w:p>
    <w:p w14:paraId="640FEDAF" w14:textId="1224BB44"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commentRangeStart w:id="52"/>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commentRangeEnd w:id="52"/>
      <w:r w:rsidR="00740E4C">
        <w:rPr>
          <w:rStyle w:val="CommentReference"/>
        </w:rPr>
        <w:commentReference w:id="52"/>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 line scenario</w:t>
      </w:r>
      <w:r w:rsidR="005A6B6D">
        <w:rPr>
          <w:rFonts w:ascii="Times New Roman" w:hAnsi="Times New Roman" w:cs="Times New Roman"/>
          <w:sz w:val="24"/>
          <w:szCs w:val="24"/>
        </w:rPr>
        <w:t xml:space="preserve"> (fraction of set aside in a country per scenarios over base 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53"/>
      <w:r>
        <w:rPr>
          <w:rFonts w:ascii="Times New Roman" w:hAnsi="Times New Roman" w:cs="Times New Roman"/>
          <w:sz w:val="24"/>
          <w:szCs w:val="24"/>
        </w:rPr>
        <w:t>Figure 1: multi-panel individual scenario results</w:t>
      </w:r>
      <w:commentRangeEnd w:id="53"/>
      <w:r w:rsidR="00740E4C">
        <w:rPr>
          <w:rStyle w:val="CommentReference"/>
        </w:rPr>
        <w:commentReference w:id="53"/>
      </w:r>
    </w:p>
    <w:p w14:paraId="61F1DE09" w14:textId="2D66EB3C" w:rsidR="00EE6396" w:rsidRDefault="00EE6396" w:rsidP="00BC1C25">
      <w:pPr>
        <w:spacing w:line="480" w:lineRule="auto"/>
        <w:rPr>
          <w:rFonts w:ascii="Times New Roman" w:hAnsi="Times New Roman" w:cs="Times New Roman"/>
          <w:sz w:val="24"/>
          <w:szCs w:val="24"/>
        </w:rPr>
      </w:pPr>
      <w:commentRangeStart w:id="54"/>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2155"/>
                    </a:xfrm>
                    <a:prstGeom prst="rect">
                      <a:avLst/>
                    </a:prstGeom>
                  </pic:spPr>
                </pic:pic>
              </a:graphicData>
            </a:graphic>
          </wp:inline>
        </w:drawing>
      </w:r>
      <w:commentRangeEnd w:id="54"/>
      <w:r w:rsidR="00957547">
        <w:rPr>
          <w:rStyle w:val="CommentReference"/>
        </w:rPr>
        <w:commentReference w:id="54"/>
      </w:r>
    </w:p>
    <w:p w14:paraId="6FD9674F" w14:textId="77777777" w:rsidR="00936A22" w:rsidRDefault="00936A22">
      <w:r>
        <w:rPr>
          <w:i/>
          <w:iCs/>
        </w:rPr>
        <w:br w:type="page"/>
      </w:r>
    </w:p>
    <w:p w14:paraId="7A6474CF" w14:textId="50B4F217"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ins w:id="55" w:author="Viv Mcshane" w:date="2020-03-16T10:06:00Z">
        <w:r w:rsidR="00651FA5">
          <w:rPr>
            <w:i w:val="0"/>
            <w:iCs w:val="0"/>
            <w:color w:val="auto"/>
            <w:sz w:val="22"/>
            <w:szCs w:val="22"/>
          </w:rPr>
          <w:t>orange</w:t>
        </w:r>
      </w:ins>
      <w:del w:id="56" w:author="Viv Mcshane" w:date="2020-03-16T10:06:00Z">
        <w:r w:rsidRPr="004238A0" w:rsidDel="00651FA5">
          <w:rPr>
            <w:i w:val="0"/>
            <w:iCs w:val="0"/>
            <w:color w:val="auto"/>
            <w:sz w:val="22"/>
            <w:szCs w:val="22"/>
          </w:rPr>
          <w:delText>yellow</w:delText>
        </w:r>
      </w:del>
      <w:r w:rsidRPr="004238A0">
        <w:rPr>
          <w:i w:val="0"/>
          <w:iCs w:val="0"/>
          <w:color w:val="auto"/>
          <w:sz w:val="22"/>
          <w:szCs w:val="22"/>
        </w:rPr>
        <w:t xml:space="preserve"> (</w:t>
      </w:r>
      <w:ins w:id="57" w:author="Viv Mcshane" w:date="2020-03-16T10:06:00Z">
        <w:r w:rsidR="00651FA5">
          <w:rPr>
            <w:i w:val="0"/>
            <w:iCs w:val="0"/>
            <w:color w:val="auto"/>
            <w:sz w:val="22"/>
            <w:szCs w:val="22"/>
          </w:rPr>
          <w:t>one</w:t>
        </w:r>
      </w:ins>
      <w:del w:id="58" w:author="Viv Mcshane" w:date="2020-03-16T10:06:00Z">
        <w:r w:rsidRPr="004238A0" w:rsidDel="00651FA5">
          <w:rPr>
            <w:i w:val="0"/>
            <w:iCs w:val="0"/>
            <w:color w:val="auto"/>
            <w:sz w:val="22"/>
            <w:szCs w:val="22"/>
          </w:rPr>
          <w:delText>1</w:delText>
        </w:r>
      </w:del>
      <w:r w:rsidRPr="004238A0">
        <w:rPr>
          <w:i w:val="0"/>
          <w:iCs w:val="0"/>
          <w:color w:val="auto"/>
          <w:sz w:val="22"/>
          <w:szCs w:val="22"/>
        </w:rPr>
        <w:t xml:space="preserve"> scenari</w:t>
      </w:r>
      <w:ins w:id="59" w:author="Viv Mcshane" w:date="2020-03-16T10:06:00Z">
        <w:r w:rsidR="00651FA5">
          <w:rPr>
            <w:i w:val="0"/>
            <w:iCs w:val="0"/>
            <w:color w:val="auto"/>
            <w:sz w:val="22"/>
            <w:szCs w:val="22"/>
          </w:rPr>
          <w:t>o</w:t>
        </w:r>
      </w:ins>
      <w:del w:id="60" w:author="Viv Mcshane" w:date="2020-03-16T10:06:00Z">
        <w:r w:rsidRPr="004238A0" w:rsidDel="00651FA5">
          <w:rPr>
            <w:i w:val="0"/>
            <w:iCs w:val="0"/>
            <w:color w:val="auto"/>
            <w:sz w:val="22"/>
            <w:szCs w:val="22"/>
          </w:rPr>
          <w:delText>s</w:delText>
        </w:r>
      </w:del>
      <w:r w:rsidRPr="004238A0">
        <w:rPr>
          <w:i w:val="0"/>
          <w:iCs w:val="0"/>
          <w:color w:val="auto"/>
          <w:sz w:val="22"/>
          <w:szCs w:val="22"/>
        </w:rPr>
        <w:t>) to dark blue (</w:t>
      </w:r>
      <w:ins w:id="61" w:author="Viv Mcshane" w:date="2020-03-16T10:06:00Z">
        <w:r w:rsidR="00651FA5">
          <w:rPr>
            <w:i w:val="0"/>
            <w:iCs w:val="0"/>
            <w:noProof/>
            <w:color w:val="auto"/>
            <w:sz w:val="22"/>
            <w:szCs w:val="22"/>
          </w:rPr>
          <w:t>eight</w:t>
        </w:r>
      </w:ins>
      <w:del w:id="62" w:author="Viv Mcshane" w:date="2020-03-16T10:06:00Z">
        <w:r w:rsidRPr="004238A0" w:rsidDel="00651FA5">
          <w:rPr>
            <w:i w:val="0"/>
            <w:iCs w:val="0"/>
            <w:noProof/>
            <w:color w:val="auto"/>
            <w:sz w:val="22"/>
            <w:szCs w:val="22"/>
          </w:rPr>
          <w:delText>8</w:delText>
        </w:r>
      </w:del>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63"/>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22999" cy="2852247"/>
                    </a:xfrm>
                    <a:prstGeom prst="rect">
                      <a:avLst/>
                    </a:prstGeom>
                  </pic:spPr>
                </pic:pic>
              </a:graphicData>
            </a:graphic>
          </wp:inline>
        </w:drawing>
      </w:r>
      <w:commentRangeEnd w:id="63"/>
      <w:r w:rsidR="00651FA5">
        <w:rPr>
          <w:rStyle w:val="CommentReference"/>
        </w:rPr>
        <w:commentReference w:id="63"/>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64"/>
      <w:r w:rsidR="0052683E">
        <w:rPr>
          <w:rFonts w:ascii="Times New Roman" w:hAnsi="Times New Roman" w:cs="Times New Roman"/>
          <w:sz w:val="24"/>
          <w:szCs w:val="24"/>
        </w:rPr>
        <w:t>lot</w:t>
      </w:r>
      <w:commentRangeEnd w:id="64"/>
      <w:r w:rsidR="00804A37">
        <w:rPr>
          <w:rStyle w:val="CommentReference"/>
        </w:rPr>
        <w:commentReference w:id="64"/>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lang w:eastAsia="en-CA"/>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1E7CADD4"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4B4A24A5"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191609">
        <w:rPr>
          <w:rFonts w:eastAsia="Times New Roman" w:cs="Times New Roman"/>
        </w:rPr>
        <w:instrText xml:space="preserve"> ADDIN ZOTERO_ITEM CSL_CITATION {"citationID":"sP0QKTf0","properties":{"formattedCitation":"(Pouzols et al., 2014)","plainCitation":"(Pouzols et al., 2014)","dontUpdate":true,"noteIndex":0},"citationItems":[{"id":"xD3JE5k6/A0o9gYLW","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3"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4"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w:t>
      </w:r>
      <w:r w:rsidR="00804A37">
        <w:rPr>
          <w:rFonts w:cs="Times New Roman"/>
          <w:lang w:val="en-CA"/>
        </w:rPr>
        <w:t>er</w:t>
      </w:r>
      <w:r w:rsidR="00D15430">
        <w:rPr>
          <w:rFonts w:cs="Times New Roman"/>
          <w:lang w:val="en-CA"/>
        </w:rPr>
        <w:t xml:space="preserve"> proportion of species in other taxonomic </w:t>
      </w:r>
      <w:commentRangeStart w:id="65"/>
      <w:commentRangeStart w:id="66"/>
      <w:commentRangeStart w:id="67"/>
      <w:commentRangeStart w:id="68"/>
      <w:r w:rsidR="00D15430">
        <w:rPr>
          <w:rFonts w:cs="Times New Roman"/>
          <w:lang w:val="en-CA"/>
        </w:rPr>
        <w:t>groups</w:t>
      </w:r>
      <w:commentRangeEnd w:id="65"/>
      <w:r w:rsidR="00D15430">
        <w:rPr>
          <w:rStyle w:val="CommentReference"/>
          <w:rFonts w:asciiTheme="minorHAnsi" w:eastAsiaTheme="minorHAnsi" w:hAnsiTheme="minorHAnsi" w:cstheme="minorBidi"/>
          <w:color w:val="auto"/>
          <w:lang w:val="en-CA" w:eastAsia="en-US"/>
        </w:rPr>
        <w:commentReference w:id="65"/>
      </w:r>
      <w:commentRangeEnd w:id="66"/>
      <w:r w:rsidR="003D1DC4">
        <w:rPr>
          <w:rFonts w:cs="Times New Roman"/>
          <w:lang w:val="en-CA"/>
        </w:rPr>
        <w:t xml:space="preserve"> such as insects</w:t>
      </w:r>
      <w:r w:rsidR="00942DD2">
        <w:rPr>
          <w:rStyle w:val="CommentReference"/>
          <w:rFonts w:asciiTheme="minorHAnsi" w:eastAsiaTheme="minorHAnsi" w:hAnsiTheme="minorHAnsi" w:cstheme="minorBidi"/>
          <w:color w:val="auto"/>
          <w:lang w:val="en-CA" w:eastAsia="en-US"/>
        </w:rPr>
        <w:commentReference w:id="66"/>
      </w:r>
      <w:commentRangeEnd w:id="67"/>
      <w:r w:rsidR="00617126">
        <w:rPr>
          <w:rStyle w:val="CommentReference"/>
          <w:rFonts w:asciiTheme="minorHAnsi" w:eastAsiaTheme="minorHAnsi" w:hAnsiTheme="minorHAnsi" w:cstheme="minorBidi"/>
          <w:color w:val="auto"/>
          <w:lang w:val="en-CA" w:eastAsia="en-US"/>
        </w:rPr>
        <w:commentReference w:id="67"/>
      </w:r>
      <w:commentRangeEnd w:id="68"/>
      <w:r w:rsidR="00804A37">
        <w:rPr>
          <w:rStyle w:val="CommentReference"/>
          <w:rFonts w:asciiTheme="minorHAnsi" w:eastAsiaTheme="minorHAnsi" w:hAnsiTheme="minorHAnsi" w:cstheme="minorBidi"/>
          <w:color w:val="auto"/>
          <w:lang w:val="en-CA" w:eastAsia="en-US"/>
        </w:rPr>
        <w:commentReference w:id="68"/>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191609">
        <w:rPr>
          <w:rFonts w:eastAsia="Times New Roman" w:cs="Times New Roman"/>
        </w:rPr>
        <w:instrText xml:space="preserve"> ADDIN ZOTERO_ITEM CSL_CITATION {"citationID":"OmQfgKGi","properties":{"formattedCitation":"\\super 9\\nosupersub{}","plainCitation":"9","noteIndex":0},"citationItems":[{"id":"xD3JE5k6/A0o9gYLW","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191609" w:rsidRPr="00191609">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191609">
        <w:rPr>
          <w:rFonts w:cs="Times New Roman"/>
        </w:rPr>
        <w:instrText xml:space="preserve"> ADDIN ZOTERO_ITEM CSL_CITATION {"citationID":"8eKvKTVX","properties":{"formattedCitation":"\\super 10\\nosupersub{}","plainCitation":"10","noteIndex":0},"citationItems":[{"id":"xD3JE5k6/LhgIcZ5A","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191609" w:rsidRPr="00191609">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191609">
        <w:rPr>
          <w:rFonts w:cs="Times New Roman"/>
        </w:rPr>
        <w:instrText xml:space="preserve"> ADDIN ZOTERO_ITEM CSL_CITATION {"citationID":"DxwUXTE0","properties":{"formattedCitation":"\\super 11\\nosupersub{}","plainCitation":"11","noteIndex":0},"citationItems":[{"id":"xD3JE5k6/nauYc7C7","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191609" w:rsidRPr="00191609">
        <w:rPr>
          <w:rFonts w:cs="Times New Roman"/>
          <w:vertAlign w:val="superscript"/>
        </w:rPr>
        <w:t>11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69" w:name="_Hlk7000483"/>
      <w:r>
        <w:rPr>
          <w:rFonts w:cs="Times New Roman"/>
          <w:lang w:val="en-CA"/>
        </w:rPr>
        <w:t>, thus only focusing on stationary periods of the life cycle of migratory species</w:t>
      </w:r>
      <w:bookmarkEnd w:id="69"/>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70"/>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70"/>
      <w:r w:rsidR="006A29D0">
        <w:rPr>
          <w:rStyle w:val="CommentReference"/>
          <w:rFonts w:asciiTheme="minorHAnsi" w:eastAsiaTheme="minorHAnsi" w:hAnsiTheme="minorHAnsi" w:cstheme="minorBidi"/>
          <w:color w:val="auto"/>
          <w:lang w:val="en-CA" w:eastAsia="en-US"/>
        </w:rPr>
        <w:commentReference w:id="70"/>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5"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0B7ABE45"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6">
        <w:r>
          <w:rPr>
            <w:rStyle w:val="InternetLink"/>
            <w:rFonts w:cs="Times New Roman"/>
            <w:lang w:val="en-CA"/>
          </w:rPr>
          <w:t>https://www.protectedplanet.net</w:t>
        </w:r>
      </w:hyperlink>
      <w:r>
        <w:rPr>
          <w:rFonts w:cs="Times New Roman"/>
          <w:lang w:val="en-CA"/>
        </w:rPr>
        <w:t xml:space="preserve">). Following standard procedures for cleaning the protected area </w:t>
      </w:r>
      <w:commentRangeStart w:id="71"/>
      <w:commentRangeStart w:id="72"/>
      <w:r>
        <w:rPr>
          <w:rFonts w:cs="Times New Roman"/>
          <w:lang w:val="en-CA"/>
        </w:rPr>
        <w:t>dataset</w:t>
      </w:r>
      <w:commentRangeEnd w:id="71"/>
      <w:r w:rsidR="004E4136">
        <w:rPr>
          <w:rStyle w:val="CommentReference"/>
          <w:rFonts w:asciiTheme="minorHAnsi" w:eastAsiaTheme="minorHAnsi" w:hAnsiTheme="minorHAnsi" w:cstheme="minorBidi"/>
          <w:color w:val="auto"/>
          <w:lang w:val="en-CA" w:eastAsia="en-US"/>
        </w:rPr>
        <w:commentReference w:id="71"/>
      </w:r>
      <w:commentRangeEnd w:id="72"/>
      <w:r w:rsidR="00793E48">
        <w:rPr>
          <w:rStyle w:val="CommentReference"/>
          <w:rFonts w:asciiTheme="minorHAnsi" w:eastAsiaTheme="minorHAnsi" w:hAnsiTheme="minorHAnsi" w:cstheme="minorBidi"/>
          <w:color w:val="auto"/>
          <w:lang w:val="en-CA" w:eastAsia="en-US"/>
        </w:rPr>
        <w:commentReference w:id="72"/>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191609">
        <w:rPr>
          <w:rFonts w:cs="Times New Roman"/>
          <w:lang w:val="en-CA"/>
        </w:rPr>
        <w:instrText xml:space="preserve"> ADDIN ZOTERO_ITEM CSL_CITATION {"citationID":"sZb95Gs3","properties":{"formattedCitation":"\\super 12\\nosupersub{}","plainCitation":"12","noteIndex":0},"citationItems":[{"id":952,"uris":["http://zotero.org/users/878981/items/LMZRMJZV"],"uri":["http://zotero.org/users/878981/items/LMZRMJZV"],"itemData":{"id":952,"type":"article-journal","container-title":"Biological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191609" w:rsidRPr="00191609">
        <w:rPr>
          <w:rFonts w:cs="Times New Roman"/>
          <w:vertAlign w:val="superscript"/>
        </w:rPr>
        <w:t>12</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1FB6CB63" w14:textId="08C17CB6" w:rsidR="00577F65" w:rsidRPr="005A0054" w:rsidRDefault="005F71A7" w:rsidP="00BC1C25">
      <w:pPr>
        <w:spacing w:line="480" w:lineRule="auto"/>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w:t>
      </w:r>
      <w:proofErr w:type="gramStart"/>
      <w:r w:rsidRPr="005F71A7">
        <w:rPr>
          <w:rFonts w:ascii="Times New Roman" w:hAnsi="Times New Roman" w:cs="Times New Roman"/>
          <w:sz w:val="24"/>
          <w:szCs w:val="24"/>
        </w:rPr>
        <w:t>et  al.</w:t>
      </w:r>
      <w:proofErr w:type="gramEnd"/>
      <w:r w:rsidRPr="005F71A7">
        <w:rPr>
          <w:rFonts w:ascii="Times New Roman" w:hAnsi="Times New Roman" w:cs="Times New Roman"/>
          <w:sz w:val="24"/>
          <w:szCs w:val="24"/>
        </w:rPr>
        <w:t xml:space="preserve"> </w:t>
      </w:r>
      <w:r w:rsidRPr="005F71A7">
        <w:rPr>
          <w:rFonts w:ascii="Times New Roman" w:hAnsi="Times New Roman" w:cs="Times New Roman"/>
          <w:sz w:val="24"/>
          <w:szCs w:val="24"/>
        </w:rPr>
        <w:lastRenderedPageBreak/>
        <w:t>2016) and state investment and efforts for biodiversity conservation (</w:t>
      </w:r>
      <w:proofErr w:type="spellStart"/>
      <w:r w:rsidRPr="005F71A7">
        <w:rPr>
          <w:rFonts w:ascii="Times New Roman" w:hAnsi="Times New Roman" w:cs="Times New Roman"/>
          <w:sz w:val="24"/>
          <w:szCs w:val="24"/>
        </w:rPr>
        <w:t>Baynham</w:t>
      </w:r>
      <w:proofErr w:type="spellEnd"/>
      <w:r w:rsidRPr="005F71A7">
        <w:rPr>
          <w:rFonts w:ascii="Times New Roman" w:hAnsi="Times New Roman" w:cs="Times New Roman"/>
          <w:sz w:val="24"/>
          <w:szCs w:val="24"/>
        </w:rPr>
        <w:t>-Herd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r w:rsidR="00364F67">
        <w:fldChar w:fldCharType="begin"/>
      </w:r>
      <w:r w:rsidR="00191609">
        <w:instrText xml:space="preserve"> ADDIN ZOTERO_ITEM CSL_CITATION {"citationID":"Jhf5nZLh","properties":{"formattedCitation":"\\super 13\\nosupersub{}","plainCitation":"13","noteIndex":0},"citationItems":[{"id":958,"uris":["http://zotero.org/users/878981/items/PM9X8KPM"],"uri":["http://zotero.org/users/878981/items/PM9X8KPM"],"itemData":{"id":958,"type":"article-journal","container-title":"Environmental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64F67">
        <w:fldChar w:fldCharType="separate"/>
      </w:r>
      <w:r w:rsidR="00191609" w:rsidRPr="00191609">
        <w:rPr>
          <w:rFonts w:ascii="Times New Roman" w:hAnsi="Times New Roman" w:cs="Times New Roman"/>
          <w:sz w:val="24"/>
          <w:szCs w:val="24"/>
          <w:vertAlign w:val="superscript"/>
        </w:rPr>
        <w:t>13</w:t>
      </w:r>
      <w:r w:rsidR="00364F67">
        <w:fldChar w:fldCharType="end"/>
      </w:r>
      <w:r w:rsidR="00651FA5">
        <w:rPr>
          <w:rStyle w:val="InternetLink"/>
        </w:rPr>
        <w:t xml:space="preserve"> </w:t>
      </w:r>
      <w:hyperlink r:id="rId17" w:history="1">
        <w:r w:rsidR="00651FA5" w:rsidRPr="00733797">
          <w:rPr>
            <w:rStyle w:val="Hyperlink"/>
          </w:rPr>
          <w:t>https://datacatalog.worldbank.org/dataset/worldwide-governance-indicators</w:t>
        </w:r>
      </w:hyperlink>
    </w:p>
    <w:p w14:paraId="397CF4EB" w14:textId="174DDCB0" w:rsidR="004013F1"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2117FD9E" w14:textId="77777777" w:rsidR="00E03E70" w:rsidRPr="00F27EC2" w:rsidRDefault="00E03E70" w:rsidP="00BC1C25">
      <w:pPr>
        <w:spacing w:line="480" w:lineRule="auto"/>
        <w:rPr>
          <w:rFonts w:ascii="Times New Roman" w:hAnsi="Times New Roman" w:cs="Times New Roman"/>
          <w:sz w:val="24"/>
          <w:szCs w:val="24"/>
        </w:rPr>
      </w:pPr>
    </w:p>
    <w:p w14:paraId="53675E2F" w14:textId="6A25D346"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p>
    <w:p w14:paraId="1D38E720" w14:textId="4B7D4234"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{"citationID":"yQIp018o","properties":{"formattedCitation":"\\super 14\\nosupersub{}","plainCitation":"14","noteIndex":0},"citationItems":[{"id":945,"uris":["http://zotero.org/users/878981/items/FH46N624"],"uri":["http://zotero.org/users/878981/items/FH46N624"],"itemData":{"id":945,"type":"article-journal","abstract":"The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{"citationID":"fELINR94","properties":{"formattedCitation":"\\super 15\\nosupersub{}","plainCitation":"15","noteIndex":0},"citationItems":[{"id":944,"uris":["http://zotero.org/users/878981/items/M7N9GLJK"],"uri":["http://zotero.org/users/878981/items/M7N9GLJK"],"itemData":{"id":944,"type":"article-journal","abstract":"Current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15</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73"/>
      <w:r w:rsidR="009C5925">
        <w:rPr>
          <w:rFonts w:ascii="Times New Roman" w:hAnsi="Times New Roman" w:cs="Times New Roman"/>
          <w:sz w:val="24"/>
          <w:szCs w:val="24"/>
        </w:rPr>
        <w:t xml:space="preserve"> most recen</w:t>
      </w:r>
      <w:commentRangeEnd w:id="73"/>
      <w:r w:rsidR="004E4136">
        <w:rPr>
          <w:rStyle w:val="CommentReference"/>
        </w:rPr>
        <w:commentReference w:id="73"/>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{"citationID":"oDhXaXAz","properties":{"formattedCitation":"\\super 14\\nosupersub{}","plainCitation":"14","noteIndex":0},"citationItems":[{"id":945,"uris":["http://zotero.org/users/878981/items/FH46N624"],"uri":["http://zotero.org/users/878981/items/FH46N624"],"itemData":{"id":945,"type":"article-journal","abstract":"The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14</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{"citationID":"sfChOwLU","properties":{"formattedCitation":"\\super 16\\nosupersub{}","plainCitation":"16","noteIndex":0},"citationItems":[{"id":1156,"uris":["http://zotero.org/users/878981/items/W34RX56P"],"uri":["http://zotero.org/users/878981/items/W34RX56P"],"itemData":{"id":1156,"type":"article-journal","container-title":"Ecology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16</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{"citationID":"S8o5ym4e","properties":{"formattedCitation":"\\super 17\\nosupersub{}","plainCitation":"17","noteIndex":0},"citationItems":[{"id":943,"uris":["http://zotero.org/users/878981/items/3U9VHLJ8"],"uri":["http://zotero.org/users/878981/items/3U9VHLJ8"],"itemData":{"id":943,"type":"article-journal","abstract":"Analysis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17</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{"citationID":"1kLoSQ9O","properties":{"formattedCitation":"\\super 17\\nosupersub{}","plainCitation":"17","noteIndex":0},"citationItems":[{"id":943,"uris":["http://zotero.org/users/878981/items/3U9VHLJ8"],"uri":["http://zotero.org/users/878981/items/3U9VHLJ8"],"itemData":{"id":943,"type":"article-journal","abstract":"Analysis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17</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gives average relative biodiversity </w:t>
      </w:r>
      <w:proofErr w:type="gramStart"/>
      <w:r w:rsidR="0082332F" w:rsidRPr="0082332F">
        <w:rPr>
          <w:rFonts w:ascii="Times New Roman" w:hAnsi="Times New Roman" w:cs="Times New Roman"/>
          <w:sz w:val="24"/>
          <w:szCs w:val="24"/>
        </w:rPr>
        <w:t>gain</w:t>
      </w:r>
      <w:proofErr w:type="gramEnd"/>
      <w:r w:rsidR="0082332F" w:rsidRPr="0082332F">
        <w:rPr>
          <w:rFonts w:ascii="Times New Roman" w:hAnsi="Times New Roman" w:cs="Times New Roman"/>
          <w:sz w:val="24"/>
          <w:szCs w:val="24"/>
        </w:rPr>
        <w:t xml:space="preserve">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{"citationID":"icwme02W","properties":{"formattedCitation":"\\super 17\\nosupersub{}","plainCitation":"17","noteIndex":0},"citationItems":[{"id":943,"uris":["http://zotero.org/users/878981/items/3U9VHLJ8"],"uri":["http://zotero.org/users/878981/items/3U9VHLJ8"],"itemData":{"id":943,"type":"article-journal","abstract":"Analysis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17</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of the land-use change risk</w:t>
      </w:r>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6DBE40B2"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{"citationID":"pFHLATxU","properties":{"formattedCitation":"\\super 18\\nosupersub{}","plainCitation":"18","noteIndex":0},"citationItems":[{"id":265,"uris":["http://zotero.org/users/878981/items/4PNTRNFR"],"uri":["http://zotero.org/users/878981/items/4PNTRNFR"],"itemData":{"id":265,"type":"article-journal","abstract":"The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18</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socioeconomic risk, ii) land</w:t>
      </w:r>
      <w:r w:rsidR="00141E2A">
        <w:rPr>
          <w:rFonts w:ascii="Times New Roman" w:hAnsi="Times New Roman" w:cs="Times New Roman"/>
          <w:sz w:val="24"/>
          <w:szCs w:val="24"/>
        </w:rPr>
        <w:t>-</w:t>
      </w:r>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proofErr w:type="gramStart"/>
      <w:r w:rsidR="001C3406">
        <w:rPr>
          <w:rFonts w:ascii="Times New Roman" w:hAnsi="Times New Roman" w:cs="Times New Roman"/>
          <w:sz w:val="24"/>
          <w:szCs w:val="24"/>
        </w:rPr>
        <w:t>scenarios</w:t>
      </w:r>
      <w:proofErr w:type="gramEnd"/>
      <w:r w:rsidR="001C3406">
        <w:rPr>
          <w:rFonts w:ascii="Times New Roman" w:hAnsi="Times New Roman" w:cs="Times New Roman"/>
          <w:sz w:val="24"/>
          <w:szCs w:val="24"/>
        </w:rPr>
        <w:t xml:space="preserve">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74"/>
      <w:commentRangeEnd w:id="74"/>
      <w:r>
        <w:rPr>
          <w:rStyle w:val="CommentReference"/>
        </w:rPr>
        <w:commentReference w:id="74"/>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75"/>
      <w:commentRangeStart w:id="76"/>
      <w:commentRangeStart w:id="77"/>
      <w:r w:rsidR="00354042">
        <w:rPr>
          <w:rFonts w:ascii="Times New Roman" w:hAnsi="Times New Roman" w:cs="Times New Roman"/>
          <w:sz w:val="24"/>
          <w:szCs w:val="24"/>
        </w:rPr>
        <w:t>The target for each feature was set to 30% of their range</w:t>
      </w:r>
      <w:commentRangeEnd w:id="75"/>
      <w:del w:id="78"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76"/>
      <w:commentRangeEnd w:id="77"/>
      <w:ins w:id="79" w:author="richard" w:date="2020-02-01T10:29:00Z">
        <w:r w:rsidR="00364F67">
          <w:commentReference w:id="75"/>
        </w:r>
        <w:r w:rsidR="00B85EB7">
          <w:rPr>
            <w:rStyle w:val="CommentReference"/>
          </w:rPr>
          <w:commentReference w:id="76"/>
        </w:r>
      </w:ins>
      <w:r w:rsidR="00534F33">
        <w:rPr>
          <w:rStyle w:val="CommentReference"/>
        </w:rPr>
        <w:commentReference w:id="77"/>
      </w:r>
      <w:ins w:id="80"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81"/>
      <w:r w:rsidR="007B1A0F">
        <w:rPr>
          <w:rFonts w:ascii="Times New Roman" w:hAnsi="Times New Roman" w:cs="Times New Roman"/>
          <w:sz w:val="24"/>
          <w:szCs w:val="24"/>
        </w:rPr>
        <w:t>.</w:t>
      </w:r>
      <w:commentRangeEnd w:id="81"/>
      <w:r w:rsidR="002225E4">
        <w:rPr>
          <w:rStyle w:val="CommentReference"/>
        </w:rPr>
        <w:commentReference w:id="81"/>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63FBBF7A" w14:textId="77777777"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82"/>
      <w:r>
        <w:rPr>
          <w:rFonts w:ascii="Times New Roman" w:eastAsia="Times New Roman" w:hAnsi="Times New Roman" w:cs="Times New Roman"/>
          <w:sz w:val="24"/>
          <w:szCs w:val="24"/>
        </w:rPr>
        <w:t>of</w:t>
      </w:r>
      <w:commentRangeEnd w:id="82"/>
      <w:r>
        <w:commentReference w:id="82"/>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83"/>
      <w:del w:id="84" w:author="richard" w:date="2020-02-01T11:21:00Z">
        <w:r w:rsidDel="00007B4C">
          <w:rPr>
            <w:rFonts w:ascii="Times New Roman" w:eastAsia="Times New Roman" w:hAnsi="Times New Roman" w:cs="Times New Roman"/>
            <w:sz w:val="24"/>
            <w:szCs w:val="24"/>
          </w:rPr>
          <w:delText xml:space="preserve">risk </w:delText>
        </w:r>
        <w:commentRangeEnd w:id="83"/>
        <w:r w:rsidDel="00007B4C">
          <w:rPr>
            <w:rStyle w:val="CommentReference"/>
          </w:rPr>
          <w:commentReference w:id="83"/>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85"/>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85"/>
      <w:r>
        <w:rPr>
          <w:rStyle w:val="CommentReference"/>
        </w:rPr>
        <w:commentReference w:id="85"/>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richard" w:date="2019-12-19T14:42:00Z" w:initials="r">
    <w:p w14:paraId="6082D76A" w14:textId="77777777" w:rsidR="001D4B17" w:rsidRDefault="001D4B17">
      <w:r>
        <w:rPr>
          <w:rFonts w:ascii="Liberation Serif" w:eastAsia="DejaVu Sans" w:hAnsi="Liberation Serif" w:cs="DejaVu Sans"/>
          <w:sz w:val="24"/>
          <w:szCs w:val="24"/>
          <w:lang w:val="en-US" w:bidi="en-US"/>
        </w:rPr>
        <w:t>fully referenced</w:t>
      </w:r>
      <w:bookmarkStart w:id="2" w:name="_GoBack"/>
      <w:bookmarkEnd w:id="2"/>
      <w:r>
        <w:rPr>
          <w:rFonts w:ascii="Liberation Serif" w:eastAsia="DejaVu Sans" w:hAnsi="Liberation Serif" w:cs="DejaVu Sans"/>
          <w:sz w:val="24"/>
          <w:szCs w:val="24"/>
          <w:lang w:val="en-US" w:bidi="en-US"/>
        </w:rPr>
        <w:t xml:space="preserve"> summary paragraph, ideally of no more than 200 words, which is separate from the main text and avoids numbers, abbreviations, acronyms or measurements unless essential.</w:t>
      </w:r>
    </w:p>
    <w:p w14:paraId="168EF180" w14:textId="77777777" w:rsidR="001D4B17" w:rsidRDefault="001D4B17">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1D4B17" w:rsidRDefault="001D4B17">
      <w:r>
        <w:rPr>
          <w:rFonts w:ascii="Liberation Serif" w:eastAsia="DejaVu Sans" w:hAnsi="Liberation Serif" w:cs="DejaVu Sans"/>
          <w:sz w:val="24"/>
          <w:szCs w:val="24"/>
          <w:lang w:val="en-US" w:bidi="en-US"/>
        </w:rPr>
        <w:t>https://www.nature.com/documents/nature-summary-paragraph.pdf</w:t>
      </w:r>
    </w:p>
  </w:comment>
  <w:comment w:id="3" w:author="Jeffrey Owen Hanson" w:date="2020-03-16T09:45:00Z" w:initials="JOH">
    <w:p w14:paraId="7E3F6DFD" w14:textId="75094880" w:rsidR="001D4B17" w:rsidRDefault="001D4B17">
      <w:pPr>
        <w:pStyle w:val="CommentText"/>
      </w:pPr>
      <w:r>
        <w:rPr>
          <w:rStyle w:val="CommentReference"/>
        </w:rPr>
        <w:annotationRef/>
      </w:r>
      <w:r>
        <w:t>I agree with Joe – I think it would be better to focus on the main results of the analysis rather than introducing a new framework.</w:t>
      </w:r>
    </w:p>
  </w:comment>
  <w:comment w:id="4" w:author="Joseph Bennett" w:date="2020-03-13T10:01:00Z" w:initials="JB">
    <w:p w14:paraId="04C7153F" w14:textId="6F153203" w:rsidR="001D4B17" w:rsidRDefault="001D4B17">
      <w:pPr>
        <w:pStyle w:val="CommentText"/>
      </w:pPr>
      <w:r>
        <w:rPr>
          <w:rStyle w:val="CommentReference"/>
        </w:rPr>
        <w:annotationRef/>
      </w:r>
      <w:r>
        <w:t xml:space="preserve">I’m not sure these terms match with our datasets, and I feel like we’re </w:t>
      </w:r>
      <w:proofErr w:type="spellStart"/>
      <w:r>
        <w:t>gonna</w:t>
      </w:r>
      <w:proofErr w:type="spellEnd"/>
      <w:r>
        <w:t xml:space="preserve"> need to define these fairly early after this paragraph and link them clearly with the analyses. What do you think? </w:t>
      </w:r>
    </w:p>
  </w:comment>
  <w:comment w:id="5" w:author="Buxton,Rachel" w:date="2020-03-11T07:29:00Z" w:initials="B">
    <w:p w14:paraId="7C24BFA0" w14:textId="4B3B94A2" w:rsidR="001D4B17" w:rsidRDefault="001D4B17">
      <w:pPr>
        <w:pStyle w:val="CommentText"/>
      </w:pPr>
      <w:r>
        <w:rPr>
          <w:rStyle w:val="CommentReference"/>
        </w:rPr>
        <w:annotationRef/>
      </w:r>
      <w:r>
        <w:t>? Do you mean this as cost/benefit? Also this sentence makes it sound like we’re introducing a framework rather than actually implementing it. Maybe something like this:</w:t>
      </w:r>
    </w:p>
    <w:p w14:paraId="738189AF" w14:textId="77777777" w:rsidR="001D4B17" w:rsidRDefault="001D4B17">
      <w:pPr>
        <w:pStyle w:val="CommentText"/>
      </w:pPr>
    </w:p>
    <w:p w14:paraId="0C8F3567" w14:textId="5399D7A3" w:rsidR="001D4B17" w:rsidRDefault="001D4B17">
      <w:pPr>
        <w:pStyle w:val="CommentText"/>
      </w:pPr>
      <w:r>
        <w:rPr>
          <w:rFonts w:ascii="Times New Roman" w:eastAsia="Times New Roman" w:hAnsi="Times New Roman" w:cs="Times New Roman"/>
          <w:sz w:val="24"/>
          <w:szCs w:val="24"/>
        </w:rPr>
        <w:t xml:space="preserve">Here we use a new framework to balance the costs and benefits with a range of uncertainties, including </w:t>
      </w:r>
      <w:r w:rsidRPr="008175F3">
        <w:rPr>
          <w:rFonts w:ascii="Times New Roman" w:eastAsia="Times New Roman" w:hAnsi="Times New Roman" w:cs="Times New Roman"/>
          <w:sz w:val="24"/>
          <w:szCs w:val="24"/>
        </w:rPr>
        <w:t xml:space="preserve">political instability and corruption; weak governance; systemic crisis; the probability of project failure; </w:t>
      </w:r>
      <w:r>
        <w:rPr>
          <w:rFonts w:ascii="Times New Roman" w:eastAsia="Times New Roman" w:hAnsi="Times New Roman" w:cs="Times New Roman"/>
          <w:sz w:val="24"/>
          <w:szCs w:val="24"/>
        </w:rPr>
        <w:t>land use impacts</w:t>
      </w:r>
      <w:r w:rsidRPr="008175F3">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climate impacts, to plan for a global protected area system more resilient to future change.</w:t>
      </w:r>
    </w:p>
  </w:comment>
  <w:comment w:id="6" w:author="Joseph Bennett" w:date="2020-03-13T10:02:00Z" w:initials="JB">
    <w:p w14:paraId="2FE89600" w14:textId="77777777" w:rsidR="001D4B17" w:rsidRDefault="001D4B17">
      <w:pPr>
        <w:pStyle w:val="CommentText"/>
      </w:pPr>
      <w:r>
        <w:rPr>
          <w:rStyle w:val="CommentReference"/>
        </w:rPr>
        <w:annotationRef/>
      </w:r>
      <w:r>
        <w:t xml:space="preserve">I guess it all depends on how we frame – introduce framework versus say this is where things change when we use the framework. </w:t>
      </w:r>
    </w:p>
    <w:p w14:paraId="784A1B83" w14:textId="77777777" w:rsidR="001D4B17" w:rsidRDefault="001D4B17">
      <w:pPr>
        <w:pStyle w:val="CommentText"/>
      </w:pPr>
    </w:p>
    <w:p w14:paraId="03B8E68C" w14:textId="6E8BF35A" w:rsidR="001D4B17" w:rsidRDefault="001D4B17">
      <w:pPr>
        <w:pStyle w:val="CommentText"/>
      </w:pPr>
      <w:r>
        <w:t>Tough call. Introduce and use – to show how things change? The framework is pretty cool. But I wonder if sharp elbows may come into play if we overemphasize it?</w:t>
      </w:r>
    </w:p>
  </w:comment>
  <w:comment w:id="7" w:author="Allison Binley" w:date="2020-03-09T09:14:00Z" w:initials="AB">
    <w:p w14:paraId="72DBF6EF" w14:textId="10474D86" w:rsidR="001D4B17" w:rsidRDefault="001D4B17">
      <w:pPr>
        <w:pStyle w:val="CommentText"/>
      </w:pPr>
      <w:r>
        <w:rPr>
          <w:rStyle w:val="CommentReference"/>
        </w:rPr>
        <w:annotationRef/>
      </w:r>
      <w:r>
        <w:t>I think it would be good to be a bit more explicit about our results/conclusions in this paragraph. More specific conclusions about what this means on the global and country level. I realize the word limit doesn’t leave any room for this though</w:t>
      </w:r>
    </w:p>
  </w:comment>
  <w:comment w:id="8" w:author="Buxton,Rachel" w:date="2020-03-11T08:23:00Z" w:initials="B">
    <w:p w14:paraId="2A45CAF4" w14:textId="5140C02B" w:rsidR="001D4B17" w:rsidRDefault="001D4B17">
      <w:pPr>
        <w:pStyle w:val="CommentText"/>
      </w:pPr>
      <w:r>
        <w:rPr>
          <w:rStyle w:val="CommentReference"/>
        </w:rPr>
        <w:annotationRef/>
      </w:r>
      <w:r>
        <w:t>Agree – I tried to consolidate some words to help make room for this.</w:t>
      </w:r>
    </w:p>
  </w:comment>
  <w:comment w:id="9" w:author="Joseph Bennett" w:date="2020-03-13T10:03:00Z" w:initials="JB">
    <w:p w14:paraId="61E11BD6" w14:textId="3EA348AD" w:rsidR="001D4B17" w:rsidRDefault="001D4B17">
      <w:pPr>
        <w:pStyle w:val="CommentText"/>
      </w:pPr>
      <w:r>
        <w:rPr>
          <w:rStyle w:val="CommentReference"/>
        </w:rPr>
        <w:annotationRef/>
      </w:r>
      <w:r>
        <w:t xml:space="preserve">Also agree. I think we can highlight how things would change if we consider all these things. To me that’s a cool message and we’re sticking out necks out a bit less. </w:t>
      </w:r>
    </w:p>
  </w:comment>
  <w:comment w:id="10" w:author="Joseph Bennett" w:date="2020-03-13T10:57:00Z" w:initials="JB">
    <w:p w14:paraId="401C1771" w14:textId="7A7C8671" w:rsidR="001D4B17" w:rsidRDefault="001D4B17">
      <w:pPr>
        <w:pStyle w:val="CommentText"/>
      </w:pPr>
      <w:r>
        <w:rPr>
          <w:rStyle w:val="CommentReference"/>
        </w:rPr>
        <w:annotationRef/>
      </w:r>
      <w:r>
        <w:t xml:space="preserve">Framing again. Framework and analysis? </w:t>
      </w:r>
    </w:p>
  </w:comment>
  <w:comment w:id="11" w:author="Allison Binley" w:date="2020-03-09T10:01:00Z" w:initials="AB">
    <w:p w14:paraId="50C339F2" w14:textId="77777777" w:rsidR="00D16D7D" w:rsidRDefault="00D16D7D" w:rsidP="00D16D7D">
      <w:pPr>
        <w:pStyle w:val="CommentText"/>
      </w:pPr>
      <w:r>
        <w:rPr>
          <w:rStyle w:val="CommentReference"/>
        </w:rPr>
        <w:annotationRef/>
      </w:r>
      <w:r>
        <w:t>Maybe this is the sort of conclusion/result we can include in the summary paragraph?</w:t>
      </w:r>
    </w:p>
  </w:comment>
  <w:comment w:id="12" w:author="Buxton,Rachel" w:date="2020-03-11T09:38:00Z" w:initials="B">
    <w:p w14:paraId="6C92DD2A" w14:textId="77777777" w:rsidR="00D16D7D" w:rsidRDefault="00D16D7D" w:rsidP="00D16D7D">
      <w:pPr>
        <w:pStyle w:val="CommentText"/>
      </w:pPr>
      <w:r>
        <w:rPr>
          <w:rStyle w:val="CommentReference"/>
        </w:rPr>
        <w:annotationRef/>
      </w:r>
      <w:proofErr w:type="gramStart"/>
      <w:r>
        <w:t>Yes</w:t>
      </w:r>
      <w:proofErr w:type="gramEnd"/>
      <w:r>
        <w:t xml:space="preserve"> agree, this is a neat result. Maybe even abstract worthy.</w:t>
      </w:r>
    </w:p>
  </w:comment>
  <w:comment w:id="14" w:author="richard" w:date="2019-12-19T14:43:00Z" w:initials="r">
    <w:p w14:paraId="35C5777D" w14:textId="7DDC1F9B" w:rsidR="001D4B17" w:rsidRDefault="001D4B17"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15" w:author="richard" w:date="2020-04-08T08:51:00Z" w:initials="r">
    <w:p w14:paraId="02F9C146" w14:textId="352CEA21" w:rsidR="001D4B17" w:rsidRDefault="001D4B17">
      <w:pPr>
        <w:pStyle w:val="CommentText"/>
      </w:pPr>
      <w:r>
        <w:rPr>
          <w:rStyle w:val="CommentReference"/>
        </w:rPr>
        <w:annotationRef/>
      </w:r>
      <w:r>
        <w:t>Rachel:</w:t>
      </w:r>
    </w:p>
    <w:p w14:paraId="35D59256" w14:textId="77777777" w:rsidR="001D4B17" w:rsidRDefault="001D4B17"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1D4B17" w:rsidRDefault="001D4B17" w:rsidP="00775A8E">
      <w:pPr>
        <w:pStyle w:val="CommentText"/>
      </w:pPr>
    </w:p>
    <w:p w14:paraId="171EC2BE" w14:textId="24394A94" w:rsidR="001D4B17" w:rsidRDefault="001D4B17"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16" w:author="Jeffrey Owen Hanson" w:date="2020-03-16T10:14:00Z" w:initials="JOH">
    <w:p w14:paraId="5B350973" w14:textId="74657CF3" w:rsidR="001D4B17" w:rsidRDefault="001D4B17">
      <w:pPr>
        <w:pStyle w:val="CommentText"/>
      </w:pPr>
      <w:r>
        <w:rPr>
          <w:rStyle w:val="CommentReference"/>
        </w:rPr>
        <w:annotationRef/>
      </w:r>
      <w:r>
        <w:t xml:space="preserve">I wouldn’t phrase it like this because it slightly gets into the “land-sharing” vs. “land-sparing” debate, and could upset a reviewer. </w:t>
      </w:r>
    </w:p>
  </w:comment>
  <w:comment w:id="17" w:author="Jeffrey Owen Hanson" w:date="2020-03-16T09:46:00Z" w:initials="JOH">
    <w:p w14:paraId="717D19E5" w14:textId="24BD0F57" w:rsidR="001D4B17" w:rsidRDefault="001D4B17">
      <w:pPr>
        <w:pStyle w:val="CommentText"/>
      </w:pPr>
      <w:r>
        <w:t xml:space="preserve">Before, getting into performance of protected areas, </w:t>
      </w:r>
      <w:r>
        <w:rPr>
          <w:rStyle w:val="CommentReference"/>
        </w:rPr>
        <w:annotationRef/>
      </w:r>
      <w:r>
        <w:t>I think it might be useful to provide examples of what this uncertainty can mean and how this can cause protected areas to fail. For example, “shifting species distributions” or “lost opportunities due to land-use changes”? IMO, if you could provide an example for each of the main risk datasets then this would provide the reader with a better understanding of why accounting for risk is important. Then the following sentence would do a great job at leading into effective planning of protected areas. I guess my point is a more “show” don’t “tell” approach might work slightly better here.</w:t>
      </w:r>
    </w:p>
  </w:comment>
  <w:comment w:id="20" w:author="Jeffrey Owen Hanson" w:date="2020-03-16T10:05:00Z" w:initials="JOH">
    <w:p w14:paraId="11B46D81" w14:textId="497E6E06" w:rsidR="001D4B17" w:rsidRDefault="001D4B17">
      <w:pPr>
        <w:pStyle w:val="CommentText"/>
      </w:pPr>
      <w:r>
        <w:rPr>
          <w:rStyle w:val="CommentReference"/>
        </w:rPr>
        <w:annotationRef/>
      </w:r>
      <w:r>
        <w:t>I would structure this so that you start a new paragraph when talking about this study specifically. This helps make it clear to the reader when you transition from “background stuff” to “aims/methods”</w:t>
      </w:r>
    </w:p>
  </w:comment>
  <w:comment w:id="21" w:author="Joseph Bennett" w:date="2020-03-13T11:06:00Z" w:initials="JB">
    <w:p w14:paraId="028D5099" w14:textId="77777777" w:rsidR="001D4B17" w:rsidRDefault="001D4B17">
      <w:pPr>
        <w:pStyle w:val="CommentText"/>
      </w:pPr>
      <w:r>
        <w:rPr>
          <w:rStyle w:val="CommentReference"/>
        </w:rPr>
        <w:annotationRef/>
      </w:r>
      <w:r>
        <w:t xml:space="preserve">As above – will have to clearly define these I think? </w:t>
      </w:r>
    </w:p>
    <w:p w14:paraId="38A089E0" w14:textId="77777777" w:rsidR="001D4B17" w:rsidRDefault="001D4B17">
      <w:pPr>
        <w:pStyle w:val="CommentText"/>
      </w:pPr>
    </w:p>
    <w:p w14:paraId="67CD5732" w14:textId="77777777" w:rsidR="001D4B17" w:rsidRDefault="001D4B17">
      <w:pPr>
        <w:pStyle w:val="CommentText"/>
      </w:pPr>
      <w:r>
        <w:t>Also, this stuff is repeated in a sentence below. Maybe here is best spot?</w:t>
      </w:r>
    </w:p>
    <w:p w14:paraId="7AD3499E" w14:textId="77777777" w:rsidR="001D4B17" w:rsidRDefault="001D4B17">
      <w:pPr>
        <w:pStyle w:val="CommentText"/>
      </w:pPr>
    </w:p>
    <w:p w14:paraId="07BEF7F8" w14:textId="77777777" w:rsidR="001D4B17" w:rsidRDefault="001D4B17">
      <w:pPr>
        <w:pStyle w:val="CommentText"/>
      </w:pPr>
      <w:r>
        <w:t xml:space="preserve">OR, as Rachel suggests, move this below and then very briefly define. </w:t>
      </w:r>
    </w:p>
    <w:p w14:paraId="1551A2BF" w14:textId="77777777" w:rsidR="001D4B17" w:rsidRDefault="001D4B17">
      <w:pPr>
        <w:pStyle w:val="CommentText"/>
      </w:pPr>
    </w:p>
    <w:p w14:paraId="1750CE93" w14:textId="0876F868" w:rsidR="001D4B17" w:rsidRDefault="001D4B17">
      <w:pPr>
        <w:pStyle w:val="CommentText"/>
      </w:pPr>
      <w:r>
        <w:t xml:space="preserve">Nature format is always a bit odd, because have to provide a bit of info in intro since the methods are stuck way at bottom. </w:t>
      </w:r>
    </w:p>
  </w:comment>
  <w:comment w:id="22" w:author="Buxton,Rachel" w:date="2020-03-11T10:08:00Z" w:initials="B">
    <w:p w14:paraId="5B4FDDB3" w14:textId="2EF13435" w:rsidR="001D4B17" w:rsidRDefault="001D4B17">
      <w:pPr>
        <w:pStyle w:val="CommentText"/>
      </w:pPr>
      <w:r>
        <w:rPr>
          <w:rStyle w:val="CommentReference"/>
        </w:rPr>
        <w:annotationRef/>
      </w:r>
      <w:r>
        <w:t>Might need to describe these briefly here. E.g., I think these are 2050 projections of climate novelty and changes in land-use type based on SSPs?</w:t>
      </w:r>
    </w:p>
  </w:comment>
  <w:comment w:id="23" w:author="Joseph Bennett" w:date="2020-03-13T11:08:00Z" w:initials="JB">
    <w:p w14:paraId="573EF3DA" w14:textId="37905FB4" w:rsidR="001D4B17" w:rsidRDefault="001D4B17">
      <w:pPr>
        <w:pStyle w:val="CommentText"/>
      </w:pPr>
      <w:r>
        <w:rPr>
          <w:rStyle w:val="CommentReference"/>
        </w:rPr>
        <w:annotationRef/>
      </w:r>
      <w:r>
        <w:t xml:space="preserve">Consolidate with similar sentence above? </w:t>
      </w:r>
    </w:p>
  </w:comment>
  <w:comment w:id="24" w:author="Buxton,Rachel" w:date="2020-03-11T09:15:00Z" w:initials="B">
    <w:p w14:paraId="118C79AB" w14:textId="0F682B94" w:rsidR="001D4B17" w:rsidRDefault="001D4B17">
      <w:pPr>
        <w:pStyle w:val="CommentText"/>
      </w:pPr>
      <w:r>
        <w:rPr>
          <w:rStyle w:val="CommentReference"/>
        </w:rPr>
        <w:annotationRef/>
      </w:r>
      <w:r>
        <w:t>Can we just say ‘all known’?</w:t>
      </w:r>
    </w:p>
  </w:comment>
  <w:comment w:id="26" w:author="Joseph Bennett" w:date="2020-03-13T11:43:00Z" w:initials="JB">
    <w:p w14:paraId="573F7B6C" w14:textId="76A3419F" w:rsidR="001D4B17" w:rsidRDefault="001D4B17">
      <w:pPr>
        <w:pStyle w:val="CommentText"/>
      </w:pPr>
      <w:r>
        <w:rPr>
          <w:rStyle w:val="CommentReference"/>
        </w:rPr>
        <w:annotationRef/>
      </w:r>
      <w:r>
        <w:t>Cite a table?</w:t>
      </w:r>
    </w:p>
  </w:comment>
  <w:comment w:id="25" w:author="Joseph Bennett" w:date="2020-03-13T11:49:00Z" w:initials="JB">
    <w:p w14:paraId="57A8A910" w14:textId="65F108E1" w:rsidR="001D4B17" w:rsidRDefault="001D4B17">
      <w:pPr>
        <w:pStyle w:val="CommentText"/>
      </w:pPr>
      <w:r>
        <w:rPr>
          <w:rStyle w:val="CommentReference"/>
        </w:rPr>
        <w:annotationRef/>
      </w:r>
      <w:r>
        <w:t>Need to define objective clearly here</w:t>
      </w:r>
    </w:p>
  </w:comment>
  <w:comment w:id="27" w:author="Jeffrey Owen Hanson" w:date="2020-03-16T10:26:00Z" w:initials="JOH">
    <w:p w14:paraId="050438E1" w14:textId="1A6DF905" w:rsidR="001D4B17" w:rsidRDefault="001D4B17">
      <w:pPr>
        <w:pStyle w:val="CommentText"/>
      </w:pPr>
      <w:r>
        <w:rPr>
          <w:rStyle w:val="CommentReference"/>
        </w:rPr>
        <w:annotationRef/>
      </w:r>
      <w:r>
        <w:t xml:space="preserve">Have you thought about talking about a few example “interesting” species? E.g. you could look for VU/EN/CR species that are represented in different places among the different scenarios and talk about them? E.g. in the blah scenario, species A was represented in (country </w:t>
      </w:r>
      <w:proofErr w:type="gramStart"/>
      <w:r>
        <w:t>A?,</w:t>
      </w:r>
      <w:proofErr w:type="gramEnd"/>
      <w:r>
        <w:t xml:space="preserve"> places with stable climates? </w:t>
      </w:r>
      <w:proofErr w:type="spellStart"/>
      <w:r>
        <w:t>Etc</w:t>
      </w:r>
      <w:proofErr w:type="spellEnd"/>
      <w:r>
        <w:t xml:space="preserve">) and in the blah scenario it was represented somewhere else? </w:t>
      </w:r>
      <w:proofErr w:type="gramStart"/>
      <w:r>
        <w:t>This  would</w:t>
      </w:r>
      <w:proofErr w:type="gramEnd"/>
      <w:r>
        <w:t xml:space="preserve"> help show how the different scenarios affected species and could lead to different outcomes for biodiversity? This might also help readers understand what the scenarios actually mean for the species?</w:t>
      </w:r>
    </w:p>
  </w:comment>
  <w:comment w:id="29" w:author="Jeffrey Owen Hanson" w:date="2020-03-16T10:09:00Z" w:initials="JOH">
    <w:p w14:paraId="1AFDB8E4" w14:textId="49D699A7" w:rsidR="001D4B17" w:rsidRDefault="001D4B17">
      <w:pPr>
        <w:pStyle w:val="CommentText"/>
      </w:pPr>
      <w:r>
        <w:rPr>
          <w:rStyle w:val="CommentReference"/>
        </w:rPr>
        <w:annotationRef/>
      </w:r>
      <w:r>
        <w:t>Perhaps solutions? Prioritizations?</w:t>
      </w:r>
    </w:p>
  </w:comment>
  <w:comment w:id="28" w:author="Jeffrey Owen Hanson" w:date="2020-03-16T10:09:00Z" w:initials="JOH">
    <w:p w14:paraId="0C463685" w14:textId="55BBC0DC" w:rsidR="001D4B17" w:rsidRDefault="001D4B17">
      <w:pPr>
        <w:pStyle w:val="CommentText"/>
      </w:pPr>
      <w:r>
        <w:rPr>
          <w:rStyle w:val="CommentReference"/>
        </w:rPr>
        <w:annotationRef/>
      </w:r>
      <w:r>
        <w:t xml:space="preserve">What do you think about flipping this sentence </w:t>
      </w:r>
      <w:proofErr w:type="spellStart"/>
      <w:r>
        <w:t>e.g</w:t>
      </w:r>
      <w:proofErr w:type="spellEnd"/>
      <w:r>
        <w:t xml:space="preserve">, “We found that priority areas identified using different risk scenarios had very little spatial </w:t>
      </w:r>
      <w:proofErr w:type="gramStart"/>
      <w:r>
        <w:t>overlap.</w:t>
      </w:r>
      <w:proofErr w:type="gramEnd"/>
      <w:r>
        <w:t xml:space="preserve"> Despite most prioritizations encompassing a similar overall extent, ….”. My impression is that the introduction sets up a more “spatial location is important” (e.g. because risks mean that if you protect the wrong place then it does nothing) angle than “total amount of land is important” angle (e.g. Half Earth, 30 by 2030 </w:t>
      </w:r>
      <w:proofErr w:type="spellStart"/>
      <w:r>
        <w:t>etc</w:t>
      </w:r>
      <w:proofErr w:type="spellEnd"/>
      <w:r>
        <w:t>)? Does that make sense?</w:t>
      </w:r>
    </w:p>
  </w:comment>
  <w:comment w:id="30" w:author="Buxton,Rachel" w:date="2020-03-11T09:37:00Z" w:initials="B">
    <w:p w14:paraId="00E7B358" w14:textId="1B6FA0A0" w:rsidR="001D4B17" w:rsidRDefault="001D4B17">
      <w:pPr>
        <w:pStyle w:val="CommentText"/>
      </w:pPr>
      <w:r>
        <w:rPr>
          <w:rStyle w:val="CommentReference"/>
        </w:rPr>
        <w:annotationRef/>
      </w:r>
      <w:r>
        <w:t>Great! Might be worth elaborating a bit in the introductory material (see my comment).</w:t>
      </w:r>
    </w:p>
  </w:comment>
  <w:comment w:id="31" w:author="Joseph Bennett" w:date="2020-03-13T13:46:00Z" w:initials="JB">
    <w:p w14:paraId="4582C2A5" w14:textId="6B0DD7F5" w:rsidR="001D4B17" w:rsidRDefault="001D4B17">
      <w:pPr>
        <w:pStyle w:val="CommentText"/>
      </w:pPr>
      <w:r>
        <w:rPr>
          <w:rStyle w:val="CommentReference"/>
        </w:rPr>
        <w:annotationRef/>
      </w:r>
      <w:r>
        <w:t>agree</w:t>
      </w:r>
    </w:p>
  </w:comment>
  <w:comment w:id="32" w:author="Allison Binley" w:date="2020-03-09T10:01:00Z" w:initials="AB">
    <w:p w14:paraId="79865FE7" w14:textId="2B16225F" w:rsidR="001D4B17" w:rsidRDefault="001D4B17">
      <w:pPr>
        <w:pStyle w:val="CommentText"/>
      </w:pPr>
      <w:r>
        <w:rPr>
          <w:rStyle w:val="CommentReference"/>
        </w:rPr>
        <w:annotationRef/>
      </w:r>
      <w:r>
        <w:t>Maybe this is the sort of conclusion/result we can include in the summary paragraph?</w:t>
      </w:r>
    </w:p>
  </w:comment>
  <w:comment w:id="33" w:author="Buxton,Rachel" w:date="2020-03-11T09:38:00Z" w:initials="B">
    <w:p w14:paraId="3914DFF8" w14:textId="5B3A312C" w:rsidR="001D4B17" w:rsidRDefault="001D4B17">
      <w:pPr>
        <w:pStyle w:val="CommentText"/>
      </w:pPr>
      <w:r>
        <w:rPr>
          <w:rStyle w:val="CommentReference"/>
        </w:rPr>
        <w:annotationRef/>
      </w:r>
      <w:proofErr w:type="gramStart"/>
      <w:r>
        <w:t>Yes</w:t>
      </w:r>
      <w:proofErr w:type="gramEnd"/>
      <w:r>
        <w:t xml:space="preserve"> agree, this is a neat result. Maybe even abstract worthy.</w:t>
      </w:r>
    </w:p>
  </w:comment>
  <w:comment w:id="35" w:author="Jeffrey Owen Hanson" w:date="2020-03-16T09:52:00Z" w:initials="JOH">
    <w:p w14:paraId="06508C56" w14:textId="19EB7D3B" w:rsidR="001D4B17" w:rsidRDefault="001D4B17">
      <w:pPr>
        <w:pStyle w:val="CommentText"/>
      </w:pPr>
      <w:r>
        <w:rPr>
          <w:rStyle w:val="CommentReference"/>
        </w:rPr>
        <w:annotationRef/>
      </w:r>
      <w:r>
        <w:t>Could you express this a proportion? If it’s too difficult to express as a proportion of a specific prioritization, then maybe as a proportion of the total amount of land in considered in the prioritizations?</w:t>
      </w:r>
    </w:p>
  </w:comment>
  <w:comment w:id="36" w:author="richard" w:date="2020-04-08T09:27:00Z" w:initials="r">
    <w:p w14:paraId="1E83021B" w14:textId="29C7CD9B" w:rsidR="006E0A9C" w:rsidRDefault="006E0A9C">
      <w:pPr>
        <w:pStyle w:val="CommentText"/>
      </w:pPr>
      <w:r>
        <w:rPr>
          <w:rStyle w:val="CommentReference"/>
        </w:rPr>
        <w:annotationRef/>
      </w:r>
      <w:r>
        <w:t>Jeff:</w:t>
      </w:r>
    </w:p>
    <w:p w14:paraId="71277265" w14:textId="2A3400B7" w:rsidR="006E0A9C" w:rsidRDefault="006E0A9C" w:rsidP="006E0A9C">
      <w:pPr>
        <w:pStyle w:val="CommentText"/>
      </w:pPr>
      <w:r>
        <w:t>Also, where are these spatial overlaps? Are they just Meyers et al. biodiversity hotspots?</w:t>
      </w:r>
    </w:p>
  </w:comment>
  <w:comment w:id="37" w:author="Viv Mcshane" w:date="2020-03-16T10:04:00Z" w:initials="VM">
    <w:p w14:paraId="4AD14629" w14:textId="4FE0DA52" w:rsidR="001D4B17" w:rsidRDefault="001D4B17">
      <w:pPr>
        <w:pStyle w:val="CommentText"/>
      </w:pPr>
      <w:r>
        <w:rPr>
          <w:rStyle w:val="CommentReference"/>
        </w:rPr>
        <w:annotationRef/>
      </w:r>
      <w:r>
        <w:t xml:space="preserve">Can we say something here like “as defined by the WGI indicator </w:t>
      </w:r>
      <w:proofErr w:type="spellStart"/>
      <w:r>
        <w:t>xxxx</w:t>
      </w:r>
      <w:proofErr w:type="spellEnd"/>
      <w:r>
        <w:t>” (I’m assuming this is where you got this particular measure of relative “conflict”)? Same for Indonesia</w:t>
      </w:r>
    </w:p>
  </w:comment>
  <w:comment w:id="38" w:author="Buxton,Rachel" w:date="2020-03-11T09:50:00Z" w:initials="B">
    <w:p w14:paraId="23C5E640" w14:textId="5392D6AD" w:rsidR="001D4B17" w:rsidRDefault="001D4B17">
      <w:pPr>
        <w:pStyle w:val="CommentText"/>
      </w:pPr>
      <w:r>
        <w:rPr>
          <w:rStyle w:val="CommentReference"/>
        </w:rPr>
        <w:annotationRef/>
      </w:r>
      <w:r>
        <w:t xml:space="preserve">Sorry, but I’m not sure I understand – 11% more PA than the baseline? Or only 11% of the PA than the baseline. If the latter – then the uncertainty scenarios sometimes need less PA to meet the target than baseline? That might be a result worth mentioning. I’m trying to wrap my head around why a scenario with climate change incorporated would require less PAs… </w:t>
      </w:r>
    </w:p>
  </w:comment>
  <w:comment w:id="39" w:author="Buxton,Rachel" w:date="2020-03-11T09:55:00Z" w:initials="B">
    <w:p w14:paraId="1B64085C" w14:textId="0F6FA161" w:rsidR="001D4B17" w:rsidRDefault="001D4B17">
      <w:pPr>
        <w:pStyle w:val="CommentText"/>
      </w:pPr>
      <w:r>
        <w:rPr>
          <w:rStyle w:val="CommentReference"/>
        </w:rPr>
        <w:annotationRef/>
      </w:r>
      <w:r>
        <w:t>What do you mean by percent variation?</w:t>
      </w:r>
    </w:p>
  </w:comment>
  <w:comment w:id="40" w:author="Buxton,Rachel" w:date="2020-03-11T10:04:00Z" w:initials="B">
    <w:p w14:paraId="290916F9" w14:textId="0F6464AE" w:rsidR="001D4B17" w:rsidRDefault="001D4B17">
      <w:pPr>
        <w:pStyle w:val="CommentText"/>
      </w:pPr>
      <w:r>
        <w:rPr>
          <w:rStyle w:val="CommentReference"/>
        </w:rPr>
        <w:annotationRef/>
      </w:r>
      <w:r>
        <w:t>Again, I’m not sure what you mean – the percent variation in the amount of protected area needed to meet targets?</w:t>
      </w:r>
    </w:p>
  </w:comment>
  <w:comment w:id="41" w:author="Buxton,Rachel" w:date="2020-03-11T10:20:00Z" w:initials="B">
    <w:p w14:paraId="3E7A63A8" w14:textId="2BA92B45" w:rsidR="001D4B17" w:rsidRDefault="001D4B17">
      <w:pPr>
        <w:pStyle w:val="CommentText"/>
      </w:pPr>
      <w:r>
        <w:rPr>
          <w:rStyle w:val="CommentReference"/>
        </w:rPr>
        <w:annotationRef/>
      </w:r>
      <w:r>
        <w:t>Might be good to have some discussion around this.</w:t>
      </w:r>
    </w:p>
    <w:p w14:paraId="2A5C22A0" w14:textId="77777777" w:rsidR="001D4B17" w:rsidRDefault="001D4B17">
      <w:pPr>
        <w:pStyle w:val="CommentText"/>
      </w:pPr>
    </w:p>
    <w:p w14:paraId="4B192FCE" w14:textId="28AA220D" w:rsidR="001D4B17" w:rsidRDefault="001D4B17">
      <w:pPr>
        <w:pStyle w:val="CommentText"/>
      </w:pPr>
      <w:r>
        <w:t>Interesting that temperate conifer forests have the highest variation – does that include boreal forests?</w:t>
      </w:r>
    </w:p>
    <w:p w14:paraId="525BD93F" w14:textId="77777777" w:rsidR="001D4B17" w:rsidRDefault="001D4B17">
      <w:pPr>
        <w:pStyle w:val="CommentText"/>
      </w:pPr>
    </w:p>
    <w:p w14:paraId="6D951E47" w14:textId="568E0F08" w:rsidR="001D4B17" w:rsidRDefault="001D4B17">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42" w:author="Joseph Bennett" w:date="2020-03-13T13:54:00Z" w:initials="JB">
    <w:p w14:paraId="10AEE35E" w14:textId="77777777" w:rsidR="001D4B17" w:rsidRDefault="001D4B17">
      <w:pPr>
        <w:pStyle w:val="CommentText"/>
      </w:pPr>
      <w:r>
        <w:rPr>
          <w:rStyle w:val="CommentReference"/>
        </w:rPr>
        <w:annotationRef/>
      </w:r>
      <w:r>
        <w:t xml:space="preserve">Framing again. I’m wondering if certain reviewers will quibble with the assertion that we’re introducing a framework. </w:t>
      </w:r>
    </w:p>
    <w:p w14:paraId="0A83AC43" w14:textId="77777777" w:rsidR="001D4B17" w:rsidRDefault="001D4B17">
      <w:pPr>
        <w:pStyle w:val="CommentText"/>
      </w:pPr>
    </w:p>
    <w:p w14:paraId="5C85C1AE" w14:textId="7EDA22D5" w:rsidR="001D4B17" w:rsidRDefault="001D4B17">
      <w:pPr>
        <w:pStyle w:val="CommentText"/>
      </w:pPr>
      <w:r>
        <w:t>Maybe “providing” and “testing influence on conservation priorities”?</w:t>
      </w:r>
    </w:p>
  </w:comment>
  <w:comment w:id="43" w:author="Allison Binley" w:date="2020-03-08T18:18:00Z" w:initials="AB">
    <w:p w14:paraId="5982E7D0" w14:textId="5510B650" w:rsidR="001D4B17" w:rsidRDefault="001D4B17">
      <w:pPr>
        <w:pStyle w:val="CommentText"/>
      </w:pPr>
      <w:r>
        <w:rPr>
          <w:rStyle w:val="CommentReference"/>
        </w:rPr>
        <w:annotationRef/>
      </w:r>
      <w:r>
        <w:t>I’m not sure about this statement. Land-use change seems like it’s the factor that individual countries have the most control over, but it seems to me that they would have just as much control over climate change as socio-economic factors (</w:t>
      </w:r>
      <w:proofErr w:type="spellStart"/>
      <w:r>
        <w:t>ie</w:t>
      </w:r>
      <w:proofErr w:type="spellEnd"/>
      <w:r>
        <w:t xml:space="preserve">, not much). Maybe could frame this differently? Countries don’t necessarily have control over these factors, but given the framework we are proposing, they can plan around these uncertainties. </w:t>
      </w:r>
    </w:p>
  </w:comment>
  <w:comment w:id="44" w:author="Joseph Bennett" w:date="2020-03-13T13:56:00Z" w:initials="JB">
    <w:p w14:paraId="2671B52A" w14:textId="77777777" w:rsidR="001D4B17" w:rsidRDefault="001D4B17">
      <w:pPr>
        <w:pStyle w:val="CommentText"/>
      </w:pPr>
      <w:r>
        <w:rPr>
          <w:rStyle w:val="CommentReference"/>
        </w:rPr>
        <w:annotationRef/>
      </w:r>
      <w:r>
        <w:t xml:space="preserve">Hmmm… </w:t>
      </w:r>
    </w:p>
    <w:p w14:paraId="4B5DD84F" w14:textId="77777777" w:rsidR="001D4B17" w:rsidRDefault="001D4B17">
      <w:pPr>
        <w:pStyle w:val="CommentText"/>
      </w:pPr>
    </w:p>
    <w:p w14:paraId="7B41BFE8" w14:textId="69A71F04" w:rsidR="001D4B17" w:rsidRDefault="001D4B17">
      <w:pPr>
        <w:pStyle w:val="CommentText"/>
      </w:pPr>
      <w:r>
        <w:t xml:space="preserve">Easy approach is to just delete. </w:t>
      </w:r>
    </w:p>
    <w:p w14:paraId="36305C52" w14:textId="77777777" w:rsidR="001D4B17" w:rsidRDefault="001D4B17">
      <w:pPr>
        <w:pStyle w:val="CommentText"/>
      </w:pPr>
    </w:p>
    <w:p w14:paraId="26DE127A" w14:textId="6B868646" w:rsidR="001D4B17" w:rsidRDefault="001D4B17">
      <w:pPr>
        <w:pStyle w:val="CommentText"/>
      </w:pPr>
      <w:r>
        <w:t xml:space="preserve">Harder, maybe more interesting, might be to expand a bit. But I’m not 100% sure individual countries would pull socioeconomic and land-use levers in the interest of global conservation priorities for land protection. They could, but that might be a stretch. If we emphasize where the priorities should be assuming the climate etc. changes are going to happen, we may be on safer ground? </w:t>
      </w:r>
    </w:p>
  </w:comment>
  <w:comment w:id="48" w:author="Allison Binley" w:date="2020-03-08T18:23:00Z" w:initials="AB">
    <w:p w14:paraId="5242F05E" w14:textId="25FEC35D" w:rsidR="001D4B17" w:rsidRDefault="001D4B17">
      <w:pPr>
        <w:pStyle w:val="CommentText"/>
      </w:pPr>
      <w:r>
        <w:rPr>
          <w:rStyle w:val="CommentReference"/>
        </w:rPr>
        <w:annotationRef/>
      </w:r>
      <w:r>
        <w:t>Socioeconomic keeps switching between hyphenated and non-hyphenated</w:t>
      </w:r>
    </w:p>
  </w:comment>
  <w:comment w:id="49" w:author="Jeffrey Owen Hanson" w:date="2020-03-16T09:55:00Z" w:initials="JOH">
    <w:p w14:paraId="1C832B35" w14:textId="0595EF4F" w:rsidR="001D4B17" w:rsidRDefault="001D4B17">
      <w:pPr>
        <w:pStyle w:val="CommentText"/>
      </w:pPr>
      <w:r>
        <w:rPr>
          <w:rStyle w:val="CommentReference"/>
        </w:rPr>
        <w:annotationRef/>
      </w:r>
      <w:r>
        <w:t>Brilliant!</w:t>
      </w:r>
    </w:p>
  </w:comment>
  <w:comment w:id="50" w:author="Buxton,Rachel" w:date="2020-03-11T09:27:00Z" w:initials="B">
    <w:p w14:paraId="706CB5C0" w14:textId="77777777" w:rsidR="00781355" w:rsidRDefault="00781355" w:rsidP="00781355">
      <w:pPr>
        <w:pStyle w:val="CommentText"/>
      </w:pPr>
      <w:r>
        <w:rPr>
          <w:rStyle w:val="CommentReference"/>
        </w:rPr>
        <w:annotationRef/>
      </w:r>
      <w:r>
        <w:t>This could come earlier (in the more introductory type material).</w:t>
      </w:r>
    </w:p>
  </w:comment>
  <w:comment w:id="51" w:author="Joseph Bennett" w:date="2020-03-13T11:38:00Z" w:initials="JB">
    <w:p w14:paraId="158568AF" w14:textId="77777777" w:rsidR="00781355" w:rsidRDefault="00781355" w:rsidP="00781355">
      <w:pPr>
        <w:pStyle w:val="CommentText"/>
      </w:pPr>
      <w:r>
        <w:rPr>
          <w:rStyle w:val="CommentReference"/>
        </w:rPr>
        <w:annotationRef/>
      </w:r>
      <w:r>
        <w:t xml:space="preserve">Or in discussion? I think the point may have been made pretty well before this. </w:t>
      </w:r>
    </w:p>
  </w:comment>
  <w:comment w:id="52" w:author="Jeffrey Owen Hanson" w:date="2020-03-16T10:41:00Z" w:initials="JOH">
    <w:p w14:paraId="211EF7DA" w14:textId="5C3C44E0" w:rsidR="001D4B17" w:rsidRDefault="001D4B17">
      <w:pPr>
        <w:pStyle w:val="CommentText"/>
      </w:pPr>
      <w:r>
        <w:rPr>
          <w:rStyle w:val="CommentReference"/>
        </w:rPr>
        <w:annotationRef/>
      </w:r>
      <w:r>
        <w:t xml:space="preserve">I would move this to the sup info. </w:t>
      </w:r>
    </w:p>
  </w:comment>
  <w:comment w:id="53" w:author="Jeffrey Owen Hanson" w:date="2020-03-16T10:42:00Z" w:initials="JOH">
    <w:p w14:paraId="4DB89186" w14:textId="4E818480" w:rsidR="001D4B17" w:rsidRDefault="001D4B17">
      <w:pPr>
        <w:pStyle w:val="CommentText"/>
      </w:pPr>
      <w:r>
        <w:rPr>
          <w:rStyle w:val="CommentReference"/>
        </w:rPr>
        <w:annotationRef/>
      </w:r>
      <w:r>
        <w:t>Perhaps you could use different colors for “protected area”, “only selected in this scenario”, “selected in at least one other scenario too”?</w:t>
      </w:r>
    </w:p>
  </w:comment>
  <w:comment w:id="54" w:author="richard" w:date="2020-03-03T08:22:00Z" w:initials="r">
    <w:p w14:paraId="482D7CE4" w14:textId="77777777" w:rsidR="001D4B17" w:rsidRDefault="001D4B17">
      <w:pPr>
        <w:pStyle w:val="CommentText"/>
      </w:pPr>
      <w:r>
        <w:rPr>
          <w:rStyle w:val="CommentReference"/>
        </w:rPr>
        <w:annotationRef/>
      </w:r>
      <w:r>
        <w:t>Placeholder. Need to make this more useful</w:t>
      </w:r>
    </w:p>
    <w:p w14:paraId="0C87499A" w14:textId="389407F5" w:rsidR="001D4B17" w:rsidRDefault="001D4B17">
      <w:pPr>
        <w:pStyle w:val="CommentText"/>
      </w:pPr>
      <w:r>
        <w:t>Might also need to go into supp mat to save space</w:t>
      </w:r>
    </w:p>
  </w:comment>
  <w:comment w:id="63" w:author="Viv Mcshane" w:date="2020-03-16T10:06:00Z" w:initials="VM">
    <w:p w14:paraId="149BA32E" w14:textId="3003193A" w:rsidR="001D4B17" w:rsidRDefault="001D4B17">
      <w:pPr>
        <w:pStyle w:val="CommentText"/>
      </w:pPr>
      <w:r>
        <w:rPr>
          <w:rStyle w:val="CommentReference"/>
        </w:rPr>
        <w:annotationRef/>
      </w:r>
      <w:r>
        <w:t>Can we make the grey lighter in the background so that the blue stands out more? Its very hard to see with the country background colour.</w:t>
      </w:r>
    </w:p>
  </w:comment>
  <w:comment w:id="64" w:author="Joseph Bennett" w:date="2020-03-13T13:59:00Z" w:initials="JB">
    <w:p w14:paraId="07C11958" w14:textId="77777777" w:rsidR="001D4B17" w:rsidRDefault="001D4B17">
      <w:pPr>
        <w:pStyle w:val="CommentText"/>
      </w:pPr>
      <w:r>
        <w:rPr>
          <w:rStyle w:val="CommentReference"/>
        </w:rPr>
        <w:annotationRef/>
      </w:r>
      <w:r>
        <w:t xml:space="preserve">I like it, but I’m not very talented at figures. </w:t>
      </w:r>
    </w:p>
    <w:p w14:paraId="48A5A905" w14:textId="77777777" w:rsidR="001D4B17" w:rsidRDefault="001D4B17">
      <w:pPr>
        <w:pStyle w:val="CommentText"/>
      </w:pPr>
    </w:p>
    <w:p w14:paraId="18751839" w14:textId="5A6B0722" w:rsidR="001D4B17" w:rsidRDefault="001D4B17">
      <w:pPr>
        <w:pStyle w:val="CommentText"/>
      </w:pPr>
      <w:r>
        <w:t>Will want to name the scenarios of course</w:t>
      </w:r>
    </w:p>
  </w:comment>
  <w:comment w:id="65" w:author="Joseph Bennett" w:date="2020-01-11T07:04:00Z" w:initials="JB">
    <w:p w14:paraId="267AD609" w14:textId="77777777" w:rsidR="001D4B17" w:rsidRDefault="001D4B17">
      <w:pPr>
        <w:pStyle w:val="CommentText"/>
      </w:pPr>
      <w:r>
        <w:rPr>
          <w:rStyle w:val="CommentReference"/>
        </w:rPr>
        <w:annotationRef/>
      </w:r>
      <w:r>
        <w:t xml:space="preserve">Just a suggestion. I thought last sentence was a bit tough. </w:t>
      </w:r>
    </w:p>
    <w:p w14:paraId="77312C9D" w14:textId="77777777" w:rsidR="001D4B17" w:rsidRDefault="001D4B17">
      <w:pPr>
        <w:pStyle w:val="CommentText"/>
      </w:pPr>
    </w:p>
    <w:p w14:paraId="5BE37C82" w14:textId="73BD092B" w:rsidR="001D4B17" w:rsidRDefault="001D4B17">
      <w:pPr>
        <w:pStyle w:val="CommentText"/>
      </w:pPr>
      <w:r>
        <w:t xml:space="preserve">I think there is an IUCN citation here re underrepresentation of plants and insects. I can dig up. </w:t>
      </w:r>
    </w:p>
  </w:comment>
  <w:comment w:id="66" w:author="richard" w:date="2020-02-01T10:46:00Z" w:initials="r">
    <w:p w14:paraId="514901DC" w14:textId="629B938E" w:rsidR="001D4B17" w:rsidRDefault="001D4B17">
      <w:pPr>
        <w:pStyle w:val="CommentText"/>
      </w:pPr>
      <w:r>
        <w:rPr>
          <w:rStyle w:val="CommentReference"/>
        </w:rPr>
        <w:annotationRef/>
      </w:r>
      <w:r>
        <w:t>Raquel: Perhaps worth discussing later on what the implications might be of excluding invertebrates</w:t>
      </w:r>
    </w:p>
  </w:comment>
  <w:comment w:id="67" w:author="richard" w:date="2020-03-03T10:05:00Z" w:initials="r">
    <w:p w14:paraId="121521FA" w14:textId="14163DE9" w:rsidR="001D4B17" w:rsidRDefault="001D4B17">
      <w:pPr>
        <w:pStyle w:val="CommentText"/>
      </w:pPr>
      <w:r>
        <w:rPr>
          <w:rStyle w:val="CommentReference"/>
        </w:rPr>
        <w:annotationRef/>
      </w:r>
      <w:r>
        <w:t>Joe, can you dig up that citation?</w:t>
      </w:r>
    </w:p>
  </w:comment>
  <w:comment w:id="68" w:author="Joseph Bennett" w:date="2020-03-13T14:08:00Z" w:initials="JB">
    <w:p w14:paraId="338913C0" w14:textId="5AD2F3BF" w:rsidR="001D4B17" w:rsidRDefault="001D4B17">
      <w:pPr>
        <w:pStyle w:val="CommentText"/>
      </w:pPr>
      <w:r>
        <w:rPr>
          <w:rStyle w:val="CommentReference"/>
        </w:rPr>
        <w:annotationRef/>
      </w:r>
      <w:r w:rsidRPr="00210FAA">
        <w:rPr>
          <w:rFonts w:ascii="Arial" w:hAnsi="Arial" w:cs="Arial"/>
          <w:color w:val="222222"/>
          <w:shd w:val="clear" w:color="auto" w:fill="FFFFFF"/>
          <w:lang w:val="de-AT"/>
        </w:rPr>
        <w:t xml:space="preserve">Eisenhauer, N., Bonn, A. and Guerra, C.A., 2019. </w:t>
      </w:r>
      <w:r>
        <w:rPr>
          <w:rFonts w:ascii="Arial" w:hAnsi="Arial" w:cs="Arial"/>
          <w:color w:val="222222"/>
          <w:shd w:val="clear" w:color="auto" w:fill="FFFFFF"/>
        </w:rPr>
        <w:t>Recognizing the quiet extinction of invertebrates. </w:t>
      </w:r>
      <w:r>
        <w:rPr>
          <w:rFonts w:ascii="Arial" w:hAnsi="Arial" w:cs="Arial"/>
          <w:i/>
          <w:iCs/>
          <w:color w:val="222222"/>
          <w:shd w:val="clear" w:color="auto" w:fill="FFFFFF"/>
        </w:rPr>
        <w:t>Nature communications</w:t>
      </w:r>
      <w:r>
        <w:rPr>
          <w:rFonts w:ascii="Arial" w:hAnsi="Arial" w:cs="Arial"/>
          <w:color w:val="222222"/>
          <w:shd w:val="clear" w:color="auto" w:fill="FFFFFF"/>
        </w:rPr>
        <w:t>, </w:t>
      </w:r>
      <w:r>
        <w:rPr>
          <w:rFonts w:ascii="Arial" w:hAnsi="Arial" w:cs="Arial"/>
          <w:i/>
          <w:iCs/>
          <w:color w:val="222222"/>
          <w:shd w:val="clear" w:color="auto" w:fill="FFFFFF"/>
        </w:rPr>
        <w:t>10</w:t>
      </w:r>
      <w:r>
        <w:rPr>
          <w:rFonts w:ascii="Arial" w:hAnsi="Arial" w:cs="Arial"/>
          <w:color w:val="222222"/>
          <w:shd w:val="clear" w:color="auto" w:fill="FFFFFF"/>
        </w:rPr>
        <w:t>(1), pp.1-3.</w:t>
      </w:r>
    </w:p>
  </w:comment>
  <w:comment w:id="70" w:author="richard" w:date="2020-01-06T15:31:00Z" w:initials="r">
    <w:p w14:paraId="4DD25A8C" w14:textId="4F9C02CD" w:rsidR="001D4B17" w:rsidRDefault="001D4B17">
      <w:pPr>
        <w:pStyle w:val="CommentText"/>
      </w:pPr>
      <w:r>
        <w:rPr>
          <w:rStyle w:val="CommentReference"/>
        </w:rPr>
        <w:annotationRef/>
      </w:r>
      <w:r>
        <w:t>Total: 30930</w:t>
      </w:r>
    </w:p>
  </w:comment>
  <w:comment w:id="71" w:author="Joseph Bennett" w:date="2020-03-13T14:52:00Z" w:initials="JB">
    <w:p w14:paraId="79AD682D" w14:textId="5B5B858D" w:rsidR="001D4B17" w:rsidRDefault="001D4B17">
      <w:pPr>
        <w:pStyle w:val="CommentText"/>
      </w:pPr>
      <w:r>
        <w:rPr>
          <w:rStyle w:val="CommentReference"/>
        </w:rPr>
        <w:annotationRef/>
      </w:r>
      <w:r>
        <w:t>Something to cite here?</w:t>
      </w:r>
    </w:p>
  </w:comment>
  <w:comment w:id="72" w:author="Jeffrey Owen Hanson" w:date="2020-03-16T09:56:00Z" w:initials="JOH">
    <w:p w14:paraId="45AF9681" w14:textId="1B6ACA0C" w:rsidR="001D4B17" w:rsidRDefault="001D4B17">
      <w:pPr>
        <w:pStyle w:val="CommentText"/>
      </w:pPr>
      <w:r>
        <w:rPr>
          <w:rStyle w:val="CommentReference"/>
        </w:rPr>
        <w:annotationRef/>
      </w:r>
      <w:hyperlink r:id="rId2" w:history="1">
        <w:r w:rsidRPr="00572304">
          <w:rPr>
            <w:rStyle w:val="Hyperlink"/>
          </w:rPr>
          <w:t>https://dx.doi.org/10.1111/conl.12158</w:t>
        </w:r>
      </w:hyperlink>
      <w:r>
        <w:t xml:space="preserve"> or </w:t>
      </w:r>
      <w:hyperlink r:id="rId3" w:history="1">
        <w:r>
          <w:rPr>
            <w:rStyle w:val="Hyperlink"/>
          </w:rPr>
          <w:t>https://www.protectedplanet.net/c/calculating-protected-area-coverage</w:t>
        </w:r>
      </w:hyperlink>
    </w:p>
  </w:comment>
  <w:comment w:id="73" w:author="Joseph Bennett" w:date="2020-03-13T14:53:00Z" w:initials="JB">
    <w:p w14:paraId="4EC3889E" w14:textId="5F44F8B9" w:rsidR="001D4B17" w:rsidRDefault="001D4B17">
      <w:pPr>
        <w:pStyle w:val="CommentText"/>
      </w:pPr>
      <w:r>
        <w:rPr>
          <w:rStyle w:val="CommentReference"/>
        </w:rPr>
        <w:annotationRef/>
      </w:r>
      <w:r>
        <w:t>Are there specific dates?</w:t>
      </w:r>
    </w:p>
  </w:comment>
  <w:comment w:id="74" w:author="richard" w:date="2020-03-03T12:47:00Z" w:initials="r">
    <w:p w14:paraId="0E5EC58A" w14:textId="1BBF8A37" w:rsidR="001D4B17" w:rsidRDefault="001D4B17">
      <w:pPr>
        <w:pStyle w:val="CommentText"/>
      </w:pPr>
      <w:r>
        <w:rPr>
          <w:rStyle w:val="CommentReference"/>
        </w:rPr>
        <w:annotationRef/>
      </w:r>
      <w:r>
        <w:t>We should probably add the maths in here. Jeff, would you be able to do that?</w:t>
      </w:r>
    </w:p>
  </w:comment>
  <w:comment w:id="75" w:author="Unknown Author" w:date="2020-01-15T13:03:00Z" w:initials="">
    <w:p w14:paraId="28762C38" w14:textId="77777777" w:rsidR="001D4B17" w:rsidRDefault="001D4B17">
      <w:r>
        <w:rPr>
          <w:rFonts w:ascii="Calibri" w:hAnsi="Calibri"/>
          <w:sz w:val="20"/>
        </w:rPr>
        <w:t>This will require some justification, standard approaches (though poorly justified) using log-linear scaling to calculate targets.</w:t>
      </w:r>
    </w:p>
  </w:comment>
  <w:comment w:id="76" w:author="Joseph Bennett" w:date="2020-01-11T07:23:00Z" w:initials="JB">
    <w:p w14:paraId="1FB287EC" w14:textId="75C88669" w:rsidR="001D4B17" w:rsidRDefault="001D4B17">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77" w:author="richard" w:date="2020-03-03T11:25:00Z" w:initials="r">
    <w:p w14:paraId="5704DF23" w14:textId="249B360B" w:rsidR="001D4B17" w:rsidRDefault="001D4B17">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81" w:author="richard" w:date="2020-03-03T11:30:00Z" w:initials="r">
    <w:p w14:paraId="03812E7B" w14:textId="110E9DF2" w:rsidR="001D4B17" w:rsidRDefault="001D4B17">
      <w:pPr>
        <w:pStyle w:val="CommentText"/>
      </w:pPr>
      <w:r>
        <w:rPr>
          <w:rStyle w:val="CommentReference"/>
        </w:rPr>
        <w:annotationRef/>
      </w:r>
      <w:r>
        <w:t>Will likely need to show reverse order in supp mat?</w:t>
      </w:r>
    </w:p>
  </w:comment>
  <w:comment w:id="82" w:author="Verburg, P.H." w:date="2020-01-10T07:53:00Z" w:initials="VP">
    <w:p w14:paraId="32B2C1FC" w14:textId="77777777" w:rsidR="001D4B17" w:rsidRDefault="001D4B17" w:rsidP="00C409C8">
      <w:r>
        <w:rPr>
          <w:rFonts w:ascii="Liberation Serif" w:eastAsia="DejaVu Sans" w:hAnsi="Liberation Serif" w:cs="DejaVu Sans"/>
          <w:sz w:val="24"/>
          <w:szCs w:val="24"/>
          <w:lang w:val="en-US" w:bidi="en-US"/>
        </w:rPr>
        <w:t xml:space="preserve">This is largely true, but pls keep in mind the </w:t>
      </w:r>
      <w:proofErr w:type="spellStart"/>
      <w:r>
        <w:rPr>
          <w:rFonts w:ascii="Liberation Serif" w:eastAsia="DejaVu Sans" w:hAnsi="Liberation Serif" w:cs="DejaVu Sans"/>
          <w:sz w:val="24"/>
          <w:szCs w:val="24"/>
          <w:lang w:val="en-US" w:bidi="en-US"/>
        </w:rPr>
        <w:t>Pouzols</w:t>
      </w:r>
      <w:proofErr w:type="spellEnd"/>
      <w:r>
        <w:rPr>
          <w:rFonts w:ascii="Liberation Serif" w:eastAsia="DejaVu Sans" w:hAnsi="Liberation Serif" w:cs="DejaVu Sans"/>
          <w:sz w:val="24"/>
          <w:szCs w:val="24"/>
          <w:lang w:val="en-US" w:bidi="en-US"/>
        </w:rPr>
        <w:t xml:space="preserve"> et al paper that also used a second predicted land use change time slice in the prioritization as well as https://www.sciencedirect.com/science/article/abs/pii/S1470160X18300190?via%3Dihub</w:t>
      </w:r>
    </w:p>
    <w:p w14:paraId="0EC8AABB" w14:textId="77777777" w:rsidR="001D4B17" w:rsidRDefault="001D4B17"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roofErr w:type="gramStart"/>
      <w:r>
        <w:rPr>
          <w:rFonts w:ascii="Liberation Serif" w:eastAsia="DejaVu Sans" w:hAnsi="Liberation Serif" w:cs="DejaVu Sans"/>
          <w:sz w:val="24"/>
          <w:szCs w:val="24"/>
          <w:lang w:val="en-US" w:bidi="en-US"/>
        </w:rPr>
        <w:t>…..</w:t>
      </w:r>
      <w:proofErr w:type="gramEnd"/>
    </w:p>
  </w:comment>
  <w:comment w:id="83" w:author="Amanda D. Rodewald" w:date="2020-01-16T12:12:00Z" w:initials="ADR">
    <w:p w14:paraId="434A74AA" w14:textId="77777777" w:rsidR="001D4B17" w:rsidRDefault="001D4B17"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85" w:author="richard" w:date="2020-02-04T09:18:00Z" w:initials="r">
    <w:p w14:paraId="1A6A8875" w14:textId="77777777" w:rsidR="001D4B17" w:rsidRDefault="001D4B17"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4D375E0" w15:done="0"/>
  <w15:commentEx w15:paraId="7E3F6DFD" w15:done="0"/>
  <w15:commentEx w15:paraId="04C7153F" w15:done="0"/>
  <w15:commentEx w15:paraId="0C8F3567" w15:done="0"/>
  <w15:commentEx w15:paraId="03B8E68C" w15:paraIdParent="0C8F3567" w15:done="0"/>
  <w15:commentEx w15:paraId="72DBF6EF" w15:done="0"/>
  <w15:commentEx w15:paraId="2A45CAF4" w15:paraIdParent="72DBF6EF" w15:done="0"/>
  <w15:commentEx w15:paraId="61E11BD6" w15:paraIdParent="72DBF6EF" w15:done="0"/>
  <w15:commentEx w15:paraId="401C1771" w15:done="0"/>
  <w15:commentEx w15:paraId="50C339F2" w15:done="0"/>
  <w15:commentEx w15:paraId="6C92DD2A" w15:paraIdParent="50C339F2" w15:done="0"/>
  <w15:commentEx w15:paraId="35C5777D" w15:done="0"/>
  <w15:commentEx w15:paraId="171EC2BE" w15:paraIdParent="35C5777D" w15:done="0"/>
  <w15:commentEx w15:paraId="5B350973" w15:done="0"/>
  <w15:commentEx w15:paraId="717D19E5" w15:done="0"/>
  <w15:commentEx w15:paraId="11B46D81" w15:done="0"/>
  <w15:commentEx w15:paraId="1750CE93" w15:done="0"/>
  <w15:commentEx w15:paraId="5B4FDDB3" w15:done="0"/>
  <w15:commentEx w15:paraId="573EF3DA" w15:paraIdParent="5B4FDDB3" w15:done="0"/>
  <w15:commentEx w15:paraId="118C79AB" w15:done="0"/>
  <w15:commentEx w15:paraId="573F7B6C" w15:done="0"/>
  <w15:commentEx w15:paraId="57A8A910" w15:done="0"/>
  <w15:commentEx w15:paraId="050438E1" w15:done="0"/>
  <w15:commentEx w15:paraId="1AFDB8E4" w15:done="0"/>
  <w15:commentEx w15:paraId="0C463685" w15:done="0"/>
  <w15:commentEx w15:paraId="00E7B358" w15:done="0"/>
  <w15:commentEx w15:paraId="4582C2A5" w15:paraIdParent="00E7B358" w15:done="0"/>
  <w15:commentEx w15:paraId="79865FE7" w15:done="0"/>
  <w15:commentEx w15:paraId="3914DFF8" w15:paraIdParent="79865FE7" w15:done="0"/>
  <w15:commentEx w15:paraId="06508C56" w15:done="0"/>
  <w15:commentEx w15:paraId="71277265" w15:paraIdParent="06508C56" w15:done="0"/>
  <w15:commentEx w15:paraId="4AD14629" w15:done="0"/>
  <w15:commentEx w15:paraId="23C5E640" w15:done="0"/>
  <w15:commentEx w15:paraId="1B64085C" w15:done="0"/>
  <w15:commentEx w15:paraId="290916F9" w15:done="0"/>
  <w15:commentEx w15:paraId="6D951E47" w15:done="0"/>
  <w15:commentEx w15:paraId="5C85C1AE" w15:done="0"/>
  <w15:commentEx w15:paraId="5982E7D0" w15:done="0"/>
  <w15:commentEx w15:paraId="26DE127A" w15:paraIdParent="5982E7D0" w15:done="0"/>
  <w15:commentEx w15:paraId="5242F05E" w15:done="0"/>
  <w15:commentEx w15:paraId="1C832B35" w15:done="0"/>
  <w15:commentEx w15:paraId="706CB5C0" w15:done="0"/>
  <w15:commentEx w15:paraId="158568AF" w15:paraIdParent="706CB5C0" w15:done="0"/>
  <w15:commentEx w15:paraId="211EF7DA" w15:done="0"/>
  <w15:commentEx w15:paraId="4DB89186" w15:done="0"/>
  <w15:commentEx w15:paraId="0C87499A" w15:done="0"/>
  <w15:commentEx w15:paraId="149BA32E" w15:done="0"/>
  <w15:commentEx w15:paraId="18751839" w15:done="0"/>
  <w15:commentEx w15:paraId="5BE37C82" w15:done="0"/>
  <w15:commentEx w15:paraId="514901DC" w15:paraIdParent="5BE37C82" w15:done="0"/>
  <w15:commentEx w15:paraId="121521FA" w15:paraIdParent="5BE37C82" w15:done="0"/>
  <w15:commentEx w15:paraId="338913C0" w15:paraIdParent="5BE37C82" w15:done="0"/>
  <w15:commentEx w15:paraId="4DD25A8C" w15:done="0"/>
  <w15:commentEx w15:paraId="79AD682D" w15:done="0"/>
  <w15:commentEx w15:paraId="45AF9681" w15:paraIdParent="79AD682D"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2EB14C" w16cid:durableId="2219CCC6"/>
  <w16cid:commentId w16cid:paraId="04D375E0" w16cid:durableId="21DFCB0D"/>
  <w16cid:commentId w16cid:paraId="50F6696B" w16cid:durableId="2215D7BF"/>
  <w16cid:commentId w16cid:paraId="7E3F6DFD" w16cid:durableId="2219CCC9"/>
  <w16cid:commentId w16cid:paraId="04C7153F" w16cid:durableId="2215D872"/>
  <w16cid:commentId w16cid:paraId="0C8F3567" w16cid:durableId="2215D796"/>
  <w16cid:commentId w16cid:paraId="03B8E68C" w16cid:durableId="2215D8AC"/>
  <w16cid:commentId w16cid:paraId="72DBF6EF" w16cid:durableId="2210877F"/>
  <w16cid:commentId w16cid:paraId="2A45CAF4" w16cid:durableId="2215D798"/>
  <w16cid:commentId w16cid:paraId="61E11BD6" w16cid:durableId="2215D8F7"/>
  <w16cid:commentId w16cid:paraId="401C1771" w16cid:durableId="2215E5B7"/>
  <w16cid:commentId w16cid:paraId="35C5777D" w16cid:durableId="21A60B2E"/>
  <w16cid:commentId w16cid:paraId="55BE196F" w16cid:durableId="2215D79A"/>
  <w16cid:commentId w16cid:paraId="5B350973" w16cid:durableId="2219CCD3"/>
  <w16cid:commentId w16cid:paraId="717D19E5" w16cid:durableId="2219CCD4"/>
  <w16cid:commentId w16cid:paraId="37DE7F9A" w16cid:durableId="2215E6BF"/>
  <w16cid:commentId w16cid:paraId="31D39558" w16cid:durableId="2215E6EA"/>
  <w16cid:commentId w16cid:paraId="5FAD97E7" w16cid:durableId="2210900F"/>
  <w16cid:commentId w16cid:paraId="1CA36073" w16cid:durableId="2215D79C"/>
  <w16cid:commentId w16cid:paraId="12DBA67F" w16cid:durableId="2215D79D"/>
  <w16cid:commentId w16cid:paraId="61E01626" w16cid:durableId="2215E72D"/>
  <w16cid:commentId w16cid:paraId="658C8392" w16cid:durableId="2215E749"/>
  <w16cid:commentId w16cid:paraId="63B54991" w16cid:durableId="2215E77E"/>
  <w16cid:commentId w16cid:paraId="11B46D81" w16cid:durableId="2219CCDD"/>
  <w16cid:commentId w16cid:paraId="1750CE93" w16cid:durableId="2215E7D1"/>
  <w16cid:commentId w16cid:paraId="38650A63" w16cid:durableId="2215D79F"/>
  <w16cid:commentId w16cid:paraId="5B4FDDB3" w16cid:durableId="2215D7A0"/>
  <w16cid:commentId w16cid:paraId="573EF3DA" w16cid:durableId="2215E81A"/>
  <w16cid:commentId w16cid:paraId="118C79AB" w16cid:durableId="2215D7A1"/>
  <w16cid:commentId w16cid:paraId="573F7B6C" w16cid:durableId="2215F04C"/>
  <w16cid:commentId w16cid:paraId="57A8A910" w16cid:durableId="2215F1DE"/>
  <w16cid:commentId w16cid:paraId="72E446F8" w16cid:durableId="2215D7A2"/>
  <w16cid:commentId w16cid:paraId="408E9308" w16cid:durableId="21E3B750"/>
  <w16cid:commentId w16cid:paraId="084EA467" w16cid:durableId="2219CCE7"/>
  <w16cid:commentId w16cid:paraId="7909D7EF" w16cid:durableId="2215D7A4"/>
  <w16cid:commentId w16cid:paraId="083CFE1F" w16cid:durableId="2215EF43"/>
  <w16cid:commentId w16cid:paraId="2C0FA6C8" w16cid:durableId="2219CCEA"/>
  <w16cid:commentId w16cid:paraId="050438E1" w16cid:durableId="2219CCEB"/>
  <w16cid:commentId w16cid:paraId="1AFDB8E4" w16cid:durableId="2219CCEC"/>
  <w16cid:commentId w16cid:paraId="0C463685" w16cid:durableId="2219CCED"/>
  <w16cid:commentId w16cid:paraId="2FFF588F" w16cid:durableId="220FAE2C"/>
  <w16cid:commentId w16cid:paraId="749C094B" w16cid:durableId="2215F109"/>
  <w16cid:commentId w16cid:paraId="00E7B358" w16cid:durableId="2215D7A6"/>
  <w16cid:commentId w16cid:paraId="4582C2A5" w16cid:durableId="22160D42"/>
  <w16cid:commentId w16cid:paraId="79865FE7" w16cid:durableId="22109278"/>
  <w16cid:commentId w16cid:paraId="3914DFF8" w16cid:durableId="2215D7A8"/>
  <w16cid:commentId w16cid:paraId="124E9085" w16cid:durableId="2215D7A9"/>
  <w16cid:commentId w16cid:paraId="1249049F" w16cid:durableId="2215D7AA"/>
  <w16cid:commentId w16cid:paraId="350024BE" w16cid:durableId="22160D7D"/>
  <w16cid:commentId w16cid:paraId="06508C56" w16cid:durableId="2219CCF7"/>
  <w16cid:commentId w16cid:paraId="299EE9BB" w16cid:durableId="2219CCF8"/>
  <w16cid:commentId w16cid:paraId="03D02A83" w16cid:durableId="220FAF2B"/>
  <w16cid:commentId w16cid:paraId="070DA881" w16cid:durableId="22160D98"/>
  <w16cid:commentId w16cid:paraId="4AD14629" w16cid:durableId="2219CDBF"/>
  <w16cid:commentId w16cid:paraId="23C5E640" w16cid:durableId="2215D7AC"/>
  <w16cid:commentId w16cid:paraId="1B64085C" w16cid:durableId="2215D7AD"/>
  <w16cid:commentId w16cid:paraId="290916F9" w16cid:durableId="2215D7AE"/>
  <w16cid:commentId w16cid:paraId="6D951E47" w16cid:durableId="2215D7AF"/>
  <w16cid:commentId w16cid:paraId="5C85C1AE" w16cid:durableId="22160F0D"/>
  <w16cid:commentId w16cid:paraId="5982E7D0" w16cid:durableId="220FB589"/>
  <w16cid:commentId w16cid:paraId="26DE127A" w16cid:durableId="22160F97"/>
  <w16cid:commentId w16cid:paraId="5242F05E" w16cid:durableId="220FB6AD"/>
  <w16cid:commentId w16cid:paraId="1C832B35" w16cid:durableId="2219CD03"/>
  <w16cid:commentId w16cid:paraId="211EF7DA" w16cid:durableId="2219CD04"/>
  <w16cid:commentId w16cid:paraId="4DB89186" w16cid:durableId="2219CD05"/>
  <w16cid:commentId w16cid:paraId="0C87499A" w16cid:durableId="2208922D"/>
  <w16cid:commentId w16cid:paraId="149BA32E" w16cid:durableId="2219CE2B"/>
  <w16cid:commentId w16cid:paraId="18751839" w16cid:durableId="22161034"/>
  <w16cid:commentId w16cid:paraId="5BE37C82" w16cid:durableId="21C3F1ED"/>
  <w16cid:commentId w16cid:paraId="514901DC" w16cid:durableId="21DFD591"/>
  <w16cid:commentId w16cid:paraId="121521FA" w16cid:durableId="2208AA7B"/>
  <w16cid:commentId w16cid:paraId="338913C0" w16cid:durableId="22161270"/>
  <w16cid:commentId w16cid:paraId="4DD25A8C" w16cid:durableId="21BDD13E"/>
  <w16cid:commentId w16cid:paraId="79AD682D" w16cid:durableId="22161CAE"/>
  <w16cid:commentId w16cid:paraId="45AF9681" w16cid:durableId="2219CD0E"/>
  <w16cid:commentId w16cid:paraId="27A4C133" w16cid:durableId="2219CD0F"/>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ard">
    <w15:presenceInfo w15:providerId="None" w15:userId="richard"/>
  </w15:person>
  <w15:person w15:author="Jeffrey Owen Hanson">
    <w15:presenceInfo w15:providerId="None" w15:userId="Jeffrey Owen Hanson"/>
  </w15:person>
  <w15:person w15:author="Joseph Bennett">
    <w15:presenceInfo w15:providerId="Windows Live" w15:userId="f43ab2b5ed2eb486"/>
  </w15:person>
  <w15:person w15:author="Buxton,Rachel">
    <w15:presenceInfo w15:providerId="AD" w15:userId="S-1-5-21-299502267-746137067-1417001333-428832"/>
  </w15:person>
  <w15:person w15:author="Allison Binley">
    <w15:presenceInfo w15:providerId="None" w15:userId="Allison Binley"/>
  </w15:person>
  <w15:person w15:author="Viv Mcshane">
    <w15:presenceInfo w15:providerId="Windows Live" w15:userId="726bcc2aadf18af2"/>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7BB"/>
    <w:rsid w:val="00000A05"/>
    <w:rsid w:val="00007B4C"/>
    <w:rsid w:val="00007E17"/>
    <w:rsid w:val="000115B9"/>
    <w:rsid w:val="000133D8"/>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54E48"/>
    <w:rsid w:val="000575BB"/>
    <w:rsid w:val="000604E2"/>
    <w:rsid w:val="00061058"/>
    <w:rsid w:val="00064124"/>
    <w:rsid w:val="00065CFE"/>
    <w:rsid w:val="00070110"/>
    <w:rsid w:val="00071BCB"/>
    <w:rsid w:val="00071D70"/>
    <w:rsid w:val="000729A0"/>
    <w:rsid w:val="00072C2D"/>
    <w:rsid w:val="000730BB"/>
    <w:rsid w:val="00075445"/>
    <w:rsid w:val="000829C2"/>
    <w:rsid w:val="00086348"/>
    <w:rsid w:val="000945A2"/>
    <w:rsid w:val="000A0765"/>
    <w:rsid w:val="000A6BFC"/>
    <w:rsid w:val="000B71DE"/>
    <w:rsid w:val="000C6DE7"/>
    <w:rsid w:val="000D0256"/>
    <w:rsid w:val="000D0FC5"/>
    <w:rsid w:val="000D5A79"/>
    <w:rsid w:val="000E3833"/>
    <w:rsid w:val="000E4F21"/>
    <w:rsid w:val="000E4F8D"/>
    <w:rsid w:val="000E7580"/>
    <w:rsid w:val="000F5F95"/>
    <w:rsid w:val="001055A6"/>
    <w:rsid w:val="0012255F"/>
    <w:rsid w:val="00122751"/>
    <w:rsid w:val="00123D81"/>
    <w:rsid w:val="00125231"/>
    <w:rsid w:val="00141E2A"/>
    <w:rsid w:val="001478D6"/>
    <w:rsid w:val="00150A5D"/>
    <w:rsid w:val="00150B58"/>
    <w:rsid w:val="00167148"/>
    <w:rsid w:val="00170ABC"/>
    <w:rsid w:val="00173226"/>
    <w:rsid w:val="00173CD4"/>
    <w:rsid w:val="00180A2B"/>
    <w:rsid w:val="00182CF4"/>
    <w:rsid w:val="00183C8A"/>
    <w:rsid w:val="001841E0"/>
    <w:rsid w:val="0018549D"/>
    <w:rsid w:val="00185CFD"/>
    <w:rsid w:val="001870A4"/>
    <w:rsid w:val="00190C67"/>
    <w:rsid w:val="00191609"/>
    <w:rsid w:val="001916B5"/>
    <w:rsid w:val="00191D11"/>
    <w:rsid w:val="00196B9C"/>
    <w:rsid w:val="001A0BF1"/>
    <w:rsid w:val="001A3887"/>
    <w:rsid w:val="001A4305"/>
    <w:rsid w:val="001A544B"/>
    <w:rsid w:val="001A6353"/>
    <w:rsid w:val="001A7CC2"/>
    <w:rsid w:val="001B1047"/>
    <w:rsid w:val="001B4364"/>
    <w:rsid w:val="001B4C00"/>
    <w:rsid w:val="001C23DA"/>
    <w:rsid w:val="001C3406"/>
    <w:rsid w:val="001C615F"/>
    <w:rsid w:val="001D0C58"/>
    <w:rsid w:val="001D0F29"/>
    <w:rsid w:val="001D13BF"/>
    <w:rsid w:val="001D1B2D"/>
    <w:rsid w:val="001D337F"/>
    <w:rsid w:val="001D4B17"/>
    <w:rsid w:val="001E2D86"/>
    <w:rsid w:val="001E433B"/>
    <w:rsid w:val="001F1C2D"/>
    <w:rsid w:val="00210FAA"/>
    <w:rsid w:val="00222361"/>
    <w:rsid w:val="002225E4"/>
    <w:rsid w:val="00224A65"/>
    <w:rsid w:val="0022692E"/>
    <w:rsid w:val="0023192A"/>
    <w:rsid w:val="00232E73"/>
    <w:rsid w:val="00234FAF"/>
    <w:rsid w:val="0023686A"/>
    <w:rsid w:val="00241182"/>
    <w:rsid w:val="00242449"/>
    <w:rsid w:val="002442DE"/>
    <w:rsid w:val="00256E7C"/>
    <w:rsid w:val="0027367F"/>
    <w:rsid w:val="00275D6A"/>
    <w:rsid w:val="00280E10"/>
    <w:rsid w:val="002852B5"/>
    <w:rsid w:val="0028544D"/>
    <w:rsid w:val="00297AD4"/>
    <w:rsid w:val="002A0A62"/>
    <w:rsid w:val="002A1C67"/>
    <w:rsid w:val="002A59D9"/>
    <w:rsid w:val="002A60D3"/>
    <w:rsid w:val="002A6810"/>
    <w:rsid w:val="002A7A72"/>
    <w:rsid w:val="002A7F92"/>
    <w:rsid w:val="002B1CCE"/>
    <w:rsid w:val="002B223F"/>
    <w:rsid w:val="002B72EB"/>
    <w:rsid w:val="002B7824"/>
    <w:rsid w:val="002B7A13"/>
    <w:rsid w:val="002B7BE3"/>
    <w:rsid w:val="002B7C81"/>
    <w:rsid w:val="002C5275"/>
    <w:rsid w:val="002C7FD4"/>
    <w:rsid w:val="002E4693"/>
    <w:rsid w:val="002E71A9"/>
    <w:rsid w:val="002F1ADC"/>
    <w:rsid w:val="002F2E87"/>
    <w:rsid w:val="0030114B"/>
    <w:rsid w:val="00305D1F"/>
    <w:rsid w:val="003067E7"/>
    <w:rsid w:val="00322DA9"/>
    <w:rsid w:val="0032443B"/>
    <w:rsid w:val="00324D4D"/>
    <w:rsid w:val="003357D3"/>
    <w:rsid w:val="003400C4"/>
    <w:rsid w:val="003427C6"/>
    <w:rsid w:val="003432B5"/>
    <w:rsid w:val="00344E21"/>
    <w:rsid w:val="00352795"/>
    <w:rsid w:val="00354042"/>
    <w:rsid w:val="003559CD"/>
    <w:rsid w:val="00357294"/>
    <w:rsid w:val="00357BC4"/>
    <w:rsid w:val="00362163"/>
    <w:rsid w:val="00363C1C"/>
    <w:rsid w:val="00364791"/>
    <w:rsid w:val="00364F67"/>
    <w:rsid w:val="003672CE"/>
    <w:rsid w:val="00372915"/>
    <w:rsid w:val="003730C3"/>
    <w:rsid w:val="00374E84"/>
    <w:rsid w:val="00377F2F"/>
    <w:rsid w:val="0038114C"/>
    <w:rsid w:val="0038298A"/>
    <w:rsid w:val="00383533"/>
    <w:rsid w:val="00387CF3"/>
    <w:rsid w:val="00390174"/>
    <w:rsid w:val="0039254E"/>
    <w:rsid w:val="0039799C"/>
    <w:rsid w:val="003A7123"/>
    <w:rsid w:val="003B199B"/>
    <w:rsid w:val="003B5238"/>
    <w:rsid w:val="003C0D0B"/>
    <w:rsid w:val="003C0EE9"/>
    <w:rsid w:val="003C4DF2"/>
    <w:rsid w:val="003C5710"/>
    <w:rsid w:val="003C723A"/>
    <w:rsid w:val="003D1DC4"/>
    <w:rsid w:val="003E1F52"/>
    <w:rsid w:val="003F0DC9"/>
    <w:rsid w:val="00401301"/>
    <w:rsid w:val="004013F1"/>
    <w:rsid w:val="004041FC"/>
    <w:rsid w:val="004056A4"/>
    <w:rsid w:val="004118CE"/>
    <w:rsid w:val="00417AB4"/>
    <w:rsid w:val="004238A0"/>
    <w:rsid w:val="00434F2F"/>
    <w:rsid w:val="004421A9"/>
    <w:rsid w:val="00454648"/>
    <w:rsid w:val="00456849"/>
    <w:rsid w:val="00460EB0"/>
    <w:rsid w:val="0048124B"/>
    <w:rsid w:val="004832BB"/>
    <w:rsid w:val="00487A81"/>
    <w:rsid w:val="004A0877"/>
    <w:rsid w:val="004A5EEE"/>
    <w:rsid w:val="004A6B89"/>
    <w:rsid w:val="004B0C98"/>
    <w:rsid w:val="004B2E18"/>
    <w:rsid w:val="004B4D7E"/>
    <w:rsid w:val="004C21A8"/>
    <w:rsid w:val="004C3CBB"/>
    <w:rsid w:val="004C6601"/>
    <w:rsid w:val="004C70C0"/>
    <w:rsid w:val="004D5925"/>
    <w:rsid w:val="004E0A5D"/>
    <w:rsid w:val="004E1B04"/>
    <w:rsid w:val="004E2E87"/>
    <w:rsid w:val="004E4136"/>
    <w:rsid w:val="004E470C"/>
    <w:rsid w:val="004E530F"/>
    <w:rsid w:val="004F6D8B"/>
    <w:rsid w:val="004F743C"/>
    <w:rsid w:val="00501067"/>
    <w:rsid w:val="00503D95"/>
    <w:rsid w:val="00511773"/>
    <w:rsid w:val="00516BD0"/>
    <w:rsid w:val="005238D0"/>
    <w:rsid w:val="00526767"/>
    <w:rsid w:val="0052683E"/>
    <w:rsid w:val="0053094B"/>
    <w:rsid w:val="00532072"/>
    <w:rsid w:val="0053396D"/>
    <w:rsid w:val="00534F33"/>
    <w:rsid w:val="005358BA"/>
    <w:rsid w:val="00537683"/>
    <w:rsid w:val="00542096"/>
    <w:rsid w:val="00542C89"/>
    <w:rsid w:val="005478F6"/>
    <w:rsid w:val="00552632"/>
    <w:rsid w:val="00554C96"/>
    <w:rsid w:val="00556F1E"/>
    <w:rsid w:val="00562FB9"/>
    <w:rsid w:val="005648ED"/>
    <w:rsid w:val="00572248"/>
    <w:rsid w:val="0057233E"/>
    <w:rsid w:val="00573001"/>
    <w:rsid w:val="005731FF"/>
    <w:rsid w:val="00574126"/>
    <w:rsid w:val="00577F65"/>
    <w:rsid w:val="00581285"/>
    <w:rsid w:val="0058186A"/>
    <w:rsid w:val="005A0054"/>
    <w:rsid w:val="005A1A26"/>
    <w:rsid w:val="005A2D04"/>
    <w:rsid w:val="005A6B6D"/>
    <w:rsid w:val="005B02DE"/>
    <w:rsid w:val="005B30D3"/>
    <w:rsid w:val="005D0B50"/>
    <w:rsid w:val="005D1FEA"/>
    <w:rsid w:val="005D4502"/>
    <w:rsid w:val="005D7046"/>
    <w:rsid w:val="005E07C0"/>
    <w:rsid w:val="005E50C6"/>
    <w:rsid w:val="005E6CDF"/>
    <w:rsid w:val="005F2F3B"/>
    <w:rsid w:val="005F3942"/>
    <w:rsid w:val="005F3A1E"/>
    <w:rsid w:val="005F71A7"/>
    <w:rsid w:val="006100EE"/>
    <w:rsid w:val="00611D8A"/>
    <w:rsid w:val="00617126"/>
    <w:rsid w:val="00617464"/>
    <w:rsid w:val="00620BB3"/>
    <w:rsid w:val="006267BB"/>
    <w:rsid w:val="00631834"/>
    <w:rsid w:val="006371C5"/>
    <w:rsid w:val="006416B9"/>
    <w:rsid w:val="00651FA5"/>
    <w:rsid w:val="0065443F"/>
    <w:rsid w:val="006577C1"/>
    <w:rsid w:val="006625F3"/>
    <w:rsid w:val="00674956"/>
    <w:rsid w:val="00676D46"/>
    <w:rsid w:val="00682A20"/>
    <w:rsid w:val="006866D5"/>
    <w:rsid w:val="00687F73"/>
    <w:rsid w:val="0069315B"/>
    <w:rsid w:val="00696DE2"/>
    <w:rsid w:val="00697DDF"/>
    <w:rsid w:val="006A1CCE"/>
    <w:rsid w:val="006A29D0"/>
    <w:rsid w:val="006A6B16"/>
    <w:rsid w:val="006A6E5C"/>
    <w:rsid w:val="006B6C4C"/>
    <w:rsid w:val="006C25DF"/>
    <w:rsid w:val="006C6780"/>
    <w:rsid w:val="006D276B"/>
    <w:rsid w:val="006E0009"/>
    <w:rsid w:val="006E0A9C"/>
    <w:rsid w:val="006E5CAB"/>
    <w:rsid w:val="006F526D"/>
    <w:rsid w:val="006F6771"/>
    <w:rsid w:val="007027F6"/>
    <w:rsid w:val="0070423F"/>
    <w:rsid w:val="007073A8"/>
    <w:rsid w:val="00714B22"/>
    <w:rsid w:val="00720ECD"/>
    <w:rsid w:val="00721BAD"/>
    <w:rsid w:val="00722603"/>
    <w:rsid w:val="0073298F"/>
    <w:rsid w:val="00737AC5"/>
    <w:rsid w:val="00740E4C"/>
    <w:rsid w:val="007477A4"/>
    <w:rsid w:val="00752DC3"/>
    <w:rsid w:val="00753720"/>
    <w:rsid w:val="007552F4"/>
    <w:rsid w:val="00760B08"/>
    <w:rsid w:val="0076264D"/>
    <w:rsid w:val="00763021"/>
    <w:rsid w:val="00765436"/>
    <w:rsid w:val="00772BFF"/>
    <w:rsid w:val="0077408C"/>
    <w:rsid w:val="00775A8E"/>
    <w:rsid w:val="00777BD7"/>
    <w:rsid w:val="00777C16"/>
    <w:rsid w:val="00781230"/>
    <w:rsid w:val="00781355"/>
    <w:rsid w:val="00782808"/>
    <w:rsid w:val="00783B33"/>
    <w:rsid w:val="00785E97"/>
    <w:rsid w:val="00793E48"/>
    <w:rsid w:val="00793F89"/>
    <w:rsid w:val="007A185C"/>
    <w:rsid w:val="007A76EC"/>
    <w:rsid w:val="007B1A0F"/>
    <w:rsid w:val="007B1C9E"/>
    <w:rsid w:val="007B57DB"/>
    <w:rsid w:val="007B667D"/>
    <w:rsid w:val="007B7733"/>
    <w:rsid w:val="007C1195"/>
    <w:rsid w:val="007C4DB2"/>
    <w:rsid w:val="007D3D02"/>
    <w:rsid w:val="007D5EB4"/>
    <w:rsid w:val="007E0D3A"/>
    <w:rsid w:val="007E5426"/>
    <w:rsid w:val="007E7A49"/>
    <w:rsid w:val="007F28F6"/>
    <w:rsid w:val="007F40A8"/>
    <w:rsid w:val="007F432A"/>
    <w:rsid w:val="0080004E"/>
    <w:rsid w:val="008012D7"/>
    <w:rsid w:val="00803633"/>
    <w:rsid w:val="00803BB9"/>
    <w:rsid w:val="008048E3"/>
    <w:rsid w:val="00804A37"/>
    <w:rsid w:val="008136D4"/>
    <w:rsid w:val="00814C65"/>
    <w:rsid w:val="00815009"/>
    <w:rsid w:val="008175F3"/>
    <w:rsid w:val="0082332F"/>
    <w:rsid w:val="0082416B"/>
    <w:rsid w:val="0082477F"/>
    <w:rsid w:val="00824B6A"/>
    <w:rsid w:val="0082609E"/>
    <w:rsid w:val="00827D93"/>
    <w:rsid w:val="00833EB1"/>
    <w:rsid w:val="00834833"/>
    <w:rsid w:val="0084155F"/>
    <w:rsid w:val="0085304E"/>
    <w:rsid w:val="008626B3"/>
    <w:rsid w:val="00862791"/>
    <w:rsid w:val="00863C85"/>
    <w:rsid w:val="00867230"/>
    <w:rsid w:val="008727F9"/>
    <w:rsid w:val="0087653D"/>
    <w:rsid w:val="00876DA9"/>
    <w:rsid w:val="0088148A"/>
    <w:rsid w:val="0089293E"/>
    <w:rsid w:val="00896347"/>
    <w:rsid w:val="00897D42"/>
    <w:rsid w:val="008A00F3"/>
    <w:rsid w:val="008A26E5"/>
    <w:rsid w:val="008A5084"/>
    <w:rsid w:val="008B0D9C"/>
    <w:rsid w:val="008B1850"/>
    <w:rsid w:val="008B6FA5"/>
    <w:rsid w:val="008C03CB"/>
    <w:rsid w:val="008C5FA9"/>
    <w:rsid w:val="008C7F20"/>
    <w:rsid w:val="008D024C"/>
    <w:rsid w:val="008D2491"/>
    <w:rsid w:val="008D6AF7"/>
    <w:rsid w:val="008D6FDD"/>
    <w:rsid w:val="008E1D95"/>
    <w:rsid w:val="008E5391"/>
    <w:rsid w:val="008F06DA"/>
    <w:rsid w:val="008F18CE"/>
    <w:rsid w:val="008F3589"/>
    <w:rsid w:val="008F4932"/>
    <w:rsid w:val="008F73DA"/>
    <w:rsid w:val="00900BC2"/>
    <w:rsid w:val="00902E0C"/>
    <w:rsid w:val="00903040"/>
    <w:rsid w:val="00905D4C"/>
    <w:rsid w:val="0090640E"/>
    <w:rsid w:val="00907206"/>
    <w:rsid w:val="00910E4F"/>
    <w:rsid w:val="00911E5C"/>
    <w:rsid w:val="00912996"/>
    <w:rsid w:val="00920A7C"/>
    <w:rsid w:val="009217D7"/>
    <w:rsid w:val="00921C83"/>
    <w:rsid w:val="00922555"/>
    <w:rsid w:val="00922E86"/>
    <w:rsid w:val="00925330"/>
    <w:rsid w:val="00927503"/>
    <w:rsid w:val="00927736"/>
    <w:rsid w:val="00933CC8"/>
    <w:rsid w:val="0093523C"/>
    <w:rsid w:val="00936A22"/>
    <w:rsid w:val="0093784F"/>
    <w:rsid w:val="00937D0B"/>
    <w:rsid w:val="00940953"/>
    <w:rsid w:val="00942DD2"/>
    <w:rsid w:val="00944C54"/>
    <w:rsid w:val="00945124"/>
    <w:rsid w:val="00946FCE"/>
    <w:rsid w:val="009515E1"/>
    <w:rsid w:val="00957547"/>
    <w:rsid w:val="00961AEA"/>
    <w:rsid w:val="00964774"/>
    <w:rsid w:val="00965017"/>
    <w:rsid w:val="009669BF"/>
    <w:rsid w:val="00967FD3"/>
    <w:rsid w:val="009721CF"/>
    <w:rsid w:val="00972CF8"/>
    <w:rsid w:val="00980A1F"/>
    <w:rsid w:val="00981CF9"/>
    <w:rsid w:val="009824DD"/>
    <w:rsid w:val="00983096"/>
    <w:rsid w:val="009852E1"/>
    <w:rsid w:val="00992187"/>
    <w:rsid w:val="00992DBC"/>
    <w:rsid w:val="009A3DEF"/>
    <w:rsid w:val="009A677F"/>
    <w:rsid w:val="009B4049"/>
    <w:rsid w:val="009B5B75"/>
    <w:rsid w:val="009B70B2"/>
    <w:rsid w:val="009B7FE4"/>
    <w:rsid w:val="009C1F8B"/>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E5CA0"/>
    <w:rsid w:val="009F0800"/>
    <w:rsid w:val="009F272A"/>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625"/>
    <w:rsid w:val="00A45B5F"/>
    <w:rsid w:val="00A523A8"/>
    <w:rsid w:val="00A52B46"/>
    <w:rsid w:val="00A53B0E"/>
    <w:rsid w:val="00A545B2"/>
    <w:rsid w:val="00A70097"/>
    <w:rsid w:val="00A7101B"/>
    <w:rsid w:val="00A82922"/>
    <w:rsid w:val="00A850B8"/>
    <w:rsid w:val="00A85557"/>
    <w:rsid w:val="00A87C15"/>
    <w:rsid w:val="00A90397"/>
    <w:rsid w:val="00AB0406"/>
    <w:rsid w:val="00AC690B"/>
    <w:rsid w:val="00AC7703"/>
    <w:rsid w:val="00AD0148"/>
    <w:rsid w:val="00AD1119"/>
    <w:rsid w:val="00AD4EB8"/>
    <w:rsid w:val="00AD5029"/>
    <w:rsid w:val="00AE6E09"/>
    <w:rsid w:val="00AF2C40"/>
    <w:rsid w:val="00AF6771"/>
    <w:rsid w:val="00AF6795"/>
    <w:rsid w:val="00AF6C18"/>
    <w:rsid w:val="00B02D09"/>
    <w:rsid w:val="00B1100A"/>
    <w:rsid w:val="00B11B6F"/>
    <w:rsid w:val="00B134D5"/>
    <w:rsid w:val="00B155AA"/>
    <w:rsid w:val="00B1613F"/>
    <w:rsid w:val="00B227B8"/>
    <w:rsid w:val="00B248C2"/>
    <w:rsid w:val="00B27540"/>
    <w:rsid w:val="00B30AF2"/>
    <w:rsid w:val="00B3101C"/>
    <w:rsid w:val="00B458A1"/>
    <w:rsid w:val="00B5078C"/>
    <w:rsid w:val="00B52EC0"/>
    <w:rsid w:val="00B561A6"/>
    <w:rsid w:val="00B56E67"/>
    <w:rsid w:val="00B6009D"/>
    <w:rsid w:val="00B60512"/>
    <w:rsid w:val="00B61FDD"/>
    <w:rsid w:val="00B64358"/>
    <w:rsid w:val="00B64676"/>
    <w:rsid w:val="00B671A7"/>
    <w:rsid w:val="00B740C4"/>
    <w:rsid w:val="00B7603D"/>
    <w:rsid w:val="00B81D6F"/>
    <w:rsid w:val="00B85EB7"/>
    <w:rsid w:val="00B90E4F"/>
    <w:rsid w:val="00B9147C"/>
    <w:rsid w:val="00B91896"/>
    <w:rsid w:val="00B939EF"/>
    <w:rsid w:val="00B97891"/>
    <w:rsid w:val="00BA3955"/>
    <w:rsid w:val="00BA7065"/>
    <w:rsid w:val="00BB6D0F"/>
    <w:rsid w:val="00BC1C25"/>
    <w:rsid w:val="00BC33AC"/>
    <w:rsid w:val="00BC3A4C"/>
    <w:rsid w:val="00BC4273"/>
    <w:rsid w:val="00BD0245"/>
    <w:rsid w:val="00BD0862"/>
    <w:rsid w:val="00BD0C56"/>
    <w:rsid w:val="00BD4368"/>
    <w:rsid w:val="00BE4F85"/>
    <w:rsid w:val="00BE6065"/>
    <w:rsid w:val="00BF0D87"/>
    <w:rsid w:val="00BF1D33"/>
    <w:rsid w:val="00BF53EB"/>
    <w:rsid w:val="00BF64DF"/>
    <w:rsid w:val="00C04C3D"/>
    <w:rsid w:val="00C0621E"/>
    <w:rsid w:val="00C06496"/>
    <w:rsid w:val="00C06EAD"/>
    <w:rsid w:val="00C12EB0"/>
    <w:rsid w:val="00C17956"/>
    <w:rsid w:val="00C202BD"/>
    <w:rsid w:val="00C21D0E"/>
    <w:rsid w:val="00C24289"/>
    <w:rsid w:val="00C347A9"/>
    <w:rsid w:val="00C35908"/>
    <w:rsid w:val="00C37A8D"/>
    <w:rsid w:val="00C409C8"/>
    <w:rsid w:val="00C54795"/>
    <w:rsid w:val="00C55540"/>
    <w:rsid w:val="00C57D48"/>
    <w:rsid w:val="00C64E7F"/>
    <w:rsid w:val="00C73176"/>
    <w:rsid w:val="00C7450E"/>
    <w:rsid w:val="00C750B3"/>
    <w:rsid w:val="00C77CE3"/>
    <w:rsid w:val="00C803D8"/>
    <w:rsid w:val="00C809C8"/>
    <w:rsid w:val="00C815A1"/>
    <w:rsid w:val="00C84B07"/>
    <w:rsid w:val="00C9186C"/>
    <w:rsid w:val="00C96A7A"/>
    <w:rsid w:val="00C96D69"/>
    <w:rsid w:val="00CA58D8"/>
    <w:rsid w:val="00CB0730"/>
    <w:rsid w:val="00CC22BD"/>
    <w:rsid w:val="00CC38D3"/>
    <w:rsid w:val="00CC7A9E"/>
    <w:rsid w:val="00CD0074"/>
    <w:rsid w:val="00CD3BA6"/>
    <w:rsid w:val="00CD6D0F"/>
    <w:rsid w:val="00CE0152"/>
    <w:rsid w:val="00CE0868"/>
    <w:rsid w:val="00CE2DB6"/>
    <w:rsid w:val="00CE3C90"/>
    <w:rsid w:val="00CE4CCB"/>
    <w:rsid w:val="00CF2FE0"/>
    <w:rsid w:val="00CF533E"/>
    <w:rsid w:val="00D00E66"/>
    <w:rsid w:val="00D01A4A"/>
    <w:rsid w:val="00D14DB2"/>
    <w:rsid w:val="00D15430"/>
    <w:rsid w:val="00D16D7D"/>
    <w:rsid w:val="00D203D9"/>
    <w:rsid w:val="00D303BB"/>
    <w:rsid w:val="00D306FB"/>
    <w:rsid w:val="00D31BD2"/>
    <w:rsid w:val="00D36015"/>
    <w:rsid w:val="00D36EBD"/>
    <w:rsid w:val="00D376F9"/>
    <w:rsid w:val="00D44420"/>
    <w:rsid w:val="00D45204"/>
    <w:rsid w:val="00D46E07"/>
    <w:rsid w:val="00D500D8"/>
    <w:rsid w:val="00D50E9F"/>
    <w:rsid w:val="00D56A32"/>
    <w:rsid w:val="00D65FD7"/>
    <w:rsid w:val="00D76726"/>
    <w:rsid w:val="00D76ADC"/>
    <w:rsid w:val="00D76ADD"/>
    <w:rsid w:val="00D76D42"/>
    <w:rsid w:val="00D801C4"/>
    <w:rsid w:val="00D82229"/>
    <w:rsid w:val="00D82778"/>
    <w:rsid w:val="00D86C45"/>
    <w:rsid w:val="00D86D26"/>
    <w:rsid w:val="00D90D45"/>
    <w:rsid w:val="00D9414C"/>
    <w:rsid w:val="00DA0438"/>
    <w:rsid w:val="00DA2559"/>
    <w:rsid w:val="00DA28BA"/>
    <w:rsid w:val="00DB075C"/>
    <w:rsid w:val="00DB167F"/>
    <w:rsid w:val="00DB2F11"/>
    <w:rsid w:val="00DB3127"/>
    <w:rsid w:val="00DB417E"/>
    <w:rsid w:val="00DC1410"/>
    <w:rsid w:val="00DC486E"/>
    <w:rsid w:val="00DD0F9E"/>
    <w:rsid w:val="00DD2BD4"/>
    <w:rsid w:val="00DD4ADA"/>
    <w:rsid w:val="00DD666D"/>
    <w:rsid w:val="00DE0D84"/>
    <w:rsid w:val="00DE115A"/>
    <w:rsid w:val="00DE793D"/>
    <w:rsid w:val="00DF00E5"/>
    <w:rsid w:val="00DF73D8"/>
    <w:rsid w:val="00E03E70"/>
    <w:rsid w:val="00E05EB1"/>
    <w:rsid w:val="00E07580"/>
    <w:rsid w:val="00E13087"/>
    <w:rsid w:val="00E144E9"/>
    <w:rsid w:val="00E21E87"/>
    <w:rsid w:val="00E22935"/>
    <w:rsid w:val="00E278B2"/>
    <w:rsid w:val="00E30373"/>
    <w:rsid w:val="00E330D0"/>
    <w:rsid w:val="00E3385D"/>
    <w:rsid w:val="00E34C55"/>
    <w:rsid w:val="00E43280"/>
    <w:rsid w:val="00E43581"/>
    <w:rsid w:val="00E43ABF"/>
    <w:rsid w:val="00E513BA"/>
    <w:rsid w:val="00E52175"/>
    <w:rsid w:val="00E55910"/>
    <w:rsid w:val="00E564AC"/>
    <w:rsid w:val="00E60030"/>
    <w:rsid w:val="00E63DC3"/>
    <w:rsid w:val="00E64A42"/>
    <w:rsid w:val="00E65DCD"/>
    <w:rsid w:val="00E660AC"/>
    <w:rsid w:val="00E7395E"/>
    <w:rsid w:val="00E75D4F"/>
    <w:rsid w:val="00E75E79"/>
    <w:rsid w:val="00E92E88"/>
    <w:rsid w:val="00E93BFB"/>
    <w:rsid w:val="00E95F45"/>
    <w:rsid w:val="00EA2023"/>
    <w:rsid w:val="00EA2D36"/>
    <w:rsid w:val="00EA7986"/>
    <w:rsid w:val="00EB2EE0"/>
    <w:rsid w:val="00ED7C9C"/>
    <w:rsid w:val="00EE3731"/>
    <w:rsid w:val="00EE3F28"/>
    <w:rsid w:val="00EE5BCF"/>
    <w:rsid w:val="00EE6396"/>
    <w:rsid w:val="00F0720B"/>
    <w:rsid w:val="00F20A71"/>
    <w:rsid w:val="00F20E1F"/>
    <w:rsid w:val="00F27EC2"/>
    <w:rsid w:val="00F31C80"/>
    <w:rsid w:val="00F34130"/>
    <w:rsid w:val="00F3463A"/>
    <w:rsid w:val="00F52531"/>
    <w:rsid w:val="00F57C67"/>
    <w:rsid w:val="00F6164B"/>
    <w:rsid w:val="00F64BF2"/>
    <w:rsid w:val="00F76B9C"/>
    <w:rsid w:val="00F81C32"/>
    <w:rsid w:val="00F90F0F"/>
    <w:rsid w:val="00F9411F"/>
    <w:rsid w:val="00F9436C"/>
    <w:rsid w:val="00F94DD5"/>
    <w:rsid w:val="00F97319"/>
    <w:rsid w:val="00FA3056"/>
    <w:rsid w:val="00FA3E57"/>
    <w:rsid w:val="00FA7613"/>
    <w:rsid w:val="00FC05FA"/>
    <w:rsid w:val="00FC554C"/>
    <w:rsid w:val="00FD07F2"/>
    <w:rsid w:val="00FD4603"/>
    <w:rsid w:val="00FD477F"/>
    <w:rsid w:val="00FD67EE"/>
    <w:rsid w:val="00FE267D"/>
    <w:rsid w:val="00FE2920"/>
    <w:rsid w:val="00FE76AB"/>
    <w:rsid w:val="00FF04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
    <w:name w:val="Unresolved Mention"/>
    <w:basedOn w:val="DefaultParagraphFont"/>
    <w:uiPriority w:val="99"/>
    <w:semiHidden/>
    <w:unhideWhenUsed/>
    <w:rsid w:val="00651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protectedplanet.net/c/calculating-protected-area-coverage" TargetMode="External"/><Relationship Id="rId2" Type="http://schemas.openxmlformats.org/officeDocument/2006/relationships/hyperlink" Target="https://dx.doi.org/10.1111/conl.12158" TargetMode="External"/><Relationship Id="rId1" Type="http://schemas.openxmlformats.org/officeDocument/2006/relationships/hyperlink" Target="https://www.cbd.int/doc/c/efb0/1f84/a892b98d2982a829962b6371/wg2020-02-03-en.pdf" TargetMode="External"/></Relationship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www.iucnredlist.org/"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hyperlink" Target="https://datacatalog.worldbank.org/dataset/worldwide-governance-indicators" TargetMode="External"/><Relationship Id="rId2" Type="http://schemas.openxmlformats.org/officeDocument/2006/relationships/numbering" Target="numbering.xml"/><Relationship Id="rId16" Type="http://schemas.openxmlformats.org/officeDocument/2006/relationships/hyperlink" Target="https://www.protectedplanet.net/"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mailto:richard.schuster@glel.carleton.ca" TargetMode="Externa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gadm.org/"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birdlife.org/datazone/home"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EDAE2-3F15-488D-853A-50836E2B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26</Pages>
  <Words>10847</Words>
  <Characters>61833</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42</cp:revision>
  <dcterms:created xsi:type="dcterms:W3CDTF">2020-04-08T15:41:00Z</dcterms:created>
  <dcterms:modified xsi:type="dcterms:W3CDTF">2020-04-08T16:33:00Z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id="xD3JE5k6"/&gt;&lt;style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