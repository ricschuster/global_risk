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7DF30E1" w14:textId="63066BBD" w:rsidR="00AF2C40" w:rsidRPr="00BE6065" w:rsidRDefault="00046914" w:rsidP="00BC1C25">
      <w:pPr>
        <w:spacing w:after="0" w:line="480" w:lineRule="auto"/>
        <w:rPr>
          <w:rFonts w:ascii="Times New Roman" w:hAnsi="Times New Roman" w:cs="Times New Roman"/>
          <w:b/>
          <w:bCs/>
          <w:sz w:val="24"/>
          <w:szCs w:val="24"/>
        </w:rPr>
      </w:pPr>
      <w:r w:rsidRPr="00BE6065">
        <w:rPr>
          <w:rFonts w:ascii="Times New Roman" w:hAnsi="Times New Roman" w:cs="Times New Roman"/>
          <w:sz w:val="24"/>
          <w:szCs w:val="24"/>
        </w:rPr>
        <w:t xml:space="preserve">Title: </w:t>
      </w:r>
      <w:r w:rsidR="00036665">
        <w:rPr>
          <w:rFonts w:ascii="Times New Roman" w:hAnsi="Times New Roman" w:cs="Times New Roman"/>
          <w:b/>
          <w:bCs/>
          <w:sz w:val="24"/>
          <w:szCs w:val="24"/>
        </w:rPr>
        <w:t>Biodiversity conservation</w:t>
      </w:r>
      <w:r w:rsidR="00772BFF">
        <w:rPr>
          <w:rFonts w:ascii="Times New Roman" w:hAnsi="Times New Roman" w:cs="Times New Roman"/>
          <w:b/>
          <w:bCs/>
          <w:sz w:val="24"/>
          <w:szCs w:val="24"/>
        </w:rPr>
        <w:t xml:space="preserve"> </w:t>
      </w:r>
      <w:bookmarkStart w:id="0" w:name="_Hlk31452359"/>
      <w:r w:rsidR="00772BFF">
        <w:rPr>
          <w:rFonts w:ascii="Times New Roman" w:hAnsi="Times New Roman" w:cs="Times New Roman"/>
          <w:b/>
          <w:bCs/>
          <w:sz w:val="24"/>
          <w:szCs w:val="24"/>
        </w:rPr>
        <w:t>in an uncertain world</w:t>
      </w:r>
      <w:bookmarkEnd w:id="0"/>
    </w:p>
    <w:p w14:paraId="55E4D746" w14:textId="77777777" w:rsidR="00981CF9" w:rsidRPr="00BE6065" w:rsidRDefault="00981CF9" w:rsidP="00BC1C25">
      <w:pPr>
        <w:spacing w:after="0" w:line="480" w:lineRule="auto"/>
        <w:rPr>
          <w:rFonts w:ascii="Times New Roman" w:hAnsi="Times New Roman" w:cs="Times New Roman"/>
          <w:sz w:val="24"/>
          <w:szCs w:val="24"/>
        </w:rPr>
      </w:pPr>
    </w:p>
    <w:p w14:paraId="31521448" w14:textId="44BDA82C" w:rsidR="00046914" w:rsidRPr="00BE6065" w:rsidRDefault="00046914" w:rsidP="00BC1C25">
      <w:pPr>
        <w:spacing w:after="0" w:line="480" w:lineRule="auto"/>
        <w:rPr>
          <w:rFonts w:ascii="Times New Roman" w:hAnsi="Times New Roman" w:cs="Times New Roman"/>
          <w:sz w:val="24"/>
          <w:szCs w:val="24"/>
        </w:rPr>
      </w:pPr>
      <w:r w:rsidRPr="00BE6065">
        <w:rPr>
          <w:rFonts w:ascii="Times New Roman" w:hAnsi="Times New Roman" w:cs="Times New Roman"/>
          <w:sz w:val="24"/>
          <w:szCs w:val="24"/>
        </w:rPr>
        <w:t>Authors: Richard Schuster</w:t>
      </w:r>
      <w:r w:rsidR="00EA2023" w:rsidRPr="00BE6065">
        <w:rPr>
          <w:rFonts w:ascii="Times New Roman" w:hAnsi="Times New Roman" w:cs="Times New Roman"/>
          <w:sz w:val="24"/>
          <w:szCs w:val="24"/>
        </w:rPr>
        <w:t xml:space="preserve"> </w:t>
      </w:r>
      <w:r w:rsidR="00EA2023" w:rsidRPr="00BE6065">
        <w:rPr>
          <w:rFonts w:ascii="Times New Roman" w:hAnsi="Times New Roman" w:cs="Times New Roman"/>
          <w:sz w:val="24"/>
          <w:szCs w:val="24"/>
          <w:vertAlign w:val="superscript"/>
        </w:rPr>
        <w:t>a,b,*</w:t>
      </w:r>
      <w:r w:rsidRPr="00BE6065">
        <w:rPr>
          <w:rFonts w:ascii="Times New Roman" w:hAnsi="Times New Roman" w:cs="Times New Roman"/>
          <w:sz w:val="24"/>
          <w:szCs w:val="24"/>
        </w:rPr>
        <w:t>, Rachel Buxton</w:t>
      </w:r>
      <w:r w:rsidR="001C23DA" w:rsidRPr="00BE6065">
        <w:rPr>
          <w:rFonts w:ascii="Times New Roman" w:hAnsi="Times New Roman" w:cs="Times New Roman"/>
          <w:sz w:val="24"/>
          <w:szCs w:val="24"/>
          <w:vertAlign w:val="superscript"/>
        </w:rPr>
        <w:t>a</w:t>
      </w:r>
      <w:r w:rsidRPr="00BE6065">
        <w:rPr>
          <w:rFonts w:ascii="Times New Roman" w:hAnsi="Times New Roman" w:cs="Times New Roman"/>
          <w:sz w:val="24"/>
          <w:szCs w:val="24"/>
        </w:rPr>
        <w:t xml:space="preserve">, Jeffrey </w:t>
      </w:r>
      <w:r w:rsidR="00E92E88">
        <w:rPr>
          <w:rFonts w:ascii="Times New Roman" w:hAnsi="Times New Roman" w:cs="Times New Roman"/>
          <w:sz w:val="24"/>
          <w:szCs w:val="24"/>
        </w:rPr>
        <w:t xml:space="preserve">O. </w:t>
      </w:r>
      <w:r w:rsidRPr="00BE6065">
        <w:rPr>
          <w:rFonts w:ascii="Times New Roman" w:hAnsi="Times New Roman" w:cs="Times New Roman"/>
          <w:sz w:val="24"/>
          <w:szCs w:val="24"/>
        </w:rPr>
        <w:t>Hanson</w:t>
      </w:r>
      <w:r w:rsidR="001C23DA" w:rsidRPr="00BE6065">
        <w:rPr>
          <w:rFonts w:ascii="Times New Roman" w:hAnsi="Times New Roman" w:cs="Times New Roman"/>
          <w:sz w:val="24"/>
          <w:szCs w:val="24"/>
          <w:vertAlign w:val="superscript"/>
        </w:rPr>
        <w:t>a</w:t>
      </w:r>
      <w:r w:rsidRPr="00BE6065">
        <w:rPr>
          <w:rFonts w:ascii="Times New Roman" w:hAnsi="Times New Roman" w:cs="Times New Roman"/>
          <w:sz w:val="24"/>
          <w:szCs w:val="24"/>
        </w:rPr>
        <w:t xml:space="preserve">, </w:t>
      </w:r>
      <w:r w:rsidR="009B7FE4" w:rsidRPr="009B7FE4">
        <w:rPr>
          <w:rFonts w:ascii="Times New Roman" w:hAnsi="Times New Roman" w:cs="Times New Roman"/>
          <w:sz w:val="24"/>
          <w:szCs w:val="24"/>
        </w:rPr>
        <w:t>Allison Binley</w:t>
      </w:r>
      <w:r w:rsidR="009B7FE4" w:rsidRPr="00BE6065">
        <w:rPr>
          <w:rFonts w:ascii="Times New Roman" w:hAnsi="Times New Roman" w:cs="Times New Roman"/>
          <w:sz w:val="24"/>
          <w:szCs w:val="24"/>
          <w:vertAlign w:val="superscript"/>
        </w:rPr>
        <w:t>a</w:t>
      </w:r>
      <w:r w:rsidR="009B7FE4">
        <w:rPr>
          <w:rFonts w:ascii="Times New Roman" w:hAnsi="Times New Roman" w:cs="Times New Roman"/>
          <w:sz w:val="24"/>
          <w:szCs w:val="24"/>
        </w:rPr>
        <w:t xml:space="preserve">, </w:t>
      </w:r>
      <w:r w:rsidRPr="00BE6065">
        <w:rPr>
          <w:rFonts w:ascii="Times New Roman" w:hAnsi="Times New Roman" w:cs="Times New Roman"/>
          <w:sz w:val="24"/>
          <w:szCs w:val="24"/>
        </w:rPr>
        <w:t>Jeremy Pittman</w:t>
      </w:r>
      <w:r w:rsidR="00E43ABF" w:rsidRPr="00BE6065">
        <w:rPr>
          <w:rFonts w:ascii="Times New Roman" w:hAnsi="Times New Roman" w:cs="Times New Roman"/>
          <w:sz w:val="24"/>
          <w:szCs w:val="24"/>
          <w:vertAlign w:val="superscript"/>
        </w:rPr>
        <w:t>c</w:t>
      </w:r>
      <w:r w:rsidRPr="00BE6065">
        <w:rPr>
          <w:rFonts w:ascii="Times New Roman" w:hAnsi="Times New Roman" w:cs="Times New Roman"/>
          <w:sz w:val="24"/>
          <w:szCs w:val="24"/>
        </w:rPr>
        <w:t xml:space="preserve">, </w:t>
      </w:r>
      <w:r w:rsidR="00EE3731">
        <w:rPr>
          <w:rFonts w:ascii="Times New Roman" w:hAnsi="Times New Roman" w:cs="Times New Roman"/>
          <w:sz w:val="24"/>
          <w:szCs w:val="24"/>
        </w:rPr>
        <w:t>V</w:t>
      </w:r>
      <w:r w:rsidR="00EE3731" w:rsidRPr="00EE3731">
        <w:rPr>
          <w:rFonts w:ascii="Times New Roman" w:hAnsi="Times New Roman" w:cs="Times New Roman"/>
          <w:sz w:val="24"/>
          <w:szCs w:val="24"/>
        </w:rPr>
        <w:t>ivitskaia</w:t>
      </w:r>
      <w:r w:rsidR="00EE3731">
        <w:rPr>
          <w:rFonts w:ascii="Times New Roman" w:hAnsi="Times New Roman" w:cs="Times New Roman"/>
          <w:sz w:val="24"/>
          <w:szCs w:val="24"/>
        </w:rPr>
        <w:t xml:space="preserve"> </w:t>
      </w:r>
      <w:r w:rsidR="0084155F">
        <w:rPr>
          <w:rFonts w:ascii="Times New Roman" w:hAnsi="Times New Roman" w:cs="Times New Roman"/>
          <w:sz w:val="24"/>
          <w:szCs w:val="24"/>
        </w:rPr>
        <w:t>Tulloch</w:t>
      </w:r>
      <w:r w:rsidR="006A6E5C" w:rsidRPr="006A6E5C">
        <w:rPr>
          <w:rFonts w:ascii="Times New Roman" w:hAnsi="Times New Roman" w:cs="Times New Roman"/>
          <w:sz w:val="24"/>
          <w:szCs w:val="24"/>
          <w:vertAlign w:val="superscript"/>
        </w:rPr>
        <w:t>d</w:t>
      </w:r>
      <w:r w:rsidR="0084155F">
        <w:rPr>
          <w:rFonts w:ascii="Times New Roman" w:hAnsi="Times New Roman" w:cs="Times New Roman"/>
          <w:sz w:val="24"/>
          <w:szCs w:val="24"/>
        </w:rPr>
        <w:t xml:space="preserve">, </w:t>
      </w:r>
      <w:r w:rsidRPr="00BE6065">
        <w:rPr>
          <w:rFonts w:ascii="Times New Roman" w:hAnsi="Times New Roman" w:cs="Times New Roman"/>
          <w:sz w:val="24"/>
          <w:szCs w:val="24"/>
        </w:rPr>
        <w:t>Frank La Sorte</w:t>
      </w:r>
      <w:r w:rsidR="006A6E5C">
        <w:rPr>
          <w:rFonts w:ascii="Times New Roman" w:hAnsi="Times New Roman" w:cs="Times New Roman"/>
          <w:sz w:val="24"/>
          <w:szCs w:val="24"/>
          <w:vertAlign w:val="superscript"/>
        </w:rPr>
        <w:t>e</w:t>
      </w:r>
      <w:r w:rsidRPr="00BE6065">
        <w:rPr>
          <w:rFonts w:ascii="Times New Roman" w:hAnsi="Times New Roman" w:cs="Times New Roman"/>
          <w:sz w:val="24"/>
          <w:szCs w:val="24"/>
        </w:rPr>
        <w:t xml:space="preserve">, </w:t>
      </w:r>
      <w:r w:rsidR="00537683" w:rsidRPr="00BE6065">
        <w:rPr>
          <w:rFonts w:ascii="Times New Roman" w:hAnsi="Times New Roman" w:cs="Times New Roman"/>
          <w:sz w:val="24"/>
          <w:szCs w:val="24"/>
        </w:rPr>
        <w:t>Raquel Garcia</w:t>
      </w:r>
      <w:r w:rsidR="006A6E5C">
        <w:rPr>
          <w:rFonts w:ascii="Times New Roman" w:hAnsi="Times New Roman" w:cs="Times New Roman"/>
          <w:sz w:val="24"/>
          <w:szCs w:val="24"/>
          <w:vertAlign w:val="superscript"/>
        </w:rPr>
        <w:t>f</w:t>
      </w:r>
      <w:r w:rsidR="00537683" w:rsidRPr="00BE6065">
        <w:rPr>
          <w:rFonts w:ascii="Times New Roman" w:hAnsi="Times New Roman" w:cs="Times New Roman"/>
          <w:sz w:val="24"/>
          <w:szCs w:val="24"/>
        </w:rPr>
        <w:t xml:space="preserve">, </w:t>
      </w:r>
      <w:r w:rsidR="00E34C55" w:rsidRPr="00BE6065">
        <w:rPr>
          <w:rFonts w:ascii="Times New Roman" w:hAnsi="Times New Roman" w:cs="Times New Roman"/>
          <w:sz w:val="24"/>
          <w:szCs w:val="24"/>
        </w:rPr>
        <w:t>Peter H. Verburg</w:t>
      </w:r>
      <w:r w:rsidR="006A6E5C">
        <w:rPr>
          <w:rFonts w:ascii="Times New Roman" w:hAnsi="Times New Roman" w:cs="Times New Roman"/>
          <w:sz w:val="24"/>
          <w:szCs w:val="24"/>
          <w:vertAlign w:val="superscript"/>
        </w:rPr>
        <w:t>g</w:t>
      </w:r>
      <w:r w:rsidR="00E34C55" w:rsidRPr="00BE6065">
        <w:rPr>
          <w:rFonts w:ascii="Times New Roman" w:hAnsi="Times New Roman" w:cs="Times New Roman"/>
          <w:sz w:val="24"/>
          <w:szCs w:val="24"/>
        </w:rPr>
        <w:t>, Amanda D. Rodewald</w:t>
      </w:r>
      <w:r w:rsidR="006A6E5C">
        <w:rPr>
          <w:rFonts w:ascii="Times New Roman" w:hAnsi="Times New Roman" w:cs="Times New Roman"/>
          <w:sz w:val="24"/>
          <w:szCs w:val="24"/>
          <w:vertAlign w:val="superscript"/>
        </w:rPr>
        <w:t>e</w:t>
      </w:r>
      <w:r w:rsidR="00064124" w:rsidRPr="00BE6065">
        <w:rPr>
          <w:rFonts w:ascii="Times New Roman" w:hAnsi="Times New Roman" w:cs="Times New Roman"/>
          <w:sz w:val="24"/>
          <w:szCs w:val="24"/>
          <w:vertAlign w:val="superscript"/>
        </w:rPr>
        <w:t>,</w:t>
      </w:r>
      <w:r w:rsidR="006A6E5C">
        <w:rPr>
          <w:rFonts w:ascii="Times New Roman" w:hAnsi="Times New Roman" w:cs="Times New Roman"/>
          <w:sz w:val="24"/>
          <w:szCs w:val="24"/>
          <w:vertAlign w:val="superscript"/>
        </w:rPr>
        <w:t>h</w:t>
      </w:r>
      <w:r w:rsidR="00E34C55" w:rsidRPr="00BE6065">
        <w:rPr>
          <w:rFonts w:ascii="Times New Roman" w:hAnsi="Times New Roman" w:cs="Times New Roman"/>
          <w:sz w:val="24"/>
          <w:szCs w:val="24"/>
        </w:rPr>
        <w:t xml:space="preserve">, </w:t>
      </w:r>
      <w:r w:rsidR="00032C62" w:rsidRPr="00BE6065">
        <w:rPr>
          <w:rFonts w:ascii="Times New Roman" w:hAnsi="Times New Roman" w:cs="Times New Roman"/>
          <w:sz w:val="24"/>
          <w:szCs w:val="24"/>
        </w:rPr>
        <w:t>Scott Wilson</w:t>
      </w:r>
      <w:r w:rsidR="006A6E5C">
        <w:rPr>
          <w:rFonts w:ascii="Times New Roman" w:hAnsi="Times New Roman" w:cs="Times New Roman"/>
          <w:sz w:val="24"/>
          <w:szCs w:val="24"/>
          <w:vertAlign w:val="superscript"/>
        </w:rPr>
        <w:t>i</w:t>
      </w:r>
      <w:r w:rsidR="00032C62" w:rsidRPr="00BE6065">
        <w:rPr>
          <w:rFonts w:ascii="Times New Roman" w:hAnsi="Times New Roman" w:cs="Times New Roman"/>
          <w:sz w:val="24"/>
          <w:szCs w:val="24"/>
        </w:rPr>
        <w:t xml:space="preserve">, </w:t>
      </w:r>
      <w:r w:rsidR="00E34C55" w:rsidRPr="00BE6065">
        <w:rPr>
          <w:rFonts w:ascii="Times New Roman" w:hAnsi="Times New Roman" w:cs="Times New Roman"/>
          <w:sz w:val="24"/>
          <w:szCs w:val="24"/>
        </w:rPr>
        <w:t>Peter Arcese</w:t>
      </w:r>
      <w:r w:rsidR="006A6E5C">
        <w:rPr>
          <w:rFonts w:ascii="Times New Roman" w:hAnsi="Times New Roman" w:cs="Times New Roman"/>
          <w:sz w:val="24"/>
          <w:szCs w:val="24"/>
          <w:vertAlign w:val="superscript"/>
        </w:rPr>
        <w:t>d</w:t>
      </w:r>
      <w:r w:rsidR="00E34C55" w:rsidRPr="00BE6065">
        <w:rPr>
          <w:rFonts w:ascii="Times New Roman" w:hAnsi="Times New Roman" w:cs="Times New Roman"/>
          <w:sz w:val="24"/>
          <w:szCs w:val="24"/>
        </w:rPr>
        <w:t>, Hugh Possingham</w:t>
      </w:r>
      <w:r w:rsidR="009824DD" w:rsidRPr="00BE6065">
        <w:rPr>
          <w:rFonts w:ascii="Times New Roman" w:hAnsi="Times New Roman" w:cs="Times New Roman"/>
          <w:sz w:val="24"/>
          <w:szCs w:val="24"/>
          <w:vertAlign w:val="superscript"/>
        </w:rPr>
        <w:t>j,k</w:t>
      </w:r>
      <w:r w:rsidR="00A82922" w:rsidRPr="00BE6065">
        <w:rPr>
          <w:rFonts w:ascii="Times New Roman" w:hAnsi="Times New Roman" w:cs="Times New Roman"/>
          <w:sz w:val="24"/>
          <w:szCs w:val="24"/>
        </w:rPr>
        <w:t xml:space="preserve">, </w:t>
      </w:r>
      <w:r w:rsidR="00E34C55" w:rsidRPr="00BE6065">
        <w:rPr>
          <w:rFonts w:ascii="Times New Roman" w:hAnsi="Times New Roman" w:cs="Times New Roman"/>
          <w:sz w:val="24"/>
          <w:szCs w:val="24"/>
        </w:rPr>
        <w:t>Joseph R. Bennett</w:t>
      </w:r>
      <w:r w:rsidR="001C23DA" w:rsidRPr="00BE6065">
        <w:rPr>
          <w:rFonts w:ascii="Times New Roman" w:hAnsi="Times New Roman" w:cs="Times New Roman"/>
          <w:sz w:val="24"/>
          <w:szCs w:val="24"/>
          <w:vertAlign w:val="superscript"/>
        </w:rPr>
        <w:t>a</w:t>
      </w:r>
    </w:p>
    <w:p w14:paraId="4B25ECD8" w14:textId="65E26B41" w:rsidR="007B57DB" w:rsidRDefault="007B57DB" w:rsidP="00BC1C25">
      <w:pPr>
        <w:spacing w:after="0" w:line="480" w:lineRule="auto"/>
        <w:rPr>
          <w:rFonts w:ascii="Times New Roman" w:hAnsi="Times New Roman" w:cs="Times New Roman"/>
          <w:sz w:val="24"/>
          <w:szCs w:val="24"/>
        </w:rPr>
      </w:pPr>
    </w:p>
    <w:p w14:paraId="3A398E0E" w14:textId="7A65B857" w:rsidR="0048124B" w:rsidRPr="00BE6065" w:rsidRDefault="0048124B" w:rsidP="00BC1C25">
      <w:pPr>
        <w:spacing w:after="0" w:line="480" w:lineRule="auto"/>
        <w:rPr>
          <w:rFonts w:ascii="Times New Roman" w:hAnsi="Times New Roman" w:cs="Times New Roman"/>
          <w:sz w:val="24"/>
          <w:szCs w:val="24"/>
        </w:rPr>
      </w:pPr>
      <w:r>
        <w:rPr>
          <w:rFonts w:ascii="Times New Roman" w:hAnsi="Times New Roman" w:cs="Times New Roman"/>
          <w:sz w:val="24"/>
          <w:szCs w:val="24"/>
        </w:rPr>
        <w:t>Affiliations:</w:t>
      </w:r>
    </w:p>
    <w:p w14:paraId="7109909C" w14:textId="77777777" w:rsidR="007B57DB" w:rsidRPr="00BE6065" w:rsidRDefault="007B57DB" w:rsidP="00BC1C25">
      <w:pPr>
        <w:pStyle w:val="Body"/>
        <w:spacing w:after="0" w:line="480" w:lineRule="auto"/>
        <w:ind w:left="360" w:hanging="360"/>
        <w:rPr>
          <w:rFonts w:cs="Times New Roman"/>
          <w:lang w:val="en-CA"/>
        </w:rPr>
      </w:pPr>
      <w:r w:rsidRPr="00BE6065">
        <w:rPr>
          <w:rFonts w:cs="Times New Roman"/>
          <w:vertAlign w:val="superscript"/>
          <w:lang w:val="en-CA"/>
        </w:rPr>
        <w:t xml:space="preserve">a </w:t>
      </w:r>
      <w:r w:rsidRPr="00BE6065">
        <w:rPr>
          <w:rFonts w:cs="Times New Roman"/>
          <w:lang w:val="en-CA"/>
        </w:rPr>
        <w:t xml:space="preserve">Department of Biology, 1125 Colonel By Drive, Carleton University, Ottawa ON, K1S 5B6 Canada. </w:t>
      </w:r>
    </w:p>
    <w:p w14:paraId="16FDB573" w14:textId="77777777" w:rsidR="007B57DB" w:rsidRPr="00BE6065" w:rsidRDefault="007B57DB" w:rsidP="00BC1C25">
      <w:pPr>
        <w:pStyle w:val="Body"/>
        <w:spacing w:after="0" w:line="480" w:lineRule="auto"/>
        <w:ind w:left="360" w:hanging="360"/>
        <w:rPr>
          <w:rFonts w:cs="Times New Roman"/>
          <w:lang w:val="en-CA"/>
        </w:rPr>
      </w:pPr>
      <w:r w:rsidRPr="00BE6065">
        <w:rPr>
          <w:rFonts w:cs="Times New Roman"/>
          <w:vertAlign w:val="superscript"/>
          <w:lang w:val="en-CA"/>
        </w:rPr>
        <w:t>b</w:t>
      </w:r>
      <w:r w:rsidRPr="00BE6065">
        <w:rPr>
          <w:rFonts w:cs="Times New Roman"/>
          <w:lang w:val="en-CA"/>
        </w:rPr>
        <w:t xml:space="preserve"> Ecosystem Science and Management Program, 3333 University Way, University of Northern British Columbia, Prince George BC, V2N 4Z9 Canada. </w:t>
      </w:r>
    </w:p>
    <w:p w14:paraId="2FC73306" w14:textId="4F5B311D" w:rsidR="004B4D7E" w:rsidRDefault="00E43ABF" w:rsidP="00BC1C25">
      <w:pPr>
        <w:pStyle w:val="Body"/>
        <w:spacing w:after="0" w:line="480" w:lineRule="auto"/>
        <w:ind w:left="357" w:hanging="357"/>
        <w:rPr>
          <w:rFonts w:cs="Times New Roman"/>
          <w:lang w:val="en-CA"/>
        </w:rPr>
      </w:pPr>
      <w:r w:rsidRPr="00BE6065">
        <w:rPr>
          <w:rFonts w:cs="Times New Roman"/>
          <w:vertAlign w:val="superscript"/>
          <w:lang w:val="en-CA"/>
        </w:rPr>
        <w:t>c</w:t>
      </w:r>
      <w:r w:rsidRPr="00BE6065">
        <w:rPr>
          <w:rFonts w:cs="Times New Roman"/>
          <w:lang w:val="en-CA"/>
        </w:rPr>
        <w:t>School of Planning, University of Waterloo, 200 University Ave W, Waterloo, ON, N2T 3G1, Canada</w:t>
      </w:r>
    </w:p>
    <w:p w14:paraId="4B494DCC" w14:textId="316ADE0F" w:rsidR="00B11B6F" w:rsidRPr="00BE6065" w:rsidRDefault="00E564AC" w:rsidP="00BC1C25">
      <w:pPr>
        <w:pStyle w:val="Body"/>
        <w:spacing w:after="0" w:line="480" w:lineRule="auto"/>
        <w:ind w:left="357" w:hanging="357"/>
        <w:rPr>
          <w:rFonts w:cs="Times New Roman"/>
          <w:lang w:val="en-CA"/>
        </w:rPr>
      </w:pPr>
      <w:r>
        <w:rPr>
          <w:rFonts w:cs="Times New Roman"/>
          <w:vertAlign w:val="superscript"/>
          <w:lang w:val="en-CA"/>
        </w:rPr>
        <w:t>d</w:t>
      </w:r>
      <w:r w:rsidR="00B11B6F" w:rsidRPr="00BE6065">
        <w:rPr>
          <w:rFonts w:cs="Times New Roman"/>
          <w:vertAlign w:val="superscript"/>
          <w:lang w:val="en-CA"/>
        </w:rPr>
        <w:t xml:space="preserve"> </w:t>
      </w:r>
      <w:r w:rsidR="004B256A">
        <w:rPr>
          <w:rFonts w:cs="Times New Roman"/>
          <w:lang w:val="en-CA"/>
        </w:rPr>
        <w:t>Conservation Decisions Lab, D</w:t>
      </w:r>
      <w:r w:rsidR="00B11B6F" w:rsidRPr="00BE6065">
        <w:rPr>
          <w:rFonts w:cs="Times New Roman"/>
          <w:lang w:val="en-CA"/>
        </w:rPr>
        <w:t>epartment of Forest and Conservation Sciences, 2424 Main Mall, University of British Columbia, Vancouver BC, V6T 1Z4 Canada.</w:t>
      </w:r>
    </w:p>
    <w:p w14:paraId="07462B8A" w14:textId="7CFE7D99" w:rsidR="0073298F" w:rsidRPr="00BE6065" w:rsidRDefault="00B11B6F" w:rsidP="00BC1C25">
      <w:pPr>
        <w:pStyle w:val="Body"/>
        <w:spacing w:after="0" w:line="480" w:lineRule="auto"/>
        <w:ind w:left="360" w:hanging="360"/>
        <w:rPr>
          <w:rFonts w:cs="Times New Roman"/>
        </w:rPr>
      </w:pPr>
      <w:r>
        <w:rPr>
          <w:rFonts w:cs="Times New Roman"/>
          <w:vertAlign w:val="superscript"/>
          <w:lang w:val="en-CA"/>
        </w:rPr>
        <w:t>e</w:t>
      </w:r>
      <w:r w:rsidR="0073298F" w:rsidRPr="00BE6065">
        <w:rPr>
          <w:rFonts w:cs="Times New Roman"/>
          <w:vertAlign w:val="superscript"/>
          <w:lang w:val="en-CA"/>
        </w:rPr>
        <w:t xml:space="preserve"> </w:t>
      </w:r>
      <w:r w:rsidR="0073298F" w:rsidRPr="00BE6065">
        <w:rPr>
          <w:rFonts w:cs="Times New Roman"/>
        </w:rPr>
        <w:t xml:space="preserve">Cornell Lab of Ornithology, Cornell University, Ithaca, NY 14850, USA </w:t>
      </w:r>
    </w:p>
    <w:p w14:paraId="46BB78F0" w14:textId="3EB519AF" w:rsidR="00D44420" w:rsidRPr="00BE6065" w:rsidRDefault="00B11B6F" w:rsidP="00BC1C25">
      <w:pPr>
        <w:pStyle w:val="Body"/>
        <w:spacing w:after="0" w:line="480" w:lineRule="auto"/>
        <w:ind w:left="360" w:hanging="360"/>
        <w:rPr>
          <w:rFonts w:cs="Times New Roman"/>
        </w:rPr>
      </w:pPr>
      <w:r w:rsidRPr="00B11B6F">
        <w:rPr>
          <w:rFonts w:cs="Times New Roman"/>
          <w:vertAlign w:val="superscript"/>
        </w:rPr>
        <w:t>f</w:t>
      </w:r>
      <w:r w:rsidR="00364791">
        <w:rPr>
          <w:rFonts w:cs="Times New Roman"/>
        </w:rPr>
        <w:t xml:space="preserve"> </w:t>
      </w:r>
      <w:r w:rsidR="00364791" w:rsidRPr="00364791">
        <w:rPr>
          <w:rFonts w:cs="Times New Roman"/>
        </w:rPr>
        <w:t>Centre for Invasion Biology, Dept of Botany and Zoology, Stellenbosch Univ, South Africa</w:t>
      </w:r>
    </w:p>
    <w:p w14:paraId="5AF12D1A" w14:textId="07BF5BD3" w:rsidR="00D44420" w:rsidRPr="00BE6065" w:rsidRDefault="00B11B6F" w:rsidP="00BC1C25">
      <w:pPr>
        <w:pStyle w:val="Body"/>
        <w:spacing w:after="0" w:line="480" w:lineRule="auto"/>
        <w:ind w:left="360" w:hanging="360"/>
        <w:rPr>
          <w:rFonts w:cs="Times New Roman"/>
        </w:rPr>
      </w:pPr>
      <w:r>
        <w:rPr>
          <w:rFonts w:cs="Times New Roman"/>
          <w:vertAlign w:val="superscript"/>
        </w:rPr>
        <w:t>g</w:t>
      </w:r>
      <w:r w:rsidR="00D44420" w:rsidRPr="00BE6065">
        <w:rPr>
          <w:rFonts w:cs="Times New Roman"/>
          <w:vertAlign w:val="superscript"/>
        </w:rPr>
        <w:t xml:space="preserve"> </w:t>
      </w:r>
      <w:r w:rsidR="00D44420" w:rsidRPr="00BE6065">
        <w:rPr>
          <w:rFonts w:cs="Times New Roman"/>
        </w:rPr>
        <w:t>Environmental Geography Group, VU University Amsterdam, Amsterdam, The Netherlands</w:t>
      </w:r>
    </w:p>
    <w:p w14:paraId="3D5C2864" w14:textId="290BA55A" w:rsidR="00022FF9" w:rsidRPr="00BE6065" w:rsidRDefault="00B11B6F" w:rsidP="00BC1C25">
      <w:pPr>
        <w:pStyle w:val="xmsonormal"/>
        <w:spacing w:beforeAutospacing="0" w:after="0" w:afterAutospacing="0" w:line="480" w:lineRule="auto"/>
        <w:ind w:left="360" w:hanging="360"/>
      </w:pPr>
      <w:r>
        <w:rPr>
          <w:vertAlign w:val="superscript"/>
          <w:lang w:val="en-CA"/>
        </w:rPr>
        <w:t>h</w:t>
      </w:r>
      <w:r w:rsidR="00022FF9" w:rsidRPr="00BE6065">
        <w:t xml:space="preserve"> Department of Natural Resources, Cornell University, Fernow Hall, #111, Ithaca, NY 14853, USA.</w:t>
      </w:r>
    </w:p>
    <w:p w14:paraId="7E52C909" w14:textId="5709CC61" w:rsidR="00390174" w:rsidRPr="00BE6065" w:rsidRDefault="00B11B6F" w:rsidP="00BC1C25">
      <w:pPr>
        <w:pStyle w:val="Body"/>
        <w:spacing w:after="0" w:line="480" w:lineRule="auto"/>
        <w:ind w:left="360" w:hanging="360"/>
        <w:rPr>
          <w:rFonts w:cs="Times New Roman"/>
          <w:vertAlign w:val="superscript"/>
          <w:lang w:val="en-CA"/>
        </w:rPr>
      </w:pPr>
      <w:r>
        <w:rPr>
          <w:rFonts w:cs="Times New Roman"/>
          <w:vertAlign w:val="superscript"/>
          <w:lang w:val="en-CA"/>
        </w:rPr>
        <w:t>i</w:t>
      </w:r>
      <w:r w:rsidR="00390174" w:rsidRPr="00BE6065">
        <w:rPr>
          <w:rFonts w:cs="Times New Roman"/>
          <w:vertAlign w:val="superscript"/>
          <w:lang w:val="en-CA"/>
        </w:rPr>
        <w:t xml:space="preserve"> </w:t>
      </w:r>
      <w:r w:rsidR="00390174" w:rsidRPr="00BE6065">
        <w:rPr>
          <w:rFonts w:cs="Times New Roman"/>
          <w:lang w:val="en-CA"/>
        </w:rPr>
        <w:t>Wildlife Research Division, Environment and Climate Change Canada, 1125 Colonel By Drive, Ottawa, Ontario, Canada, K1S 5B6</w:t>
      </w:r>
    </w:p>
    <w:p w14:paraId="4040249A" w14:textId="711B62CF" w:rsidR="001B4C00" w:rsidRPr="00BE6065" w:rsidRDefault="001B4C00" w:rsidP="00BC1C25">
      <w:pPr>
        <w:pStyle w:val="Body"/>
        <w:spacing w:after="0" w:line="480" w:lineRule="auto"/>
        <w:ind w:left="357" w:hanging="357"/>
        <w:rPr>
          <w:rFonts w:cs="Times New Roman"/>
          <w:lang w:val="en-CA"/>
        </w:rPr>
      </w:pPr>
      <w:r w:rsidRPr="00BE6065">
        <w:rPr>
          <w:rFonts w:cs="Times New Roman"/>
          <w:vertAlign w:val="superscript"/>
          <w:lang w:val="en-CA"/>
        </w:rPr>
        <w:lastRenderedPageBreak/>
        <w:t xml:space="preserve">j </w:t>
      </w:r>
      <w:r w:rsidRPr="00BE6065">
        <w:rPr>
          <w:rFonts w:cs="Times New Roman"/>
          <w:lang w:val="en-CA"/>
        </w:rPr>
        <w:t>Centre for Biodiversity and Conservation Science, University of Queensland, St Lucia, Queensland, Australia</w:t>
      </w:r>
    </w:p>
    <w:p w14:paraId="42AA9762" w14:textId="1D5F4240" w:rsidR="00944C54" w:rsidRPr="00BE6065" w:rsidRDefault="00944C54" w:rsidP="00BC1C25">
      <w:pPr>
        <w:pStyle w:val="Body"/>
        <w:spacing w:after="0" w:line="480" w:lineRule="auto"/>
        <w:ind w:left="357" w:hanging="357"/>
        <w:rPr>
          <w:rFonts w:cs="Times New Roman"/>
          <w:lang w:val="en-CA"/>
        </w:rPr>
      </w:pPr>
      <w:r w:rsidRPr="00BE6065">
        <w:rPr>
          <w:rFonts w:cs="Times New Roman"/>
          <w:vertAlign w:val="superscript"/>
          <w:lang w:val="en-CA"/>
        </w:rPr>
        <w:t>k</w:t>
      </w:r>
      <w:r w:rsidRPr="00BE6065">
        <w:rPr>
          <w:rFonts w:cs="Times New Roman"/>
          <w:lang w:val="en-CA"/>
        </w:rPr>
        <w:t xml:space="preserve"> The Nature Conservancy, Arlington, Virginia</w:t>
      </w:r>
    </w:p>
    <w:p w14:paraId="094D47FE" w14:textId="693911EB" w:rsidR="007B57DB" w:rsidRPr="00BE6065" w:rsidRDefault="007B57DB" w:rsidP="00BC1C25">
      <w:pPr>
        <w:spacing w:after="0" w:line="480" w:lineRule="auto"/>
        <w:rPr>
          <w:rFonts w:ascii="Times New Roman" w:hAnsi="Times New Roman" w:cs="Times New Roman"/>
          <w:sz w:val="24"/>
          <w:szCs w:val="24"/>
        </w:rPr>
      </w:pPr>
    </w:p>
    <w:p w14:paraId="4D714BEC" w14:textId="6D72EA03" w:rsidR="009721CF" w:rsidRPr="003432B5" w:rsidRDefault="005D0B50" w:rsidP="00BC1C25">
      <w:pPr>
        <w:spacing w:after="0" w:line="480" w:lineRule="auto"/>
        <w:rPr>
          <w:rFonts w:ascii="Times New Roman" w:hAnsi="Times New Roman" w:cs="Times New Roman"/>
          <w:sz w:val="24"/>
          <w:szCs w:val="24"/>
        </w:rPr>
      </w:pPr>
      <w:r w:rsidRPr="00BE6065">
        <w:rPr>
          <w:rFonts w:ascii="Times New Roman" w:hAnsi="Times New Roman" w:cs="Times New Roman"/>
          <w:sz w:val="24"/>
          <w:szCs w:val="24"/>
        </w:rPr>
        <w:t xml:space="preserve">*Corresponding author: Department of Biology, 1125 Colonel By Drive, Carleton University, Ottawa ON, K1S 5B6 Canada. Email: </w:t>
      </w:r>
      <w:hyperlink r:id="rId8" w:history="1">
        <w:r w:rsidRPr="00BE6065">
          <w:rPr>
            <w:rStyle w:val="Hyperlink"/>
            <w:rFonts w:ascii="Times New Roman" w:hAnsi="Times New Roman" w:cs="Times New Roman"/>
            <w:sz w:val="24"/>
            <w:szCs w:val="24"/>
          </w:rPr>
          <w:t>richard.schuster@glel.carleton.ca</w:t>
        </w:r>
      </w:hyperlink>
      <w:r w:rsidRPr="003432B5">
        <w:rPr>
          <w:rStyle w:val="Hyperlink"/>
          <w:rFonts w:ascii="Times New Roman" w:hAnsi="Times New Roman" w:cs="Times New Roman"/>
          <w:sz w:val="24"/>
          <w:szCs w:val="24"/>
        </w:rPr>
        <w:t xml:space="preserve">, </w:t>
      </w:r>
      <w:r w:rsidRPr="00BE6065">
        <w:rPr>
          <w:rFonts w:ascii="Times New Roman" w:hAnsi="Times New Roman" w:cs="Times New Roman"/>
          <w:sz w:val="24"/>
          <w:szCs w:val="24"/>
        </w:rPr>
        <w:t>Phone: +1 250 631 8324, ORCID: 0000-0003-3191-7869</w:t>
      </w:r>
    </w:p>
    <w:p w14:paraId="12C44FE7" w14:textId="77777777" w:rsidR="009721CF" w:rsidRDefault="009721CF" w:rsidP="00BC1C25">
      <w:pPr>
        <w:spacing w:line="480" w:lineRule="auto"/>
        <w:rPr>
          <w:rFonts w:ascii="Times New Roman" w:hAnsi="Times New Roman" w:cs="Times New Roman"/>
          <w:sz w:val="24"/>
          <w:szCs w:val="24"/>
        </w:rPr>
      </w:pPr>
      <w:r w:rsidRPr="003432B5">
        <w:rPr>
          <w:rFonts w:ascii="Times New Roman" w:hAnsi="Times New Roman" w:cs="Times New Roman"/>
          <w:sz w:val="24"/>
          <w:szCs w:val="24"/>
        </w:rPr>
        <w:br w:type="page"/>
      </w:r>
    </w:p>
    <w:p w14:paraId="1A8CA99A" w14:textId="4FA6DCD9" w:rsidR="005D0B50" w:rsidRPr="00927C84" w:rsidRDefault="00D56A32" w:rsidP="00BC1C25">
      <w:pPr>
        <w:spacing w:after="0" w:line="480" w:lineRule="auto"/>
        <w:rPr>
          <w:rFonts w:ascii="Times New Roman" w:hAnsi="Times New Roman" w:cs="Times New Roman"/>
          <w:b/>
          <w:bCs/>
          <w:sz w:val="24"/>
          <w:szCs w:val="24"/>
        </w:rPr>
      </w:pPr>
      <w:commentRangeStart w:id="1"/>
      <w:r w:rsidRPr="00927C84">
        <w:rPr>
          <w:rFonts w:ascii="Times New Roman" w:hAnsi="Times New Roman" w:cs="Times New Roman"/>
          <w:b/>
          <w:bCs/>
          <w:sz w:val="24"/>
          <w:szCs w:val="24"/>
        </w:rPr>
        <w:lastRenderedPageBreak/>
        <w:t>First paragraph</w:t>
      </w:r>
      <w:commentRangeEnd w:id="1"/>
      <w:r w:rsidR="00364F67" w:rsidRPr="00927C84">
        <w:rPr>
          <w:b/>
          <w:bCs/>
        </w:rPr>
        <w:commentReference w:id="1"/>
      </w:r>
    </w:p>
    <w:p w14:paraId="31B1F31F" w14:textId="1C637BB8" w:rsidR="000B0277" w:rsidRDefault="000B0277" w:rsidP="000B0277">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Curbing </w:t>
      </w:r>
      <w:r w:rsidRPr="006B1574">
        <w:rPr>
          <w:rFonts w:ascii="Times New Roman" w:eastAsia="Times New Roman" w:hAnsi="Times New Roman" w:cs="Times New Roman"/>
          <w:sz w:val="24"/>
          <w:szCs w:val="24"/>
        </w:rPr>
        <w:t xml:space="preserve">biodiversity loss in a rapidly changing global environment is </w:t>
      </w:r>
      <w:r w:rsidRPr="006B1574">
        <w:rPr>
          <w:rFonts w:ascii="Times New Roman" w:hAnsi="Times New Roman" w:cs="Times New Roman"/>
          <w:sz w:val="24"/>
          <w:szCs w:val="24"/>
        </w:rPr>
        <w:t>one of the great challenges of the 21</w:t>
      </w:r>
      <w:r w:rsidRPr="006B1574">
        <w:rPr>
          <w:rFonts w:ascii="Times New Roman" w:hAnsi="Times New Roman" w:cs="Times New Roman"/>
          <w:sz w:val="24"/>
          <w:szCs w:val="24"/>
          <w:vertAlign w:val="superscript"/>
        </w:rPr>
        <w:t>st</w:t>
      </w:r>
      <w:r w:rsidRPr="006B1574">
        <w:rPr>
          <w:rFonts w:ascii="Times New Roman" w:hAnsi="Times New Roman" w:cs="Times New Roman"/>
          <w:sz w:val="24"/>
          <w:szCs w:val="24"/>
        </w:rPr>
        <w:t xml:space="preserve"> Century</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ZOTERO_ITEM CSL_CITATION {"citationID":"RoIYsHwD","properties":{"formattedCitation":"\\super 1,2\\nosupersub{}","plainCitation":"1,2","noteIndex":0},"citationItems":[{"id":950,"uris":["http://zotero.org/users/878981/items/2CBRI5HW"],"uri":["http://zotero.org/users/878981/items/2CBRI5HW"],"itemData":{"id":950,"type":"article-journal","container-title":"IPBES Secretariat","source":"Google Scholar","title":"Global assessment report on biodiversity and ecosystem services of the Intergovernmental Science-Policy Platform on Biodiversity and Ecosystem Services","author":[{"family":"Brondizio","given":"E. S."},{"family":"Settele","given":"J."},{"family":"Díaz","given":"S."},{"family":"Ngo","given":"H. T."}],"issued":{"date-parts":[["2019"]]}}},{"id":949,"uris":["http://zotero.org/users/878981/items/PEVC4JJC"],"uri":["http://zotero.org/users/878981/items/PEVC4JJC"],"itemData":{"id":949,"type":"article-journal","container-title":"Science","issue":"6461","page":"120–124","source":"Google Scholar","title":"Decline of the North American avifauna","volume":"366","author":[{"family":"Rosenberg","given":"Kenneth V."},{"family":"Dokter","given":"Adriaan M."},{"family":"Blancher","given":"Peter J."},{"family":"Sauer","given":"John R."},{"family":"Smith","given":"Adam C."},{"family":"Smith","given":"Paul A."},{"family":"Stanton","given":"Jessica C."},{"family":"Panjabi","given":"Arvind"},{"family":"Helft","given":"Laura"},{"family":"Parr","given":"Michael"}],"issued":{"date-parts":[["2019"]]}}}],"schema":"https://github.com/citation-style-language/schema/raw/master/csl-citation.json"} </w:instrText>
      </w:r>
      <w:r>
        <w:rPr>
          <w:rFonts w:ascii="Times New Roman" w:eastAsia="Times New Roman" w:hAnsi="Times New Roman" w:cs="Times New Roman"/>
          <w:sz w:val="24"/>
          <w:szCs w:val="24"/>
        </w:rPr>
        <w:fldChar w:fldCharType="separate"/>
      </w:r>
      <w:r w:rsidRPr="007F28F6">
        <w:rPr>
          <w:rFonts w:ascii="Times New Roman" w:hAnsi="Times New Roman" w:cs="Times New Roman"/>
          <w:sz w:val="24"/>
          <w:szCs w:val="24"/>
          <w:vertAlign w:val="superscript"/>
        </w:rPr>
        <w:t>1,2</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r w:rsidRPr="00D30BC2">
        <w:rPr>
          <w:rFonts w:ascii="Times New Roman" w:eastAsia="Times New Roman" w:hAnsi="Times New Roman" w:cs="Times New Roman"/>
          <w:sz w:val="24"/>
          <w:szCs w:val="24"/>
        </w:rPr>
        <w:t>As climate</w:t>
      </w:r>
      <w:r>
        <w:rPr>
          <w:rFonts w:ascii="Times New Roman" w:eastAsia="Times New Roman" w:hAnsi="Times New Roman" w:cs="Times New Roman"/>
          <w:sz w:val="24"/>
          <w:szCs w:val="24"/>
        </w:rPr>
        <w:t xml:space="preserve"> and</w:t>
      </w:r>
      <w:r w:rsidRPr="00D30BC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land-</w:t>
      </w:r>
      <w:r w:rsidRPr="00D30BC2">
        <w:rPr>
          <w:rFonts w:ascii="Times New Roman" w:eastAsia="Times New Roman" w:hAnsi="Times New Roman" w:cs="Times New Roman"/>
          <w:sz w:val="24"/>
          <w:szCs w:val="24"/>
        </w:rPr>
        <w:t>cover cha</w:t>
      </w:r>
      <w:r>
        <w:rPr>
          <w:rFonts w:ascii="Times New Roman" w:eastAsia="Times New Roman" w:hAnsi="Times New Roman" w:cs="Times New Roman"/>
          <w:sz w:val="24"/>
          <w:szCs w:val="24"/>
        </w:rPr>
        <w:t xml:space="preserve">nge intensify, their impacts on biodiversity and conservation response </w:t>
      </w:r>
      <w:r w:rsidRPr="00D30BC2">
        <w:rPr>
          <w:rFonts w:ascii="Times New Roman" w:eastAsia="Times New Roman" w:hAnsi="Times New Roman" w:cs="Times New Roman"/>
          <w:sz w:val="24"/>
          <w:szCs w:val="24"/>
        </w:rPr>
        <w:t xml:space="preserve">will be </w:t>
      </w:r>
      <w:r>
        <w:rPr>
          <w:rFonts w:ascii="Times New Roman" w:eastAsia="Times New Roman" w:hAnsi="Times New Roman" w:cs="Times New Roman"/>
          <w:sz w:val="24"/>
          <w:szCs w:val="24"/>
        </w:rPr>
        <w:t>mediated</w:t>
      </w:r>
      <w:r w:rsidRPr="00D30BC2">
        <w:rPr>
          <w:rFonts w:ascii="Times New Roman" w:eastAsia="Times New Roman" w:hAnsi="Times New Roman" w:cs="Times New Roman"/>
          <w:sz w:val="24"/>
          <w:szCs w:val="24"/>
        </w:rPr>
        <w:t xml:space="preserve"> by </w:t>
      </w:r>
      <w:r>
        <w:rPr>
          <w:rFonts w:ascii="Times New Roman" w:eastAsia="Times New Roman" w:hAnsi="Times New Roman" w:cs="Times New Roman"/>
          <w:sz w:val="24"/>
          <w:szCs w:val="24"/>
        </w:rPr>
        <w:t>governance</w:t>
      </w:r>
      <w:r w:rsidR="00D15C6C">
        <w:rPr>
          <w:rFonts w:ascii="Times New Roman" w:eastAsia="Times New Roman" w:hAnsi="Times New Roman" w:cs="Times New Roman"/>
          <w:sz w:val="24"/>
          <w:szCs w:val="24"/>
        </w:rPr>
        <w:fldChar w:fldCharType="begin"/>
      </w:r>
      <w:r w:rsidR="00D15C6C">
        <w:rPr>
          <w:rFonts w:ascii="Times New Roman" w:eastAsia="Times New Roman" w:hAnsi="Times New Roman" w:cs="Times New Roman"/>
          <w:sz w:val="24"/>
          <w:szCs w:val="24"/>
        </w:rPr>
        <w:instrText xml:space="preserve"> ADDIN ZOTERO_ITEM CSL_CITATION {"citationID":"jnTe6bjU","properties":{"formattedCitation":"\\super 3,4\\nosupersub{}","plainCitation":"3,4","noteIndex":0},"citationItems":[{"id":2742,"uris":["http://zotero.org/users/878981/items/HUE6CQIP"],"uri":["http://zotero.org/users/878981/items/HUE6CQIP"],"itemData":{"id":2742,"type":"article-journal","container-title":"Annals of the New York Academy of Sciences","source":"Google Scholar","title":"Quality of governance and effectiveness of protected areas: crucial concepts for conservation planning","title-short":"Quality of governance and effectiveness of protected areas","author":[{"family":"Eklund","given":"Johanna Fredrika"},{"family":"Cabeza-Jaimejuan","given":"Maria Del Mar"}],"issued":{"date-parts":[["2017"]]}}},{"id":958,"uris":["http://zotero.org/users/878981/items/PM9X8KPM"],"uri":["http://zotero.org/users/878981/items/PM9X8KPM"],"itemData":{"id":958,"type":"article-journal","container-title":"Environmental Conservation","issue":"4","page":"407–418","source":"Google Scholar","title":"Governance explains variation in national responses to the biodiversity crisis","volume":"45","author":[{"family":"Baynham-Herd","given":"Zachary"},{"family":"Amano","given":"Tatsuya"},{"family":"Sutherland","given":"William J."},{"family":"Donald","given":"Paul F."}],"issued":{"date-parts":[["2018"]]}}}],"schema":"https://github.com/citation-style-language/schema/raw/master/csl-citation.json"} </w:instrText>
      </w:r>
      <w:r w:rsidR="00D15C6C">
        <w:rPr>
          <w:rFonts w:ascii="Times New Roman" w:eastAsia="Times New Roman" w:hAnsi="Times New Roman" w:cs="Times New Roman"/>
          <w:sz w:val="24"/>
          <w:szCs w:val="24"/>
        </w:rPr>
        <w:fldChar w:fldCharType="separate"/>
      </w:r>
      <w:r w:rsidR="00D15C6C" w:rsidRPr="00D15C6C">
        <w:rPr>
          <w:rFonts w:ascii="Times New Roman" w:hAnsi="Times New Roman" w:cs="Times New Roman"/>
          <w:sz w:val="24"/>
          <w:szCs w:val="24"/>
          <w:vertAlign w:val="superscript"/>
        </w:rPr>
        <w:t>3,4</w:t>
      </w:r>
      <w:r w:rsidR="00D15C6C">
        <w:rPr>
          <w:rFonts w:ascii="Times New Roman" w:eastAsia="Times New Roman" w:hAnsi="Times New Roman" w:cs="Times New Roman"/>
          <w:sz w:val="24"/>
          <w:szCs w:val="24"/>
        </w:rPr>
        <w:fldChar w:fldCharType="end"/>
      </w:r>
      <w:r w:rsidRPr="00D30BC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requiring targeted investment in projects that consider risk of failure under changing conditions. Protected areas (PAs) are a key instrument in efforts to conserve biodiversity, yet increasing pressure from</w:t>
      </w:r>
      <w:commentRangeStart w:id="2"/>
      <w:r>
        <w:rPr>
          <w:rFonts w:ascii="Times New Roman" w:eastAsia="Times New Roman" w:hAnsi="Times New Roman" w:cs="Times New Roman"/>
          <w:sz w:val="24"/>
          <w:szCs w:val="24"/>
        </w:rPr>
        <w:t xml:space="preserve"> poor governance, climate</w:t>
      </w:r>
      <w:r w:rsidR="00EC3B1D">
        <w:rPr>
          <w:rFonts w:ascii="Times New Roman" w:eastAsia="Times New Roman" w:hAnsi="Times New Roman" w:cs="Times New Roman"/>
          <w:sz w:val="24"/>
          <w:szCs w:val="24"/>
        </w:rPr>
        <w:fldChar w:fldCharType="begin"/>
      </w:r>
      <w:r w:rsidR="00EC3B1D">
        <w:rPr>
          <w:rFonts w:ascii="Times New Roman" w:eastAsia="Times New Roman" w:hAnsi="Times New Roman" w:cs="Times New Roman"/>
          <w:sz w:val="24"/>
          <w:szCs w:val="24"/>
        </w:rPr>
        <w:instrText xml:space="preserve"> ADDIN ZOTERO_ITEM CSL_CITATION {"citationID":"ueyFqekm","properties":{"formattedCitation":"\\super 5\\nosupersub{}","plainCitation":"5","noteIndex":0},"citationItems":[{"id":2748,"uris":["http://zotero.org/users/878981/items/YR7HKC6V"],"uri":["http://zotero.org/users/878981/items/YR7HKC6V"],"itemData":{"id":2748,"type":"article-journal","container-title":"Nature communications","issue":"1","note":"publisher: Nature Publishing Group","page":"1–10","source":"Google Scholar","title":"Predicted climate shifts within terrestrial protected areas worldwide","volume":"10","author":[{"family":"Hoffmann","given":"Samuel"},{"family":"Irl","given":"Severin DH"},{"family":"Beierkuhnlein","given":"Carl"}],"issued":{"date-parts":[["2019"]]}}}],"schema":"https://github.com/citation-style-language/schema/raw/master/csl-citation.json"} </w:instrText>
      </w:r>
      <w:r w:rsidR="00EC3B1D">
        <w:rPr>
          <w:rFonts w:ascii="Times New Roman" w:eastAsia="Times New Roman" w:hAnsi="Times New Roman" w:cs="Times New Roman"/>
          <w:sz w:val="24"/>
          <w:szCs w:val="24"/>
        </w:rPr>
        <w:fldChar w:fldCharType="separate"/>
      </w:r>
      <w:r w:rsidR="00EC3B1D" w:rsidRPr="00EC3B1D">
        <w:rPr>
          <w:rFonts w:ascii="Times New Roman" w:hAnsi="Times New Roman" w:cs="Times New Roman"/>
          <w:sz w:val="24"/>
          <w:szCs w:val="24"/>
          <w:vertAlign w:val="superscript"/>
        </w:rPr>
        <w:t>5</w:t>
      </w:r>
      <w:r w:rsidR="00EC3B1D">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and land-cover</w:t>
      </w:r>
      <w:r w:rsidR="003C75C4">
        <w:rPr>
          <w:rFonts w:ascii="Times New Roman" w:eastAsia="Times New Roman" w:hAnsi="Times New Roman" w:cs="Times New Roman"/>
          <w:sz w:val="24"/>
          <w:szCs w:val="24"/>
        </w:rPr>
        <w:fldChar w:fldCharType="begin"/>
      </w:r>
      <w:r w:rsidR="003C75C4">
        <w:rPr>
          <w:rFonts w:ascii="Times New Roman" w:eastAsia="Times New Roman" w:hAnsi="Times New Roman" w:cs="Times New Roman"/>
          <w:sz w:val="24"/>
          <w:szCs w:val="24"/>
        </w:rPr>
        <w:instrText xml:space="preserve"> ADDIN ZOTERO_ITEM CSL_CITATION {"citationID":"uX7qVcTI","properties":{"formattedCitation":"\\super 6\\nosupersub{}","plainCitation":"6","noteIndex":0},"citationItems":[{"id":"Yt80h0ER/B12Ph4mZ","uris":["http://www.mendeley.com/documents/?uuid=a00d551b-ce75-4507-a7f1-891b1f2391ae","http://www.mendeley.com/documents/?uuid=9153b389-87f3-45b6-881c-24c969c465de"],"uri":["http://www.mendeley.com/documents/?uuid=a00d551b-ce75-4507-a7f1-891b1f2391ae","http://www.mendeley.com/documents/?uuid=9153b389-87f3-45b6-881c-24c969c465de"],"itemData":{"author":[{"dropping-particle":"","family":"Pouzols","given":"Federico Montesino","non-dropping-particle":"","parse-names":false,"suffix":""},{"dropping-particle":"","family":"Toivonen","given":"Tuuli","non-dropping-particle":"","parse-names":false,"suffix":""},{"dropping-particle":"","family":"Minin","given":"Enrico","non-dropping-particle":"Di","parse-names":false,"suffix":""},{"dropping-particle":"","family":"Kukkala","given":"Aija S","non-dropping-particle":"","parse-names":false,"suffix":""},{"dropping-particle":"","family":"Kullberg","given":"Peter","non-dropping-particle":"","parse-names":false,"suffix":""},{"dropping-particle":"","family":"Kuusterä","given":"Johanna","non-dropping-particle":"","parse-names":false,"suffix":""},{"dropping-particle":"","family":"Lehtomäki","given":"Joona","non-dropping-particle":"","parse-names":false,"suffix":""},{"dropping-particle":"","family":"Tenkanen","given":"Henrikki","non-dropping-particle":"","parse-names":false,"suffix":""},{"dropping-particle":"","family":"Verburg","given":"Peter H","non-dropping-particle":"","parse-names":false,"suffix":""},{"dropping-particle":"","family":"Moilanen","given":"Atte","non-dropping-particle":"","parse-names":false,"suffix":""}],"container-title":"Nature","id":"Yt80h0ER/B12Ph4mZ","issue":"7531","issued":{"date-parts":[["2014"]]},"page":"383-386","publisher":"Nature Research","title":"Global protected area expansion is compromised by projected land-use and parochialism","type":"article-journal","volume":"516"}}],"schema":"https://github.com/citation-style-language/schema/raw/master/csl-citation.json"} </w:instrText>
      </w:r>
      <w:r w:rsidR="003C75C4">
        <w:rPr>
          <w:rFonts w:ascii="Times New Roman" w:eastAsia="Times New Roman" w:hAnsi="Times New Roman" w:cs="Times New Roman"/>
          <w:sz w:val="24"/>
          <w:szCs w:val="24"/>
        </w:rPr>
        <w:fldChar w:fldCharType="separate"/>
      </w:r>
      <w:r w:rsidR="003C75C4" w:rsidRPr="003C75C4">
        <w:rPr>
          <w:rFonts w:ascii="Times New Roman" w:hAnsi="Times New Roman" w:cs="Times New Roman"/>
          <w:sz w:val="24"/>
          <w:szCs w:val="24"/>
          <w:vertAlign w:val="superscript"/>
        </w:rPr>
        <w:t>6</w:t>
      </w:r>
      <w:r w:rsidR="003C75C4">
        <w:rPr>
          <w:rFonts w:ascii="Times New Roman" w:eastAsia="Times New Roman" w:hAnsi="Times New Roman" w:cs="Times New Roman"/>
          <w:sz w:val="24"/>
          <w:szCs w:val="24"/>
        </w:rPr>
        <w:fldChar w:fldCharType="end"/>
      </w:r>
      <w:r w:rsidR="003C75C4">
        <w:rPr>
          <w:rFonts w:ascii="Times New Roman" w:eastAsia="Times New Roman" w:hAnsi="Times New Roman" w:cs="Times New Roman"/>
          <w:sz w:val="24"/>
          <w:szCs w:val="24"/>
        </w:rPr>
        <w:t xml:space="preserve"> </w:t>
      </w:r>
      <w:commentRangeEnd w:id="2"/>
      <w:r w:rsidR="00EC2045">
        <w:rPr>
          <w:rStyle w:val="CommentReference"/>
        </w:rPr>
        <w:commentReference w:id="2"/>
      </w:r>
      <w:r>
        <w:rPr>
          <w:rFonts w:ascii="Times New Roman" w:eastAsia="Times New Roman" w:hAnsi="Times New Roman" w:cs="Times New Roman"/>
          <w:sz w:val="24"/>
          <w:szCs w:val="24"/>
        </w:rPr>
        <w:t xml:space="preserve">change risk reducing PA effectiveness. Here we show that </w:t>
      </w:r>
      <w:commentRangeStart w:id="3"/>
      <w:ins w:id="4" w:author="Joe Bennett" w:date="2020-08-11T13:07:00Z">
        <w:r w:rsidR="00250FF1">
          <w:rPr>
            <w:rFonts w:ascii="Times New Roman" w:eastAsia="Times New Roman" w:hAnsi="Times New Roman" w:cs="Times New Roman"/>
            <w:sz w:val="24"/>
            <w:szCs w:val="24"/>
          </w:rPr>
          <w:t xml:space="preserve">scenarios </w:t>
        </w:r>
        <w:commentRangeEnd w:id="3"/>
        <w:r w:rsidR="00250FF1">
          <w:rPr>
            <w:rStyle w:val="CommentReference"/>
          </w:rPr>
          <w:commentReference w:id="3"/>
        </w:r>
      </w:ins>
      <w:r>
        <w:rPr>
          <w:rFonts w:ascii="Times New Roman" w:eastAsia="Times New Roman" w:hAnsi="Times New Roman" w:cs="Times New Roman"/>
          <w:sz w:val="24"/>
          <w:szCs w:val="24"/>
        </w:rPr>
        <w:t>incorporating these risk factors into global biodiversity conservation planning only increase</w:t>
      </w:r>
      <w:del w:id="5" w:author="Joe Bennett" w:date="2020-08-11T13:07:00Z">
        <w:r w:rsidDel="00250FF1">
          <w:rPr>
            <w:rFonts w:ascii="Times New Roman" w:eastAsia="Times New Roman" w:hAnsi="Times New Roman" w:cs="Times New Roman"/>
            <w:sz w:val="24"/>
            <w:szCs w:val="24"/>
          </w:rPr>
          <w:delText>s</w:delText>
        </w:r>
      </w:del>
      <w:r>
        <w:rPr>
          <w:rFonts w:ascii="Times New Roman" w:eastAsia="Times New Roman" w:hAnsi="Times New Roman" w:cs="Times New Roman"/>
          <w:sz w:val="24"/>
          <w:szCs w:val="24"/>
        </w:rPr>
        <w:t xml:space="preserve"> the global land area required to </w:t>
      </w:r>
      <w:r w:rsidR="00CF7C00">
        <w:rPr>
          <w:rFonts w:ascii="Times New Roman" w:eastAsia="Times New Roman" w:hAnsi="Times New Roman" w:cs="Times New Roman"/>
          <w:sz w:val="24"/>
          <w:szCs w:val="24"/>
        </w:rPr>
        <w:t>achieve 30% protection of all terrestrial vertebrates</w:t>
      </w:r>
      <w:r>
        <w:rPr>
          <w:rFonts w:ascii="Times New Roman" w:eastAsia="Times New Roman" w:hAnsi="Times New Roman" w:cs="Times New Roman"/>
          <w:sz w:val="24"/>
          <w:szCs w:val="24"/>
        </w:rPr>
        <w:t xml:space="preserve"> by </w:t>
      </w:r>
      <w:r w:rsidRPr="00C50598">
        <w:rPr>
          <w:rFonts w:ascii="Times New Roman" w:eastAsia="Times New Roman" w:hAnsi="Times New Roman" w:cs="Times New Roman"/>
          <w:sz w:val="24"/>
          <w:szCs w:val="24"/>
          <w:highlight w:val="yellow"/>
        </w:rPr>
        <w:t>1</w:t>
      </w:r>
      <w:r w:rsidR="00CF7C00">
        <w:rPr>
          <w:rFonts w:ascii="Times New Roman" w:eastAsia="Times New Roman" w:hAnsi="Times New Roman" w:cs="Times New Roman"/>
          <w:sz w:val="24"/>
          <w:szCs w:val="24"/>
        </w:rPr>
        <w:t>%</w:t>
      </w:r>
      <w:r>
        <w:rPr>
          <w:rFonts w:ascii="Times New Roman" w:eastAsia="Times New Roman" w:hAnsi="Times New Roman" w:cs="Times New Roman"/>
          <w:sz w:val="24"/>
          <w:szCs w:val="24"/>
        </w:rPr>
        <w:t>, w</w:t>
      </w:r>
      <w:r w:rsidR="00CF7C00">
        <w:rPr>
          <w:rFonts w:ascii="Times New Roman" w:eastAsia="Times New Roman" w:hAnsi="Times New Roman" w:cs="Times New Roman"/>
          <w:sz w:val="24"/>
          <w:szCs w:val="24"/>
        </w:rPr>
        <w:t>ith</w:t>
      </w:r>
      <w:r>
        <w:rPr>
          <w:rFonts w:ascii="Times New Roman" w:eastAsia="Times New Roman" w:hAnsi="Times New Roman" w:cs="Times New Roman"/>
          <w:sz w:val="24"/>
          <w:szCs w:val="24"/>
        </w:rPr>
        <w:t xml:space="preserve"> </w:t>
      </w:r>
      <w:r w:rsidRPr="00174CF1">
        <w:rPr>
          <w:rFonts w:ascii="Times New Roman" w:eastAsia="Times New Roman" w:hAnsi="Times New Roman" w:cs="Times New Roman"/>
          <w:sz w:val="24"/>
          <w:szCs w:val="24"/>
          <w:highlight w:val="yellow"/>
        </w:rPr>
        <w:t>X</w:t>
      </w:r>
      <w:r>
        <w:rPr>
          <w:rFonts w:ascii="Times New Roman" w:eastAsia="Times New Roman" w:hAnsi="Times New Roman" w:cs="Times New Roman"/>
          <w:sz w:val="24"/>
          <w:szCs w:val="24"/>
        </w:rPr>
        <w:t xml:space="preserve">% of PA </w:t>
      </w:r>
      <w:r w:rsidR="007744B7">
        <w:rPr>
          <w:rFonts w:ascii="Times New Roman" w:eastAsia="Times New Roman" w:hAnsi="Times New Roman" w:cs="Times New Roman"/>
          <w:sz w:val="24"/>
          <w:szCs w:val="24"/>
        </w:rPr>
        <w:t xml:space="preserve">found to </w:t>
      </w:r>
      <w:r>
        <w:rPr>
          <w:rFonts w:ascii="Times New Roman" w:eastAsia="Times New Roman" w:hAnsi="Times New Roman" w:cs="Times New Roman"/>
          <w:sz w:val="24"/>
          <w:szCs w:val="24"/>
        </w:rPr>
        <w:t xml:space="preserve">overlap </w:t>
      </w:r>
      <w:del w:id="6" w:author="Joe Bennett" w:date="2020-08-12T07:01:00Z">
        <w:r w:rsidDel="00165966">
          <w:rPr>
            <w:rFonts w:ascii="Times New Roman" w:eastAsia="Times New Roman" w:hAnsi="Times New Roman" w:cs="Times New Roman"/>
            <w:sz w:val="24"/>
            <w:szCs w:val="24"/>
          </w:rPr>
          <w:delText xml:space="preserve">between </w:delText>
        </w:r>
      </w:del>
      <w:ins w:id="7" w:author="Joe Bennett" w:date="2020-08-12T07:01:00Z">
        <w:r w:rsidR="00165966">
          <w:rPr>
            <w:rFonts w:ascii="Times New Roman" w:eastAsia="Times New Roman" w:hAnsi="Times New Roman" w:cs="Times New Roman"/>
            <w:sz w:val="24"/>
            <w:szCs w:val="24"/>
          </w:rPr>
          <w:t xml:space="preserve">among </w:t>
        </w:r>
      </w:ins>
      <w:r>
        <w:rPr>
          <w:rFonts w:ascii="Times New Roman" w:eastAsia="Times New Roman" w:hAnsi="Times New Roman" w:cs="Times New Roman"/>
          <w:sz w:val="24"/>
          <w:szCs w:val="24"/>
        </w:rPr>
        <w:t>all</w:t>
      </w:r>
      <w:r w:rsidR="00CF7C00">
        <w:rPr>
          <w:rFonts w:ascii="Times New Roman" w:eastAsia="Times New Roman" w:hAnsi="Times New Roman" w:cs="Times New Roman"/>
          <w:sz w:val="24"/>
          <w:szCs w:val="24"/>
        </w:rPr>
        <w:t xml:space="preserve"> risk</w:t>
      </w:r>
      <w:r w:rsidR="007744B7">
        <w:rPr>
          <w:rFonts w:ascii="Times New Roman" w:eastAsia="Times New Roman" w:hAnsi="Times New Roman" w:cs="Times New Roman"/>
          <w:sz w:val="24"/>
          <w:szCs w:val="24"/>
        </w:rPr>
        <w:t xml:space="preserve"> scenarios. </w:t>
      </w:r>
      <w:r>
        <w:rPr>
          <w:rFonts w:ascii="Times New Roman" w:eastAsia="Times New Roman" w:hAnsi="Times New Roman" w:cs="Times New Roman"/>
          <w:sz w:val="24"/>
          <w:szCs w:val="24"/>
        </w:rPr>
        <w:t xml:space="preserve">Nonetheless, there was greater variation among scenarios in priority areas for protection in different countries, driven largely </w:t>
      </w:r>
      <w:r w:rsidRPr="00913FE0">
        <w:rPr>
          <w:rFonts w:ascii="Times New Roman" w:eastAsia="Times New Roman" w:hAnsi="Times New Roman" w:cs="Times New Roman"/>
          <w:sz w:val="24"/>
          <w:szCs w:val="24"/>
          <w:highlight w:val="yellow"/>
        </w:rPr>
        <w:t xml:space="preserve">by </w:t>
      </w:r>
      <w:r>
        <w:rPr>
          <w:rFonts w:ascii="Times New Roman" w:eastAsia="Times New Roman" w:hAnsi="Times New Roman" w:cs="Times New Roman"/>
          <w:sz w:val="24"/>
          <w:szCs w:val="24"/>
          <w:highlight w:val="yellow"/>
        </w:rPr>
        <w:t>our index of governance</w:t>
      </w:r>
      <w:r>
        <w:rPr>
          <w:rFonts w:ascii="Times New Roman" w:eastAsia="Times New Roman" w:hAnsi="Times New Roman" w:cs="Times New Roman"/>
          <w:sz w:val="24"/>
          <w:szCs w:val="24"/>
        </w:rPr>
        <w:t xml:space="preserve">. </w:t>
      </w:r>
      <w:ins w:id="8" w:author="Joe Bennett" w:date="2020-08-11T13:08:00Z">
        <w:r w:rsidR="00250FF1">
          <w:rPr>
            <w:rFonts w:ascii="Times New Roman" w:eastAsia="Times New Roman" w:hAnsi="Times New Roman" w:cs="Times New Roman"/>
            <w:sz w:val="24"/>
            <w:szCs w:val="24"/>
          </w:rPr>
          <w:t>In particular, c</w:t>
        </w:r>
      </w:ins>
      <w:del w:id="9" w:author="Joe Bennett" w:date="2020-08-11T13:08:00Z">
        <w:r w:rsidR="003941FF" w:rsidDel="00250FF1">
          <w:rPr>
            <w:rFonts w:ascii="Times New Roman" w:eastAsia="Times New Roman" w:hAnsi="Times New Roman" w:cs="Times New Roman"/>
            <w:sz w:val="24"/>
            <w:szCs w:val="24"/>
          </w:rPr>
          <w:delText>C</w:delText>
        </w:r>
      </w:del>
      <w:r w:rsidR="003941FF">
        <w:rPr>
          <w:rFonts w:ascii="Times New Roman" w:eastAsia="Times New Roman" w:hAnsi="Times New Roman" w:cs="Times New Roman"/>
          <w:sz w:val="24"/>
          <w:szCs w:val="24"/>
        </w:rPr>
        <w:t xml:space="preserve">ountries with wide-ranging species neighboring those with poor governance required more PAs when taking </w:t>
      </w:r>
      <w:ins w:id="10" w:author="Joe Bennett" w:date="2020-08-11T13:08:00Z">
        <w:r w:rsidR="00250FF1">
          <w:rPr>
            <w:rFonts w:ascii="Times New Roman" w:eastAsia="Times New Roman" w:hAnsi="Times New Roman" w:cs="Times New Roman"/>
            <w:sz w:val="24"/>
            <w:szCs w:val="24"/>
          </w:rPr>
          <w:t xml:space="preserve">risk </w:t>
        </w:r>
      </w:ins>
      <w:r w:rsidR="003941FF">
        <w:rPr>
          <w:rFonts w:ascii="Times New Roman" w:eastAsia="Times New Roman" w:hAnsi="Times New Roman" w:cs="Times New Roman"/>
          <w:sz w:val="24"/>
          <w:szCs w:val="24"/>
        </w:rPr>
        <w:t>into account</w:t>
      </w:r>
      <w:del w:id="11" w:author="Joe Bennett" w:date="2020-08-11T13:08:00Z">
        <w:r w:rsidR="003941FF" w:rsidDel="00250FF1">
          <w:rPr>
            <w:rFonts w:ascii="Times New Roman" w:eastAsia="Times New Roman" w:hAnsi="Times New Roman" w:cs="Times New Roman"/>
            <w:sz w:val="24"/>
            <w:szCs w:val="24"/>
          </w:rPr>
          <w:delText xml:space="preserve"> risk</w:delText>
        </w:r>
      </w:del>
      <w:r w:rsidR="003941F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These areas may be priorities for developing PA networks that are resilient to multiple aspects of anthropogenic change. Our results suggest that these sources of risk can feasibly be </w:t>
      </w:r>
      <w:del w:id="12" w:author="Joe Bennett" w:date="2020-08-11T13:09:00Z">
        <w:r w:rsidDel="00250FF1">
          <w:rPr>
            <w:rFonts w:ascii="Times New Roman" w:eastAsia="Times New Roman" w:hAnsi="Times New Roman" w:cs="Times New Roman"/>
            <w:sz w:val="24"/>
            <w:szCs w:val="24"/>
          </w:rPr>
          <w:delText>taken into account</w:delText>
        </w:r>
      </w:del>
      <w:ins w:id="13" w:author="Joe Bennett" w:date="2020-08-11T13:09:00Z">
        <w:r w:rsidR="00250FF1">
          <w:rPr>
            <w:rFonts w:ascii="Times New Roman" w:eastAsia="Times New Roman" w:hAnsi="Times New Roman" w:cs="Times New Roman"/>
            <w:sz w:val="24"/>
            <w:szCs w:val="24"/>
          </w:rPr>
          <w:t>accounted for</w:t>
        </w:r>
      </w:ins>
      <w:r>
        <w:rPr>
          <w:rFonts w:ascii="Times New Roman" w:eastAsia="Times New Roman" w:hAnsi="Times New Roman" w:cs="Times New Roman"/>
          <w:sz w:val="24"/>
          <w:szCs w:val="24"/>
        </w:rPr>
        <w:t xml:space="preserve"> in global PA planning and </w:t>
      </w:r>
      <w:r w:rsidR="003941FF">
        <w:rPr>
          <w:rFonts w:ascii="Times New Roman" w:eastAsia="Times New Roman" w:hAnsi="Times New Roman" w:cs="Times New Roman"/>
          <w:sz w:val="24"/>
          <w:szCs w:val="24"/>
        </w:rPr>
        <w:t>emphasize the importance of cross-jurisdictional conservation planning</w:t>
      </w:r>
      <w:r>
        <w:rPr>
          <w:rFonts w:ascii="Times New Roman" w:eastAsia="Times New Roman" w:hAnsi="Times New Roman" w:cs="Times New Roman"/>
          <w:sz w:val="24"/>
          <w:szCs w:val="24"/>
        </w:rPr>
        <w:t xml:space="preserve">. </w:t>
      </w:r>
    </w:p>
    <w:p w14:paraId="66AEBE16" w14:textId="77777777" w:rsidR="00D3580E" w:rsidRDefault="00D3580E" w:rsidP="00BC1C25">
      <w:pPr>
        <w:spacing w:after="0" w:line="480" w:lineRule="auto"/>
        <w:rPr>
          <w:rFonts w:ascii="Times New Roman" w:eastAsia="Times New Roman" w:hAnsi="Times New Roman" w:cs="Times New Roman"/>
          <w:sz w:val="24"/>
          <w:szCs w:val="24"/>
        </w:rPr>
      </w:pPr>
    </w:p>
    <w:p w14:paraId="2740CCB3" w14:textId="7C7D996F" w:rsidR="00D56A32" w:rsidRPr="00682A20" w:rsidRDefault="00D56A32" w:rsidP="00BC1C25">
      <w:pPr>
        <w:spacing w:after="0" w:line="480" w:lineRule="auto"/>
        <w:rPr>
          <w:rFonts w:ascii="Times New Roman" w:hAnsi="Times New Roman" w:cs="Times New Roman"/>
          <w:b/>
          <w:bCs/>
          <w:sz w:val="24"/>
          <w:szCs w:val="24"/>
        </w:rPr>
      </w:pPr>
      <w:commentRangeStart w:id="14"/>
      <w:r w:rsidRPr="00682A20">
        <w:rPr>
          <w:rFonts w:ascii="Times New Roman" w:hAnsi="Times New Roman" w:cs="Times New Roman"/>
          <w:b/>
          <w:bCs/>
          <w:sz w:val="24"/>
          <w:szCs w:val="24"/>
        </w:rPr>
        <w:t>Main text</w:t>
      </w:r>
      <w:commentRangeEnd w:id="14"/>
      <w:r w:rsidR="00E3385D" w:rsidRPr="003432B5">
        <w:rPr>
          <w:rStyle w:val="CommentReference"/>
          <w:b/>
          <w:bCs/>
        </w:rPr>
        <w:commentReference w:id="14"/>
      </w:r>
    </w:p>
    <w:p w14:paraId="2A2A632D" w14:textId="5B2D5350" w:rsidR="00D9505D" w:rsidRDefault="008A5084" w:rsidP="009D41CF">
      <w:pPr>
        <w:spacing w:before="240"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P</w:t>
      </w:r>
      <w:r w:rsidR="00DC486E">
        <w:rPr>
          <w:rFonts w:ascii="Times New Roman" w:eastAsia="Times New Roman" w:hAnsi="Times New Roman" w:cs="Times New Roman"/>
          <w:color w:val="000000"/>
          <w:sz w:val="24"/>
          <w:szCs w:val="24"/>
        </w:rPr>
        <w:t>rotect</w:t>
      </w:r>
      <w:r w:rsidR="003427C6">
        <w:rPr>
          <w:rFonts w:ascii="Times New Roman" w:eastAsia="Times New Roman" w:hAnsi="Times New Roman" w:cs="Times New Roman"/>
          <w:color w:val="000000"/>
          <w:sz w:val="24"/>
          <w:szCs w:val="24"/>
        </w:rPr>
        <w:t>ing habitat</w:t>
      </w:r>
      <w:r w:rsidR="00DC486E">
        <w:rPr>
          <w:rFonts w:ascii="Times New Roman" w:eastAsia="Times New Roman" w:hAnsi="Times New Roman" w:cs="Times New Roman"/>
          <w:color w:val="000000"/>
          <w:sz w:val="24"/>
          <w:szCs w:val="24"/>
        </w:rPr>
        <w:t xml:space="preserve"> </w:t>
      </w:r>
      <w:r w:rsidR="003427C6">
        <w:rPr>
          <w:rFonts w:ascii="Times New Roman" w:eastAsia="Times New Roman" w:hAnsi="Times New Roman" w:cs="Times New Roman"/>
          <w:color w:val="000000"/>
          <w:sz w:val="24"/>
          <w:szCs w:val="24"/>
        </w:rPr>
        <w:t>is</w:t>
      </w:r>
      <w:r w:rsidR="00DC486E">
        <w:rPr>
          <w:rFonts w:ascii="Times New Roman" w:eastAsia="Times New Roman" w:hAnsi="Times New Roman" w:cs="Times New Roman"/>
          <w:color w:val="000000"/>
          <w:sz w:val="24"/>
          <w:szCs w:val="24"/>
        </w:rPr>
        <w:t xml:space="preserve"> one of the best </w:t>
      </w:r>
      <w:r w:rsidR="003427C6">
        <w:rPr>
          <w:rFonts w:ascii="Times New Roman" w:eastAsia="Times New Roman" w:hAnsi="Times New Roman" w:cs="Times New Roman"/>
          <w:color w:val="000000"/>
          <w:sz w:val="24"/>
          <w:szCs w:val="24"/>
        </w:rPr>
        <w:t>strategies</w:t>
      </w:r>
      <w:r w:rsidR="00DC486E">
        <w:rPr>
          <w:rFonts w:ascii="Times New Roman" w:eastAsia="Times New Roman" w:hAnsi="Times New Roman" w:cs="Times New Roman"/>
          <w:color w:val="000000"/>
          <w:sz w:val="24"/>
          <w:szCs w:val="24"/>
        </w:rPr>
        <w:t xml:space="preserve"> for </w:t>
      </w:r>
      <w:r>
        <w:rPr>
          <w:rFonts w:ascii="Times New Roman" w:eastAsia="Times New Roman" w:hAnsi="Times New Roman" w:cs="Times New Roman"/>
          <w:color w:val="000000"/>
          <w:sz w:val="24"/>
          <w:szCs w:val="24"/>
        </w:rPr>
        <w:t>stemming the alarming loss in biodiversity</w:t>
      </w:r>
      <w:r w:rsidR="00824B6A">
        <w:rPr>
          <w:rFonts w:ascii="Times New Roman" w:eastAsia="Times New Roman" w:hAnsi="Times New Roman" w:cs="Times New Roman"/>
          <w:sz w:val="24"/>
          <w:szCs w:val="24"/>
        </w:rPr>
        <w:fldChar w:fldCharType="begin"/>
      </w:r>
      <w:r w:rsidR="003C75C4">
        <w:rPr>
          <w:rFonts w:ascii="Times New Roman" w:eastAsia="Times New Roman" w:hAnsi="Times New Roman" w:cs="Times New Roman"/>
          <w:sz w:val="24"/>
          <w:szCs w:val="24"/>
        </w:rPr>
        <w:instrText xml:space="preserve"> ADDIN ZOTERO_ITEM CSL_CITATION {"citationID":"MplMGleT","properties":{"formattedCitation":"\\super 7\\nosupersub{}","plainCitation":"7","noteIndex":0},"citationItems":[{"id":1583,"uris":["http://zotero.org/groups/805250/items/Z9KKXG49"],"uri":["http://zotero.org/groups/805250/items/Z9KKXG49"],"itemData":{"id":1583,"type":"article-journal","container-title":"Nature","DOI":"10.1038/nature13947","ISSN":"0028-0836, 1476-4687","issue":"7525","page":"67-73","source":"CrossRef","title":"The performance and potential of protected areas","volume":"515","author":[{"family":"Watson","given":"James E. M."},{"family":"Dudley","given":"Nigel"},{"family":"Segan","given":"Daniel B."},{"family":"Hockings","given":"Marc"}],"issued":{"date-parts":[["2014",11,5]]}}}],"schema":"https://github.com/citation-style-language/schema/raw/master/csl-citation.json"} </w:instrText>
      </w:r>
      <w:r w:rsidR="00824B6A">
        <w:rPr>
          <w:rFonts w:ascii="Times New Roman" w:eastAsia="Times New Roman" w:hAnsi="Times New Roman" w:cs="Times New Roman"/>
          <w:sz w:val="24"/>
          <w:szCs w:val="24"/>
        </w:rPr>
        <w:fldChar w:fldCharType="separate"/>
      </w:r>
      <w:r w:rsidR="003C75C4" w:rsidRPr="003C75C4">
        <w:rPr>
          <w:rFonts w:ascii="Times New Roman" w:hAnsi="Times New Roman" w:cs="Times New Roman"/>
          <w:sz w:val="24"/>
          <w:szCs w:val="24"/>
          <w:vertAlign w:val="superscript"/>
        </w:rPr>
        <w:t>7</w:t>
      </w:r>
      <w:r w:rsidR="00824B6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w:t>
      </w:r>
      <w:r w:rsidR="00DC486E">
        <w:rPr>
          <w:rFonts w:ascii="Times New Roman" w:eastAsia="Times New Roman" w:hAnsi="Times New Roman" w:cs="Times New Roman"/>
          <w:sz w:val="24"/>
          <w:szCs w:val="24"/>
        </w:rPr>
        <w:t xml:space="preserve"> </w:t>
      </w:r>
      <w:r w:rsidR="009549EA">
        <w:rPr>
          <w:rFonts w:ascii="Times New Roman" w:eastAsia="Times New Roman" w:hAnsi="Times New Roman" w:cs="Times New Roman"/>
          <w:sz w:val="24"/>
          <w:szCs w:val="24"/>
        </w:rPr>
        <w:t xml:space="preserve">As such, the cornerstone of </w:t>
      </w:r>
      <w:r w:rsidR="00D9505D">
        <w:rPr>
          <w:rFonts w:ascii="Times New Roman" w:eastAsia="Times New Roman" w:hAnsi="Times New Roman" w:cs="Times New Roman"/>
          <w:sz w:val="24"/>
          <w:szCs w:val="24"/>
        </w:rPr>
        <w:t>the</w:t>
      </w:r>
      <w:r w:rsidR="009549EA">
        <w:rPr>
          <w:rFonts w:ascii="Times New Roman" w:eastAsia="Times New Roman" w:hAnsi="Times New Roman" w:cs="Times New Roman"/>
          <w:sz w:val="24"/>
          <w:szCs w:val="24"/>
        </w:rPr>
        <w:t xml:space="preserve"> renewed global framework for biodiversity conservation aims to protect at least 30% of terrestrial land area</w:t>
      </w:r>
      <w:r w:rsidR="00B410C9">
        <w:rPr>
          <w:rFonts w:ascii="Times New Roman" w:eastAsia="Times New Roman" w:hAnsi="Times New Roman" w:cs="Times New Roman"/>
          <w:sz w:val="24"/>
          <w:szCs w:val="24"/>
        </w:rPr>
        <w:t xml:space="preserve"> by 2030</w:t>
      </w:r>
      <w:r w:rsidR="000932FF">
        <w:rPr>
          <w:rFonts w:ascii="Times New Roman" w:eastAsia="Times New Roman" w:hAnsi="Times New Roman" w:cs="Times New Roman"/>
          <w:sz w:val="24"/>
          <w:szCs w:val="24"/>
        </w:rPr>
        <w:fldChar w:fldCharType="begin"/>
      </w:r>
      <w:r w:rsidR="000932FF">
        <w:rPr>
          <w:rFonts w:ascii="Times New Roman" w:eastAsia="Times New Roman" w:hAnsi="Times New Roman" w:cs="Times New Roman"/>
          <w:sz w:val="24"/>
          <w:szCs w:val="24"/>
        </w:rPr>
        <w:instrText xml:space="preserve"> ADDIN ZOTERO_ITEM CSL_CITATION {"citationID":"2EMmXq7j","properties":{"formattedCitation":"\\super 8\\nosupersub{}","plainCitation":"8","noteIndex":0},"citationItems":[{"id":2755,"uris":["http://zotero.org/users/878981/items/SFEVMJYB"],"uri":["http://zotero.org/users/878981/items/SFEVMJYB"],"itemData":{"id":2755,"type":"article","title":"Zero draft of the post-2020 global biodiversity framework","URL":"https://www.cbd.int/doc/c/efb0/1f84/a892b98d2982a829962b6371/wg2020-02-03-en.pdf"}}],"schema":"https://github.com/citation-style-language/schema/raw/master/csl-citation.json"} </w:instrText>
      </w:r>
      <w:r w:rsidR="000932FF">
        <w:rPr>
          <w:rFonts w:ascii="Times New Roman" w:eastAsia="Times New Roman" w:hAnsi="Times New Roman" w:cs="Times New Roman"/>
          <w:sz w:val="24"/>
          <w:szCs w:val="24"/>
        </w:rPr>
        <w:fldChar w:fldCharType="separate"/>
      </w:r>
      <w:r w:rsidR="000932FF" w:rsidRPr="000932FF">
        <w:rPr>
          <w:rFonts w:ascii="Times New Roman" w:hAnsi="Times New Roman" w:cs="Times New Roman"/>
          <w:sz w:val="24"/>
          <w:szCs w:val="24"/>
          <w:vertAlign w:val="superscript"/>
        </w:rPr>
        <w:t>8</w:t>
      </w:r>
      <w:r w:rsidR="000932FF">
        <w:rPr>
          <w:rFonts w:ascii="Times New Roman" w:eastAsia="Times New Roman" w:hAnsi="Times New Roman" w:cs="Times New Roman"/>
          <w:sz w:val="24"/>
          <w:szCs w:val="24"/>
        </w:rPr>
        <w:fldChar w:fldCharType="end"/>
      </w:r>
      <w:r w:rsidR="009549EA">
        <w:rPr>
          <w:rFonts w:ascii="Times New Roman" w:eastAsia="Times New Roman" w:hAnsi="Times New Roman" w:cs="Times New Roman"/>
          <w:sz w:val="24"/>
          <w:szCs w:val="24"/>
        </w:rPr>
        <w:t>.</w:t>
      </w:r>
      <w:r w:rsidR="00572BEE">
        <w:rPr>
          <w:rFonts w:ascii="Times New Roman" w:eastAsia="Times New Roman" w:hAnsi="Times New Roman" w:cs="Times New Roman"/>
          <w:sz w:val="24"/>
          <w:szCs w:val="24"/>
        </w:rPr>
        <w:t xml:space="preserve"> To identify areas of particular importance for biodiversity </w:t>
      </w:r>
      <w:r w:rsidR="009D41CF">
        <w:rPr>
          <w:rFonts w:ascii="Times New Roman" w:eastAsia="Times New Roman" w:hAnsi="Times New Roman" w:cs="Times New Roman"/>
          <w:sz w:val="24"/>
          <w:szCs w:val="24"/>
        </w:rPr>
        <w:t>for inclusion in the expanding protected area network</w:t>
      </w:r>
      <w:r w:rsidR="00572BEE">
        <w:rPr>
          <w:rFonts w:ascii="Times New Roman" w:eastAsia="Times New Roman" w:hAnsi="Times New Roman" w:cs="Times New Roman"/>
          <w:sz w:val="24"/>
          <w:szCs w:val="24"/>
        </w:rPr>
        <w:t xml:space="preserve">, current approaches rely on </w:t>
      </w:r>
      <w:r w:rsidR="00572BEE">
        <w:rPr>
          <w:rFonts w:ascii="Times New Roman" w:eastAsia="Times New Roman" w:hAnsi="Times New Roman" w:cs="Times New Roman"/>
          <w:sz w:val="24"/>
          <w:szCs w:val="24"/>
        </w:rPr>
        <w:lastRenderedPageBreak/>
        <w:t>measures of regional biodiversity value and vulnerability</w:t>
      </w:r>
      <w:r w:rsidR="000932FF">
        <w:rPr>
          <w:rFonts w:ascii="Times New Roman" w:eastAsia="Times New Roman" w:hAnsi="Times New Roman" w:cs="Times New Roman"/>
          <w:sz w:val="24"/>
          <w:szCs w:val="24"/>
        </w:rPr>
        <w:fldChar w:fldCharType="begin"/>
      </w:r>
      <w:r w:rsidR="000932FF">
        <w:rPr>
          <w:rFonts w:ascii="Times New Roman" w:eastAsia="Times New Roman" w:hAnsi="Times New Roman" w:cs="Times New Roman"/>
          <w:sz w:val="24"/>
          <w:szCs w:val="24"/>
        </w:rPr>
        <w:instrText xml:space="preserve"> ADDIN ZOTERO_ITEM CSL_CITATION {"citationID":"xgxjVWFv","properties":{"formattedCitation":"\\super 8\\uc0\\u8211{}10\\nosupersub{}","plainCitation":"8–10","noteIndex":0},"citationItems":[{"id":2752,"uris":["http://zotero.org/users/878981/items/X76NAH4G"],"uri":["http://zotero.org/users/878981/items/X76NAH4G"],"itemData":{"id":2752,"type":"article-journal","container-title":"science","issue":"5783","note":"publisher: American Association for the Advancement of Science","page":"58–61","source":"Google Scholar","title":"Global biodiversity conservation priorities","volume":"313","author":[{"family":"Brooks","given":"Thomas M."},{"family":"Mittermeier","given":"Russell A."},{"family":"Fonseca","given":"Gustavo AB","non-dropping-particle":"da"},{"family":"Gerlach","given":"Justin"},{"family":"Hoffmann","given":"Michael"},{"family":"Lamoreux","given":"John F."},{"family":"Mittermeier","given":"Cristina Goettsch"},{"family":"Pilgrim","given":"John D."},{"family":"Rodrigues","given":"Ana SL"}],"issued":{"date-parts":[["2006"]]}}},{"id":"Yt80h0ER/TEk0v2Zf","uris":["http://www.mendeley.com/documents/?uuid=b984bdac-2f60-4afa-a9e8-ce14824519e1"],"uri":["http://www.mendeley.com/documents/?uuid=b984bdac-2f60-4afa-a9e8-ce14824519e1"],"itemData":{"abstract":"Meeting international targets for expanding protected areas could simultaneously contribute to species conservation, but only if the distribution of threatened species informs the future establishment of protected areas.","author":[{"dropping-particle":"","family":"Venter","given":"Oscar","non-dropping-particle":"","parse-names":false,"suffix":""},{"dropping-particle":"","family":"Fuller","given":"Richard A","non-dropping-particle":"","parse-names":false,"suffix":""},{"dropping-particle":"","family":"Segan","given":"Daniel B","non-dropping-particle":"","parse-names":false,"suffix":""},{"dropping-particle":"","family":"Carwardine","given":"Josie","non-dropping-particle":"","parse-names":false,"suffix":""},{"dropping-particle":"","family":"Brooks","given":"Thomas","non-dropping-particle":"","parse-names":false,"suffix":""},{"dropping-particle":"","family":"Butchart","given":"Stuart H M","non-dropping-particle":"","parse-names":false,"suffix":""},{"dropping-particle":"","family":"Marco","given":"Moreno","non-dropping-particle":"Di","parse-names":false,"suffix":""},{"dropping-particle":"","family":"Iwamura","given":"Takuya","non-dropping-particle":"","parse-names":false,"suffix":""},{"dropping-particle":"","family":"Joseph","given":"Liana","non-dropping-particle":"","parse-names":false,"suffix":""},{"dropping-particle":"","family":"O'Grady","given":"Damien","non-dropping-particle":"","parse-names":false,"suffix":""},{"dropping-particle":"","family":"Possingham","given":"Hugh P","non-dropping-particle":"","parse-names":false,"suffix":""},{"dropping-particle":"","family":"Rondinini","given":"Carlo","non-dropping-particle":"","parse-names":false,"suffix":""},{"dropping-particle":"","family":"Smith","given":"Robert J","non-dropping-particle":"","parse-names":false,"suffix":""},{"dropping-particle":"","family":"Venter","given":"Michelle","non-dropping-particle":"","parse-names":false,"suffix":""},{"dropping-particle":"","family":"Watson","given":"James E M","non-dropping-particle":"","parse-names":false,"suffix":""}],"container-title":"PLOS Biology","id":"Yt80h0ER/TEk0v2Zf","issue":"6","issued":{"date-parts":[["2014","6","24"]]},"page":"e1001891","publisher":"Public Library of Science","title":"Targeting Global Protected Area Expansion for Imperiled Biodiversity","type":"article-journal","volume":"12"}},{"id":2755,"uris":["http://zotero.org/users/878981/items/SFEVMJYB"],"uri":["http://zotero.org/users/878981/items/SFEVMJYB"],"itemData":{"id":2755,"type":"article","title":"Zero draft of the post-2020 global biodiversity framework","URL":"https://www.cbd.int/doc/c/efb0/1f84/a892b98d2982a829962b6371/wg2020-02-03-en.pdf"}}],"schema":"https://github.com/citation-style-language/schema/raw/master/csl-citation.json"} </w:instrText>
      </w:r>
      <w:r w:rsidR="000932FF">
        <w:rPr>
          <w:rFonts w:ascii="Times New Roman" w:eastAsia="Times New Roman" w:hAnsi="Times New Roman" w:cs="Times New Roman"/>
          <w:sz w:val="24"/>
          <w:szCs w:val="24"/>
        </w:rPr>
        <w:fldChar w:fldCharType="separate"/>
      </w:r>
      <w:r w:rsidR="000932FF" w:rsidRPr="000932FF">
        <w:rPr>
          <w:rFonts w:ascii="Times New Roman" w:hAnsi="Times New Roman" w:cs="Times New Roman"/>
          <w:sz w:val="24"/>
          <w:szCs w:val="24"/>
          <w:vertAlign w:val="superscript"/>
        </w:rPr>
        <w:t>8–10</w:t>
      </w:r>
      <w:r w:rsidR="000932FF">
        <w:rPr>
          <w:rFonts w:ascii="Times New Roman" w:eastAsia="Times New Roman" w:hAnsi="Times New Roman" w:cs="Times New Roman"/>
          <w:sz w:val="24"/>
          <w:szCs w:val="24"/>
        </w:rPr>
        <w:fldChar w:fldCharType="end"/>
      </w:r>
      <w:r w:rsidR="00572BEE">
        <w:rPr>
          <w:rFonts w:ascii="Times New Roman" w:eastAsia="Times New Roman" w:hAnsi="Times New Roman" w:cs="Times New Roman"/>
          <w:sz w:val="24"/>
          <w:szCs w:val="24"/>
        </w:rPr>
        <w:t xml:space="preserve">. </w:t>
      </w:r>
      <w:r w:rsidR="00FF2FEB">
        <w:rPr>
          <w:rFonts w:ascii="Times New Roman" w:eastAsia="Times New Roman" w:hAnsi="Times New Roman" w:cs="Times New Roman"/>
          <w:sz w:val="24"/>
          <w:szCs w:val="24"/>
        </w:rPr>
        <w:t xml:space="preserve">Current conservation policy thus assumes that protected areas are permanent and their effectiveness is static. </w:t>
      </w:r>
      <w:r>
        <w:rPr>
          <w:rFonts w:ascii="Times New Roman" w:eastAsia="Times New Roman" w:hAnsi="Times New Roman" w:cs="Times New Roman"/>
          <w:sz w:val="24"/>
          <w:szCs w:val="24"/>
        </w:rPr>
        <w:t>However</w:t>
      </w:r>
      <w:r w:rsidR="00DC486E">
        <w:rPr>
          <w:rFonts w:ascii="Times New Roman" w:eastAsia="Times New Roman" w:hAnsi="Times New Roman" w:cs="Times New Roman"/>
          <w:sz w:val="24"/>
          <w:szCs w:val="24"/>
        </w:rPr>
        <w:t>,</w:t>
      </w:r>
      <w:r w:rsidR="0077408C">
        <w:rPr>
          <w:rFonts w:ascii="Times New Roman" w:eastAsia="Times New Roman" w:hAnsi="Times New Roman" w:cs="Times New Roman"/>
          <w:sz w:val="24"/>
          <w:szCs w:val="24"/>
        </w:rPr>
        <w:t xml:space="preserve"> </w:t>
      </w:r>
      <w:del w:id="15" w:author="Joe Bennett" w:date="2020-08-11T13:14:00Z">
        <w:r w:rsidR="0077408C" w:rsidDel="00250FF1">
          <w:rPr>
            <w:rFonts w:ascii="Times New Roman" w:eastAsia="Times New Roman" w:hAnsi="Times New Roman" w:cs="Times New Roman"/>
            <w:sz w:val="24"/>
            <w:szCs w:val="24"/>
          </w:rPr>
          <w:delText>rapid</w:delText>
        </w:r>
        <w:r w:rsidR="00DC486E" w:rsidDel="00250FF1">
          <w:rPr>
            <w:rFonts w:ascii="Times New Roman" w:eastAsia="Times New Roman" w:hAnsi="Times New Roman" w:cs="Times New Roman"/>
            <w:sz w:val="24"/>
            <w:szCs w:val="24"/>
          </w:rPr>
          <w:delText xml:space="preserve"> </w:delText>
        </w:r>
        <w:r w:rsidR="00DC486E" w:rsidDel="00250FF1">
          <w:rPr>
            <w:rFonts w:ascii="Times New Roman" w:eastAsia="Times New Roman" w:hAnsi="Times New Roman" w:cs="Times New Roman"/>
            <w:color w:val="000000"/>
            <w:sz w:val="24"/>
            <w:szCs w:val="24"/>
          </w:rPr>
          <w:delText xml:space="preserve">human-caused change </w:delText>
        </w:r>
        <w:r w:rsidR="00ED38FD" w:rsidDel="00250FF1">
          <w:rPr>
            <w:rFonts w:ascii="Times New Roman" w:eastAsia="Times New Roman" w:hAnsi="Times New Roman" w:cs="Times New Roman"/>
            <w:color w:val="000000"/>
            <w:sz w:val="24"/>
            <w:szCs w:val="24"/>
          </w:rPr>
          <w:delText>creates</w:delText>
        </w:r>
        <w:r w:rsidR="00DC486E" w:rsidDel="00250FF1">
          <w:rPr>
            <w:rFonts w:ascii="Times New Roman" w:eastAsia="Times New Roman" w:hAnsi="Times New Roman" w:cs="Times New Roman"/>
            <w:color w:val="000000"/>
            <w:sz w:val="24"/>
            <w:szCs w:val="24"/>
          </w:rPr>
          <w:delText xml:space="preserve"> </w:delText>
        </w:r>
        <w:r w:rsidR="00DC486E" w:rsidRPr="00281DB3" w:rsidDel="00250FF1">
          <w:rPr>
            <w:rFonts w:ascii="Times New Roman" w:eastAsia="Times New Roman" w:hAnsi="Times New Roman" w:cs="Times New Roman"/>
            <w:color w:val="000000"/>
            <w:sz w:val="24"/>
            <w:szCs w:val="24"/>
          </w:rPr>
          <w:delText>uncertainty</w:delText>
        </w:r>
        <w:r w:rsidR="00DC486E" w:rsidDel="00250FF1">
          <w:rPr>
            <w:rFonts w:ascii="Times New Roman" w:eastAsia="Times New Roman" w:hAnsi="Times New Roman" w:cs="Times New Roman"/>
            <w:color w:val="000000"/>
            <w:sz w:val="24"/>
            <w:szCs w:val="24"/>
          </w:rPr>
          <w:delText xml:space="preserve"> </w:delText>
        </w:r>
        <w:r w:rsidR="00ED38FD" w:rsidDel="00250FF1">
          <w:rPr>
            <w:rFonts w:ascii="Times New Roman" w:eastAsia="Times New Roman" w:hAnsi="Times New Roman" w:cs="Times New Roman"/>
            <w:color w:val="000000"/>
            <w:sz w:val="24"/>
            <w:szCs w:val="24"/>
          </w:rPr>
          <w:delText xml:space="preserve">regarding </w:delText>
        </w:r>
        <w:r w:rsidR="00A727AA" w:rsidDel="00250FF1">
          <w:rPr>
            <w:rFonts w:ascii="Times New Roman" w:eastAsia="Times New Roman" w:hAnsi="Times New Roman" w:cs="Times New Roman"/>
            <w:color w:val="000000"/>
            <w:sz w:val="24"/>
            <w:szCs w:val="24"/>
          </w:rPr>
          <w:delText>decisions for establish</w:delText>
        </w:r>
        <w:r w:rsidR="00CD58F3" w:rsidDel="00250FF1">
          <w:rPr>
            <w:rFonts w:ascii="Times New Roman" w:eastAsia="Times New Roman" w:hAnsi="Times New Roman" w:cs="Times New Roman"/>
            <w:color w:val="000000"/>
            <w:sz w:val="24"/>
            <w:szCs w:val="24"/>
          </w:rPr>
          <w:delText>ing</w:delText>
        </w:r>
        <w:r w:rsidR="00A727AA" w:rsidDel="00250FF1">
          <w:rPr>
            <w:rFonts w:ascii="Times New Roman" w:eastAsia="Times New Roman" w:hAnsi="Times New Roman" w:cs="Times New Roman"/>
            <w:color w:val="000000"/>
            <w:sz w:val="24"/>
            <w:szCs w:val="24"/>
          </w:rPr>
          <w:delText xml:space="preserve"> protected areas</w:delText>
        </w:r>
        <w:r w:rsidR="00281DB3" w:rsidDel="00250FF1">
          <w:rPr>
            <w:rFonts w:ascii="Times New Roman" w:eastAsia="Times New Roman" w:hAnsi="Times New Roman" w:cs="Times New Roman"/>
            <w:color w:val="000000"/>
            <w:sz w:val="24"/>
            <w:szCs w:val="24"/>
          </w:rPr>
          <w:delText>, given change</w:delText>
        </w:r>
        <w:r w:rsidR="00DC486E" w:rsidDel="00250FF1">
          <w:rPr>
            <w:rFonts w:ascii="Times New Roman" w:eastAsia="Times New Roman" w:hAnsi="Times New Roman" w:cs="Times New Roman"/>
            <w:color w:val="000000"/>
            <w:sz w:val="24"/>
            <w:szCs w:val="24"/>
          </w:rPr>
          <w:delText xml:space="preserve">. </w:delText>
        </w:r>
        <w:r w:rsidR="00A727AA" w:rsidDel="00250FF1">
          <w:rPr>
            <w:rFonts w:ascii="Times New Roman" w:eastAsia="Times New Roman" w:hAnsi="Times New Roman" w:cs="Times New Roman"/>
            <w:color w:val="000000"/>
            <w:sz w:val="24"/>
            <w:szCs w:val="24"/>
          </w:rPr>
          <w:delText>C</w:delText>
        </w:r>
      </w:del>
      <w:ins w:id="16" w:author="Joe Bennett" w:date="2020-08-11T13:14:00Z">
        <w:r w:rsidR="00250FF1">
          <w:rPr>
            <w:rFonts w:ascii="Times New Roman" w:eastAsia="Times New Roman" w:hAnsi="Times New Roman" w:cs="Times New Roman"/>
            <w:sz w:val="24"/>
            <w:szCs w:val="24"/>
          </w:rPr>
          <w:t>c</w:t>
        </w:r>
      </w:ins>
      <w:r w:rsidR="00A727AA">
        <w:rPr>
          <w:rFonts w:ascii="Times New Roman" w:eastAsia="Times New Roman" w:hAnsi="Times New Roman" w:cs="Times New Roman"/>
          <w:color w:val="000000"/>
          <w:sz w:val="24"/>
          <w:szCs w:val="24"/>
        </w:rPr>
        <w:t xml:space="preserve">limate change, land use intensification, and </w:t>
      </w:r>
      <w:r w:rsidR="00110DA5">
        <w:rPr>
          <w:rFonts w:ascii="Times New Roman" w:eastAsia="Times New Roman" w:hAnsi="Times New Roman" w:cs="Times New Roman"/>
          <w:color w:val="000000"/>
          <w:sz w:val="24"/>
          <w:szCs w:val="24"/>
        </w:rPr>
        <w:t xml:space="preserve">governance pose risks to the </w:t>
      </w:r>
      <w:r w:rsidR="00302429">
        <w:rPr>
          <w:rFonts w:ascii="Times New Roman" w:eastAsia="Times New Roman" w:hAnsi="Times New Roman" w:cs="Times New Roman"/>
          <w:color w:val="000000"/>
          <w:sz w:val="24"/>
          <w:szCs w:val="24"/>
        </w:rPr>
        <w:t xml:space="preserve">future </w:t>
      </w:r>
      <w:r w:rsidR="00110DA5">
        <w:rPr>
          <w:rFonts w:ascii="Times New Roman" w:eastAsia="Times New Roman" w:hAnsi="Times New Roman" w:cs="Times New Roman"/>
          <w:color w:val="000000"/>
          <w:sz w:val="24"/>
          <w:szCs w:val="24"/>
        </w:rPr>
        <w:t>effectiveness of protected areas.</w:t>
      </w:r>
      <w:r w:rsidR="00110DA5" w:rsidRPr="00110DA5">
        <w:rPr>
          <w:rFonts w:ascii="Times New Roman" w:eastAsia="Times New Roman" w:hAnsi="Times New Roman" w:cs="Times New Roman"/>
          <w:color w:val="000000"/>
          <w:sz w:val="24"/>
          <w:szCs w:val="24"/>
        </w:rPr>
        <w:t xml:space="preserve"> </w:t>
      </w:r>
      <w:r w:rsidR="00110DA5">
        <w:rPr>
          <w:rFonts w:ascii="Times New Roman" w:eastAsia="Times New Roman" w:hAnsi="Times New Roman" w:cs="Times New Roman"/>
          <w:color w:val="000000"/>
          <w:sz w:val="24"/>
          <w:szCs w:val="24"/>
        </w:rPr>
        <w:t xml:space="preserve">For example, protected areas with more deforestation are </w:t>
      </w:r>
      <w:r w:rsidR="00C33D7E">
        <w:rPr>
          <w:rFonts w:ascii="Times New Roman" w:eastAsia="Times New Roman" w:hAnsi="Times New Roman" w:cs="Times New Roman"/>
          <w:color w:val="000000"/>
          <w:sz w:val="24"/>
          <w:szCs w:val="24"/>
        </w:rPr>
        <w:t>at higher risk of</w:t>
      </w:r>
      <w:r w:rsidR="00110DA5">
        <w:rPr>
          <w:rFonts w:ascii="Times New Roman" w:eastAsia="Times New Roman" w:hAnsi="Times New Roman" w:cs="Times New Roman"/>
          <w:color w:val="000000"/>
          <w:sz w:val="24"/>
          <w:szCs w:val="24"/>
        </w:rPr>
        <w:t xml:space="preserve"> degazett</w:t>
      </w:r>
      <w:r w:rsidR="00C33D7E">
        <w:rPr>
          <w:rFonts w:ascii="Times New Roman" w:eastAsia="Times New Roman" w:hAnsi="Times New Roman" w:cs="Times New Roman"/>
          <w:color w:val="000000"/>
          <w:sz w:val="24"/>
          <w:szCs w:val="24"/>
        </w:rPr>
        <w:t>ing</w:t>
      </w:r>
      <w:r w:rsidR="00C418A8">
        <w:rPr>
          <w:rFonts w:ascii="Times New Roman" w:eastAsia="Times New Roman" w:hAnsi="Times New Roman" w:cs="Times New Roman"/>
          <w:color w:val="000000"/>
          <w:sz w:val="24"/>
          <w:szCs w:val="24"/>
        </w:rPr>
        <w:t xml:space="preserve"> and project failure</w:t>
      </w:r>
      <w:r w:rsidR="006E5D35">
        <w:rPr>
          <w:rFonts w:ascii="Times New Roman" w:eastAsia="Times New Roman" w:hAnsi="Times New Roman" w:cs="Times New Roman"/>
          <w:color w:val="000000"/>
          <w:sz w:val="24"/>
          <w:szCs w:val="24"/>
        </w:rPr>
        <w:fldChar w:fldCharType="begin"/>
      </w:r>
      <w:r w:rsidR="006E5D35">
        <w:rPr>
          <w:rFonts w:ascii="Times New Roman" w:eastAsia="Times New Roman" w:hAnsi="Times New Roman" w:cs="Times New Roman"/>
          <w:color w:val="000000"/>
          <w:sz w:val="24"/>
          <w:szCs w:val="24"/>
        </w:rPr>
        <w:instrText xml:space="preserve"> ADDIN ZOTERO_ITEM CSL_CITATION {"citationID":"kv6dOdFs","properties":{"formattedCitation":"\\super 11\\nosupersub{}","plainCitation":"11","noteIndex":0},"citationItems":[{"id":2756,"uris":["http://zotero.org/users/878981/items/TLMCALYG"],"uri":["http://zotero.org/users/878981/items/TLMCALYG"],"itemData":{"id":2756,"type":"article-journal","container-title":"Proceedings of the National Academy of Sciences","issue":"9","note":"publisher: National Acad Sciences","page":"2084–2089","source":"Google Scholar","title":"Land-use and land-cover change shape the sustainability and impacts of protected areas","volume":"115","author":[{"family":"Tesfaw","given":"Anteneh T."},{"family":"Pfaff","given":"Alexander"},{"family":"Kroner","given":"Rachel E. Golden"},{"family":"Qin","given":"Siyu"},{"family":"Medeiros","given":"Rodrigo"},{"family":"Mascia","given":"Michael B."}],"issued":{"date-parts":[["2018"]]}}}],"schema":"https://github.com/citation-style-language/schema/raw/master/csl-citation.json"} </w:instrText>
      </w:r>
      <w:r w:rsidR="006E5D35">
        <w:rPr>
          <w:rFonts w:ascii="Times New Roman" w:eastAsia="Times New Roman" w:hAnsi="Times New Roman" w:cs="Times New Roman"/>
          <w:color w:val="000000"/>
          <w:sz w:val="24"/>
          <w:szCs w:val="24"/>
        </w:rPr>
        <w:fldChar w:fldCharType="separate"/>
      </w:r>
      <w:r w:rsidR="006E5D35" w:rsidRPr="006E5D35">
        <w:rPr>
          <w:rFonts w:ascii="Times New Roman" w:hAnsi="Times New Roman" w:cs="Times New Roman"/>
          <w:sz w:val="24"/>
          <w:szCs w:val="24"/>
          <w:vertAlign w:val="superscript"/>
        </w:rPr>
        <w:t>11</w:t>
      </w:r>
      <w:r w:rsidR="006E5D35">
        <w:rPr>
          <w:rFonts w:ascii="Times New Roman" w:eastAsia="Times New Roman" w:hAnsi="Times New Roman" w:cs="Times New Roman"/>
          <w:color w:val="000000"/>
          <w:sz w:val="24"/>
          <w:szCs w:val="24"/>
        </w:rPr>
        <w:fldChar w:fldCharType="end"/>
      </w:r>
      <w:r w:rsidR="00C33D7E">
        <w:rPr>
          <w:rFonts w:ascii="Times New Roman" w:eastAsia="Times New Roman" w:hAnsi="Times New Roman" w:cs="Times New Roman"/>
          <w:color w:val="000000"/>
          <w:sz w:val="24"/>
          <w:szCs w:val="24"/>
        </w:rPr>
        <w:t>,</w:t>
      </w:r>
      <w:r w:rsidR="00110DA5">
        <w:rPr>
          <w:rFonts w:ascii="Times New Roman" w:eastAsia="Times New Roman" w:hAnsi="Times New Roman" w:cs="Times New Roman"/>
          <w:color w:val="000000"/>
          <w:sz w:val="24"/>
          <w:szCs w:val="24"/>
        </w:rPr>
        <w:t xml:space="preserve"> </w:t>
      </w:r>
      <w:r w:rsidR="00C33D7E">
        <w:rPr>
          <w:rFonts w:ascii="Times New Roman" w:eastAsia="Times New Roman" w:hAnsi="Times New Roman" w:cs="Times New Roman"/>
          <w:color w:val="000000"/>
          <w:sz w:val="24"/>
          <w:szCs w:val="24"/>
        </w:rPr>
        <w:t>increased extreme weather events cause population decline or extirpation for a variety of species</w:t>
      </w:r>
      <w:r w:rsidR="00D0097D">
        <w:rPr>
          <w:rFonts w:ascii="Times New Roman" w:eastAsia="Times New Roman" w:hAnsi="Times New Roman" w:cs="Times New Roman"/>
          <w:color w:val="000000"/>
          <w:sz w:val="24"/>
          <w:szCs w:val="24"/>
        </w:rPr>
        <w:fldChar w:fldCharType="begin"/>
      </w:r>
      <w:r w:rsidR="00D0097D">
        <w:rPr>
          <w:rFonts w:ascii="Times New Roman" w:eastAsia="Times New Roman" w:hAnsi="Times New Roman" w:cs="Times New Roman"/>
          <w:color w:val="000000"/>
          <w:sz w:val="24"/>
          <w:szCs w:val="24"/>
        </w:rPr>
        <w:instrText xml:space="preserve"> ADDIN ZOTERO_ITEM CSL_CITATION {"citationID":"N10KTfau","properties":{"formattedCitation":"\\super 12\\nosupersub{}","plainCitation":"12","noteIndex":0},"citationItems":[{"id":2759,"uris":["http://zotero.org/users/878981/items/IYYXVTVI"],"uri":["http://zotero.org/users/878981/items/IYYXVTVI"],"itemData":{"id":2759,"type":"article-journal","container-title":"Diversity and Distributions","issue":"4","note":"publisher: Wiley Online Library","page":"613–625","source":"Google Scholar","title":"Conservation implications of ecological responses to extreme weather and climate events","volume":"25","author":[{"family":"Maxwell","given":"Sean L."},{"family":"Butt","given":"Nathalie"},{"family":"Maron","given":"Martine"},{"family":"McAlpine","given":"Clive A."},{"family":"Chapman","given":"Sarah"},{"family":"Ullmann","given":"Ailish"},{"family":"Segan","given":"Dan B."},{"family":"Watson","given":"James EM"}],"issued":{"date-parts":[["2019"]]}}}],"schema":"https://github.com/citation-style-language/schema/raw/master/csl-citation.json"} </w:instrText>
      </w:r>
      <w:r w:rsidR="00D0097D">
        <w:rPr>
          <w:rFonts w:ascii="Times New Roman" w:eastAsia="Times New Roman" w:hAnsi="Times New Roman" w:cs="Times New Roman"/>
          <w:color w:val="000000"/>
          <w:sz w:val="24"/>
          <w:szCs w:val="24"/>
        </w:rPr>
        <w:fldChar w:fldCharType="separate"/>
      </w:r>
      <w:r w:rsidR="00D0097D" w:rsidRPr="00D0097D">
        <w:rPr>
          <w:rFonts w:ascii="Times New Roman" w:hAnsi="Times New Roman" w:cs="Times New Roman"/>
          <w:sz w:val="24"/>
          <w:szCs w:val="24"/>
          <w:vertAlign w:val="superscript"/>
        </w:rPr>
        <w:t>12</w:t>
      </w:r>
      <w:r w:rsidR="00D0097D">
        <w:rPr>
          <w:rFonts w:ascii="Times New Roman" w:eastAsia="Times New Roman" w:hAnsi="Times New Roman" w:cs="Times New Roman"/>
          <w:color w:val="000000"/>
          <w:sz w:val="24"/>
          <w:szCs w:val="24"/>
        </w:rPr>
        <w:fldChar w:fldCharType="end"/>
      </w:r>
      <w:r w:rsidR="00C33D7E">
        <w:rPr>
          <w:rFonts w:ascii="Times New Roman" w:eastAsia="Times New Roman" w:hAnsi="Times New Roman" w:cs="Times New Roman"/>
          <w:color w:val="000000"/>
          <w:sz w:val="24"/>
          <w:szCs w:val="24"/>
        </w:rPr>
        <w:t>,</w:t>
      </w:r>
      <w:r w:rsidR="00220E9F">
        <w:rPr>
          <w:rFonts w:ascii="Times New Roman" w:eastAsia="Times New Roman" w:hAnsi="Times New Roman" w:cs="Times New Roman"/>
          <w:color w:val="000000"/>
          <w:sz w:val="24"/>
          <w:szCs w:val="24"/>
        </w:rPr>
        <w:t xml:space="preserve"> and the quality of governance predicts investment in conservation</w:t>
      </w:r>
      <w:r w:rsidR="00122A5B">
        <w:rPr>
          <w:rFonts w:ascii="Times New Roman" w:eastAsia="Times New Roman" w:hAnsi="Times New Roman" w:cs="Times New Roman"/>
          <w:color w:val="000000"/>
          <w:sz w:val="24"/>
          <w:szCs w:val="24"/>
        </w:rPr>
        <w:fldChar w:fldCharType="begin"/>
      </w:r>
      <w:r w:rsidR="00122A5B">
        <w:rPr>
          <w:rFonts w:ascii="Times New Roman" w:eastAsia="Times New Roman" w:hAnsi="Times New Roman" w:cs="Times New Roman"/>
          <w:color w:val="000000"/>
          <w:sz w:val="24"/>
          <w:szCs w:val="24"/>
        </w:rPr>
        <w:instrText xml:space="preserve"> ADDIN ZOTERO_ITEM CSL_CITATION {"citationID":"xwazsZ7S","properties":{"formattedCitation":"\\super 4,13\\nosupersub{}","plainCitation":"4,13","noteIndex":0},"citationItems":[{"id":958,"uris":["http://zotero.org/users/878981/items/PM9X8KPM"],"uri":["http://zotero.org/users/878981/items/PM9X8KPM"],"itemData":{"id":958,"type":"article-journal","container-title":"Environmental Conservation","issue":"4","page":"407–418","source":"Google Scholar","title":"Governance explains variation in national responses to the biodiversity crisis","volume":"45","author":[{"family":"Baynham-Herd","given":"Zachary"},{"family":"Amano","given":"Tatsuya"},{"family":"Sutherland","given":"William J."},{"family":"Donald","given":"Paul F."}],"issued":{"date-parts":[["2018"]]}}},{"id":2764,"uris":["http://zotero.org/users/878981/items/8RUH7MFK"],"uri":["http://zotero.org/users/878981/items/8RUH7MFK"],"itemData":{"id":2764,"type":"article-journal","container-title":"Conservation Letters","issue":"1","note":"publisher: Wiley Online Library","page":"12–20","source":"Google Scholar","title":"Biodiversity, governance, and the allocation of international aid for conservation","volume":"6","author":[{"family":"Miller","given":"Daniel C."},{"family":"Agrawal","given":"Arun"},{"family":"Roberts","given":"J. Timmons"}],"issued":{"date-parts":[["2013"]]}}}],"schema":"https://github.com/citation-style-language/schema/raw/master/csl-citation.json"} </w:instrText>
      </w:r>
      <w:r w:rsidR="00122A5B">
        <w:rPr>
          <w:rFonts w:ascii="Times New Roman" w:eastAsia="Times New Roman" w:hAnsi="Times New Roman" w:cs="Times New Roman"/>
          <w:color w:val="000000"/>
          <w:sz w:val="24"/>
          <w:szCs w:val="24"/>
        </w:rPr>
        <w:fldChar w:fldCharType="separate"/>
      </w:r>
      <w:r w:rsidR="00122A5B" w:rsidRPr="00122A5B">
        <w:rPr>
          <w:rFonts w:ascii="Times New Roman" w:hAnsi="Times New Roman" w:cs="Times New Roman"/>
          <w:sz w:val="24"/>
          <w:szCs w:val="24"/>
          <w:vertAlign w:val="superscript"/>
        </w:rPr>
        <w:t>4,13</w:t>
      </w:r>
      <w:r w:rsidR="00122A5B">
        <w:rPr>
          <w:rFonts w:ascii="Times New Roman" w:eastAsia="Times New Roman" w:hAnsi="Times New Roman" w:cs="Times New Roman"/>
          <w:color w:val="000000"/>
          <w:sz w:val="24"/>
          <w:szCs w:val="24"/>
        </w:rPr>
        <w:fldChar w:fldCharType="end"/>
      </w:r>
      <w:r w:rsidR="007642B6">
        <w:rPr>
          <w:rFonts w:ascii="Times New Roman" w:eastAsia="Times New Roman" w:hAnsi="Times New Roman" w:cs="Times New Roman"/>
          <w:color w:val="000000"/>
          <w:sz w:val="24"/>
          <w:szCs w:val="24"/>
        </w:rPr>
        <w:t>,</w:t>
      </w:r>
      <w:r w:rsidR="008F63ED">
        <w:rPr>
          <w:rFonts w:ascii="Times New Roman" w:eastAsia="Times New Roman" w:hAnsi="Times New Roman" w:cs="Times New Roman"/>
          <w:color w:val="000000"/>
          <w:sz w:val="24"/>
          <w:szCs w:val="24"/>
        </w:rPr>
        <w:t xml:space="preserve"> while </w:t>
      </w:r>
      <w:r w:rsidR="00EA454A">
        <w:rPr>
          <w:rFonts w:ascii="Times New Roman" w:eastAsia="Times New Roman" w:hAnsi="Times New Roman" w:cs="Times New Roman"/>
          <w:color w:val="000000"/>
          <w:sz w:val="24"/>
          <w:szCs w:val="24"/>
        </w:rPr>
        <w:t xml:space="preserve">political instability and </w:t>
      </w:r>
      <w:r w:rsidR="008F63ED">
        <w:rPr>
          <w:rFonts w:ascii="Times New Roman" w:eastAsia="Times New Roman" w:hAnsi="Times New Roman" w:cs="Times New Roman"/>
          <w:color w:val="000000"/>
          <w:sz w:val="24"/>
          <w:szCs w:val="24"/>
        </w:rPr>
        <w:t>corruption can reduce protected area effectiveness</w:t>
      </w:r>
      <w:r w:rsidR="00A56857">
        <w:rPr>
          <w:rFonts w:ascii="Times New Roman" w:eastAsia="Times New Roman" w:hAnsi="Times New Roman" w:cs="Times New Roman"/>
          <w:color w:val="000000"/>
          <w:sz w:val="24"/>
          <w:szCs w:val="24"/>
        </w:rPr>
        <w:fldChar w:fldCharType="begin"/>
      </w:r>
      <w:r w:rsidR="00A56857">
        <w:rPr>
          <w:rFonts w:ascii="Times New Roman" w:eastAsia="Times New Roman" w:hAnsi="Times New Roman" w:cs="Times New Roman"/>
          <w:color w:val="000000"/>
          <w:sz w:val="24"/>
          <w:szCs w:val="24"/>
        </w:rPr>
        <w:instrText xml:space="preserve"> ADDIN ZOTERO_ITEM CSL_CITATION {"citationID":"DaPpD8f5","properties":{"formattedCitation":"\\super 14\\nosupersub{}","plainCitation":"14","noteIndex":0},"citationItems":[{"id":2766,"uris":["http://zotero.org/users/878981/items/SNVLICL8"],"uri":["http://zotero.org/users/878981/items/SNVLICL8"],"itemData":{"id":2766,"type":"article-journal","container-title":"Conservation Letters","issue":"3","note":"publisher: Wiley Online Library","page":"e12435","source":"Google Scholar","title":"An assessment of threats to terrestrial protected areas","volume":"11","author":[{"family":"Schulze","given":"Katharina"},{"family":"Knights","given":"Kathryn"},{"family":"Coad","given":"Lauren"},{"family":"Geldmann","given":"Jonas"},{"family":"Leverington","given":"Fiona"},{"family":"Eassom","given":"April"},{"family":"Marr","given":"Melitta"},{"family":"Butchart","given":"Stuart HM"},{"family":"Hockings","given":"Marc"},{"family":"Burgess","given":"Neil D."}],"issued":{"date-parts":[["2018"]]}}}],"schema":"https://github.com/citation-style-language/schema/raw/master/csl-citation.json"} </w:instrText>
      </w:r>
      <w:r w:rsidR="00A56857">
        <w:rPr>
          <w:rFonts w:ascii="Times New Roman" w:eastAsia="Times New Roman" w:hAnsi="Times New Roman" w:cs="Times New Roman"/>
          <w:color w:val="000000"/>
          <w:sz w:val="24"/>
          <w:szCs w:val="24"/>
        </w:rPr>
        <w:fldChar w:fldCharType="separate"/>
      </w:r>
      <w:r w:rsidR="00A56857" w:rsidRPr="00A56857">
        <w:rPr>
          <w:rFonts w:ascii="Times New Roman" w:hAnsi="Times New Roman" w:cs="Times New Roman"/>
          <w:sz w:val="24"/>
          <w:szCs w:val="24"/>
          <w:vertAlign w:val="superscript"/>
        </w:rPr>
        <w:t>14</w:t>
      </w:r>
      <w:r w:rsidR="00A56857">
        <w:rPr>
          <w:rFonts w:ascii="Times New Roman" w:eastAsia="Times New Roman" w:hAnsi="Times New Roman" w:cs="Times New Roman"/>
          <w:color w:val="000000"/>
          <w:sz w:val="24"/>
          <w:szCs w:val="24"/>
        </w:rPr>
        <w:fldChar w:fldCharType="end"/>
      </w:r>
      <w:r w:rsidR="008F63ED">
        <w:rPr>
          <w:rFonts w:ascii="Times New Roman" w:eastAsia="Times New Roman" w:hAnsi="Times New Roman" w:cs="Times New Roman"/>
          <w:color w:val="000000"/>
          <w:sz w:val="24"/>
          <w:szCs w:val="24"/>
        </w:rPr>
        <w:t>.</w:t>
      </w:r>
      <w:r w:rsidR="007642B6">
        <w:rPr>
          <w:rFonts w:ascii="Times New Roman" w:eastAsia="Times New Roman" w:hAnsi="Times New Roman" w:cs="Times New Roman"/>
          <w:color w:val="000000"/>
          <w:sz w:val="24"/>
          <w:szCs w:val="24"/>
        </w:rPr>
        <w:t xml:space="preserve"> Thus, to make effective use of limited conservation resources, planning for investment in protected areas must account for these risks to safeguard against</w:t>
      </w:r>
      <w:r w:rsidR="00EA454A">
        <w:rPr>
          <w:rFonts w:ascii="Times New Roman" w:eastAsia="Times New Roman" w:hAnsi="Times New Roman" w:cs="Times New Roman"/>
          <w:color w:val="000000"/>
          <w:sz w:val="24"/>
          <w:szCs w:val="24"/>
        </w:rPr>
        <w:t xml:space="preserve"> uncertainty in conservation outcomes and potential</w:t>
      </w:r>
      <w:r w:rsidR="007642B6">
        <w:rPr>
          <w:rFonts w:ascii="Times New Roman" w:eastAsia="Times New Roman" w:hAnsi="Times New Roman" w:cs="Times New Roman"/>
          <w:color w:val="000000"/>
          <w:sz w:val="24"/>
          <w:szCs w:val="24"/>
        </w:rPr>
        <w:t xml:space="preserve"> future biodiversity loss</w:t>
      </w:r>
      <w:r w:rsidR="006C540D">
        <w:rPr>
          <w:rFonts w:ascii="Times New Roman" w:eastAsia="Times New Roman" w:hAnsi="Times New Roman" w:cs="Times New Roman"/>
          <w:color w:val="000000"/>
          <w:sz w:val="24"/>
          <w:szCs w:val="24"/>
        </w:rPr>
        <w:fldChar w:fldCharType="begin"/>
      </w:r>
      <w:r w:rsidR="00A56857">
        <w:rPr>
          <w:rFonts w:ascii="Times New Roman" w:eastAsia="Times New Roman" w:hAnsi="Times New Roman" w:cs="Times New Roman"/>
          <w:color w:val="000000"/>
          <w:sz w:val="24"/>
          <w:szCs w:val="24"/>
        </w:rPr>
        <w:instrText xml:space="preserve"> ADDIN ZOTERO_ITEM CSL_CITATION {"citationID":"Uov6PIu0","properties":{"formattedCitation":"\\super 15\\nosupersub{}","plainCitation":"15","noteIndex":0},"citationItems":[{"id":790,"uris":["http://zotero.org/users/878981/items/LM9WKTT8"],"uri":["http://zotero.org/users/878981/items/LM9WKTT8"],"itemData":{"id":790,"type":"article-journal","container-title":"Conservation Biology","issue":"6","note":"publisher: Wiley Online Library\nCitation Key: mcbride2007incorporating","page":"1463-1474","title":"Incorporating the effects of socioeconomic uncertainty into priority setting for conservation investment","volume":"21","author":[{"family":"McBride","given":"Marissa F"},{"family":"Wilson","given":"Kerrie A"},{"family":"Bode","given":"Michael"},{"family":"Possingham","given":"Hugh P"}],"issued":{"date-parts":[["2007"]]}}}],"schema":"https://github.com/citation-style-language/schema/raw/master/csl-citation.json"} </w:instrText>
      </w:r>
      <w:r w:rsidR="006C540D">
        <w:rPr>
          <w:rFonts w:ascii="Times New Roman" w:eastAsia="Times New Roman" w:hAnsi="Times New Roman" w:cs="Times New Roman"/>
          <w:color w:val="000000"/>
          <w:sz w:val="24"/>
          <w:szCs w:val="24"/>
        </w:rPr>
        <w:fldChar w:fldCharType="separate"/>
      </w:r>
      <w:r w:rsidR="00A56857" w:rsidRPr="00A56857">
        <w:rPr>
          <w:rFonts w:ascii="Times New Roman" w:hAnsi="Times New Roman" w:cs="Times New Roman"/>
          <w:sz w:val="24"/>
          <w:szCs w:val="24"/>
          <w:vertAlign w:val="superscript"/>
        </w:rPr>
        <w:t>15</w:t>
      </w:r>
      <w:r w:rsidR="006C540D">
        <w:rPr>
          <w:rFonts w:ascii="Times New Roman" w:eastAsia="Times New Roman" w:hAnsi="Times New Roman" w:cs="Times New Roman"/>
          <w:color w:val="000000"/>
          <w:sz w:val="24"/>
          <w:szCs w:val="24"/>
        </w:rPr>
        <w:fldChar w:fldCharType="end"/>
      </w:r>
      <w:r w:rsidR="007642B6">
        <w:rPr>
          <w:rFonts w:ascii="Times New Roman" w:eastAsia="Times New Roman" w:hAnsi="Times New Roman" w:cs="Times New Roman"/>
          <w:color w:val="000000"/>
          <w:sz w:val="24"/>
          <w:szCs w:val="24"/>
        </w:rPr>
        <w:t>.</w:t>
      </w:r>
      <w:r w:rsidR="00D9505D">
        <w:rPr>
          <w:rFonts w:ascii="Times New Roman" w:eastAsia="Times New Roman" w:hAnsi="Times New Roman" w:cs="Times New Roman"/>
          <w:color w:val="000000"/>
          <w:sz w:val="24"/>
          <w:szCs w:val="24"/>
        </w:rPr>
        <w:t xml:space="preserve"> We quantif</w:t>
      </w:r>
      <w:r w:rsidR="00302429">
        <w:rPr>
          <w:rFonts w:ascii="Times New Roman" w:eastAsia="Times New Roman" w:hAnsi="Times New Roman" w:cs="Times New Roman"/>
          <w:color w:val="000000"/>
          <w:sz w:val="24"/>
          <w:szCs w:val="24"/>
        </w:rPr>
        <w:t>y</w:t>
      </w:r>
      <w:r w:rsidR="00D9505D">
        <w:rPr>
          <w:rFonts w:ascii="Times New Roman" w:eastAsia="Times New Roman" w:hAnsi="Times New Roman" w:cs="Times New Roman"/>
          <w:color w:val="000000"/>
          <w:sz w:val="24"/>
          <w:szCs w:val="24"/>
        </w:rPr>
        <w:t xml:space="preserve"> how accounting for change</w:t>
      </w:r>
      <w:r w:rsidR="00EA454A">
        <w:rPr>
          <w:rFonts w:ascii="Times New Roman" w:eastAsia="Times New Roman" w:hAnsi="Times New Roman" w:cs="Times New Roman"/>
          <w:color w:val="000000"/>
          <w:sz w:val="24"/>
          <w:szCs w:val="24"/>
        </w:rPr>
        <w:t>s</w:t>
      </w:r>
      <w:r w:rsidR="00D9505D">
        <w:rPr>
          <w:rFonts w:ascii="Times New Roman" w:eastAsia="Times New Roman" w:hAnsi="Times New Roman" w:cs="Times New Roman"/>
          <w:color w:val="000000"/>
          <w:sz w:val="24"/>
          <w:szCs w:val="24"/>
        </w:rPr>
        <w:t xml:space="preserve"> in climate, land-use, and governance can influence decisions for protected area establishment at a global scale.</w:t>
      </w:r>
      <w:r w:rsidR="009D41CF">
        <w:rPr>
          <w:rFonts w:ascii="Times New Roman" w:eastAsia="Times New Roman" w:hAnsi="Times New Roman" w:cs="Times New Roman"/>
          <w:color w:val="000000"/>
          <w:sz w:val="24"/>
          <w:szCs w:val="24"/>
        </w:rPr>
        <w:t xml:space="preserve"> We show how accounting for these risks can identify key areas that may be most resilient to future change</w:t>
      </w:r>
      <w:r w:rsidR="00EA454A">
        <w:rPr>
          <w:rFonts w:ascii="Times New Roman" w:eastAsia="Times New Roman" w:hAnsi="Times New Roman" w:cs="Times New Roman"/>
          <w:color w:val="000000"/>
          <w:sz w:val="24"/>
          <w:szCs w:val="24"/>
        </w:rPr>
        <w:t>, buffering biodiversity against risk</w:t>
      </w:r>
      <w:r w:rsidR="009D41CF">
        <w:rPr>
          <w:rFonts w:ascii="Times New Roman" w:eastAsia="Times New Roman" w:hAnsi="Times New Roman" w:cs="Times New Roman"/>
          <w:color w:val="000000"/>
          <w:sz w:val="24"/>
          <w:szCs w:val="24"/>
        </w:rPr>
        <w:t>.</w:t>
      </w:r>
    </w:p>
    <w:p w14:paraId="6CB62C9C" w14:textId="7FD25CEF" w:rsidR="00772045" w:rsidRDefault="00FF2FEB" w:rsidP="00FF2FEB">
      <w:pPr>
        <w:spacing w:before="240" w:after="0" w:line="480" w:lineRule="auto"/>
        <w:ind w:firstLine="720"/>
        <w:rPr>
          <w:rFonts w:ascii="Times New Roman" w:hAnsi="Times New Roman" w:cs="Times New Roman"/>
          <w:sz w:val="24"/>
          <w:szCs w:val="24"/>
        </w:rPr>
      </w:pPr>
      <w:r>
        <w:rPr>
          <w:rFonts w:ascii="Times New Roman" w:hAnsi="Times New Roman" w:cs="Times New Roman"/>
          <w:sz w:val="24"/>
          <w:szCs w:val="24"/>
        </w:rPr>
        <w:t>W</w:t>
      </w:r>
      <w:r w:rsidR="00040A3D">
        <w:rPr>
          <w:rFonts w:ascii="Times New Roman" w:hAnsi="Times New Roman" w:cs="Times New Roman"/>
          <w:sz w:val="24"/>
          <w:szCs w:val="24"/>
        </w:rPr>
        <w:t xml:space="preserve">e consider </w:t>
      </w:r>
      <w:r w:rsidR="00D85E86">
        <w:rPr>
          <w:rFonts w:ascii="Times New Roman" w:hAnsi="Times New Roman" w:cs="Times New Roman"/>
          <w:sz w:val="24"/>
          <w:szCs w:val="24"/>
        </w:rPr>
        <w:t xml:space="preserve">three broad categories of </w:t>
      </w:r>
      <w:r w:rsidR="009D41CF">
        <w:rPr>
          <w:rFonts w:ascii="Times New Roman" w:hAnsi="Times New Roman" w:cs="Times New Roman"/>
          <w:sz w:val="24"/>
          <w:szCs w:val="24"/>
        </w:rPr>
        <w:t>risk</w:t>
      </w:r>
      <w:r>
        <w:rPr>
          <w:rFonts w:ascii="Times New Roman" w:hAnsi="Times New Roman" w:cs="Times New Roman"/>
          <w:sz w:val="24"/>
          <w:szCs w:val="24"/>
        </w:rPr>
        <w:t xml:space="preserve">, </w:t>
      </w:r>
      <w:r w:rsidR="00782659">
        <w:rPr>
          <w:rFonts w:ascii="Times New Roman" w:hAnsi="Times New Roman" w:cs="Times New Roman"/>
          <w:sz w:val="24"/>
          <w:szCs w:val="24"/>
        </w:rPr>
        <w:t xml:space="preserve">which we define as </w:t>
      </w:r>
      <w:r w:rsidR="00853CE1">
        <w:rPr>
          <w:rFonts w:ascii="Times New Roman" w:hAnsi="Times New Roman" w:cs="Times New Roman"/>
          <w:sz w:val="24"/>
          <w:szCs w:val="24"/>
        </w:rPr>
        <w:t xml:space="preserve">pressures that increase </w:t>
      </w:r>
      <w:r>
        <w:rPr>
          <w:rFonts w:ascii="Times New Roman" w:hAnsi="Times New Roman" w:cs="Times New Roman"/>
          <w:sz w:val="24"/>
          <w:szCs w:val="24"/>
        </w:rPr>
        <w:t xml:space="preserve">the </w:t>
      </w:r>
      <w:r w:rsidR="00782659">
        <w:rPr>
          <w:rFonts w:ascii="Times New Roman" w:hAnsi="Times New Roman" w:cs="Times New Roman"/>
          <w:sz w:val="24"/>
          <w:szCs w:val="24"/>
        </w:rPr>
        <w:t>likelihood that</w:t>
      </w:r>
      <w:r>
        <w:rPr>
          <w:rFonts w:ascii="Times New Roman" w:hAnsi="Times New Roman" w:cs="Times New Roman"/>
          <w:sz w:val="24"/>
          <w:szCs w:val="24"/>
        </w:rPr>
        <w:t xml:space="preserve"> protected areas </w:t>
      </w:r>
      <w:r w:rsidR="00782659">
        <w:rPr>
          <w:rFonts w:ascii="Times New Roman" w:hAnsi="Times New Roman" w:cs="Times New Roman"/>
          <w:sz w:val="24"/>
          <w:szCs w:val="24"/>
        </w:rPr>
        <w:t>will become</w:t>
      </w:r>
      <w:r>
        <w:rPr>
          <w:rFonts w:ascii="Times New Roman" w:hAnsi="Times New Roman" w:cs="Times New Roman"/>
          <w:sz w:val="24"/>
          <w:szCs w:val="24"/>
        </w:rPr>
        <w:t xml:space="preserve"> </w:t>
      </w:r>
      <w:r w:rsidR="00782659">
        <w:rPr>
          <w:rFonts w:ascii="Times New Roman" w:hAnsi="Times New Roman" w:cs="Times New Roman"/>
          <w:sz w:val="24"/>
          <w:szCs w:val="24"/>
        </w:rPr>
        <w:t xml:space="preserve">ineffective </w:t>
      </w:r>
      <w:r w:rsidR="00C418A8">
        <w:rPr>
          <w:rFonts w:ascii="Times New Roman" w:hAnsi="Times New Roman" w:cs="Times New Roman"/>
          <w:sz w:val="24"/>
          <w:szCs w:val="24"/>
        </w:rPr>
        <w:t>for</w:t>
      </w:r>
      <w:r w:rsidR="008C5B7D">
        <w:rPr>
          <w:rFonts w:ascii="Times New Roman" w:hAnsi="Times New Roman" w:cs="Times New Roman"/>
          <w:sz w:val="24"/>
          <w:szCs w:val="24"/>
        </w:rPr>
        <w:t xml:space="preserve"> protecting biodiversity </w:t>
      </w:r>
      <w:r w:rsidR="00782659">
        <w:rPr>
          <w:rFonts w:ascii="Times New Roman" w:hAnsi="Times New Roman" w:cs="Times New Roman"/>
          <w:sz w:val="24"/>
          <w:szCs w:val="24"/>
        </w:rPr>
        <w:t>under future conditions</w:t>
      </w:r>
      <w:r w:rsidR="00D85E86">
        <w:rPr>
          <w:rFonts w:ascii="Times New Roman" w:hAnsi="Times New Roman" w:cs="Times New Roman"/>
          <w:sz w:val="24"/>
          <w:szCs w:val="24"/>
        </w:rPr>
        <w:t xml:space="preserve">: </w:t>
      </w:r>
      <w:r w:rsidR="00D85E86" w:rsidRPr="00A13108">
        <w:rPr>
          <w:rFonts w:ascii="Times New Roman" w:hAnsi="Times New Roman" w:cs="Times New Roman"/>
          <w:sz w:val="24"/>
          <w:szCs w:val="24"/>
        </w:rPr>
        <w:t xml:space="preserve">i) </w:t>
      </w:r>
      <w:r w:rsidR="006347D6">
        <w:rPr>
          <w:rFonts w:ascii="Times New Roman" w:hAnsi="Times New Roman" w:cs="Times New Roman"/>
          <w:sz w:val="24"/>
          <w:szCs w:val="24"/>
        </w:rPr>
        <w:t>governance</w:t>
      </w:r>
      <w:r w:rsidR="00D85E86" w:rsidRPr="00A13108">
        <w:rPr>
          <w:rFonts w:ascii="Times New Roman" w:hAnsi="Times New Roman" w:cs="Times New Roman"/>
          <w:sz w:val="24"/>
          <w:szCs w:val="24"/>
        </w:rPr>
        <w:t>, ii) land</w:t>
      </w:r>
      <w:r w:rsidR="00D85E86">
        <w:rPr>
          <w:rFonts w:ascii="Times New Roman" w:hAnsi="Times New Roman" w:cs="Times New Roman"/>
          <w:sz w:val="24"/>
          <w:szCs w:val="24"/>
        </w:rPr>
        <w:t>-</w:t>
      </w:r>
      <w:r w:rsidR="00D85E86" w:rsidRPr="00A13108">
        <w:rPr>
          <w:rFonts w:ascii="Times New Roman" w:hAnsi="Times New Roman" w:cs="Times New Roman"/>
          <w:sz w:val="24"/>
          <w:szCs w:val="24"/>
        </w:rPr>
        <w:t xml:space="preserve">use </w:t>
      </w:r>
      <w:r w:rsidR="00782659">
        <w:rPr>
          <w:rFonts w:ascii="Times New Roman" w:hAnsi="Times New Roman" w:cs="Times New Roman"/>
          <w:sz w:val="24"/>
          <w:szCs w:val="24"/>
        </w:rPr>
        <w:t>change</w:t>
      </w:r>
      <w:r w:rsidR="00D85E86" w:rsidRPr="00A13108">
        <w:rPr>
          <w:rFonts w:ascii="Times New Roman" w:hAnsi="Times New Roman" w:cs="Times New Roman"/>
          <w:sz w:val="24"/>
          <w:szCs w:val="24"/>
        </w:rPr>
        <w:t xml:space="preserve">, iii) climate </w:t>
      </w:r>
      <w:r w:rsidR="0063188E">
        <w:rPr>
          <w:rFonts w:ascii="Times New Roman" w:hAnsi="Times New Roman" w:cs="Times New Roman"/>
          <w:sz w:val="24"/>
          <w:szCs w:val="24"/>
        </w:rPr>
        <w:t>impacts</w:t>
      </w:r>
      <w:r w:rsidR="00D85E86">
        <w:rPr>
          <w:rFonts w:ascii="Times New Roman" w:hAnsi="Times New Roman" w:cs="Times New Roman"/>
          <w:sz w:val="24"/>
          <w:szCs w:val="24"/>
        </w:rPr>
        <w:t xml:space="preserve">. </w:t>
      </w:r>
      <w:r w:rsidR="00CD58F3">
        <w:rPr>
          <w:rFonts w:ascii="Times New Roman" w:hAnsi="Times New Roman" w:cs="Times New Roman"/>
          <w:sz w:val="24"/>
          <w:szCs w:val="24"/>
        </w:rPr>
        <w:t xml:space="preserve">For </w:t>
      </w:r>
      <w:r w:rsidR="006347D6">
        <w:rPr>
          <w:rFonts w:ascii="Times New Roman" w:hAnsi="Times New Roman" w:cs="Times New Roman"/>
          <w:sz w:val="24"/>
          <w:szCs w:val="24"/>
        </w:rPr>
        <w:t>governance</w:t>
      </w:r>
      <w:r w:rsidR="00CD58F3">
        <w:rPr>
          <w:rFonts w:ascii="Times New Roman" w:hAnsi="Times New Roman" w:cs="Times New Roman"/>
          <w:sz w:val="24"/>
          <w:szCs w:val="24"/>
        </w:rPr>
        <w:t xml:space="preserve">, we use a national-scale metric that combines six governance indicators </w:t>
      </w:r>
      <w:r w:rsidR="00853CE1">
        <w:rPr>
          <w:rFonts w:ascii="Times New Roman" w:hAnsi="Times New Roman" w:cs="Times New Roman"/>
          <w:sz w:val="24"/>
          <w:szCs w:val="24"/>
        </w:rPr>
        <w:t xml:space="preserve">from </w:t>
      </w:r>
      <w:r w:rsidR="00782659">
        <w:rPr>
          <w:rFonts w:ascii="Times New Roman" w:hAnsi="Times New Roman" w:cs="Times New Roman"/>
          <w:sz w:val="24"/>
          <w:szCs w:val="24"/>
        </w:rPr>
        <w:t>the World Bank</w:t>
      </w:r>
      <w:r w:rsidR="00ED0D9E">
        <w:rPr>
          <w:rFonts w:ascii="Times New Roman" w:hAnsi="Times New Roman" w:cs="Times New Roman"/>
          <w:sz w:val="24"/>
          <w:szCs w:val="24"/>
        </w:rPr>
        <w:fldChar w:fldCharType="begin"/>
      </w:r>
      <w:r w:rsidR="00ED0D9E">
        <w:rPr>
          <w:rFonts w:ascii="Times New Roman" w:hAnsi="Times New Roman" w:cs="Times New Roman"/>
          <w:sz w:val="24"/>
          <w:szCs w:val="24"/>
        </w:rPr>
        <w:instrText xml:space="preserve"> ADDIN ZOTERO_ITEM CSL_CITATION {"citationID":"LFn28Uvx","properties":{"formattedCitation":"\\super 16\\nosupersub{}","plainCitation":"16","noteIndex":0},"citationItems":[{"id":2736,"uris":["http://zotero.org/users/878981/items/GVAE9FL5"],"uri":["http://zotero.org/users/878981/items/GVAE9FL5"],"itemData":{"id":2736,"type":"article-journal","abstract":"This paper summarizes the methodology of the Worldwide Governance Indicators (WGI) project, and related analytical issues. The WGI has covered over two hundred countries and territories, measuring six dimensions of governance starting in 1996: Voice and Accountability, Political Stability and Absence of Violence/Terrorism, Government Effectiveness, Regulatory Quality, Rule of Law, and Control of Corruption. The aggregate indicators are based on several hundred individual underlying variables, taken from a wide variety of existing data sources. The data reflect the views on governance of survey respondents and public, private, and NGO sector experts worldwide. We also explicitly report margins of error accompanying each country estimate. These reflect the inherent difficulties in measuring governance using any kind of data. We find that even after taking margins of error into account, the WGI permit meaningful cross-country and over-time comparisons. The aggregate indicators, together with the disaggregated underlying source data, are available at &lt;www.govindicators.org&gt;.","container-title":"Hague Journal on the Rule of Law","DOI":"10.1017/S1876404511200046","ISSN":"1876-4053, 1876-4045","issue":"2","language":"en","note":"publisher: Cambridge University Press","page":"220-246","source":"Cambridge Core","title":"The Worldwide Governance Indicators: Methodology and Analytical Issues1","title-short":"The Worldwide Governance Indicators","volume":"3","author":[{"family":"Kaufmann","given":"Daniel"},{"family":"Kraay","given":"Aart"},{"family":"Mastruzzi","given":"Massimo"}],"issued":{"date-parts":[["2011",9]]}}}],"schema":"https://github.com/citation-style-language/schema/raw/master/csl-citation.json"} </w:instrText>
      </w:r>
      <w:r w:rsidR="00ED0D9E">
        <w:rPr>
          <w:rFonts w:ascii="Times New Roman" w:hAnsi="Times New Roman" w:cs="Times New Roman"/>
          <w:sz w:val="24"/>
          <w:szCs w:val="24"/>
        </w:rPr>
        <w:fldChar w:fldCharType="separate"/>
      </w:r>
      <w:r w:rsidR="00ED0D9E" w:rsidRPr="00ED0D9E">
        <w:rPr>
          <w:rFonts w:ascii="Times New Roman" w:hAnsi="Times New Roman" w:cs="Times New Roman"/>
          <w:sz w:val="24"/>
          <w:szCs w:val="24"/>
          <w:vertAlign w:val="superscript"/>
        </w:rPr>
        <w:t>16</w:t>
      </w:r>
      <w:r w:rsidR="00ED0D9E">
        <w:rPr>
          <w:rFonts w:ascii="Times New Roman" w:hAnsi="Times New Roman" w:cs="Times New Roman"/>
          <w:sz w:val="24"/>
          <w:szCs w:val="24"/>
        </w:rPr>
        <w:fldChar w:fldCharType="end"/>
      </w:r>
      <w:r w:rsidR="00730C91">
        <w:rPr>
          <w:rFonts w:ascii="Times New Roman" w:hAnsi="Times New Roman" w:cs="Times New Roman"/>
          <w:sz w:val="24"/>
          <w:szCs w:val="24"/>
        </w:rPr>
        <w:t>:</w:t>
      </w:r>
      <w:r w:rsidR="00E47003">
        <w:rPr>
          <w:rFonts w:ascii="Times New Roman" w:hAnsi="Times New Roman" w:cs="Times New Roman"/>
          <w:sz w:val="24"/>
          <w:szCs w:val="24"/>
        </w:rPr>
        <w:t xml:space="preserve"> </w:t>
      </w:r>
      <w:r w:rsidR="00782659">
        <w:rPr>
          <w:rFonts w:ascii="Times New Roman" w:hAnsi="Times New Roman" w:cs="Times New Roman"/>
          <w:sz w:val="24"/>
          <w:szCs w:val="24"/>
        </w:rPr>
        <w:t>accountability, political stability, government effectiveness, regulatory quality, rule of law, and control of corruption</w:t>
      </w:r>
      <w:r w:rsidR="00F969F8">
        <w:rPr>
          <w:rFonts w:ascii="Times New Roman" w:hAnsi="Times New Roman" w:cs="Times New Roman"/>
          <w:sz w:val="24"/>
          <w:szCs w:val="24"/>
        </w:rPr>
        <w:t xml:space="preserve"> (Figure S1)</w:t>
      </w:r>
      <w:r w:rsidR="00D85E86">
        <w:rPr>
          <w:rFonts w:ascii="Times New Roman" w:hAnsi="Times New Roman" w:cs="Times New Roman"/>
          <w:sz w:val="24"/>
          <w:szCs w:val="24"/>
        </w:rPr>
        <w:t xml:space="preserve">. </w:t>
      </w:r>
      <w:r w:rsidR="00941F0E">
        <w:rPr>
          <w:rFonts w:ascii="Times New Roman" w:hAnsi="Times New Roman" w:cs="Times New Roman"/>
          <w:sz w:val="24"/>
          <w:szCs w:val="24"/>
        </w:rPr>
        <w:t xml:space="preserve">For land-use, </w:t>
      </w:r>
      <w:r w:rsidR="00F45A83">
        <w:rPr>
          <w:rFonts w:ascii="Times New Roman" w:hAnsi="Times New Roman" w:cs="Times New Roman"/>
          <w:sz w:val="24"/>
          <w:szCs w:val="24"/>
        </w:rPr>
        <w:t>we estimated average change in biodiversity per land-use category using</w:t>
      </w:r>
      <w:r w:rsidR="00941F0E">
        <w:rPr>
          <w:rFonts w:ascii="Times New Roman" w:hAnsi="Times New Roman" w:cs="Times New Roman"/>
          <w:sz w:val="24"/>
          <w:szCs w:val="24"/>
        </w:rPr>
        <w:t xml:space="preserve"> Kehoe et al.</w:t>
      </w:r>
      <w:r w:rsidR="00F45A83">
        <w:rPr>
          <w:rFonts w:ascii="Times New Roman" w:hAnsi="Times New Roman" w:cs="Times New Roman"/>
          <w:sz w:val="24"/>
          <w:szCs w:val="24"/>
        </w:rPr>
        <w:t>’s</w:t>
      </w:r>
      <w:r w:rsidR="001112AC">
        <w:rPr>
          <w:rFonts w:ascii="Times New Roman" w:hAnsi="Times New Roman" w:cs="Times New Roman"/>
          <w:sz w:val="24"/>
          <w:szCs w:val="24"/>
        </w:rPr>
        <w:fldChar w:fldCharType="begin"/>
      </w:r>
      <w:r w:rsidR="00927170">
        <w:rPr>
          <w:rFonts w:ascii="Times New Roman" w:hAnsi="Times New Roman" w:cs="Times New Roman"/>
          <w:sz w:val="24"/>
          <w:szCs w:val="24"/>
        </w:rPr>
        <w:instrText xml:space="preserve"> ADDIN ZOTERO_ITEM CSL_CITATION {"citationID":"5e6chLh3","properties":{"formattedCitation":"\\super 17\\nosupersub{}","plainCitation":"17","noteIndex":0},"citationItems":[{"id":945,"uris":["http://zotero.org/users/878981/items/FH46N624"],"uri":["http://zotero.org/users/878981/items/FH46N624"],"itemData":{"id":945,"type":"article-journal","abstract":"The authors predict biodiversity loss under potential future agricultural change. Agricultural expansion threatens species richness and abundance worldwide (up to one-third in some areas), often&amp;nbsp;with little overlap between protected areas and high-risk expansion areas.","container-title":"Nature Ecology &amp; Evolution","DOI":"10.1038/s41559-017-0234-3","ISSN":"2397-334X","issue":"8","language":"en","note":"number: 8\npublisher: Nature Publishing Group","page":"1129-1135","source":"www.nature.com","title":"Biodiversity at risk under future cropland expansion and intensification","volume":"1","author":[{"family":"Kehoe","given":"Laura"},{"family":"Romero-Muñoz","given":"Alfredo"},{"family":"Polaina","given":"Ester"},{"family":"Estes","given":"Lyndon"},{"family":"Kreft","given":"Holger"},{"family":"Kuemmerle","given":"Tobias"}],"issued":{"date-parts":[["2017",8]]}}}],"schema":"https://github.com/citation-style-language/schema/raw/master/csl-citation.json"} </w:instrText>
      </w:r>
      <w:r w:rsidR="001112AC">
        <w:rPr>
          <w:rFonts w:ascii="Times New Roman" w:hAnsi="Times New Roman" w:cs="Times New Roman"/>
          <w:sz w:val="24"/>
          <w:szCs w:val="24"/>
        </w:rPr>
        <w:fldChar w:fldCharType="separate"/>
      </w:r>
      <w:r w:rsidR="00927170" w:rsidRPr="00927170">
        <w:rPr>
          <w:rFonts w:ascii="Times New Roman" w:hAnsi="Times New Roman" w:cs="Times New Roman"/>
          <w:sz w:val="24"/>
          <w:szCs w:val="24"/>
          <w:vertAlign w:val="superscript"/>
        </w:rPr>
        <w:t>17</w:t>
      </w:r>
      <w:r w:rsidR="001112AC">
        <w:rPr>
          <w:rFonts w:ascii="Times New Roman" w:hAnsi="Times New Roman" w:cs="Times New Roman"/>
          <w:sz w:val="24"/>
          <w:szCs w:val="24"/>
        </w:rPr>
        <w:fldChar w:fldCharType="end"/>
      </w:r>
      <w:r w:rsidR="001112AC">
        <w:rPr>
          <w:rFonts w:ascii="Times New Roman" w:hAnsi="Times New Roman" w:cs="Times New Roman"/>
          <w:sz w:val="24"/>
          <w:szCs w:val="24"/>
        </w:rPr>
        <w:t xml:space="preserve"> </w:t>
      </w:r>
      <w:r w:rsidR="00853CE1">
        <w:rPr>
          <w:rFonts w:ascii="Times New Roman" w:hAnsi="Times New Roman" w:cs="Times New Roman"/>
          <w:sz w:val="24"/>
          <w:szCs w:val="24"/>
        </w:rPr>
        <w:t xml:space="preserve">method of modelling </w:t>
      </w:r>
      <w:r w:rsidR="00F45A83">
        <w:rPr>
          <w:rFonts w:ascii="Times New Roman" w:hAnsi="Times New Roman" w:cs="Times New Roman"/>
          <w:sz w:val="24"/>
          <w:szCs w:val="24"/>
        </w:rPr>
        <w:t xml:space="preserve">risk of biodiversity loss </w:t>
      </w:r>
      <w:del w:id="17" w:author="Joe Bennett" w:date="2020-08-11T13:16:00Z">
        <w:r w:rsidR="00F45A83" w:rsidDel="004311B9">
          <w:rPr>
            <w:rFonts w:ascii="Times New Roman" w:hAnsi="Times New Roman" w:cs="Times New Roman"/>
            <w:sz w:val="24"/>
            <w:szCs w:val="24"/>
          </w:rPr>
          <w:delText xml:space="preserve">per </w:delText>
        </w:r>
      </w:del>
      <w:ins w:id="18" w:author="Joe Bennett" w:date="2020-08-11T13:16:00Z">
        <w:r w:rsidR="004311B9">
          <w:rPr>
            <w:rFonts w:ascii="Times New Roman" w:hAnsi="Times New Roman" w:cs="Times New Roman"/>
            <w:sz w:val="24"/>
            <w:szCs w:val="24"/>
          </w:rPr>
          <w:t xml:space="preserve">for </w:t>
        </w:r>
      </w:ins>
      <w:r w:rsidR="00F45A83">
        <w:rPr>
          <w:rFonts w:ascii="Times New Roman" w:hAnsi="Times New Roman" w:cs="Times New Roman"/>
          <w:sz w:val="24"/>
          <w:szCs w:val="24"/>
        </w:rPr>
        <w:t>land system</w:t>
      </w:r>
      <w:ins w:id="19" w:author="Joe Bennett" w:date="2020-08-11T13:16:00Z">
        <w:r w:rsidR="004311B9">
          <w:rPr>
            <w:rFonts w:ascii="Times New Roman" w:hAnsi="Times New Roman" w:cs="Times New Roman"/>
            <w:sz w:val="24"/>
            <w:szCs w:val="24"/>
          </w:rPr>
          <w:t>s</w:t>
        </w:r>
      </w:ins>
      <w:r w:rsidR="00F45A83">
        <w:rPr>
          <w:rFonts w:ascii="Times New Roman" w:hAnsi="Times New Roman" w:cs="Times New Roman"/>
          <w:sz w:val="24"/>
          <w:szCs w:val="24"/>
        </w:rPr>
        <w:t xml:space="preserve"> due to </w:t>
      </w:r>
      <w:r w:rsidR="00853CE1">
        <w:rPr>
          <w:rFonts w:ascii="Times New Roman" w:hAnsi="Times New Roman" w:cs="Times New Roman"/>
          <w:sz w:val="24"/>
          <w:szCs w:val="24"/>
        </w:rPr>
        <w:t>agricultural expansion and intensification</w:t>
      </w:r>
      <w:r w:rsidR="00F45A83">
        <w:rPr>
          <w:rFonts w:ascii="Times New Roman" w:hAnsi="Times New Roman" w:cs="Times New Roman"/>
          <w:sz w:val="24"/>
          <w:szCs w:val="24"/>
        </w:rPr>
        <w:t xml:space="preserve"> </w:t>
      </w:r>
      <w:r w:rsidR="008D0B33">
        <w:rPr>
          <w:rFonts w:ascii="Times New Roman" w:hAnsi="Times New Roman" w:cs="Times New Roman"/>
          <w:sz w:val="24"/>
          <w:szCs w:val="24"/>
        </w:rPr>
        <w:t>(Figure S2)</w:t>
      </w:r>
      <w:r w:rsidR="00941F0E">
        <w:rPr>
          <w:rFonts w:ascii="Times New Roman" w:hAnsi="Times New Roman" w:cs="Times New Roman"/>
          <w:sz w:val="24"/>
          <w:szCs w:val="24"/>
        </w:rPr>
        <w:t xml:space="preserve">. For climate </w:t>
      </w:r>
      <w:r w:rsidR="00C16E94">
        <w:rPr>
          <w:rFonts w:ascii="Times New Roman" w:hAnsi="Times New Roman" w:cs="Times New Roman"/>
          <w:sz w:val="24"/>
          <w:szCs w:val="24"/>
        </w:rPr>
        <w:t>impacts</w:t>
      </w:r>
      <w:r w:rsidR="00941F0E">
        <w:rPr>
          <w:rFonts w:ascii="Times New Roman" w:hAnsi="Times New Roman" w:cs="Times New Roman"/>
          <w:sz w:val="24"/>
          <w:szCs w:val="24"/>
        </w:rPr>
        <w:t xml:space="preserve">, we use the </w:t>
      </w:r>
      <w:r w:rsidR="00772045">
        <w:rPr>
          <w:rFonts w:ascii="Times New Roman" w:hAnsi="Times New Roman" w:cs="Times New Roman"/>
          <w:sz w:val="24"/>
          <w:szCs w:val="24"/>
        </w:rPr>
        <w:t>duration</w:t>
      </w:r>
      <w:r w:rsidR="00941F0E">
        <w:rPr>
          <w:rFonts w:ascii="Times New Roman" w:hAnsi="Times New Roman" w:cs="Times New Roman"/>
          <w:sz w:val="24"/>
          <w:szCs w:val="24"/>
        </w:rPr>
        <w:t xml:space="preserve"> of extreme heat events,</w:t>
      </w:r>
      <w:r w:rsidR="00772045">
        <w:rPr>
          <w:rFonts w:ascii="Times New Roman" w:hAnsi="Times New Roman" w:cs="Times New Roman"/>
          <w:sz w:val="24"/>
          <w:szCs w:val="24"/>
        </w:rPr>
        <w:t xml:space="preserve"> calculated using a probabilistic framework that </w:t>
      </w:r>
      <w:r w:rsidR="00772045">
        <w:rPr>
          <w:rFonts w:ascii="Times New Roman" w:hAnsi="Times New Roman" w:cs="Times New Roman"/>
          <w:sz w:val="24"/>
          <w:szCs w:val="24"/>
        </w:rPr>
        <w:lastRenderedPageBreak/>
        <w:t xml:space="preserve">estimates the novelty of temperatures relative to historical year-to-year variation from 1948 to 2018, identifying areas where heat evens are likely to have the most significant effects on </w:t>
      </w:r>
      <w:commentRangeStart w:id="20"/>
      <w:commentRangeStart w:id="21"/>
      <w:r w:rsidR="00772045">
        <w:rPr>
          <w:rFonts w:ascii="Times New Roman" w:hAnsi="Times New Roman" w:cs="Times New Roman"/>
          <w:sz w:val="24"/>
          <w:szCs w:val="24"/>
        </w:rPr>
        <w:t>biodiversity</w:t>
      </w:r>
      <w:commentRangeEnd w:id="20"/>
      <w:r w:rsidR="004311B9">
        <w:rPr>
          <w:rStyle w:val="CommentReference"/>
        </w:rPr>
        <w:commentReference w:id="20"/>
      </w:r>
      <w:commentRangeEnd w:id="21"/>
      <w:r w:rsidR="009C5C6C">
        <w:rPr>
          <w:rStyle w:val="CommentReference"/>
        </w:rPr>
        <w:commentReference w:id="21"/>
      </w:r>
      <w:commentRangeStart w:id="22"/>
      <w:commentRangeStart w:id="23"/>
      <w:r w:rsidR="00772045">
        <w:rPr>
          <w:rFonts w:ascii="Times New Roman" w:hAnsi="Times New Roman" w:cs="Times New Roman"/>
          <w:sz w:val="24"/>
          <w:szCs w:val="24"/>
        </w:rPr>
        <w:t>*</w:t>
      </w:r>
      <w:commentRangeEnd w:id="22"/>
      <w:r w:rsidR="00772045">
        <w:rPr>
          <w:rStyle w:val="CommentReference"/>
        </w:rPr>
        <w:commentReference w:id="22"/>
      </w:r>
      <w:commentRangeEnd w:id="23"/>
      <w:r w:rsidR="00834B89">
        <w:rPr>
          <w:rStyle w:val="CommentReference"/>
        </w:rPr>
        <w:commentReference w:id="23"/>
      </w:r>
      <w:r w:rsidR="00941F0E">
        <w:rPr>
          <w:rFonts w:ascii="Times New Roman" w:hAnsi="Times New Roman" w:cs="Times New Roman"/>
          <w:sz w:val="24"/>
          <w:szCs w:val="24"/>
        </w:rPr>
        <w:t xml:space="preserve">. </w:t>
      </w:r>
      <w:moveToRangeStart w:id="24" w:author="Buxton,Rachel" w:date="2020-08-18T14:54:00Z" w:name="move48654914"/>
      <w:moveTo w:id="25" w:author="Buxton,Rachel" w:date="2020-08-18T14:54:00Z">
        <w:r w:rsidR="00095B42">
          <w:rPr>
            <w:rFonts w:ascii="Times New Roman" w:hAnsi="Times New Roman" w:cs="Times New Roman"/>
            <w:sz w:val="24"/>
            <w:szCs w:val="24"/>
          </w:rPr>
          <w:t>We note that our specific metrics of risk are intended as examples, used to demonstrate the importance of considering governance, land use and climate change in combination.</w:t>
        </w:r>
      </w:moveTo>
      <w:moveToRangeEnd w:id="24"/>
      <w:ins w:id="26" w:author="Buxton,Rachel" w:date="2020-08-18T14:55:00Z">
        <w:r w:rsidR="00095B42">
          <w:rPr>
            <w:rFonts w:ascii="Times New Roman" w:hAnsi="Times New Roman" w:cs="Times New Roman"/>
            <w:sz w:val="24"/>
            <w:szCs w:val="24"/>
          </w:rPr>
          <w:t xml:space="preserve"> However, our approach is flexible and could incorporate other risk metrics with implications for biodiversity (Garcia et al. 2014).</w:t>
        </w:r>
      </w:ins>
    </w:p>
    <w:p w14:paraId="2AF2F30B" w14:textId="156DF2B1" w:rsidR="00204A7A" w:rsidRPr="00FF2FEB" w:rsidRDefault="00D85E86" w:rsidP="00204A7A">
      <w:pPr>
        <w:spacing w:before="240"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We consider the influence of </w:t>
      </w:r>
      <w:r w:rsidR="00772045">
        <w:rPr>
          <w:rFonts w:ascii="Times New Roman" w:hAnsi="Times New Roman" w:cs="Times New Roman"/>
          <w:sz w:val="24"/>
          <w:szCs w:val="24"/>
        </w:rPr>
        <w:t>r</w:t>
      </w:r>
      <w:r w:rsidR="00204A7A">
        <w:rPr>
          <w:rFonts w:ascii="Times New Roman" w:hAnsi="Times New Roman" w:cs="Times New Roman"/>
          <w:sz w:val="24"/>
          <w:szCs w:val="24"/>
        </w:rPr>
        <w:t>isk categories</w:t>
      </w:r>
      <w:r>
        <w:rPr>
          <w:rFonts w:ascii="Times New Roman" w:hAnsi="Times New Roman" w:cs="Times New Roman"/>
          <w:sz w:val="24"/>
          <w:szCs w:val="24"/>
        </w:rPr>
        <w:t xml:space="preserve"> on allocating protection decisions at a global scale</w:t>
      </w:r>
      <w:r w:rsidR="004F4DC3">
        <w:rPr>
          <w:rFonts w:ascii="Times New Roman" w:hAnsi="Times New Roman" w:cs="Times New Roman"/>
          <w:sz w:val="24"/>
          <w:szCs w:val="24"/>
        </w:rPr>
        <w:t xml:space="preserve"> for all 30</w:t>
      </w:r>
      <w:r w:rsidR="00AC19E6">
        <w:rPr>
          <w:rFonts w:ascii="Times New Roman" w:hAnsi="Times New Roman" w:cs="Times New Roman"/>
          <w:sz w:val="24"/>
          <w:szCs w:val="24"/>
        </w:rPr>
        <w:t>,</w:t>
      </w:r>
      <w:r w:rsidR="004F4DC3">
        <w:rPr>
          <w:rFonts w:ascii="Times New Roman" w:hAnsi="Times New Roman" w:cs="Times New Roman"/>
          <w:sz w:val="24"/>
          <w:szCs w:val="24"/>
        </w:rPr>
        <w:t xml:space="preserve">930 known </w:t>
      </w:r>
      <w:r w:rsidR="00B63296">
        <w:rPr>
          <w:rFonts w:ascii="Times New Roman" w:hAnsi="Times New Roman" w:cs="Times New Roman"/>
          <w:sz w:val="24"/>
          <w:szCs w:val="24"/>
        </w:rPr>
        <w:t xml:space="preserve">distributions of </w:t>
      </w:r>
      <w:r w:rsidR="004F4DC3">
        <w:rPr>
          <w:rFonts w:ascii="Times New Roman" w:hAnsi="Times New Roman" w:cs="Times New Roman"/>
          <w:sz w:val="24"/>
          <w:szCs w:val="24"/>
        </w:rPr>
        <w:t>vertebrate species</w:t>
      </w:r>
      <w:r w:rsidR="00204A7A" w:rsidRPr="00204A7A">
        <w:rPr>
          <w:rFonts w:ascii="Times New Roman" w:eastAsia="Times New Roman" w:hAnsi="Times New Roman" w:cs="Times New Roman"/>
          <w:sz w:val="24"/>
          <w:szCs w:val="24"/>
        </w:rPr>
        <w:t xml:space="preserve"> </w:t>
      </w:r>
      <w:r w:rsidR="00204A7A">
        <w:rPr>
          <w:rFonts w:ascii="Times New Roman" w:eastAsia="Times New Roman" w:hAnsi="Times New Roman" w:cs="Times New Roman"/>
          <w:sz w:val="24"/>
          <w:szCs w:val="24"/>
        </w:rPr>
        <w:t xml:space="preserve">from </w:t>
      </w:r>
      <w:commentRangeStart w:id="27"/>
      <w:r w:rsidR="00204A7A">
        <w:rPr>
          <w:rFonts w:ascii="Times New Roman" w:eastAsia="Times New Roman" w:hAnsi="Times New Roman" w:cs="Times New Roman"/>
          <w:sz w:val="24"/>
          <w:szCs w:val="24"/>
        </w:rPr>
        <w:t>the IUCN Red List of Threatened Species</w:t>
      </w:r>
      <w:commentRangeEnd w:id="27"/>
      <w:r w:rsidR="00820FBD">
        <w:rPr>
          <w:rStyle w:val="CommentReference"/>
        </w:rPr>
        <w:commentReference w:id="27"/>
      </w:r>
      <w:r w:rsidR="00820FBD">
        <w:rPr>
          <w:rFonts w:ascii="Times New Roman" w:eastAsia="Times New Roman" w:hAnsi="Times New Roman" w:cs="Times New Roman"/>
          <w:sz w:val="24"/>
          <w:szCs w:val="24"/>
        </w:rPr>
        <w:t xml:space="preserve"> using a multi-objective optimization approach</w:t>
      </w:r>
      <w:r w:rsidR="00204A7A">
        <w:rPr>
          <w:rFonts w:ascii="Times New Roman" w:hAnsi="Times New Roman" w:cs="Times New Roman"/>
          <w:sz w:val="24"/>
          <w:szCs w:val="24"/>
        </w:rPr>
        <w:t>.</w:t>
      </w:r>
      <w:r>
        <w:rPr>
          <w:rFonts w:ascii="Times New Roman" w:hAnsi="Times New Roman" w:cs="Times New Roman"/>
          <w:sz w:val="24"/>
          <w:szCs w:val="24"/>
        </w:rPr>
        <w:t xml:space="preserve"> </w:t>
      </w:r>
      <w:r w:rsidR="00204A7A">
        <w:rPr>
          <w:rFonts w:ascii="Times New Roman" w:hAnsi="Times New Roman" w:cs="Times New Roman"/>
          <w:sz w:val="24"/>
          <w:szCs w:val="24"/>
        </w:rPr>
        <w:t>To incorporate risk</w:t>
      </w:r>
      <w:r w:rsidR="00820FBD">
        <w:rPr>
          <w:rFonts w:ascii="Times New Roman" w:hAnsi="Times New Roman" w:cs="Times New Roman"/>
          <w:sz w:val="24"/>
          <w:szCs w:val="24"/>
        </w:rPr>
        <w:t xml:space="preserve"> categories</w:t>
      </w:r>
      <w:r w:rsidR="00204A7A">
        <w:rPr>
          <w:rFonts w:ascii="Times New Roman" w:hAnsi="Times New Roman" w:cs="Times New Roman"/>
          <w:sz w:val="24"/>
          <w:szCs w:val="24"/>
        </w:rPr>
        <w:t xml:space="preserve">, we </w:t>
      </w:r>
      <w:r w:rsidR="00204A7A" w:rsidRPr="00A13108">
        <w:rPr>
          <w:rFonts w:ascii="Times New Roman" w:hAnsi="Times New Roman" w:cs="Times New Roman"/>
          <w:sz w:val="24"/>
          <w:szCs w:val="24"/>
        </w:rPr>
        <w:t>buil</w:t>
      </w:r>
      <w:r w:rsidR="00204A7A">
        <w:rPr>
          <w:rFonts w:ascii="Times New Roman" w:hAnsi="Times New Roman" w:cs="Times New Roman"/>
          <w:sz w:val="24"/>
          <w:szCs w:val="24"/>
        </w:rPr>
        <w:t>t</w:t>
      </w:r>
      <w:r w:rsidR="00204A7A" w:rsidRPr="00A13108">
        <w:rPr>
          <w:rFonts w:ascii="Times New Roman" w:hAnsi="Times New Roman" w:cs="Times New Roman"/>
          <w:sz w:val="24"/>
          <w:szCs w:val="24"/>
        </w:rPr>
        <w:t xml:space="preserve"> on a classical problem formulation from the systematic c</w:t>
      </w:r>
      <w:r w:rsidR="00204A7A">
        <w:rPr>
          <w:rFonts w:ascii="Times New Roman" w:hAnsi="Times New Roman" w:cs="Times New Roman"/>
          <w:sz w:val="24"/>
          <w:szCs w:val="24"/>
        </w:rPr>
        <w:t>onservation planning literature</w:t>
      </w:r>
      <w:r w:rsidR="00927170">
        <w:rPr>
          <w:rFonts w:ascii="Times New Roman" w:hAnsi="Times New Roman" w:cs="Times New Roman"/>
          <w:sz w:val="24"/>
          <w:szCs w:val="24"/>
        </w:rPr>
        <w:fldChar w:fldCharType="begin"/>
      </w:r>
      <w:r w:rsidR="00927170">
        <w:rPr>
          <w:rFonts w:ascii="Times New Roman" w:hAnsi="Times New Roman" w:cs="Times New Roman"/>
          <w:sz w:val="24"/>
          <w:szCs w:val="24"/>
        </w:rPr>
        <w:instrText xml:space="preserve"> ADDIN ZOTERO_ITEM CSL_CITATION {"citationID":"5y8ieIj9","properties":{"formattedCitation":"\\super 18,19\\nosupersub{}","plainCitation":"18,19","noteIndex":0},"citationItems":[{"id":265,"uris":["http://zotero.org/users/878981/items/4PNTRNFR"],"uri":["http://zotero.org/users/878981/items/4PNTRNFR"],"itemData":{"id":265,"type":"article-journal","abstract":"The realization of conservation goals requires strategies for managing whole landscapes including areas allocated to both production and protection. Reserves alone are not adequate for nature conservation but they are the cornerstone on which regional strategies are built. Reserves have two main roles. They should sample or represent the biodiversity of each region and they should separate this biodiversity from processes that threaten its persistence. Existing reserve systems throughout the world contain a biased sample of biodiversity, usually that of remote places and other areas that are unsuitable for commercial activities. A more systematic approach to locating and designing reserves has been evolving and this approach will need to be implemented if a large proportion of today's biodiversity is to exist in a future of increasing numbers of people and their demands on natural resources.","container-title":"Nature","DOI":"10.1038/35012251","ISSN":"0028-0836","issue":"6783","note":"PMID: 10821285\nCitation Key: Margules2000","page":"243-53","title":"Systematic conservation planning.","volume":"405","author":[{"family":"Margules","given":"C R"},{"family":"Pressey","given":"R L"}],"issued":{"date-parts":[["2000",5]]}}},{"id":833,"uris":["http://zotero.org/users/878981/items/HDI8V3CP"],"uri":["http://zotero.org/users/878981/items/HDI8V3CP"],"itemData":{"id":833,"type":"book","note":"Citation Key: moilanen2009spatial","publisher":"Oxford University Press Oxford, UK","title":"Spatial conservation prioritization: quantitative methods and computational tools","volume":"6","author":[{"family":"Moilanen","given":"Atte"},{"family":"Wilson","given":"Kerrie A"},{"family":"Possingham","given":"Hugh Philip"}],"issued":{"date-parts":[["2009"]]}}}],"schema":"https://github.com/citation-style-language/schema/raw/master/csl-citation.json"} </w:instrText>
      </w:r>
      <w:r w:rsidR="00927170">
        <w:rPr>
          <w:rFonts w:ascii="Times New Roman" w:hAnsi="Times New Roman" w:cs="Times New Roman"/>
          <w:sz w:val="24"/>
          <w:szCs w:val="24"/>
        </w:rPr>
        <w:fldChar w:fldCharType="separate"/>
      </w:r>
      <w:r w:rsidR="00927170" w:rsidRPr="00927170">
        <w:rPr>
          <w:rFonts w:ascii="Times New Roman" w:hAnsi="Times New Roman" w:cs="Times New Roman"/>
          <w:sz w:val="24"/>
          <w:szCs w:val="24"/>
          <w:vertAlign w:val="superscript"/>
        </w:rPr>
        <w:t>18,19</w:t>
      </w:r>
      <w:r w:rsidR="00927170">
        <w:rPr>
          <w:rFonts w:ascii="Times New Roman" w:hAnsi="Times New Roman" w:cs="Times New Roman"/>
          <w:sz w:val="24"/>
          <w:szCs w:val="24"/>
        </w:rPr>
        <w:fldChar w:fldCharType="end"/>
      </w:r>
      <w:r w:rsidR="00204A7A">
        <w:rPr>
          <w:rFonts w:ascii="Times New Roman" w:hAnsi="Times New Roman" w:cs="Times New Roman"/>
          <w:sz w:val="24"/>
          <w:szCs w:val="24"/>
        </w:rPr>
        <w:t>.</w:t>
      </w:r>
      <w:r w:rsidR="00204A7A" w:rsidRPr="00A13108">
        <w:rPr>
          <w:rFonts w:ascii="Times New Roman" w:hAnsi="Times New Roman" w:cs="Times New Roman"/>
          <w:sz w:val="24"/>
          <w:szCs w:val="24"/>
        </w:rPr>
        <w:t xml:space="preserve"> </w:t>
      </w:r>
      <w:r w:rsidR="00204A7A">
        <w:rPr>
          <w:rFonts w:ascii="Times New Roman" w:hAnsi="Times New Roman" w:cs="Times New Roman"/>
          <w:sz w:val="24"/>
          <w:szCs w:val="24"/>
        </w:rPr>
        <w:t xml:space="preserve">We use the </w:t>
      </w:r>
      <w:r w:rsidR="00204A7A" w:rsidRPr="00A13108">
        <w:rPr>
          <w:rFonts w:ascii="Times New Roman" w:hAnsi="Times New Roman" w:cs="Times New Roman"/>
          <w:sz w:val="24"/>
          <w:szCs w:val="24"/>
        </w:rPr>
        <w:t>minimum set problem</w:t>
      </w:r>
      <w:r w:rsidR="00204A7A">
        <w:rPr>
          <w:rFonts w:ascii="Times New Roman" w:hAnsi="Times New Roman" w:cs="Times New Roman"/>
          <w:sz w:val="24"/>
          <w:szCs w:val="24"/>
        </w:rPr>
        <w:t>, where t</w:t>
      </w:r>
      <w:r w:rsidR="00204A7A" w:rsidRPr="00A13108">
        <w:rPr>
          <w:rFonts w:ascii="Times New Roman" w:hAnsi="Times New Roman" w:cs="Times New Roman"/>
          <w:sz w:val="24"/>
          <w:szCs w:val="24"/>
        </w:rPr>
        <w:t>he goal is to minimize the cost of a solution</w:t>
      </w:r>
      <w:r w:rsidR="00204A7A">
        <w:rPr>
          <w:rFonts w:ascii="Times New Roman" w:hAnsi="Times New Roman" w:cs="Times New Roman"/>
          <w:sz w:val="24"/>
          <w:szCs w:val="24"/>
        </w:rPr>
        <w:t>,</w:t>
      </w:r>
      <w:r w:rsidR="00204A7A" w:rsidRPr="00A13108">
        <w:rPr>
          <w:rFonts w:ascii="Times New Roman" w:hAnsi="Times New Roman" w:cs="Times New Roman"/>
          <w:sz w:val="24"/>
          <w:szCs w:val="24"/>
        </w:rPr>
        <w:t xml:space="preserve"> </w:t>
      </w:r>
      <w:r w:rsidR="00820FBD">
        <w:rPr>
          <w:rFonts w:ascii="Times New Roman" w:hAnsi="Times New Roman" w:cs="Times New Roman"/>
          <w:sz w:val="24"/>
          <w:szCs w:val="24"/>
        </w:rPr>
        <w:t xml:space="preserve">defined </w:t>
      </w:r>
      <w:ins w:id="28" w:author="Joe Bennett" w:date="2020-08-11T13:20:00Z">
        <w:r w:rsidR="008B7D5E">
          <w:rPr>
            <w:rFonts w:ascii="Times New Roman" w:hAnsi="Times New Roman" w:cs="Times New Roman"/>
            <w:sz w:val="24"/>
            <w:szCs w:val="24"/>
          </w:rPr>
          <w:t xml:space="preserve">here </w:t>
        </w:r>
      </w:ins>
      <w:r w:rsidR="00820FBD">
        <w:rPr>
          <w:rFonts w:ascii="Times New Roman" w:hAnsi="Times New Roman" w:cs="Times New Roman"/>
          <w:sz w:val="24"/>
          <w:szCs w:val="24"/>
        </w:rPr>
        <w:t xml:space="preserve">as </w:t>
      </w:r>
      <w:ins w:id="29" w:author="Joe Bennett" w:date="2020-08-11T13:20:00Z">
        <w:r w:rsidR="008B7D5E">
          <w:rPr>
            <w:rFonts w:ascii="Times New Roman" w:hAnsi="Times New Roman" w:cs="Times New Roman"/>
            <w:sz w:val="24"/>
            <w:szCs w:val="24"/>
          </w:rPr>
          <w:t xml:space="preserve">total protected </w:t>
        </w:r>
      </w:ins>
      <w:r w:rsidR="00820FBD">
        <w:rPr>
          <w:rFonts w:ascii="Times New Roman" w:hAnsi="Times New Roman" w:cs="Times New Roman"/>
          <w:sz w:val="24"/>
          <w:szCs w:val="24"/>
        </w:rPr>
        <w:t xml:space="preserve">area, </w:t>
      </w:r>
      <w:r w:rsidR="00204A7A" w:rsidRPr="00A13108">
        <w:rPr>
          <w:rFonts w:ascii="Times New Roman" w:hAnsi="Times New Roman" w:cs="Times New Roman"/>
          <w:sz w:val="24"/>
          <w:szCs w:val="24"/>
        </w:rPr>
        <w:t>while reaching feature targets</w:t>
      </w:r>
      <w:r w:rsidR="00927170">
        <w:rPr>
          <w:rFonts w:ascii="Times New Roman" w:hAnsi="Times New Roman" w:cs="Times New Roman"/>
          <w:sz w:val="24"/>
          <w:szCs w:val="24"/>
        </w:rPr>
        <w:fldChar w:fldCharType="begin"/>
      </w:r>
      <w:r w:rsidR="00927170">
        <w:rPr>
          <w:rFonts w:ascii="Times New Roman" w:hAnsi="Times New Roman" w:cs="Times New Roman"/>
          <w:sz w:val="24"/>
          <w:szCs w:val="24"/>
        </w:rPr>
        <w:instrText xml:space="preserve"> ADDIN ZOTERO_ITEM CSL_CITATION {"citationID":"qRGoOsMq","properties":{"formattedCitation":"\\super 20\\nosupersub{}","plainCitation":"20","noteIndex":0},"citationItems":[{"id":1089,"uris":["http://zotero.org/users/878981/items/HRZ9EATX"],"uri":["http://zotero.org/users/878981/items/HRZ9EATX"],"itemData":{"id":1089,"type":"chapter","container-title":"Spatial conservation prioritisation: Quantitative methods and computational tools.","event-place":"Oxford","note":"Citation Key: Ball2009\nissue: 14","page":"185-195","publisher":"Oxford University Press","publisher-place":"Oxford","title":"Marxan and relatives: Software for spatial conservation prioritisation.","author":[{"family":"Ball","given":"I.R. R"},{"family":"Possingham","given":"H.P. P"},{"family":"Watts","given":"M.E. E"}],"editor":[{"family":"Moilanen","given":"A"},{"family":"Wilson","given":"K"},{"family":"Possingham","given":"H P"}],"issued":{"date-parts":[["2009"]]}}}],"schema":"https://github.com/citation-style-language/schema/raw/master/csl-citation.json"} </w:instrText>
      </w:r>
      <w:r w:rsidR="00927170">
        <w:rPr>
          <w:rFonts w:ascii="Times New Roman" w:hAnsi="Times New Roman" w:cs="Times New Roman"/>
          <w:sz w:val="24"/>
          <w:szCs w:val="24"/>
        </w:rPr>
        <w:fldChar w:fldCharType="separate"/>
      </w:r>
      <w:r w:rsidR="00927170" w:rsidRPr="00927170">
        <w:rPr>
          <w:rFonts w:ascii="Times New Roman" w:hAnsi="Times New Roman" w:cs="Times New Roman"/>
          <w:sz w:val="24"/>
          <w:szCs w:val="24"/>
          <w:vertAlign w:val="superscript"/>
        </w:rPr>
        <w:t>20</w:t>
      </w:r>
      <w:r w:rsidR="00927170">
        <w:rPr>
          <w:rFonts w:ascii="Times New Roman" w:hAnsi="Times New Roman" w:cs="Times New Roman"/>
          <w:sz w:val="24"/>
          <w:szCs w:val="24"/>
        </w:rPr>
        <w:fldChar w:fldCharType="end"/>
      </w:r>
      <w:r w:rsidR="00204A7A" w:rsidRPr="00A13108">
        <w:rPr>
          <w:rFonts w:ascii="Times New Roman" w:hAnsi="Times New Roman" w:cs="Times New Roman"/>
          <w:sz w:val="24"/>
          <w:szCs w:val="24"/>
        </w:rPr>
        <w:t>. We expand this approach to include multiple objectives</w:t>
      </w:r>
      <w:r w:rsidR="00204A7A">
        <w:rPr>
          <w:rFonts w:ascii="Times New Roman" w:hAnsi="Times New Roman" w:cs="Times New Roman"/>
          <w:sz w:val="24"/>
          <w:szCs w:val="24"/>
        </w:rPr>
        <w:t xml:space="preserve"> accounting for varying risk</w:t>
      </w:r>
      <w:r w:rsidR="00204A7A" w:rsidRPr="00A13108">
        <w:rPr>
          <w:rFonts w:ascii="Times New Roman" w:hAnsi="Times New Roman" w:cs="Times New Roman"/>
          <w:sz w:val="24"/>
          <w:szCs w:val="24"/>
        </w:rPr>
        <w:t xml:space="preserve"> in the problem formulation</w:t>
      </w:r>
      <w:r w:rsidR="00C23EAD">
        <w:rPr>
          <w:rFonts w:ascii="Times New Roman" w:hAnsi="Times New Roman" w:cs="Times New Roman"/>
          <w:sz w:val="24"/>
          <w:szCs w:val="24"/>
        </w:rPr>
        <w:fldChar w:fldCharType="begin"/>
      </w:r>
      <w:r w:rsidR="00C23EAD">
        <w:rPr>
          <w:rFonts w:ascii="Times New Roman" w:hAnsi="Times New Roman" w:cs="Times New Roman"/>
          <w:sz w:val="24"/>
          <w:szCs w:val="24"/>
        </w:rPr>
        <w:instrText xml:space="preserve"> ADDIN ZOTERO_ITEM CSL_CITATION {"citationID":"6Me1oThG","properties":{"formattedCitation":"\\super 21\\nosupersub{}","plainCitation":"21","noteIndex":0},"citationItems":[{"id":2773,"uris":["http://zotero.org/users/878981/items/2LYR7F43"],"uri":["http://zotero.org/users/878981/items/2LYR7F43"],"itemData":{"id":2773,"type":"chapter","container-title":"Search methodologies","page":"403–449","publisher":"Springer","source":"Google Scholar","title":"Multi-objective optimization","author":[{"family":"Deb","given":"Kalyanmoy"}],"issued":{"date-parts":[["2014"]]}}}],"schema":"https://github.com/citation-style-language/schema/raw/master/csl-citation.json"} </w:instrText>
      </w:r>
      <w:r w:rsidR="00C23EAD">
        <w:rPr>
          <w:rFonts w:ascii="Times New Roman" w:hAnsi="Times New Roman" w:cs="Times New Roman"/>
          <w:sz w:val="24"/>
          <w:szCs w:val="24"/>
        </w:rPr>
        <w:fldChar w:fldCharType="separate"/>
      </w:r>
      <w:r w:rsidR="00C23EAD" w:rsidRPr="00CD74F8">
        <w:rPr>
          <w:rFonts w:ascii="Times New Roman" w:hAnsi="Times New Roman" w:cs="Times New Roman"/>
          <w:sz w:val="24"/>
          <w:szCs w:val="24"/>
          <w:vertAlign w:val="superscript"/>
        </w:rPr>
        <w:t>21</w:t>
      </w:r>
      <w:r w:rsidR="00C23EAD">
        <w:rPr>
          <w:rFonts w:ascii="Times New Roman" w:hAnsi="Times New Roman" w:cs="Times New Roman"/>
          <w:sz w:val="24"/>
          <w:szCs w:val="24"/>
        </w:rPr>
        <w:fldChar w:fldCharType="end"/>
      </w:r>
      <w:r w:rsidR="00204A7A" w:rsidRPr="00A13108">
        <w:rPr>
          <w:rFonts w:ascii="Times New Roman" w:hAnsi="Times New Roman" w:cs="Times New Roman"/>
          <w:sz w:val="24"/>
          <w:szCs w:val="24"/>
        </w:rPr>
        <w:t xml:space="preserve">. </w:t>
      </w:r>
      <w:r w:rsidR="00204A7A" w:rsidRPr="00C461DD">
        <w:rPr>
          <w:rFonts w:ascii="Times New Roman" w:hAnsi="Times New Roman" w:cs="Times New Roman"/>
          <w:sz w:val="24"/>
          <w:szCs w:val="24"/>
        </w:rPr>
        <w:t xml:space="preserve">We use a hierarchical or lexicographic approach that assigns a priority to each objective, and optimizes for the objectives in decreasing priority order. At each step, </w:t>
      </w:r>
      <w:r w:rsidR="00204A7A">
        <w:rPr>
          <w:rFonts w:ascii="Times New Roman" w:hAnsi="Times New Roman" w:cs="Times New Roman"/>
          <w:sz w:val="24"/>
          <w:szCs w:val="24"/>
        </w:rPr>
        <w:t>the approach</w:t>
      </w:r>
      <w:r w:rsidR="00204A7A" w:rsidRPr="00C461DD">
        <w:rPr>
          <w:rFonts w:ascii="Times New Roman" w:hAnsi="Times New Roman" w:cs="Times New Roman"/>
          <w:sz w:val="24"/>
          <w:szCs w:val="24"/>
        </w:rPr>
        <w:t xml:space="preserve"> finds the best solution for the current objective, but only from among those that would not degrade the solution quality for higher-priority objectives</w:t>
      </w:r>
      <w:r w:rsidR="00204A7A">
        <w:rPr>
          <w:rFonts w:ascii="Times New Roman" w:hAnsi="Times New Roman" w:cs="Times New Roman"/>
          <w:sz w:val="24"/>
          <w:szCs w:val="24"/>
        </w:rPr>
        <w:t>.</w:t>
      </w:r>
      <w:r w:rsidR="00204A7A" w:rsidRPr="00C461DD">
        <w:rPr>
          <w:rFonts w:ascii="Times New Roman" w:hAnsi="Times New Roman" w:cs="Times New Roman"/>
          <w:sz w:val="24"/>
          <w:szCs w:val="24"/>
        </w:rPr>
        <w:t xml:space="preserve"> </w:t>
      </w:r>
    </w:p>
    <w:p w14:paraId="05A4A0D0" w14:textId="63236A23" w:rsidR="008136D4" w:rsidRPr="00204A7A" w:rsidRDefault="00204A7A" w:rsidP="00204A7A">
      <w:pPr>
        <w:spacing w:before="240"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Because of the hierarchical structure, we created </w:t>
      </w:r>
      <w:r w:rsidR="00FB2F0A">
        <w:rPr>
          <w:rFonts w:ascii="Times New Roman" w:hAnsi="Times New Roman" w:cs="Times New Roman"/>
          <w:sz w:val="24"/>
          <w:szCs w:val="24"/>
        </w:rPr>
        <w:t>16</w:t>
      </w:r>
      <w:r>
        <w:rPr>
          <w:rFonts w:ascii="Times New Roman" w:hAnsi="Times New Roman" w:cs="Times New Roman"/>
          <w:sz w:val="24"/>
          <w:szCs w:val="24"/>
        </w:rPr>
        <w:t xml:space="preserve"> planning scenarios, with solutions that account for different combinations of risk categories in each level of the </w:t>
      </w:r>
      <w:commentRangeStart w:id="30"/>
      <w:r>
        <w:rPr>
          <w:rFonts w:ascii="Times New Roman" w:hAnsi="Times New Roman" w:cs="Times New Roman"/>
          <w:sz w:val="24"/>
          <w:szCs w:val="24"/>
        </w:rPr>
        <w:t>hierarchy</w:t>
      </w:r>
      <w:commentRangeEnd w:id="30"/>
      <w:r w:rsidR="008B7D5E">
        <w:rPr>
          <w:rStyle w:val="CommentReference"/>
        </w:rPr>
        <w:commentReference w:id="30"/>
      </w:r>
      <w:r>
        <w:rPr>
          <w:rFonts w:ascii="Times New Roman" w:hAnsi="Times New Roman" w:cs="Times New Roman"/>
          <w:sz w:val="24"/>
          <w:szCs w:val="24"/>
        </w:rPr>
        <w:t xml:space="preserve">. We then compared solutions with risks incorporated to a baseline scenario, representing the classical area-based approach to solving conservation planning </w:t>
      </w:r>
      <w:r>
        <w:rPr>
          <w:rFonts w:ascii="Times New Roman" w:eastAsia="Times New Roman" w:hAnsi="Times New Roman" w:cs="Times New Roman"/>
          <w:sz w:val="24"/>
          <w:szCs w:val="24"/>
        </w:rPr>
        <w:t>problems</w:t>
      </w:r>
      <w:r>
        <w:rPr>
          <w:rFonts w:ascii="Times New Roman" w:eastAsia="Times New Roman" w:hAnsi="Times New Roman" w:cs="Times New Roman"/>
          <w:sz w:val="24"/>
          <w:szCs w:val="24"/>
        </w:rPr>
        <w:fldChar w:fldCharType="begin"/>
      </w:r>
      <w:r w:rsidR="00927170">
        <w:rPr>
          <w:rFonts w:ascii="Times New Roman" w:eastAsia="Times New Roman" w:hAnsi="Times New Roman" w:cs="Times New Roman"/>
          <w:sz w:val="24"/>
          <w:szCs w:val="24"/>
        </w:rPr>
        <w:instrText xml:space="preserve"> ADDIN ZOTERO_ITEM CSL_CITATION {"citationID":"Uusk6LrF","properties":{"formattedCitation":"\\super 20\\nosupersub{}","plainCitation":"20","noteIndex":0},"citationItems":[{"id":1089,"uris":["http://zotero.org/users/878981/items/HRZ9EATX"],"uri":["http://zotero.org/users/878981/items/HRZ9EATX"],"itemData":{"id":1089,"type":"chapter","container-title":"Spatial conservation prioritisation: Quantitative methods and computational tools.","event-place":"Oxford","note":"Citation Key: Ball2009\nissue: 14","page":"185-195","publisher":"Oxford University Press","publisher-place":"Oxford","title":"Marxan and relatives: Software for spatial conservation prioritisation.","author":[{"family":"Ball","given":"I.R. R"},{"family":"Possingham","given":"H.P. P"},{"family":"Watts","given":"M.E. E"}],"editor":[{"family":"Moilanen","given":"A"},{"family":"Wilson","given":"K"},{"family":"Possingham","given":"H P"}],"issued":{"date-parts":[["2009"]]}}}],"schema":"https://github.com/citation-style-language/schema/raw/master/csl-citation.json"} </w:instrText>
      </w:r>
      <w:r>
        <w:rPr>
          <w:rFonts w:ascii="Times New Roman" w:eastAsia="Times New Roman" w:hAnsi="Times New Roman" w:cs="Times New Roman"/>
          <w:sz w:val="24"/>
          <w:szCs w:val="24"/>
        </w:rPr>
        <w:fldChar w:fldCharType="separate"/>
      </w:r>
      <w:r w:rsidR="00927170" w:rsidRPr="00927170">
        <w:rPr>
          <w:rFonts w:ascii="Times New Roman" w:hAnsi="Times New Roman" w:cs="Times New Roman"/>
          <w:sz w:val="24"/>
          <w:szCs w:val="24"/>
          <w:vertAlign w:val="superscript"/>
        </w:rPr>
        <w:t>20</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r w:rsidR="0095315C">
        <w:rPr>
          <w:rFonts w:ascii="Times New Roman" w:eastAsia="Times New Roman" w:hAnsi="Times New Roman" w:cs="Times New Roman"/>
          <w:sz w:val="24"/>
          <w:szCs w:val="24"/>
        </w:rPr>
        <w:t>Because</w:t>
      </w:r>
      <w:r w:rsidR="003C723A">
        <w:rPr>
          <w:rFonts w:ascii="Times New Roman" w:eastAsia="Times New Roman" w:hAnsi="Times New Roman" w:cs="Times New Roman"/>
          <w:sz w:val="24"/>
          <w:szCs w:val="24"/>
        </w:rPr>
        <w:t xml:space="preserve"> our scenarios were aimed at building on the current protected area portfolio globally, we </w:t>
      </w:r>
      <w:r w:rsidR="00A508FD">
        <w:rPr>
          <w:rFonts w:ascii="Times New Roman" w:eastAsia="Times New Roman" w:hAnsi="Times New Roman" w:cs="Times New Roman"/>
          <w:sz w:val="24"/>
          <w:szCs w:val="24"/>
        </w:rPr>
        <w:t xml:space="preserve">incorporated current </w:t>
      </w:r>
      <w:r w:rsidR="003C723A">
        <w:rPr>
          <w:rFonts w:ascii="Times New Roman" w:eastAsia="Times New Roman" w:hAnsi="Times New Roman" w:cs="Times New Roman"/>
          <w:sz w:val="24"/>
          <w:szCs w:val="24"/>
        </w:rPr>
        <w:t xml:space="preserve">protected areas </w:t>
      </w:r>
      <w:r w:rsidR="00A508FD">
        <w:rPr>
          <w:rFonts w:ascii="Times New Roman" w:eastAsia="Times New Roman" w:hAnsi="Times New Roman" w:cs="Times New Roman"/>
          <w:sz w:val="24"/>
          <w:szCs w:val="24"/>
        </w:rPr>
        <w:t>in</w:t>
      </w:r>
      <w:r w:rsidR="000A0B49">
        <w:rPr>
          <w:rFonts w:ascii="Times New Roman" w:eastAsia="Times New Roman" w:hAnsi="Times New Roman" w:cs="Times New Roman"/>
          <w:sz w:val="24"/>
          <w:szCs w:val="24"/>
        </w:rPr>
        <w:t>to</w:t>
      </w:r>
      <w:r w:rsidR="00A508FD">
        <w:rPr>
          <w:rFonts w:ascii="Times New Roman" w:eastAsia="Times New Roman" w:hAnsi="Times New Roman" w:cs="Times New Roman"/>
          <w:sz w:val="24"/>
          <w:szCs w:val="24"/>
        </w:rPr>
        <w:t xml:space="preserve"> our</w:t>
      </w:r>
      <w:r w:rsidR="003C723A">
        <w:rPr>
          <w:rFonts w:ascii="Times New Roman" w:eastAsia="Times New Roman" w:hAnsi="Times New Roman" w:cs="Times New Roman"/>
          <w:sz w:val="24"/>
          <w:szCs w:val="24"/>
        </w:rPr>
        <w:t xml:space="preserve"> solution</w:t>
      </w:r>
      <w:r w:rsidR="00A508FD">
        <w:rPr>
          <w:rFonts w:ascii="Times New Roman" w:eastAsia="Times New Roman" w:hAnsi="Times New Roman" w:cs="Times New Roman"/>
          <w:sz w:val="24"/>
          <w:szCs w:val="24"/>
        </w:rPr>
        <w:t>s</w:t>
      </w:r>
      <w:r w:rsidR="003C723A">
        <w:rPr>
          <w:rFonts w:ascii="Times New Roman" w:eastAsia="Times New Roman" w:hAnsi="Times New Roman" w:cs="Times New Roman"/>
          <w:sz w:val="24"/>
          <w:szCs w:val="24"/>
        </w:rPr>
        <w:t xml:space="preserve">. </w:t>
      </w:r>
      <w:r w:rsidR="00C21D0E">
        <w:rPr>
          <w:rFonts w:ascii="Times New Roman" w:eastAsia="Times New Roman" w:hAnsi="Times New Roman" w:cs="Times New Roman"/>
          <w:sz w:val="24"/>
          <w:szCs w:val="24"/>
        </w:rPr>
        <w:t xml:space="preserve">For each scenario we set a 30% </w:t>
      </w:r>
      <w:ins w:id="31" w:author="Joe Bennett" w:date="2020-08-11T13:37:00Z">
        <w:r w:rsidR="009B7AA9">
          <w:rPr>
            <w:rFonts w:ascii="Times New Roman" w:eastAsia="Times New Roman" w:hAnsi="Times New Roman" w:cs="Times New Roman"/>
            <w:sz w:val="24"/>
            <w:szCs w:val="24"/>
          </w:rPr>
          <w:t xml:space="preserve">distribution area </w:t>
        </w:r>
      </w:ins>
      <w:r w:rsidR="00B64358">
        <w:rPr>
          <w:rFonts w:ascii="Times New Roman" w:eastAsia="Times New Roman" w:hAnsi="Times New Roman" w:cs="Times New Roman"/>
          <w:sz w:val="24"/>
          <w:szCs w:val="24"/>
        </w:rPr>
        <w:t xml:space="preserve">protection </w:t>
      </w:r>
      <w:r w:rsidR="00C21D0E">
        <w:rPr>
          <w:rFonts w:ascii="Times New Roman" w:eastAsia="Times New Roman" w:hAnsi="Times New Roman" w:cs="Times New Roman"/>
          <w:sz w:val="24"/>
          <w:szCs w:val="24"/>
        </w:rPr>
        <w:t xml:space="preserve">target for </w:t>
      </w:r>
      <w:r w:rsidR="00C4145A">
        <w:rPr>
          <w:rFonts w:ascii="Times New Roman" w:eastAsia="Times New Roman" w:hAnsi="Times New Roman" w:cs="Times New Roman"/>
          <w:sz w:val="24"/>
          <w:szCs w:val="24"/>
        </w:rPr>
        <w:t xml:space="preserve">all </w:t>
      </w:r>
      <w:r w:rsidR="00C21D0E">
        <w:rPr>
          <w:rFonts w:ascii="Times New Roman" w:eastAsia="Times New Roman" w:hAnsi="Times New Roman" w:cs="Times New Roman"/>
          <w:sz w:val="24"/>
          <w:szCs w:val="24"/>
        </w:rPr>
        <w:lastRenderedPageBreak/>
        <w:t xml:space="preserve">vertebrate species, </w:t>
      </w:r>
      <w:commentRangeStart w:id="32"/>
      <w:r w:rsidR="00C21D0E">
        <w:rPr>
          <w:rFonts w:ascii="Times New Roman" w:eastAsia="Times New Roman" w:hAnsi="Times New Roman" w:cs="Times New Roman"/>
          <w:sz w:val="24"/>
          <w:szCs w:val="24"/>
        </w:rPr>
        <w:t>in line with guidelines from the</w:t>
      </w:r>
      <w:r w:rsidR="00F5392C">
        <w:rPr>
          <w:rFonts w:ascii="Times New Roman" w:eastAsia="Times New Roman" w:hAnsi="Times New Roman" w:cs="Times New Roman"/>
          <w:sz w:val="24"/>
          <w:szCs w:val="24"/>
        </w:rPr>
        <w:t xml:space="preserve"> </w:t>
      </w:r>
      <w:r w:rsidR="00F5392C">
        <w:rPr>
          <w:rFonts w:ascii="Times New Roman" w:hAnsi="Times New Roman" w:cs="Times New Roman"/>
          <w:sz w:val="24"/>
          <w:szCs w:val="24"/>
        </w:rPr>
        <w:t>Convention on Biological Diversity (CBD</w:t>
      </w:r>
      <w:commentRangeEnd w:id="32"/>
      <w:r w:rsidR="009B7AA9">
        <w:rPr>
          <w:rStyle w:val="CommentReference"/>
        </w:rPr>
        <w:commentReference w:id="32"/>
      </w:r>
      <w:r w:rsidR="00F5392C">
        <w:rPr>
          <w:rFonts w:ascii="Times New Roman" w:hAnsi="Times New Roman" w:cs="Times New Roman"/>
          <w:sz w:val="24"/>
          <w:szCs w:val="24"/>
        </w:rPr>
        <w:t>)</w:t>
      </w:r>
      <w:r w:rsidR="004E27F5">
        <w:rPr>
          <w:rFonts w:ascii="Times New Roman" w:eastAsia="Times New Roman" w:hAnsi="Times New Roman" w:cs="Times New Roman"/>
          <w:sz w:val="24"/>
          <w:szCs w:val="24"/>
        </w:rPr>
        <w:fldChar w:fldCharType="begin"/>
      </w:r>
      <w:r w:rsidR="00CD74F8">
        <w:rPr>
          <w:rFonts w:ascii="Times New Roman" w:eastAsia="Times New Roman" w:hAnsi="Times New Roman" w:cs="Times New Roman"/>
          <w:sz w:val="24"/>
          <w:szCs w:val="24"/>
        </w:rPr>
        <w:instrText xml:space="preserve"> ADDIN ZOTERO_ITEM CSL_CITATION {"citationID":"hfney63i","properties":{"formattedCitation":"\\super 22\\nosupersub{}","plainCitation":"22","noteIndex":0},"citationItems":[{"id":2721,"uris":["http://zotero.org/users/878981/items/UF3U7G2Y"],"uri":["http://zotero.org/users/878981/items/UF3U7G2Y"],"itemData":{"id":2721,"type":"webpage","abstract":"Photo: IUCN/Victoria Romero IUCN's views on the preparation, scope and content of the post-2020 global biodiversity framework Despite the commitments m...","container-title":"IUCN","language":"en","note":"source: www.iucn.org","title":"Post-2020 Global Biodiversity Framework","URL":"https://www.iucn.org/theme/global-policy/our-work/convention-biological-diversity-cbd/post-2020-global-biodiversity-framework","accessed":{"date-parts":[["2020",4,22]]},"issued":{"date-parts":[["2018",1,26]]}}}],"schema":"https://github.com/citation-style-language/schema/raw/master/csl-citation.json"} </w:instrText>
      </w:r>
      <w:r w:rsidR="004E27F5">
        <w:rPr>
          <w:rFonts w:ascii="Times New Roman" w:eastAsia="Times New Roman" w:hAnsi="Times New Roman" w:cs="Times New Roman"/>
          <w:sz w:val="24"/>
          <w:szCs w:val="24"/>
        </w:rPr>
        <w:fldChar w:fldCharType="separate"/>
      </w:r>
      <w:r w:rsidR="00CD74F8" w:rsidRPr="00CD74F8">
        <w:rPr>
          <w:rFonts w:ascii="Times New Roman" w:hAnsi="Times New Roman" w:cs="Times New Roman"/>
          <w:sz w:val="24"/>
          <w:szCs w:val="24"/>
          <w:vertAlign w:val="superscript"/>
        </w:rPr>
        <w:t>22</w:t>
      </w:r>
      <w:r w:rsidR="004E27F5">
        <w:rPr>
          <w:rFonts w:ascii="Times New Roman" w:eastAsia="Times New Roman" w:hAnsi="Times New Roman" w:cs="Times New Roman"/>
          <w:sz w:val="24"/>
          <w:szCs w:val="24"/>
        </w:rPr>
        <w:fldChar w:fldCharType="end"/>
      </w:r>
      <w:r w:rsidR="0057233E">
        <w:rPr>
          <w:rFonts w:ascii="Times New Roman" w:eastAsia="Times New Roman" w:hAnsi="Times New Roman" w:cs="Times New Roman"/>
          <w:sz w:val="24"/>
          <w:szCs w:val="24"/>
        </w:rPr>
        <w:t xml:space="preserve">. </w:t>
      </w:r>
      <w:r w:rsidR="00B64358" w:rsidRPr="008A1701">
        <w:rPr>
          <w:rFonts w:ascii="Times New Roman" w:eastAsia="Times New Roman" w:hAnsi="Times New Roman" w:cs="Times New Roman"/>
          <w:sz w:val="24"/>
          <w:szCs w:val="24"/>
        </w:rPr>
        <w:t xml:space="preserve">To investigate the effects of including our three </w:t>
      </w:r>
      <w:r w:rsidRPr="008A1701">
        <w:rPr>
          <w:rFonts w:ascii="Times New Roman" w:eastAsia="Times New Roman" w:hAnsi="Times New Roman" w:cs="Times New Roman"/>
          <w:sz w:val="24"/>
          <w:szCs w:val="24"/>
        </w:rPr>
        <w:t>risk categories</w:t>
      </w:r>
      <w:r w:rsidR="00B64358" w:rsidRPr="008A1701">
        <w:rPr>
          <w:rFonts w:ascii="Times New Roman" w:eastAsia="Times New Roman" w:hAnsi="Times New Roman" w:cs="Times New Roman"/>
          <w:sz w:val="24"/>
          <w:szCs w:val="24"/>
        </w:rPr>
        <w:t>, w</w:t>
      </w:r>
      <w:r w:rsidR="0085304E" w:rsidRPr="008A1701">
        <w:rPr>
          <w:rFonts w:ascii="Times New Roman" w:eastAsia="Times New Roman" w:hAnsi="Times New Roman" w:cs="Times New Roman"/>
          <w:sz w:val="24"/>
          <w:szCs w:val="24"/>
        </w:rPr>
        <w:t xml:space="preserve">e compared the spatial representation </w:t>
      </w:r>
      <w:r w:rsidR="00DA001F">
        <w:rPr>
          <w:rFonts w:ascii="Times New Roman" w:eastAsia="Times New Roman" w:hAnsi="Times New Roman" w:cs="Times New Roman"/>
          <w:sz w:val="24"/>
          <w:szCs w:val="24"/>
        </w:rPr>
        <w:t xml:space="preserve">among </w:t>
      </w:r>
      <w:r w:rsidR="0085304E" w:rsidRPr="008A1701">
        <w:rPr>
          <w:rFonts w:ascii="Times New Roman" w:eastAsia="Times New Roman" w:hAnsi="Times New Roman" w:cs="Times New Roman"/>
          <w:sz w:val="24"/>
          <w:szCs w:val="24"/>
        </w:rPr>
        <w:t>scenario</w:t>
      </w:r>
      <w:r w:rsidR="00727A86">
        <w:rPr>
          <w:rFonts w:ascii="Times New Roman" w:eastAsia="Times New Roman" w:hAnsi="Times New Roman" w:cs="Times New Roman"/>
          <w:sz w:val="24"/>
          <w:szCs w:val="24"/>
        </w:rPr>
        <w:t xml:space="preserve">s incorporating risk </w:t>
      </w:r>
      <w:r w:rsidR="00727A86" w:rsidRPr="008A1701">
        <w:rPr>
          <w:rFonts w:ascii="Times New Roman" w:eastAsia="Times New Roman" w:hAnsi="Times New Roman" w:cs="Times New Roman"/>
          <w:sz w:val="24"/>
          <w:szCs w:val="24"/>
        </w:rPr>
        <w:t>to baseline</w:t>
      </w:r>
      <w:r w:rsidR="0085304E" w:rsidRPr="008A1701">
        <w:rPr>
          <w:rFonts w:ascii="Times New Roman" w:eastAsia="Times New Roman" w:hAnsi="Times New Roman" w:cs="Times New Roman"/>
          <w:sz w:val="24"/>
          <w:szCs w:val="24"/>
        </w:rPr>
        <w:t xml:space="preserve"> at the global</w:t>
      </w:r>
      <w:r w:rsidR="00B64358" w:rsidRPr="008A1701">
        <w:rPr>
          <w:rFonts w:ascii="Times New Roman" w:eastAsia="Times New Roman" w:hAnsi="Times New Roman" w:cs="Times New Roman"/>
          <w:sz w:val="24"/>
          <w:szCs w:val="24"/>
        </w:rPr>
        <w:t xml:space="preserve"> and</w:t>
      </w:r>
      <w:r w:rsidR="0085304E" w:rsidRPr="008A1701">
        <w:rPr>
          <w:rFonts w:ascii="Times New Roman" w:eastAsia="Times New Roman" w:hAnsi="Times New Roman" w:cs="Times New Roman"/>
          <w:sz w:val="24"/>
          <w:szCs w:val="24"/>
        </w:rPr>
        <w:t xml:space="preserve"> country scale</w:t>
      </w:r>
      <w:r w:rsidR="004E470C" w:rsidRPr="008A1701">
        <w:rPr>
          <w:rFonts w:ascii="Times New Roman" w:eastAsia="Times New Roman" w:hAnsi="Times New Roman" w:cs="Times New Roman"/>
          <w:sz w:val="24"/>
          <w:szCs w:val="24"/>
        </w:rPr>
        <w:t xml:space="preserve">. </w:t>
      </w:r>
      <w:commentRangeStart w:id="33"/>
      <w:commentRangeStart w:id="34"/>
      <w:commentRangeStart w:id="35"/>
      <w:commentRangeStart w:id="36"/>
      <w:r w:rsidR="00777BD7" w:rsidRPr="008A1701">
        <w:rPr>
          <w:rFonts w:ascii="Times New Roman" w:eastAsia="Times New Roman" w:hAnsi="Times New Roman" w:cs="Times New Roman"/>
          <w:sz w:val="24"/>
          <w:szCs w:val="24"/>
        </w:rPr>
        <w:t xml:space="preserve">Last, we compared </w:t>
      </w:r>
      <w:r w:rsidR="00727A86">
        <w:rPr>
          <w:rFonts w:ascii="Times New Roman" w:eastAsia="Times New Roman" w:hAnsi="Times New Roman" w:cs="Times New Roman"/>
          <w:sz w:val="24"/>
          <w:szCs w:val="24"/>
        </w:rPr>
        <w:t xml:space="preserve">risk </w:t>
      </w:r>
      <w:r w:rsidR="00777BD7" w:rsidRPr="008A1701">
        <w:rPr>
          <w:rFonts w:ascii="Times New Roman" w:eastAsia="Times New Roman" w:hAnsi="Times New Roman" w:cs="Times New Roman"/>
          <w:sz w:val="24"/>
          <w:szCs w:val="24"/>
        </w:rPr>
        <w:t>scenario results across the 14 terrestrial biomes of the world</w:t>
      </w:r>
      <w:r w:rsidR="006E5CAB" w:rsidRPr="008A1701">
        <w:rPr>
          <w:rFonts w:ascii="Times New Roman" w:eastAsia="Times New Roman" w:hAnsi="Times New Roman" w:cs="Times New Roman"/>
          <w:sz w:val="24"/>
          <w:szCs w:val="24"/>
        </w:rPr>
        <w:t>.</w:t>
      </w:r>
      <w:r w:rsidR="006E5CAB" w:rsidRPr="00922E86">
        <w:rPr>
          <w:rFonts w:ascii="Times New Roman" w:eastAsia="Times New Roman" w:hAnsi="Times New Roman" w:cs="Times New Roman"/>
          <w:sz w:val="24"/>
          <w:szCs w:val="24"/>
        </w:rPr>
        <w:t xml:space="preserve"> </w:t>
      </w:r>
      <w:commentRangeEnd w:id="33"/>
      <w:r w:rsidR="00EB2E9F">
        <w:rPr>
          <w:rStyle w:val="CommentReference"/>
        </w:rPr>
        <w:commentReference w:id="33"/>
      </w:r>
      <w:commentRangeEnd w:id="34"/>
      <w:r w:rsidR="00F4085D">
        <w:rPr>
          <w:rStyle w:val="CommentReference"/>
        </w:rPr>
        <w:commentReference w:id="34"/>
      </w:r>
      <w:commentRangeEnd w:id="35"/>
      <w:r w:rsidR="009B7AA9">
        <w:rPr>
          <w:rStyle w:val="CommentReference"/>
        </w:rPr>
        <w:commentReference w:id="35"/>
      </w:r>
      <w:commentRangeEnd w:id="36"/>
      <w:r w:rsidR="0027239D">
        <w:rPr>
          <w:rStyle w:val="CommentReference"/>
        </w:rPr>
        <w:commentReference w:id="36"/>
      </w:r>
    </w:p>
    <w:p w14:paraId="0EC525DE" w14:textId="005BDBE2" w:rsidR="00727A86" w:rsidRDefault="001445A9" w:rsidP="00727A86">
      <w:pPr>
        <w:keepNext/>
        <w:spacing w:line="480" w:lineRule="auto"/>
        <w:ind w:firstLine="720"/>
        <w:rPr>
          <w:rFonts w:ascii="Times New Roman" w:hAnsi="Times New Roman" w:cs="Times New Roman"/>
          <w:sz w:val="24"/>
          <w:szCs w:val="24"/>
        </w:rPr>
      </w:pPr>
      <w:r w:rsidRPr="001445A9">
        <w:rPr>
          <w:rFonts w:ascii="Times New Roman" w:hAnsi="Times New Roman" w:cs="Times New Roman"/>
          <w:sz w:val="24"/>
          <w:szCs w:val="24"/>
        </w:rPr>
        <w:t xml:space="preserve">Currently, X% of global terrestrial areas are protected. </w:t>
      </w:r>
      <w:commentRangeStart w:id="37"/>
      <w:commentRangeStart w:id="38"/>
      <w:r w:rsidR="00727A86">
        <w:rPr>
          <w:rFonts w:ascii="Times New Roman" w:hAnsi="Times New Roman" w:cs="Times New Roman"/>
          <w:sz w:val="24"/>
          <w:szCs w:val="24"/>
        </w:rPr>
        <w:t xml:space="preserve">We </w:t>
      </w:r>
      <w:commentRangeEnd w:id="37"/>
      <w:r w:rsidR="00F5392C">
        <w:rPr>
          <w:rStyle w:val="CommentReference"/>
        </w:rPr>
        <w:commentReference w:id="37"/>
      </w:r>
      <w:commentRangeEnd w:id="38"/>
      <w:r>
        <w:rPr>
          <w:rStyle w:val="CommentReference"/>
        </w:rPr>
        <w:commentReference w:id="38"/>
      </w:r>
      <w:r w:rsidR="00727A86">
        <w:rPr>
          <w:rFonts w:ascii="Times New Roman" w:hAnsi="Times New Roman" w:cs="Times New Roman"/>
          <w:sz w:val="24"/>
          <w:szCs w:val="24"/>
        </w:rPr>
        <w:t xml:space="preserve">found that the protected areas planning scenario </w:t>
      </w:r>
      <w:r w:rsidR="004C08D8">
        <w:rPr>
          <w:rFonts w:ascii="Times New Roman" w:hAnsi="Times New Roman" w:cs="Times New Roman"/>
          <w:sz w:val="24"/>
          <w:szCs w:val="24"/>
        </w:rPr>
        <w:t>incorporating</w:t>
      </w:r>
      <w:r w:rsidR="00727A86">
        <w:rPr>
          <w:rFonts w:ascii="Times New Roman" w:hAnsi="Times New Roman" w:cs="Times New Roman"/>
          <w:sz w:val="24"/>
          <w:szCs w:val="24"/>
        </w:rPr>
        <w:t xml:space="preserve"> all three risk categories required only </w:t>
      </w:r>
      <w:r w:rsidR="00727A86" w:rsidRPr="009E4E6D">
        <w:rPr>
          <w:rFonts w:ascii="Times New Roman" w:hAnsi="Times New Roman" w:cs="Times New Roman"/>
          <w:sz w:val="24"/>
          <w:szCs w:val="24"/>
        </w:rPr>
        <w:t>1.</w:t>
      </w:r>
      <w:r w:rsidR="009E4E6D">
        <w:rPr>
          <w:rFonts w:ascii="Times New Roman" w:hAnsi="Times New Roman" w:cs="Times New Roman"/>
          <w:sz w:val="24"/>
          <w:szCs w:val="24"/>
        </w:rPr>
        <w:t>11</w:t>
      </w:r>
      <w:r w:rsidR="00727A86" w:rsidRPr="009E4E6D">
        <w:rPr>
          <w:rFonts w:ascii="Times New Roman" w:hAnsi="Times New Roman" w:cs="Times New Roman"/>
          <w:sz w:val="24"/>
          <w:szCs w:val="24"/>
        </w:rPr>
        <w:t>%</w:t>
      </w:r>
      <w:r w:rsidR="00727A86">
        <w:rPr>
          <w:rFonts w:ascii="Times New Roman" w:hAnsi="Times New Roman" w:cs="Times New Roman"/>
          <w:sz w:val="24"/>
          <w:szCs w:val="24"/>
        </w:rPr>
        <w:t xml:space="preserve"> more global area than the baseline scenario to meet the target of protect</w:t>
      </w:r>
      <w:r w:rsidR="00F5392C">
        <w:rPr>
          <w:rFonts w:ascii="Times New Roman" w:hAnsi="Times New Roman" w:cs="Times New Roman"/>
          <w:sz w:val="24"/>
          <w:szCs w:val="24"/>
        </w:rPr>
        <w:t>ing</w:t>
      </w:r>
      <w:r w:rsidR="00727A86">
        <w:rPr>
          <w:rFonts w:ascii="Times New Roman" w:hAnsi="Times New Roman" w:cs="Times New Roman"/>
          <w:sz w:val="24"/>
          <w:szCs w:val="24"/>
        </w:rPr>
        <w:t xml:space="preserve"> 30% of vertebrate habitat (</w:t>
      </w:r>
      <w:commentRangeStart w:id="39"/>
      <w:commentRangeStart w:id="40"/>
      <w:commentRangeStart w:id="41"/>
      <w:r w:rsidR="00727A86" w:rsidRPr="00302429">
        <w:rPr>
          <w:rFonts w:ascii="Times New Roman" w:hAnsi="Times New Roman" w:cs="Times New Roman"/>
          <w:sz w:val="24"/>
          <w:szCs w:val="24"/>
          <w:highlight w:val="yellow"/>
        </w:rPr>
        <w:t>29.17% vs 28.07% of global area</w:t>
      </w:r>
      <w:commentRangeEnd w:id="39"/>
      <w:r w:rsidR="00F5392C" w:rsidRPr="00302429">
        <w:rPr>
          <w:rStyle w:val="CommentReference"/>
          <w:highlight w:val="yellow"/>
        </w:rPr>
        <w:commentReference w:id="39"/>
      </w:r>
      <w:commentRangeEnd w:id="40"/>
      <w:r w:rsidR="0052327C">
        <w:rPr>
          <w:rStyle w:val="CommentReference"/>
        </w:rPr>
        <w:commentReference w:id="40"/>
      </w:r>
      <w:commentRangeEnd w:id="41"/>
      <w:r w:rsidR="0027239D">
        <w:rPr>
          <w:rStyle w:val="CommentReference"/>
        </w:rPr>
        <w:commentReference w:id="41"/>
      </w:r>
      <w:r w:rsidR="00727A86">
        <w:rPr>
          <w:rFonts w:ascii="Times New Roman" w:hAnsi="Times New Roman" w:cs="Times New Roman"/>
          <w:sz w:val="24"/>
          <w:szCs w:val="24"/>
        </w:rPr>
        <w:t xml:space="preserve">). </w:t>
      </w:r>
      <w:r w:rsidR="00F5392C">
        <w:rPr>
          <w:rFonts w:ascii="Times New Roman" w:hAnsi="Times New Roman" w:cs="Times New Roman"/>
          <w:sz w:val="24"/>
          <w:szCs w:val="24"/>
        </w:rPr>
        <w:t>Thus,</w:t>
      </w:r>
      <w:r w:rsidR="00727A86">
        <w:rPr>
          <w:rFonts w:ascii="Times New Roman" w:hAnsi="Times New Roman" w:cs="Times New Roman"/>
          <w:sz w:val="24"/>
          <w:szCs w:val="24"/>
        </w:rPr>
        <w:t xml:space="preserve"> account</w:t>
      </w:r>
      <w:r w:rsidR="00F5392C">
        <w:rPr>
          <w:rFonts w:ascii="Times New Roman" w:hAnsi="Times New Roman" w:cs="Times New Roman"/>
          <w:sz w:val="24"/>
          <w:szCs w:val="24"/>
        </w:rPr>
        <w:t>ing</w:t>
      </w:r>
      <w:r w:rsidR="00727A86">
        <w:rPr>
          <w:rFonts w:ascii="Times New Roman" w:hAnsi="Times New Roman" w:cs="Times New Roman"/>
          <w:sz w:val="24"/>
          <w:szCs w:val="24"/>
        </w:rPr>
        <w:t xml:space="preserve"> for climate change as well as other key risks to protected area effectiveness to produce more resilient conservation networks</w:t>
      </w:r>
      <w:r w:rsidR="00F5392C">
        <w:rPr>
          <w:rFonts w:ascii="Times New Roman" w:hAnsi="Times New Roman" w:cs="Times New Roman"/>
          <w:sz w:val="24"/>
          <w:szCs w:val="24"/>
        </w:rPr>
        <w:t xml:space="preserve"> will</w:t>
      </w:r>
      <w:r w:rsidR="00727A86">
        <w:rPr>
          <w:rFonts w:ascii="Times New Roman" w:hAnsi="Times New Roman" w:cs="Times New Roman"/>
          <w:sz w:val="24"/>
          <w:szCs w:val="24"/>
        </w:rPr>
        <w:t xml:space="preserve"> not substantially increas</w:t>
      </w:r>
      <w:r w:rsidR="00F5392C">
        <w:rPr>
          <w:rFonts w:ascii="Times New Roman" w:hAnsi="Times New Roman" w:cs="Times New Roman"/>
          <w:sz w:val="24"/>
          <w:szCs w:val="24"/>
        </w:rPr>
        <w:t>e</w:t>
      </w:r>
      <w:r w:rsidR="00727A86">
        <w:rPr>
          <w:rFonts w:ascii="Times New Roman" w:hAnsi="Times New Roman" w:cs="Times New Roman"/>
          <w:sz w:val="24"/>
          <w:szCs w:val="24"/>
        </w:rPr>
        <w:t xml:space="preserve"> the global area required to meet 30% protection targets. Additionally, we found that all 27 scenarios reached their goals of 30% protection of each vertebrate species range without surpassing the 30% global area target that the </w:t>
      </w:r>
      <w:r w:rsidR="00F5392C">
        <w:rPr>
          <w:rFonts w:ascii="Times New Roman" w:hAnsi="Times New Roman" w:cs="Times New Roman"/>
          <w:sz w:val="24"/>
          <w:szCs w:val="24"/>
        </w:rPr>
        <w:t>CBD</w:t>
      </w:r>
      <w:r w:rsidR="00727A86">
        <w:rPr>
          <w:rFonts w:ascii="Times New Roman" w:hAnsi="Times New Roman" w:cs="Times New Roman"/>
          <w:sz w:val="24"/>
          <w:szCs w:val="24"/>
        </w:rPr>
        <w:t xml:space="preserve"> is currently considering </w:t>
      </w:r>
      <w:r w:rsidR="009502B7">
        <w:rPr>
          <w:rFonts w:ascii="Times New Roman" w:hAnsi="Times New Roman" w:cs="Times New Roman"/>
          <w:sz w:val="24"/>
          <w:szCs w:val="24"/>
        </w:rPr>
        <w:t>in their post-2020 framework</w:t>
      </w:r>
      <w:r w:rsidR="00727A86">
        <w:rPr>
          <w:rFonts w:ascii="Times New Roman" w:hAnsi="Times New Roman" w:cs="Times New Roman"/>
          <w:sz w:val="24"/>
          <w:szCs w:val="24"/>
        </w:rPr>
        <w:t xml:space="preserve">. </w:t>
      </w:r>
      <w:commentRangeStart w:id="42"/>
      <w:r w:rsidR="009D1568">
        <w:rPr>
          <w:rFonts w:ascii="Times New Roman" w:hAnsi="Times New Roman" w:cs="Times New Roman"/>
          <w:sz w:val="24"/>
          <w:szCs w:val="24"/>
        </w:rPr>
        <w:t>Of all scenarios, those with both governance and land-use change required the greatest increase in global protected area (1.14 ± 0.02%</w:t>
      </w:r>
      <w:r w:rsidR="00BF4FAD">
        <w:rPr>
          <w:rFonts w:ascii="Times New Roman" w:hAnsi="Times New Roman" w:cs="Times New Roman"/>
          <w:sz w:val="24"/>
          <w:szCs w:val="24"/>
        </w:rPr>
        <w:t xml:space="preserve"> more than baseline</w:t>
      </w:r>
      <w:r w:rsidR="009D1568">
        <w:rPr>
          <w:rFonts w:ascii="Times New Roman" w:hAnsi="Times New Roman" w:cs="Times New Roman"/>
          <w:sz w:val="24"/>
          <w:szCs w:val="24"/>
        </w:rPr>
        <w:t>)</w:t>
      </w:r>
      <w:commentRangeEnd w:id="42"/>
      <w:r w:rsidR="009D1568">
        <w:rPr>
          <w:rStyle w:val="CommentReference"/>
        </w:rPr>
        <w:commentReference w:id="42"/>
      </w:r>
      <w:r w:rsidR="009D1568">
        <w:rPr>
          <w:rFonts w:ascii="Times New Roman" w:hAnsi="Times New Roman" w:cs="Times New Roman"/>
          <w:sz w:val="24"/>
          <w:szCs w:val="24"/>
        </w:rPr>
        <w:t>.</w:t>
      </w:r>
    </w:p>
    <w:p w14:paraId="3C4A6D52" w14:textId="396B97CF" w:rsidR="00727A86" w:rsidRDefault="00B410C9" w:rsidP="00B410C9">
      <w:pPr>
        <w:keepNext/>
        <w:spacing w:line="480" w:lineRule="auto"/>
        <w:ind w:firstLine="720"/>
        <w:rPr>
          <w:rFonts w:ascii="Times New Roman" w:hAnsi="Times New Roman" w:cs="Times New Roman"/>
          <w:sz w:val="24"/>
          <w:szCs w:val="24"/>
        </w:rPr>
      </w:pPr>
      <w:commentRangeStart w:id="43"/>
      <w:commentRangeStart w:id="44"/>
      <w:commentRangeStart w:id="45"/>
      <w:r w:rsidRPr="00302429">
        <w:rPr>
          <w:rFonts w:ascii="Times New Roman" w:hAnsi="Times New Roman" w:cs="Times New Roman"/>
          <w:sz w:val="24"/>
          <w:szCs w:val="24"/>
          <w:highlight w:val="yellow"/>
        </w:rPr>
        <w:t>T</w:t>
      </w:r>
      <w:r w:rsidR="00727A86" w:rsidRPr="00302429">
        <w:rPr>
          <w:rFonts w:ascii="Times New Roman" w:hAnsi="Times New Roman" w:cs="Times New Roman"/>
          <w:sz w:val="24"/>
          <w:szCs w:val="24"/>
          <w:highlight w:val="yellow"/>
        </w:rPr>
        <w:t xml:space="preserve">here was </w:t>
      </w:r>
      <w:r w:rsidRPr="00302429">
        <w:rPr>
          <w:rFonts w:ascii="Times New Roman" w:hAnsi="Times New Roman" w:cs="Times New Roman"/>
          <w:sz w:val="24"/>
          <w:szCs w:val="24"/>
          <w:highlight w:val="yellow"/>
        </w:rPr>
        <w:t xml:space="preserve">also </w:t>
      </w:r>
      <w:r w:rsidR="00727A86" w:rsidRPr="00302429">
        <w:rPr>
          <w:rFonts w:ascii="Times New Roman" w:hAnsi="Times New Roman" w:cs="Times New Roman"/>
          <w:sz w:val="24"/>
          <w:szCs w:val="24"/>
          <w:highlight w:val="yellow"/>
        </w:rPr>
        <w:t>considerable spatial overlap among scenarios, with the same 10.1 million km</w:t>
      </w:r>
      <w:r w:rsidR="00727A86" w:rsidRPr="00302429">
        <w:rPr>
          <w:rFonts w:ascii="Times New Roman" w:hAnsi="Times New Roman" w:cs="Times New Roman"/>
          <w:sz w:val="24"/>
          <w:szCs w:val="24"/>
          <w:highlight w:val="yellow"/>
          <w:vertAlign w:val="superscript"/>
        </w:rPr>
        <w:t>2</w:t>
      </w:r>
      <w:r w:rsidR="00727A86" w:rsidRPr="00302429">
        <w:rPr>
          <w:rFonts w:ascii="Times New Roman" w:hAnsi="Times New Roman" w:cs="Times New Roman"/>
          <w:sz w:val="24"/>
          <w:szCs w:val="24"/>
          <w:highlight w:val="yellow"/>
        </w:rPr>
        <w:t xml:space="preserve"> (6.9% of global land area) being selected to expand the current protected area portfolio in at least five scenarios and 2.21 million km</w:t>
      </w:r>
      <w:r w:rsidR="00727A86" w:rsidRPr="00302429">
        <w:rPr>
          <w:rFonts w:ascii="Times New Roman" w:hAnsi="Times New Roman" w:cs="Times New Roman"/>
          <w:sz w:val="24"/>
          <w:szCs w:val="24"/>
          <w:highlight w:val="yellow"/>
          <w:vertAlign w:val="superscript"/>
        </w:rPr>
        <w:t xml:space="preserve">2 </w:t>
      </w:r>
      <w:r w:rsidR="00727A86" w:rsidRPr="00302429">
        <w:rPr>
          <w:rFonts w:ascii="Times New Roman" w:hAnsi="Times New Roman" w:cs="Times New Roman"/>
          <w:sz w:val="24"/>
          <w:szCs w:val="24"/>
          <w:highlight w:val="yellow"/>
        </w:rPr>
        <w:t>(1.5% of global land area) in all eight scenarios</w:t>
      </w:r>
      <w:r w:rsidR="00727A86">
        <w:rPr>
          <w:rFonts w:ascii="Times New Roman" w:hAnsi="Times New Roman" w:cs="Times New Roman"/>
          <w:sz w:val="24"/>
          <w:szCs w:val="24"/>
        </w:rPr>
        <w:t xml:space="preserve">. </w:t>
      </w:r>
      <w:commentRangeEnd w:id="43"/>
      <w:r>
        <w:rPr>
          <w:rStyle w:val="CommentReference"/>
        </w:rPr>
        <w:commentReference w:id="43"/>
      </w:r>
      <w:commentRangeEnd w:id="44"/>
      <w:r w:rsidR="00C77CF3">
        <w:rPr>
          <w:rStyle w:val="CommentReference"/>
        </w:rPr>
        <w:commentReference w:id="44"/>
      </w:r>
      <w:commentRangeEnd w:id="45"/>
      <w:r w:rsidR="009C5C6C">
        <w:rPr>
          <w:rStyle w:val="CommentReference"/>
        </w:rPr>
        <w:commentReference w:id="45"/>
      </w:r>
      <w:commentRangeStart w:id="46"/>
      <w:r w:rsidR="00727A86">
        <w:rPr>
          <w:rFonts w:ascii="Times New Roman" w:hAnsi="Times New Roman" w:cs="Times New Roman"/>
          <w:sz w:val="24"/>
          <w:szCs w:val="24"/>
        </w:rPr>
        <w:t xml:space="preserve">Such overlaps provide examples of areas that could be targets for international agencies wishing to maximize the resilience of protected area networks. </w:t>
      </w:r>
      <w:commentRangeEnd w:id="46"/>
      <w:r w:rsidR="00165966">
        <w:rPr>
          <w:rStyle w:val="CommentReference"/>
        </w:rPr>
        <w:commentReference w:id="46"/>
      </w:r>
      <w:r w:rsidR="00727A86">
        <w:rPr>
          <w:rFonts w:ascii="Times New Roman" w:hAnsi="Times New Roman" w:cs="Times New Roman"/>
          <w:sz w:val="24"/>
          <w:szCs w:val="24"/>
        </w:rPr>
        <w:t xml:space="preserve">Example countries that have contiguous areas of high overlap among scenarios are </w:t>
      </w:r>
      <w:commentRangeStart w:id="47"/>
      <w:r w:rsidR="00727A86">
        <w:rPr>
          <w:rFonts w:ascii="Times New Roman" w:hAnsi="Times New Roman" w:cs="Times New Roman"/>
          <w:sz w:val="24"/>
          <w:szCs w:val="24"/>
        </w:rPr>
        <w:t>Canada (</w:t>
      </w:r>
      <w:commentRangeStart w:id="48"/>
      <w:commentRangeStart w:id="49"/>
      <w:commentRangeStart w:id="50"/>
      <w:r w:rsidR="00727A86">
        <w:rPr>
          <w:rFonts w:ascii="Times New Roman" w:hAnsi="Times New Roman" w:cs="Times New Roman"/>
          <w:sz w:val="24"/>
          <w:szCs w:val="24"/>
        </w:rPr>
        <w:t>Yukon Territory</w:t>
      </w:r>
      <w:commentRangeEnd w:id="48"/>
      <w:r>
        <w:rPr>
          <w:rStyle w:val="CommentReference"/>
        </w:rPr>
        <w:commentReference w:id="48"/>
      </w:r>
      <w:commentRangeEnd w:id="49"/>
      <w:r w:rsidR="00AF2531">
        <w:rPr>
          <w:rStyle w:val="CommentReference"/>
        </w:rPr>
        <w:commentReference w:id="49"/>
      </w:r>
      <w:commentRangeEnd w:id="50"/>
      <w:r w:rsidR="009B7AA9">
        <w:rPr>
          <w:rStyle w:val="CommentReference"/>
        </w:rPr>
        <w:commentReference w:id="50"/>
      </w:r>
      <w:r w:rsidR="00727A86">
        <w:rPr>
          <w:rFonts w:ascii="Times New Roman" w:hAnsi="Times New Roman" w:cs="Times New Roman"/>
          <w:sz w:val="24"/>
          <w:szCs w:val="24"/>
        </w:rPr>
        <w:t xml:space="preserve">), Egypt, Finland, Kazakhstan and Peru (Figure </w:t>
      </w:r>
      <w:commentRangeStart w:id="51"/>
      <w:commentRangeStart w:id="52"/>
      <w:r w:rsidR="00727A86">
        <w:rPr>
          <w:rFonts w:ascii="Times New Roman" w:hAnsi="Times New Roman" w:cs="Times New Roman"/>
          <w:sz w:val="24"/>
          <w:szCs w:val="24"/>
        </w:rPr>
        <w:t>S4</w:t>
      </w:r>
      <w:commentRangeEnd w:id="51"/>
      <w:r w:rsidR="00C67FDF">
        <w:rPr>
          <w:rStyle w:val="CommentReference"/>
        </w:rPr>
        <w:commentReference w:id="51"/>
      </w:r>
      <w:commentRangeEnd w:id="52"/>
      <w:r w:rsidR="00100122">
        <w:rPr>
          <w:rStyle w:val="CommentReference"/>
        </w:rPr>
        <w:commentReference w:id="52"/>
      </w:r>
      <w:r w:rsidR="00727A86">
        <w:rPr>
          <w:rFonts w:ascii="Times New Roman" w:hAnsi="Times New Roman" w:cs="Times New Roman"/>
          <w:sz w:val="24"/>
          <w:szCs w:val="24"/>
        </w:rPr>
        <w:t xml:space="preserve">). </w:t>
      </w:r>
      <w:commentRangeEnd w:id="47"/>
      <w:r w:rsidR="00727A86">
        <w:rPr>
          <w:rStyle w:val="CommentReference"/>
        </w:rPr>
        <w:commentReference w:id="47"/>
      </w:r>
      <w:r w:rsidR="00727A86">
        <w:rPr>
          <w:rFonts w:ascii="Times New Roman" w:hAnsi="Times New Roman" w:cs="Times New Roman"/>
          <w:sz w:val="24"/>
          <w:szCs w:val="24"/>
        </w:rPr>
        <w:t xml:space="preserve">There is some overlap </w:t>
      </w:r>
      <w:r w:rsidR="00C67FDF">
        <w:rPr>
          <w:rFonts w:ascii="Times New Roman" w:hAnsi="Times New Roman" w:cs="Times New Roman"/>
          <w:sz w:val="24"/>
          <w:szCs w:val="24"/>
        </w:rPr>
        <w:t xml:space="preserve">among scenarios </w:t>
      </w:r>
      <w:r w:rsidR="00727A86">
        <w:rPr>
          <w:rFonts w:ascii="Times New Roman" w:hAnsi="Times New Roman" w:cs="Times New Roman"/>
          <w:sz w:val="24"/>
          <w:szCs w:val="24"/>
        </w:rPr>
        <w:t>with</w:t>
      </w:r>
      <w:r w:rsidR="00C67FDF">
        <w:rPr>
          <w:rFonts w:ascii="Times New Roman" w:hAnsi="Times New Roman" w:cs="Times New Roman"/>
          <w:sz w:val="24"/>
          <w:szCs w:val="24"/>
        </w:rPr>
        <w:t>in</w:t>
      </w:r>
      <w:r w:rsidR="00727A86">
        <w:rPr>
          <w:rFonts w:ascii="Times New Roman" w:hAnsi="Times New Roman" w:cs="Times New Roman"/>
          <w:sz w:val="24"/>
          <w:szCs w:val="24"/>
        </w:rPr>
        <w:t xml:space="preserve"> global </w:t>
      </w:r>
      <w:r w:rsidR="00727A86">
        <w:rPr>
          <w:rFonts w:ascii="Times New Roman" w:hAnsi="Times New Roman" w:cs="Times New Roman"/>
          <w:sz w:val="24"/>
          <w:szCs w:val="24"/>
        </w:rPr>
        <w:lastRenderedPageBreak/>
        <w:t>biodiversity hotspots</w:t>
      </w:r>
      <w:r w:rsidR="00727A86">
        <w:rPr>
          <w:rFonts w:ascii="Times New Roman" w:hAnsi="Times New Roman" w:cs="Times New Roman"/>
          <w:sz w:val="24"/>
          <w:szCs w:val="24"/>
        </w:rPr>
        <w:fldChar w:fldCharType="begin"/>
      </w:r>
      <w:r w:rsidR="00CD74F8">
        <w:rPr>
          <w:rFonts w:ascii="Times New Roman" w:hAnsi="Times New Roman" w:cs="Times New Roman"/>
          <w:sz w:val="24"/>
          <w:szCs w:val="24"/>
        </w:rPr>
        <w:instrText xml:space="preserve"> ADDIN ZOTERO_ITEM CSL_CITATION {"citationID":"tFleSbqR","properties":{"formattedCitation":"\\super 23\\nosupersub{}","plainCitation":"23","noteIndex":0},"citationItems":[{"id":2716,"uris":["http://zotero.org/users/878981/items/5FSZ9YL2"],"uri":["http://zotero.org/users/878981/items/5FSZ9YL2"],"itemData":{"id":2716,"type":"article-journal","abstract":"Conservationists are far from able to assist all species under threat, if only for lack of funding. This places a premium on priorities: how can we support the most species at the least cost? One way is to identify ‘biodiversity hotspots’ where exceptional concentrations of endemic species are undergoing exceptional loss of habitat. As many as 44% of all species of vascular plants and 35% of all species in four vertebrate groups are confined to 25 hotspots comprising only 1.4% of the land surface of the Earth. This opens the way for a ‘silver bullet’ strategy on the part of conservation planners, focusing on these hotspots in proportion to their share of the world's species at risk.","container-title":"Nature","DOI":"10.1038/35002501","ISSN":"1476-4687","issue":"6772","language":"en","note":"number: 6772\npublisher: Nature Publishing Group","page":"853-858","source":"www.nature.com","title":"Biodiversity hotspots for conservation priorities","volume":"403","author":[{"family":"Myers","given":"Norman"},{"family":"Mittermeier","given":"Russell A."},{"family":"Mittermeier","given":"Cristina G."},{"family":"Fonseca","given":"Gustavo A. B.","non-dropping-particle":"da"},{"family":"Kent","given":"Jennifer"}],"issued":{"date-parts":[["2000",2]]}}}],"schema":"https://github.com/citation-style-language/schema/raw/master/csl-citation.json"} </w:instrText>
      </w:r>
      <w:r w:rsidR="00727A86">
        <w:rPr>
          <w:rFonts w:ascii="Times New Roman" w:hAnsi="Times New Roman" w:cs="Times New Roman"/>
          <w:sz w:val="24"/>
          <w:szCs w:val="24"/>
        </w:rPr>
        <w:fldChar w:fldCharType="separate"/>
      </w:r>
      <w:r w:rsidR="00CD74F8" w:rsidRPr="00CD74F8">
        <w:rPr>
          <w:rFonts w:ascii="Times New Roman" w:hAnsi="Times New Roman" w:cs="Times New Roman"/>
          <w:sz w:val="24"/>
          <w:szCs w:val="24"/>
          <w:vertAlign w:val="superscript"/>
        </w:rPr>
        <w:t>23</w:t>
      </w:r>
      <w:r w:rsidR="00727A86">
        <w:rPr>
          <w:rFonts w:ascii="Times New Roman" w:hAnsi="Times New Roman" w:cs="Times New Roman"/>
          <w:sz w:val="24"/>
          <w:szCs w:val="24"/>
        </w:rPr>
        <w:fldChar w:fldCharType="end"/>
      </w:r>
      <w:r w:rsidR="00727A86">
        <w:rPr>
          <w:rFonts w:ascii="Times New Roman" w:hAnsi="Times New Roman" w:cs="Times New Roman"/>
          <w:sz w:val="24"/>
          <w:szCs w:val="24"/>
        </w:rPr>
        <w:t>, but a considerable percentage of high overlap among scenarios areas lies either outside these hotspots (</w:t>
      </w:r>
      <w:r w:rsidR="00727A86" w:rsidRPr="00A5356F">
        <w:rPr>
          <w:rFonts w:ascii="Times New Roman" w:hAnsi="Times New Roman" w:cs="Times New Roman"/>
          <w:sz w:val="24"/>
          <w:szCs w:val="24"/>
          <w:highlight w:val="yellow"/>
        </w:rPr>
        <w:t>XX %</w:t>
      </w:r>
      <w:r w:rsidR="00727A86">
        <w:rPr>
          <w:rFonts w:ascii="Times New Roman" w:hAnsi="Times New Roman" w:cs="Times New Roman"/>
          <w:sz w:val="24"/>
          <w:szCs w:val="24"/>
        </w:rPr>
        <w:t xml:space="preserve">) </w:t>
      </w:r>
      <w:r w:rsidR="00727A86" w:rsidRPr="00541865">
        <w:rPr>
          <w:rFonts w:ascii="Times New Roman" w:hAnsi="Times New Roman" w:cs="Times New Roman"/>
          <w:sz w:val="24"/>
          <w:szCs w:val="24"/>
        </w:rPr>
        <w:t xml:space="preserve">or occurs </w:t>
      </w:r>
      <w:r w:rsidR="00C67FDF" w:rsidRPr="00541865">
        <w:rPr>
          <w:rFonts w:ascii="Times New Roman" w:hAnsi="Times New Roman" w:cs="Times New Roman"/>
          <w:sz w:val="24"/>
          <w:szCs w:val="24"/>
        </w:rPr>
        <w:t>within</w:t>
      </w:r>
      <w:r w:rsidR="00727A86" w:rsidRPr="00541865">
        <w:rPr>
          <w:rFonts w:ascii="Times New Roman" w:hAnsi="Times New Roman" w:cs="Times New Roman"/>
          <w:sz w:val="24"/>
          <w:szCs w:val="24"/>
        </w:rPr>
        <w:t xml:space="preserve"> small portions of these areas</w:t>
      </w:r>
      <w:r w:rsidR="00727A86">
        <w:rPr>
          <w:rFonts w:ascii="Times New Roman" w:hAnsi="Times New Roman" w:cs="Times New Roman"/>
          <w:sz w:val="24"/>
          <w:szCs w:val="24"/>
        </w:rPr>
        <w:t xml:space="preserve">. </w:t>
      </w:r>
    </w:p>
    <w:p w14:paraId="34BB0741" w14:textId="09FB8B6E" w:rsidR="00CF18C5" w:rsidRDefault="00101C4A" w:rsidP="00DA001F">
      <w:pPr>
        <w:keepNext/>
        <w:spacing w:line="480" w:lineRule="auto"/>
        <w:ind w:firstLine="720"/>
        <w:rPr>
          <w:rFonts w:ascii="Times New Roman" w:hAnsi="Times New Roman" w:cs="Times New Roman"/>
          <w:sz w:val="24"/>
          <w:szCs w:val="24"/>
        </w:rPr>
      </w:pPr>
      <w:del w:id="53" w:author="Joe Bennett" w:date="2020-08-11T13:41:00Z">
        <w:r w:rsidDel="008C4B16">
          <w:rPr>
            <w:rFonts w:ascii="Times New Roman" w:hAnsi="Times New Roman" w:cs="Times New Roman"/>
            <w:sz w:val="24"/>
            <w:szCs w:val="24"/>
          </w:rPr>
          <w:delText>Despite relatively similar overall extent, areas requiring protection to meet the 30% target varied among scenarios.</w:delText>
        </w:r>
        <w:r w:rsidR="00DA001F" w:rsidDel="008C4B16">
          <w:rPr>
            <w:rFonts w:ascii="Times New Roman" w:hAnsi="Times New Roman" w:cs="Times New Roman"/>
            <w:sz w:val="24"/>
            <w:szCs w:val="24"/>
          </w:rPr>
          <w:delText xml:space="preserve"> </w:delText>
        </w:r>
        <w:r w:rsidR="0019514C" w:rsidDel="008C4B16">
          <w:rPr>
            <w:rFonts w:ascii="Times New Roman" w:hAnsi="Times New Roman" w:cs="Times New Roman"/>
            <w:sz w:val="24"/>
            <w:szCs w:val="24"/>
          </w:rPr>
          <w:delText>We found substantial variation for some countries</w:delText>
        </w:r>
        <w:r w:rsidR="00DA001F" w:rsidDel="008C4B16">
          <w:rPr>
            <w:rFonts w:ascii="Times New Roman" w:hAnsi="Times New Roman" w:cs="Times New Roman"/>
            <w:sz w:val="24"/>
            <w:szCs w:val="24"/>
          </w:rPr>
          <w:delText>, but not others,</w:delText>
        </w:r>
        <w:r w:rsidR="0019514C" w:rsidDel="008C4B16">
          <w:rPr>
            <w:rFonts w:ascii="Times New Roman" w:hAnsi="Times New Roman" w:cs="Times New Roman"/>
            <w:sz w:val="24"/>
            <w:szCs w:val="24"/>
          </w:rPr>
          <w:delText xml:space="preserve"> in</w:delText>
        </w:r>
      </w:del>
      <w:ins w:id="54" w:author="Joe Bennett" w:date="2020-08-11T13:41:00Z">
        <w:r w:rsidR="008C4B16">
          <w:rPr>
            <w:rFonts w:ascii="Times New Roman" w:hAnsi="Times New Roman" w:cs="Times New Roman"/>
            <w:sz w:val="24"/>
            <w:szCs w:val="24"/>
          </w:rPr>
          <w:t xml:space="preserve">However, we found substantial variation in </w:t>
        </w:r>
      </w:ins>
      <w:ins w:id="55" w:author="Joe Bennett" w:date="2020-08-11T13:42:00Z">
        <w:r w:rsidR="008C4B16">
          <w:rPr>
            <w:rFonts w:ascii="Times New Roman" w:hAnsi="Times New Roman" w:cs="Times New Roman"/>
            <w:sz w:val="24"/>
            <w:szCs w:val="24"/>
          </w:rPr>
          <w:t xml:space="preserve">some </w:t>
        </w:r>
      </w:ins>
      <w:ins w:id="56" w:author="Joe Bennett" w:date="2020-08-11T13:41:00Z">
        <w:del w:id="57" w:author="Buxton,Rachel" w:date="2020-08-18T14:51:00Z">
          <w:r w:rsidR="008C4B16" w:rsidDel="0027239D">
            <w:rPr>
              <w:rFonts w:ascii="Times New Roman" w:hAnsi="Times New Roman" w:cs="Times New Roman"/>
              <w:sz w:val="24"/>
              <w:szCs w:val="24"/>
            </w:rPr>
            <w:delText xml:space="preserve">other </w:delText>
          </w:r>
        </w:del>
        <w:r w:rsidR="008C4B16">
          <w:rPr>
            <w:rFonts w:ascii="Times New Roman" w:hAnsi="Times New Roman" w:cs="Times New Roman"/>
            <w:sz w:val="24"/>
            <w:szCs w:val="24"/>
          </w:rPr>
          <w:t>countries in</w:t>
        </w:r>
      </w:ins>
      <w:r w:rsidR="0019514C">
        <w:rPr>
          <w:rFonts w:ascii="Times New Roman" w:hAnsi="Times New Roman" w:cs="Times New Roman"/>
          <w:sz w:val="24"/>
          <w:szCs w:val="24"/>
        </w:rPr>
        <w:t xml:space="preserve"> area requiring protection between risk and baseline scenarios</w:t>
      </w:r>
      <w:r>
        <w:rPr>
          <w:rFonts w:ascii="Times New Roman" w:hAnsi="Times New Roman" w:cs="Times New Roman"/>
          <w:sz w:val="24"/>
          <w:szCs w:val="24"/>
        </w:rPr>
        <w:t xml:space="preserve"> </w:t>
      </w:r>
      <w:r w:rsidR="008921E1">
        <w:rPr>
          <w:rFonts w:ascii="Times New Roman" w:hAnsi="Times New Roman" w:cs="Times New Roman"/>
          <w:sz w:val="24"/>
          <w:szCs w:val="24"/>
        </w:rPr>
        <w:t xml:space="preserve">(Fig. 1; Table S1). </w:t>
      </w:r>
      <w:r w:rsidR="005E4779">
        <w:rPr>
          <w:rFonts w:ascii="Times New Roman" w:hAnsi="Times New Roman" w:cs="Times New Roman"/>
          <w:sz w:val="24"/>
          <w:szCs w:val="24"/>
        </w:rPr>
        <w:t xml:space="preserve"> These differences were driven largely by governance</w:t>
      </w:r>
      <w:r w:rsidR="00E21F96">
        <w:rPr>
          <w:rFonts w:ascii="Times New Roman" w:hAnsi="Times New Roman" w:cs="Times New Roman"/>
          <w:sz w:val="24"/>
          <w:szCs w:val="24"/>
        </w:rPr>
        <w:t xml:space="preserve"> (</w:t>
      </w:r>
      <w:r w:rsidR="00E21F96" w:rsidRPr="00302429">
        <w:rPr>
          <w:rFonts w:ascii="Times New Roman" w:hAnsi="Times New Roman" w:cs="Times New Roman"/>
          <w:sz w:val="24"/>
          <w:szCs w:val="24"/>
          <w:highlight w:val="yellow"/>
        </w:rPr>
        <w:t>Fig. 2? Fig. S2?</w:t>
      </w:r>
      <w:r w:rsidR="00E21F96">
        <w:rPr>
          <w:rFonts w:ascii="Times New Roman" w:hAnsi="Times New Roman" w:cs="Times New Roman"/>
          <w:sz w:val="24"/>
          <w:szCs w:val="24"/>
        </w:rPr>
        <w:t>)</w:t>
      </w:r>
      <w:del w:id="58" w:author="Joe Bennett" w:date="2020-08-11T13:42:00Z">
        <w:r w:rsidR="005E4779" w:rsidDel="008C4B16">
          <w:rPr>
            <w:rFonts w:ascii="Times New Roman" w:hAnsi="Times New Roman" w:cs="Times New Roman"/>
            <w:sz w:val="24"/>
            <w:szCs w:val="24"/>
          </w:rPr>
          <w:delText xml:space="preserve">, where </w:delText>
        </w:r>
      </w:del>
      <w:ins w:id="59" w:author="Joe Bennett" w:date="2020-08-11T13:42:00Z">
        <w:r w:rsidR="008C4B16">
          <w:rPr>
            <w:rFonts w:ascii="Times New Roman" w:hAnsi="Times New Roman" w:cs="Times New Roman"/>
            <w:sz w:val="24"/>
            <w:szCs w:val="24"/>
          </w:rPr>
          <w:t>.</w:t>
        </w:r>
      </w:ins>
      <w:del w:id="60" w:author="Joe Bennett" w:date="2020-08-11T13:42:00Z">
        <w:r w:rsidR="005E4779" w:rsidDel="008C4B16">
          <w:rPr>
            <w:rFonts w:ascii="Times New Roman" w:hAnsi="Times New Roman" w:cs="Times New Roman"/>
            <w:sz w:val="24"/>
            <w:szCs w:val="24"/>
          </w:rPr>
          <w:delText xml:space="preserve">countries </w:delText>
        </w:r>
      </w:del>
      <w:ins w:id="61" w:author="Joe Bennett" w:date="2020-08-11T13:42:00Z">
        <w:r w:rsidR="008C4B16">
          <w:rPr>
            <w:rFonts w:ascii="Times New Roman" w:hAnsi="Times New Roman" w:cs="Times New Roman"/>
            <w:sz w:val="24"/>
            <w:szCs w:val="24"/>
          </w:rPr>
          <w:t xml:space="preserve">Countries </w:t>
        </w:r>
      </w:ins>
      <w:r w:rsidR="005E4779">
        <w:rPr>
          <w:rFonts w:ascii="Times New Roman" w:hAnsi="Times New Roman" w:cs="Times New Roman"/>
          <w:sz w:val="24"/>
          <w:szCs w:val="24"/>
        </w:rPr>
        <w:t>with higher governance</w:t>
      </w:r>
      <w:r w:rsidR="00E21F96">
        <w:rPr>
          <w:rFonts w:ascii="Times New Roman" w:hAnsi="Times New Roman" w:cs="Times New Roman"/>
          <w:sz w:val="24"/>
          <w:szCs w:val="24"/>
        </w:rPr>
        <w:t xml:space="preserve"> scores had greater area requiring protection under risk scenarios versus baseline, especially when species were wider ranging and when neighboring countries had poor governance. </w:t>
      </w:r>
      <w:commentRangeStart w:id="62"/>
      <w:del w:id="63" w:author="Joe Bennett" w:date="2020-08-11T13:43:00Z">
        <w:r w:rsidR="00E21F96" w:rsidDel="008C4B16">
          <w:rPr>
            <w:rFonts w:ascii="Times New Roman" w:hAnsi="Times New Roman" w:cs="Times New Roman"/>
            <w:sz w:val="24"/>
            <w:szCs w:val="24"/>
          </w:rPr>
          <w:delText>Thus, risk is connected across jurisdictions, where</w:delText>
        </w:r>
      </w:del>
      <w:del w:id="64" w:author="Joe Bennett" w:date="2020-08-11T13:44:00Z">
        <w:r w:rsidR="00E21F96" w:rsidDel="008C4B16">
          <w:rPr>
            <w:rFonts w:ascii="Times New Roman" w:hAnsi="Times New Roman" w:cs="Times New Roman"/>
            <w:sz w:val="24"/>
            <w:szCs w:val="24"/>
          </w:rPr>
          <w:delText xml:space="preserve"> planning scenarios favor protection of species in nearby countries with low governance risk. </w:delText>
        </w:r>
      </w:del>
      <w:commentRangeEnd w:id="62"/>
      <w:r w:rsidR="0027239D">
        <w:rPr>
          <w:rStyle w:val="CommentReference"/>
        </w:rPr>
        <w:commentReference w:id="62"/>
      </w:r>
      <w:r w:rsidR="00E21F96">
        <w:rPr>
          <w:rFonts w:ascii="Times New Roman" w:hAnsi="Times New Roman" w:cs="Times New Roman"/>
          <w:sz w:val="24"/>
          <w:szCs w:val="24"/>
        </w:rPr>
        <w:t>For example, many vertebrate species ranges span north-eastern Russia, Finland, and Sweden</w:t>
      </w:r>
      <w:r w:rsidR="00864710">
        <w:rPr>
          <w:rFonts w:ascii="Times New Roman" w:hAnsi="Times New Roman" w:cs="Times New Roman"/>
          <w:sz w:val="24"/>
          <w:szCs w:val="24"/>
        </w:rPr>
        <w:t xml:space="preserve">.  Because </w:t>
      </w:r>
      <w:r w:rsidR="00650A1F">
        <w:rPr>
          <w:rFonts w:ascii="Times New Roman" w:hAnsi="Times New Roman" w:cs="Times New Roman"/>
          <w:sz w:val="24"/>
          <w:szCs w:val="24"/>
        </w:rPr>
        <w:t>Russia suffers from poor ‘voice and accountability, rule of law, and control of corruption’ (</w:t>
      </w:r>
      <w:r w:rsidR="00650A1F" w:rsidRPr="00302429">
        <w:rPr>
          <w:rFonts w:ascii="Times New Roman" w:hAnsi="Times New Roman" w:cs="Times New Roman"/>
          <w:sz w:val="24"/>
          <w:szCs w:val="24"/>
          <w:highlight w:val="yellow"/>
        </w:rPr>
        <w:t>Table S</w:t>
      </w:r>
      <w:r w:rsidR="00650A1F">
        <w:rPr>
          <w:rFonts w:ascii="Times New Roman" w:hAnsi="Times New Roman" w:cs="Times New Roman"/>
          <w:sz w:val="24"/>
          <w:szCs w:val="24"/>
        </w:rPr>
        <w:t xml:space="preserve">), whereas </w:t>
      </w:r>
      <w:r w:rsidR="00864710">
        <w:rPr>
          <w:rFonts w:ascii="Times New Roman" w:hAnsi="Times New Roman" w:cs="Times New Roman"/>
          <w:sz w:val="24"/>
          <w:szCs w:val="24"/>
        </w:rPr>
        <w:t xml:space="preserve">Finland and Sweden </w:t>
      </w:r>
      <w:r w:rsidR="00650A1F">
        <w:rPr>
          <w:rFonts w:ascii="Times New Roman" w:hAnsi="Times New Roman" w:cs="Times New Roman"/>
          <w:sz w:val="24"/>
          <w:szCs w:val="24"/>
        </w:rPr>
        <w:t>have relatively high governance scores, the scenarios including governance pressures</w:t>
      </w:r>
      <w:r w:rsidR="00163DE7">
        <w:rPr>
          <w:rFonts w:ascii="Times New Roman" w:hAnsi="Times New Roman" w:cs="Times New Roman"/>
          <w:sz w:val="24"/>
          <w:szCs w:val="24"/>
        </w:rPr>
        <w:t xml:space="preserve"> </w:t>
      </w:r>
      <w:del w:id="65" w:author="Joe Bennett" w:date="2020-08-11T13:44:00Z">
        <w:r w:rsidR="00163DE7" w:rsidDel="008C4B16">
          <w:rPr>
            <w:rFonts w:ascii="Times New Roman" w:hAnsi="Times New Roman" w:cs="Times New Roman"/>
            <w:sz w:val="24"/>
            <w:szCs w:val="24"/>
          </w:rPr>
          <w:delText xml:space="preserve">would </w:delText>
        </w:r>
      </w:del>
      <w:r w:rsidR="00163DE7">
        <w:rPr>
          <w:rFonts w:ascii="Times New Roman" w:hAnsi="Times New Roman" w:cs="Times New Roman"/>
          <w:sz w:val="24"/>
          <w:szCs w:val="24"/>
        </w:rPr>
        <w:t>le</w:t>
      </w:r>
      <w:del w:id="66" w:author="Joe Bennett" w:date="2020-08-11T13:44:00Z">
        <w:r w:rsidR="00163DE7" w:rsidDel="008C4B16">
          <w:rPr>
            <w:rFonts w:ascii="Times New Roman" w:hAnsi="Times New Roman" w:cs="Times New Roman"/>
            <w:sz w:val="24"/>
            <w:szCs w:val="24"/>
          </w:rPr>
          <w:delText>a</w:delText>
        </w:r>
      </w:del>
      <w:r w:rsidR="00163DE7">
        <w:rPr>
          <w:rFonts w:ascii="Times New Roman" w:hAnsi="Times New Roman" w:cs="Times New Roman"/>
          <w:sz w:val="24"/>
          <w:szCs w:val="24"/>
        </w:rPr>
        <w:t xml:space="preserve">d to a selection of </w:t>
      </w:r>
      <w:r w:rsidR="00163DE7" w:rsidRPr="00302429">
        <w:rPr>
          <w:rFonts w:ascii="Times New Roman" w:hAnsi="Times New Roman" w:cs="Times New Roman"/>
          <w:sz w:val="24"/>
          <w:szCs w:val="24"/>
          <w:highlight w:val="yellow"/>
        </w:rPr>
        <w:t>X.Y% and Y.X%</w:t>
      </w:r>
      <w:r w:rsidR="00163DE7">
        <w:rPr>
          <w:rFonts w:ascii="Times New Roman" w:hAnsi="Times New Roman" w:cs="Times New Roman"/>
          <w:sz w:val="24"/>
          <w:szCs w:val="24"/>
        </w:rPr>
        <w:t xml:space="preserve"> of Finland and Sweden’s land areas compared to the baseline scenario with </w:t>
      </w:r>
      <w:r w:rsidR="00163DE7" w:rsidRPr="00302429">
        <w:rPr>
          <w:rFonts w:ascii="Times New Roman" w:hAnsi="Times New Roman" w:cs="Times New Roman"/>
          <w:sz w:val="24"/>
          <w:szCs w:val="24"/>
          <w:highlight w:val="yellow"/>
        </w:rPr>
        <w:t>XX.Y and YY.Z%</w:t>
      </w:r>
      <w:r w:rsidR="00163DE7">
        <w:rPr>
          <w:rFonts w:ascii="Times New Roman" w:hAnsi="Times New Roman" w:cs="Times New Roman"/>
          <w:sz w:val="24"/>
          <w:szCs w:val="24"/>
        </w:rPr>
        <w:t xml:space="preserve">. </w:t>
      </w:r>
      <w:r w:rsidR="00CF18C5">
        <w:rPr>
          <w:rFonts w:ascii="Times New Roman" w:hAnsi="Times New Roman" w:cs="Times New Roman"/>
          <w:sz w:val="24"/>
          <w:szCs w:val="24"/>
        </w:rPr>
        <w:t xml:space="preserve"> Land-use and climate change also influenced variation in areas requiring protection above baseline. For example, </w:t>
      </w:r>
      <w:r w:rsidR="00805A3F">
        <w:rPr>
          <w:rFonts w:ascii="Times New Roman" w:hAnsi="Times New Roman" w:cs="Times New Roman"/>
          <w:sz w:val="24"/>
          <w:szCs w:val="24"/>
        </w:rPr>
        <w:t xml:space="preserve">large areas of Saudi Arabia are experiencing increasingly frequent extreme heat events (Fig. S3), whereas neighboring United Arab Emirates have been largely buffered by proximity to two major gulfs. Scenarios including climate have a selection of </w:t>
      </w:r>
      <w:r w:rsidR="00805A3F" w:rsidRPr="00805A3F">
        <w:rPr>
          <w:rFonts w:ascii="Times New Roman" w:hAnsi="Times New Roman" w:cs="Times New Roman"/>
          <w:sz w:val="24"/>
          <w:szCs w:val="24"/>
        </w:rPr>
        <w:t xml:space="preserve">3.1% </w:t>
      </w:r>
      <w:r w:rsidR="00805A3F">
        <w:rPr>
          <w:rFonts w:ascii="Times New Roman" w:hAnsi="Times New Roman" w:cs="Times New Roman"/>
          <w:sz w:val="24"/>
          <w:szCs w:val="24"/>
        </w:rPr>
        <w:t xml:space="preserve">in the United Arab Emirates land areas compared to the baseline scenario with </w:t>
      </w:r>
      <w:r w:rsidR="00805A3F" w:rsidRPr="00805A3F">
        <w:rPr>
          <w:rFonts w:ascii="Times New Roman" w:hAnsi="Times New Roman" w:cs="Times New Roman"/>
          <w:sz w:val="24"/>
          <w:szCs w:val="24"/>
        </w:rPr>
        <w:t xml:space="preserve">1.0% </w:t>
      </w:r>
      <w:r w:rsidR="00805A3F">
        <w:rPr>
          <w:rFonts w:ascii="Times New Roman" w:hAnsi="Times New Roman" w:cs="Times New Roman"/>
          <w:sz w:val="24"/>
          <w:szCs w:val="24"/>
        </w:rPr>
        <w:t xml:space="preserve">in Saudi </w:t>
      </w:r>
      <w:commentRangeStart w:id="67"/>
      <w:commentRangeStart w:id="68"/>
      <w:r w:rsidR="00805A3F">
        <w:rPr>
          <w:rFonts w:ascii="Times New Roman" w:hAnsi="Times New Roman" w:cs="Times New Roman"/>
          <w:sz w:val="24"/>
          <w:szCs w:val="24"/>
        </w:rPr>
        <w:t>Arabia</w:t>
      </w:r>
      <w:commentRangeEnd w:id="67"/>
      <w:r w:rsidR="009F75B7">
        <w:rPr>
          <w:rStyle w:val="CommentReference"/>
        </w:rPr>
        <w:commentReference w:id="67"/>
      </w:r>
      <w:commentRangeEnd w:id="68"/>
      <w:r w:rsidR="008C4B16">
        <w:rPr>
          <w:rStyle w:val="CommentReference"/>
        </w:rPr>
        <w:commentReference w:id="68"/>
      </w:r>
      <w:r w:rsidR="00805A3F">
        <w:rPr>
          <w:rFonts w:ascii="Times New Roman" w:hAnsi="Times New Roman" w:cs="Times New Roman"/>
          <w:sz w:val="24"/>
          <w:szCs w:val="24"/>
        </w:rPr>
        <w:t>.</w:t>
      </w:r>
    </w:p>
    <w:p w14:paraId="4A9F218C" w14:textId="77777777" w:rsidR="0058173B" w:rsidRPr="003C0EE9" w:rsidDel="00DF7F0C" w:rsidRDefault="0058173B" w:rsidP="0058173B">
      <w:pPr>
        <w:spacing w:line="480" w:lineRule="auto"/>
        <w:rPr>
          <w:del w:id="69" w:author="Joseph Bennett" w:date="2020-04-14T08:35:00Z"/>
          <w:rFonts w:ascii="Times New Roman" w:hAnsi="Times New Roman" w:cs="Times New Roman"/>
          <w:b/>
          <w:bCs/>
          <w:sz w:val="24"/>
          <w:szCs w:val="24"/>
        </w:rPr>
      </w:pPr>
      <w:commentRangeStart w:id="70"/>
      <w:commentRangeStart w:id="71"/>
      <w:commentRangeStart w:id="72"/>
      <w:commentRangeStart w:id="73"/>
      <w:commentRangeStart w:id="74"/>
      <w:commentRangeStart w:id="75"/>
      <w:commentRangeStart w:id="76"/>
      <w:commentRangeStart w:id="77"/>
      <w:del w:id="78" w:author="Joseph Bennett" w:date="2020-04-14T08:35:00Z">
        <w:r w:rsidRPr="003C0EE9" w:rsidDel="00DF7F0C">
          <w:rPr>
            <w:rFonts w:ascii="Times New Roman" w:hAnsi="Times New Roman" w:cs="Times New Roman"/>
            <w:b/>
            <w:bCs/>
            <w:sz w:val="24"/>
            <w:szCs w:val="24"/>
          </w:rPr>
          <w:delText>Results</w:delText>
        </w:r>
        <w:commentRangeEnd w:id="70"/>
        <w:r w:rsidDel="00DF7F0C">
          <w:rPr>
            <w:rStyle w:val="CommentReference"/>
          </w:rPr>
          <w:commentReference w:id="70"/>
        </w:r>
      </w:del>
      <w:commentRangeEnd w:id="71"/>
      <w:r>
        <w:rPr>
          <w:rStyle w:val="CommentReference"/>
        </w:rPr>
        <w:commentReference w:id="71"/>
      </w:r>
      <w:commentRangeEnd w:id="72"/>
      <w:r>
        <w:rPr>
          <w:rStyle w:val="CommentReference"/>
        </w:rPr>
        <w:commentReference w:id="72"/>
      </w:r>
      <w:commentRangeEnd w:id="73"/>
      <w:r>
        <w:rPr>
          <w:rStyle w:val="CommentReference"/>
        </w:rPr>
        <w:commentReference w:id="73"/>
      </w:r>
      <w:commentRangeEnd w:id="74"/>
      <w:r>
        <w:rPr>
          <w:rStyle w:val="CommentReference"/>
        </w:rPr>
        <w:commentReference w:id="74"/>
      </w:r>
      <w:commentRangeEnd w:id="75"/>
      <w:r>
        <w:rPr>
          <w:rStyle w:val="CommentReference"/>
        </w:rPr>
        <w:commentReference w:id="75"/>
      </w:r>
      <w:commentRangeEnd w:id="76"/>
      <w:r>
        <w:rPr>
          <w:rStyle w:val="CommentReference"/>
        </w:rPr>
        <w:commentReference w:id="76"/>
      </w:r>
      <w:commentRangeEnd w:id="77"/>
      <w:r w:rsidR="00A4026F">
        <w:rPr>
          <w:rStyle w:val="CommentReference"/>
        </w:rPr>
        <w:commentReference w:id="77"/>
      </w:r>
    </w:p>
    <w:p w14:paraId="445ABDA4" w14:textId="391596A8" w:rsidR="00F61888" w:rsidRDefault="00163DE7" w:rsidP="00753412">
      <w:pPr>
        <w:keepNext/>
        <w:spacing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Th</w:t>
      </w:r>
      <w:r w:rsidR="00CF18C5">
        <w:rPr>
          <w:rFonts w:ascii="Times New Roman" w:hAnsi="Times New Roman" w:cs="Times New Roman"/>
          <w:sz w:val="24"/>
          <w:szCs w:val="24"/>
        </w:rPr>
        <w:t>ese results emphasize the importance of</w:t>
      </w:r>
      <w:r>
        <w:rPr>
          <w:rFonts w:ascii="Times New Roman" w:hAnsi="Times New Roman" w:cs="Times New Roman"/>
          <w:sz w:val="24"/>
          <w:szCs w:val="24"/>
        </w:rPr>
        <w:t xml:space="preserve"> </w:t>
      </w:r>
      <w:r w:rsidR="00AE77B6">
        <w:rPr>
          <w:rFonts w:ascii="Times New Roman" w:hAnsi="Times New Roman" w:cs="Times New Roman"/>
          <w:sz w:val="24"/>
          <w:szCs w:val="24"/>
        </w:rPr>
        <w:t xml:space="preserve">coordinated </w:t>
      </w:r>
      <w:r>
        <w:rPr>
          <w:rFonts w:ascii="Times New Roman" w:hAnsi="Times New Roman" w:cs="Times New Roman"/>
          <w:sz w:val="24"/>
          <w:szCs w:val="24"/>
        </w:rPr>
        <w:t>cross-jurisdictional conservation planning initiatives</w:t>
      </w:r>
      <w:r w:rsidR="00312A1B">
        <w:rPr>
          <w:rFonts w:ascii="Times New Roman" w:hAnsi="Times New Roman" w:cs="Times New Roman"/>
          <w:sz w:val="24"/>
          <w:szCs w:val="24"/>
        </w:rPr>
        <w:fldChar w:fldCharType="begin"/>
      </w:r>
      <w:r w:rsidR="00312A1B">
        <w:rPr>
          <w:rFonts w:ascii="Times New Roman" w:hAnsi="Times New Roman" w:cs="Times New Roman"/>
          <w:sz w:val="24"/>
          <w:szCs w:val="24"/>
        </w:rPr>
        <w:instrText xml:space="preserve"> ADDIN ZOTERO_ITEM CSL_CITATION {"citationID":"WqNvi2gf","properties":{"formattedCitation":"\\super 24\\nosupersub{}","plainCitation":"24","noteIndex":0},"citationItems":[{"id":2776,"uris":["http://zotero.org/users/878981/items/IJABC9IU"],"uri":["http://zotero.org/users/878981/items/IJABC9IU"],"itemData":{"id":2776,"type":"article-journal","container-title":"Trends in Ecology &amp; Evolution","issue":"3","note":"publisher: Elsevier","page":"132–139","source":"Google Scholar","title":"Why socio-political borders and boundaries matter in conservation","volume":"30","author":[{"family":"Dallimer","given":"Martin"},{"family":"Strange","given":"Niels"}],"issued":{"date-parts":[["2015"]]}}}],"schema":"https://github.com/citation-style-language/schema/raw/master/csl-citation.json"} </w:instrText>
      </w:r>
      <w:r w:rsidR="00312A1B">
        <w:rPr>
          <w:rFonts w:ascii="Times New Roman" w:hAnsi="Times New Roman" w:cs="Times New Roman"/>
          <w:sz w:val="24"/>
          <w:szCs w:val="24"/>
        </w:rPr>
        <w:fldChar w:fldCharType="separate"/>
      </w:r>
      <w:r w:rsidR="00312A1B" w:rsidRPr="00312A1B">
        <w:rPr>
          <w:rFonts w:ascii="Times New Roman" w:hAnsi="Times New Roman" w:cs="Times New Roman"/>
          <w:sz w:val="24"/>
          <w:szCs w:val="24"/>
          <w:vertAlign w:val="superscript"/>
        </w:rPr>
        <w:t>24</w:t>
      </w:r>
      <w:r w:rsidR="00312A1B">
        <w:rPr>
          <w:rFonts w:ascii="Times New Roman" w:hAnsi="Times New Roman" w:cs="Times New Roman"/>
          <w:sz w:val="24"/>
          <w:szCs w:val="24"/>
        </w:rPr>
        <w:fldChar w:fldCharType="end"/>
      </w:r>
      <w:r w:rsidR="00CF18C5">
        <w:rPr>
          <w:rFonts w:ascii="Times New Roman" w:hAnsi="Times New Roman" w:cs="Times New Roman"/>
          <w:sz w:val="24"/>
          <w:szCs w:val="24"/>
        </w:rPr>
        <w:t xml:space="preserve"> and identify countries where opportunities </w:t>
      </w:r>
      <w:r w:rsidR="00805A3F">
        <w:rPr>
          <w:rFonts w:ascii="Times New Roman" w:hAnsi="Times New Roman" w:cs="Times New Roman"/>
          <w:sz w:val="24"/>
          <w:szCs w:val="24"/>
        </w:rPr>
        <w:t>for collaboration would yield more resilient protected areas</w:t>
      </w:r>
      <w:r>
        <w:rPr>
          <w:rFonts w:ascii="Times New Roman" w:hAnsi="Times New Roman" w:cs="Times New Roman"/>
          <w:sz w:val="24"/>
          <w:szCs w:val="24"/>
        </w:rPr>
        <w:t>.</w:t>
      </w:r>
      <w:r w:rsidR="0058173B">
        <w:rPr>
          <w:rFonts w:ascii="Times New Roman" w:hAnsi="Times New Roman" w:cs="Times New Roman"/>
          <w:sz w:val="24"/>
          <w:szCs w:val="24"/>
        </w:rPr>
        <w:t xml:space="preserve"> </w:t>
      </w:r>
      <w:commentRangeStart w:id="79"/>
      <w:r w:rsidR="0058173B">
        <w:rPr>
          <w:rFonts w:ascii="Times New Roman" w:hAnsi="Times New Roman" w:cs="Times New Roman"/>
          <w:sz w:val="24"/>
          <w:szCs w:val="24"/>
        </w:rPr>
        <w:t>For wide-ranging or migratory species whose range</w:t>
      </w:r>
      <w:ins w:id="80" w:author="Joe Bennett" w:date="2020-08-11T20:17:00Z">
        <w:r w:rsidR="00B54ED5">
          <w:rPr>
            <w:rFonts w:ascii="Times New Roman" w:hAnsi="Times New Roman" w:cs="Times New Roman"/>
            <w:sz w:val="24"/>
            <w:szCs w:val="24"/>
          </w:rPr>
          <w:t>s</w:t>
        </w:r>
      </w:ins>
      <w:r w:rsidR="0058173B">
        <w:rPr>
          <w:rFonts w:ascii="Times New Roman" w:hAnsi="Times New Roman" w:cs="Times New Roman"/>
          <w:sz w:val="24"/>
          <w:szCs w:val="24"/>
        </w:rPr>
        <w:t xml:space="preserve"> will be impacted by varying climate, land-use, and governance risk</w:t>
      </w:r>
      <w:r w:rsidR="00CA5AB1">
        <w:rPr>
          <w:rFonts w:ascii="Times New Roman" w:hAnsi="Times New Roman" w:cs="Times New Roman"/>
          <w:sz w:val="24"/>
          <w:szCs w:val="24"/>
        </w:rPr>
        <w:t xml:space="preserve"> across borders</w:t>
      </w:r>
      <w:r w:rsidR="0058173B">
        <w:rPr>
          <w:rFonts w:ascii="Times New Roman" w:hAnsi="Times New Roman" w:cs="Times New Roman"/>
          <w:sz w:val="24"/>
          <w:szCs w:val="24"/>
        </w:rPr>
        <w:t>, conservation projects</w:t>
      </w:r>
      <w:r w:rsidR="00CA5AB1">
        <w:rPr>
          <w:rFonts w:ascii="Times New Roman" w:hAnsi="Times New Roman" w:cs="Times New Roman"/>
          <w:sz w:val="24"/>
          <w:szCs w:val="24"/>
        </w:rPr>
        <w:t xml:space="preserve"> can focus on cooperative governance frameworks</w:t>
      </w:r>
      <w:r w:rsidR="00206B19">
        <w:rPr>
          <w:rFonts w:ascii="Times New Roman" w:hAnsi="Times New Roman" w:cs="Times New Roman"/>
          <w:sz w:val="24"/>
          <w:szCs w:val="24"/>
        </w:rPr>
        <w:fldChar w:fldCharType="begin"/>
      </w:r>
      <w:r w:rsidR="00206B19">
        <w:rPr>
          <w:rFonts w:ascii="Times New Roman" w:hAnsi="Times New Roman" w:cs="Times New Roman"/>
          <w:sz w:val="24"/>
          <w:szCs w:val="24"/>
        </w:rPr>
        <w:instrText xml:space="preserve"> ADDIN ZOTERO_ITEM CSL_CITATION {"citationID":"Zhf7pAkS","properties":{"formattedCitation":"\\super 25\\nosupersub{}","plainCitation":"25","noteIndex":0},"citationItems":[{"id":2778,"uris":["http://zotero.org/users/878981/items/FKYS6N8W"],"uri":["http://zotero.org/users/878981/items/FKYS6N8W"],"itemData":{"id":2778,"type":"article-journal","container-title":"Conservation Science and Practice","issue":"8","note":"publisher: Wiley Online Library","page":"e58","source":"Google Scholar","title":"A framework for improving the cross-jurisdictional governance of a marine migratory species","volume":"1","author":[{"family":"Miller","given":"Rachel L."},{"family":"Marsh","given":"Helene"},{"family":"Benham","given":"Claudia"},{"family":"Hamann","given":"Mark"}],"issued":{"date-parts":[["2019"]]}}}],"schema":"https://github.com/citation-style-language/schema/raw/master/csl-citation.json"} </w:instrText>
      </w:r>
      <w:r w:rsidR="00206B19">
        <w:rPr>
          <w:rFonts w:ascii="Times New Roman" w:hAnsi="Times New Roman" w:cs="Times New Roman"/>
          <w:sz w:val="24"/>
          <w:szCs w:val="24"/>
        </w:rPr>
        <w:fldChar w:fldCharType="separate"/>
      </w:r>
      <w:r w:rsidR="00206B19" w:rsidRPr="00206B19">
        <w:rPr>
          <w:rFonts w:ascii="Times New Roman" w:hAnsi="Times New Roman" w:cs="Times New Roman"/>
          <w:sz w:val="24"/>
          <w:szCs w:val="24"/>
          <w:vertAlign w:val="superscript"/>
        </w:rPr>
        <w:t>25</w:t>
      </w:r>
      <w:r w:rsidR="00206B19">
        <w:rPr>
          <w:rFonts w:ascii="Times New Roman" w:hAnsi="Times New Roman" w:cs="Times New Roman"/>
          <w:sz w:val="24"/>
          <w:szCs w:val="24"/>
        </w:rPr>
        <w:fldChar w:fldCharType="end"/>
      </w:r>
      <w:r w:rsidR="00CA5AB1">
        <w:rPr>
          <w:rFonts w:ascii="Times New Roman" w:hAnsi="Times New Roman" w:cs="Times New Roman"/>
          <w:sz w:val="24"/>
          <w:szCs w:val="24"/>
        </w:rPr>
        <w:t>.</w:t>
      </w:r>
      <w:r w:rsidR="0058173B">
        <w:rPr>
          <w:rFonts w:ascii="Times New Roman" w:hAnsi="Times New Roman" w:cs="Times New Roman"/>
          <w:sz w:val="24"/>
          <w:szCs w:val="24"/>
        </w:rPr>
        <w:t xml:space="preserve"> </w:t>
      </w:r>
      <w:r>
        <w:rPr>
          <w:rFonts w:ascii="Times New Roman" w:hAnsi="Times New Roman" w:cs="Times New Roman"/>
          <w:sz w:val="24"/>
          <w:szCs w:val="24"/>
        </w:rPr>
        <w:t xml:space="preserve"> In contrast, countries at high risk from climate, land-use, and governance change, especially those with high endemism, for example in northern Oceania, have low difference between scenarios that incorporate </w:t>
      </w:r>
      <w:r w:rsidR="00AE77B6">
        <w:rPr>
          <w:rFonts w:ascii="Times New Roman" w:hAnsi="Times New Roman" w:cs="Times New Roman"/>
          <w:sz w:val="24"/>
          <w:szCs w:val="24"/>
        </w:rPr>
        <w:t xml:space="preserve">risk versus baseline. </w:t>
      </w:r>
      <w:commentRangeEnd w:id="79"/>
      <w:r w:rsidR="00B54ED5">
        <w:rPr>
          <w:rStyle w:val="CommentReference"/>
        </w:rPr>
        <w:commentReference w:id="79"/>
      </w:r>
      <w:r w:rsidR="00AE77B6">
        <w:rPr>
          <w:rFonts w:ascii="Times New Roman" w:hAnsi="Times New Roman" w:cs="Times New Roman"/>
          <w:sz w:val="24"/>
          <w:szCs w:val="24"/>
        </w:rPr>
        <w:t>Given high and endemic biodiversity, and homogeneity of risk, these countries will require high rates of protection</w:t>
      </w:r>
      <w:del w:id="81" w:author="Joe Bennett" w:date="2020-08-11T20:19:00Z">
        <w:r w:rsidR="00AE77B6" w:rsidDel="00B54ED5">
          <w:rPr>
            <w:rFonts w:ascii="Times New Roman" w:hAnsi="Times New Roman" w:cs="Times New Roman"/>
            <w:sz w:val="24"/>
            <w:szCs w:val="24"/>
          </w:rPr>
          <w:delText>, regardless</w:delText>
        </w:r>
      </w:del>
      <w:r w:rsidR="00AE77B6">
        <w:rPr>
          <w:rFonts w:ascii="Times New Roman" w:hAnsi="Times New Roman" w:cs="Times New Roman"/>
          <w:sz w:val="24"/>
          <w:szCs w:val="24"/>
        </w:rPr>
        <w:t xml:space="preserve">. Moreover, some countries closer to reaching the </w:t>
      </w:r>
      <w:commentRangeStart w:id="82"/>
      <w:ins w:id="83" w:author="Joe Bennett" w:date="2020-08-11T20:20:00Z">
        <w:r w:rsidR="00B54ED5">
          <w:rPr>
            <w:rFonts w:ascii="Times New Roman" w:hAnsi="Times New Roman" w:cs="Times New Roman"/>
            <w:sz w:val="24"/>
            <w:szCs w:val="24"/>
          </w:rPr>
          <w:t>CBD’s</w:t>
        </w:r>
        <w:commentRangeEnd w:id="82"/>
        <w:r w:rsidR="00B54ED5">
          <w:rPr>
            <w:rStyle w:val="CommentReference"/>
          </w:rPr>
          <w:commentReference w:id="82"/>
        </w:r>
        <w:r w:rsidR="00B54ED5">
          <w:rPr>
            <w:rFonts w:ascii="Times New Roman" w:hAnsi="Times New Roman" w:cs="Times New Roman"/>
            <w:sz w:val="24"/>
            <w:szCs w:val="24"/>
          </w:rPr>
          <w:t xml:space="preserve"> </w:t>
        </w:r>
      </w:ins>
      <w:r w:rsidR="00AE77B6">
        <w:rPr>
          <w:rFonts w:ascii="Times New Roman" w:hAnsi="Times New Roman" w:cs="Times New Roman"/>
          <w:sz w:val="24"/>
          <w:szCs w:val="24"/>
        </w:rPr>
        <w:t xml:space="preserve">30% </w:t>
      </w:r>
      <w:ins w:id="84" w:author="Joe Bennett" w:date="2020-08-11T20:20:00Z">
        <w:r w:rsidR="00B54ED5">
          <w:rPr>
            <w:rFonts w:ascii="Times New Roman" w:hAnsi="Times New Roman" w:cs="Times New Roman"/>
            <w:sz w:val="24"/>
            <w:szCs w:val="24"/>
          </w:rPr>
          <w:t xml:space="preserve">land area </w:t>
        </w:r>
      </w:ins>
      <w:r w:rsidR="00AE77B6">
        <w:rPr>
          <w:rFonts w:ascii="Times New Roman" w:hAnsi="Times New Roman" w:cs="Times New Roman"/>
          <w:sz w:val="24"/>
          <w:szCs w:val="24"/>
        </w:rPr>
        <w:t xml:space="preserve">protection target, for example Brazil, which already has </w:t>
      </w:r>
      <w:r w:rsidR="00AE77B6" w:rsidRPr="00302429">
        <w:rPr>
          <w:rFonts w:ascii="Times New Roman" w:hAnsi="Times New Roman" w:cs="Times New Roman"/>
          <w:sz w:val="24"/>
          <w:szCs w:val="24"/>
          <w:highlight w:val="yellow"/>
        </w:rPr>
        <w:t>X</w:t>
      </w:r>
      <w:r w:rsidR="00AE77B6">
        <w:rPr>
          <w:rFonts w:ascii="Times New Roman" w:hAnsi="Times New Roman" w:cs="Times New Roman"/>
          <w:sz w:val="24"/>
          <w:szCs w:val="24"/>
        </w:rPr>
        <w:t xml:space="preserve"> of its land area protected, had lower differences between scenarios that incorporate risk versus baseline, despite having high climate, land-use, and governance risk. </w:t>
      </w:r>
      <w:r w:rsidR="00F61888">
        <w:rPr>
          <w:rFonts w:ascii="Times New Roman" w:hAnsi="Times New Roman" w:cs="Times New Roman"/>
          <w:sz w:val="24"/>
          <w:szCs w:val="24"/>
        </w:rPr>
        <w:t xml:space="preserve">This outlines the importance of further considering the effectiveness of existing protected areas in planning analyses, </w:t>
      </w:r>
      <w:r w:rsidR="00C27116">
        <w:rPr>
          <w:rFonts w:ascii="Times New Roman" w:hAnsi="Times New Roman" w:cs="Times New Roman"/>
          <w:sz w:val="24"/>
          <w:szCs w:val="24"/>
        </w:rPr>
        <w:t xml:space="preserve">where pressure from cropland conversion in tropical protected areas has increased to similar rates outside protected </w:t>
      </w:r>
      <w:commentRangeStart w:id="85"/>
      <w:r w:rsidR="00C27116">
        <w:rPr>
          <w:rFonts w:ascii="Times New Roman" w:hAnsi="Times New Roman" w:cs="Times New Roman"/>
          <w:sz w:val="24"/>
          <w:szCs w:val="24"/>
        </w:rPr>
        <w:t>areas</w:t>
      </w:r>
      <w:r w:rsidR="00630B5C">
        <w:rPr>
          <w:rFonts w:ascii="Times New Roman" w:hAnsi="Times New Roman" w:cs="Times New Roman"/>
          <w:sz w:val="24"/>
          <w:szCs w:val="24"/>
        </w:rPr>
        <w:fldChar w:fldCharType="begin"/>
      </w:r>
      <w:r w:rsidR="00630B5C">
        <w:rPr>
          <w:rFonts w:ascii="Times New Roman" w:hAnsi="Times New Roman" w:cs="Times New Roman"/>
          <w:sz w:val="24"/>
          <w:szCs w:val="24"/>
        </w:rPr>
        <w:instrText xml:space="preserve"> ADDIN ZOTERO_ITEM CSL_CITATION {"citationID":"dDVgjpNK","properties":{"formattedCitation":"\\super 26\\nosupersub{}","plainCitation":"26","noteIndex":0},"citationItems":[{"id":2780,"uris":["http://zotero.org/users/878981/items/A2M6F94Q"],"uri":["http://zotero.org/users/878981/items/A2M6F94Q"],"itemData":{"id":2780,"type":"article-journal","container-title":"Proceedings of the National Academy of Sciences","issue":"46","note":"publisher: National Acad Sciences","page":"23209–23215","source":"Google Scholar","title":"A global-level assessment of the effectiveness of protected areas at resisting anthropogenic pressures","volume":"116","author":[{"family":"Geldmann","given":"Jonas"},{"family":"Manica","given":"Andrea"},{"family":"Burgess","given":"Neil D."},{"family":"Coad","given":"Lauren"},{"family":"Balmford","given":"Andrew"}],"issued":{"date-parts":[["2019"]]}}}],"schema":"https://github.com/citation-style-language/schema/raw/master/csl-citation.json"} </w:instrText>
      </w:r>
      <w:r w:rsidR="00630B5C">
        <w:rPr>
          <w:rFonts w:ascii="Times New Roman" w:hAnsi="Times New Roman" w:cs="Times New Roman"/>
          <w:sz w:val="24"/>
          <w:szCs w:val="24"/>
        </w:rPr>
        <w:fldChar w:fldCharType="separate"/>
      </w:r>
      <w:r w:rsidR="00630B5C" w:rsidRPr="00630B5C">
        <w:rPr>
          <w:rFonts w:ascii="Times New Roman" w:hAnsi="Times New Roman" w:cs="Times New Roman"/>
          <w:sz w:val="24"/>
          <w:szCs w:val="24"/>
          <w:vertAlign w:val="superscript"/>
        </w:rPr>
        <w:t>26</w:t>
      </w:r>
      <w:r w:rsidR="00630B5C">
        <w:rPr>
          <w:rFonts w:ascii="Times New Roman" w:hAnsi="Times New Roman" w:cs="Times New Roman"/>
          <w:sz w:val="24"/>
          <w:szCs w:val="24"/>
        </w:rPr>
        <w:fldChar w:fldCharType="end"/>
      </w:r>
      <w:commentRangeEnd w:id="85"/>
      <w:r w:rsidR="00B54ED5">
        <w:rPr>
          <w:rStyle w:val="CommentReference"/>
        </w:rPr>
        <w:commentReference w:id="85"/>
      </w:r>
      <w:r w:rsidR="00C27116">
        <w:rPr>
          <w:rFonts w:ascii="Times New Roman" w:hAnsi="Times New Roman" w:cs="Times New Roman"/>
          <w:sz w:val="24"/>
          <w:szCs w:val="24"/>
        </w:rPr>
        <w:t>.</w:t>
      </w:r>
    </w:p>
    <w:p w14:paraId="2E5DFBEA" w14:textId="6A24961D" w:rsidR="00DF7F0C" w:rsidRDefault="008921E1" w:rsidP="00CA5AB1">
      <w:pPr>
        <w:keepNext/>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Comparing prioritization results across the 14 global biomes revealed considerable variation in biome representation across scenarios (Figure 3). </w:t>
      </w:r>
      <w:r w:rsidRPr="001459A1">
        <w:rPr>
          <w:rFonts w:ascii="Times New Roman" w:hAnsi="Times New Roman" w:cs="Times New Roman"/>
          <w:sz w:val="24"/>
          <w:szCs w:val="24"/>
        </w:rPr>
        <w:t xml:space="preserve">The most pronounced variation was for temperate conifer forests with a total variation of 9.1% of biome area, ranging from </w:t>
      </w:r>
      <w:commentRangeStart w:id="86"/>
      <w:r w:rsidRPr="001459A1">
        <w:rPr>
          <w:rFonts w:ascii="Times New Roman" w:hAnsi="Times New Roman" w:cs="Times New Roman"/>
          <w:sz w:val="24"/>
          <w:szCs w:val="24"/>
        </w:rPr>
        <w:t xml:space="preserve">31.8% for the baseline scenario, to 39.5% for </w:t>
      </w:r>
      <w:commentRangeEnd w:id="86"/>
      <w:r w:rsidR="00753412">
        <w:rPr>
          <w:rStyle w:val="CommentReference"/>
        </w:rPr>
        <w:commentReference w:id="86"/>
      </w:r>
      <w:r w:rsidRPr="001459A1">
        <w:rPr>
          <w:rFonts w:ascii="Times New Roman" w:hAnsi="Times New Roman" w:cs="Times New Roman"/>
          <w:sz w:val="24"/>
          <w:szCs w:val="24"/>
        </w:rPr>
        <w:t xml:space="preserve">the scenario incorporating governance and land use constraints. Mangroves had the second highest total variation of 6.5%, ranging from 36.8% of the biome areas for the scenario only considering governance constraints, to 43.2% for the </w:t>
      </w:r>
      <w:r w:rsidRPr="001459A1">
        <w:rPr>
          <w:rFonts w:ascii="Times New Roman" w:hAnsi="Times New Roman" w:cs="Times New Roman"/>
          <w:sz w:val="24"/>
          <w:szCs w:val="24"/>
        </w:rPr>
        <w:lastRenderedPageBreak/>
        <w:t xml:space="preserve">scenario only considering the land use constraint. </w:t>
      </w:r>
      <w:r w:rsidR="00753412">
        <w:rPr>
          <w:rFonts w:ascii="Times New Roman" w:hAnsi="Times New Roman" w:cs="Times New Roman"/>
          <w:sz w:val="24"/>
          <w:szCs w:val="24"/>
        </w:rPr>
        <w:t>Both temperate conifer forests and mangroves are relatively small biomes</w:t>
      </w:r>
      <w:r w:rsidR="00153646">
        <w:rPr>
          <w:rFonts w:ascii="Times New Roman" w:hAnsi="Times New Roman" w:cs="Times New Roman"/>
          <w:sz w:val="24"/>
          <w:szCs w:val="24"/>
        </w:rPr>
        <w:t xml:space="preserve"> and both are highly threatened by land-use and climate </w:t>
      </w:r>
      <w:commentRangeStart w:id="87"/>
      <w:r w:rsidR="00153646">
        <w:rPr>
          <w:rFonts w:ascii="Times New Roman" w:hAnsi="Times New Roman" w:cs="Times New Roman"/>
          <w:sz w:val="24"/>
          <w:szCs w:val="24"/>
        </w:rPr>
        <w:t>change</w:t>
      </w:r>
      <w:commentRangeEnd w:id="87"/>
      <w:r w:rsidR="00153646">
        <w:rPr>
          <w:rStyle w:val="CommentReference"/>
        </w:rPr>
        <w:commentReference w:id="87"/>
      </w:r>
      <w:r w:rsidR="00310424">
        <w:rPr>
          <w:rFonts w:ascii="Times New Roman" w:hAnsi="Times New Roman" w:cs="Times New Roman"/>
          <w:sz w:val="24"/>
          <w:szCs w:val="24"/>
        </w:rPr>
        <w:fldChar w:fldCharType="begin"/>
      </w:r>
      <w:r w:rsidR="00CD2F9A">
        <w:rPr>
          <w:rFonts w:ascii="Times New Roman" w:hAnsi="Times New Roman" w:cs="Times New Roman"/>
          <w:sz w:val="24"/>
          <w:szCs w:val="24"/>
        </w:rPr>
        <w:instrText xml:space="preserve"> ADDIN ZOTERO_ITEM CSL_CITATION {"citationID":"mATL9WLW","properties":{"formattedCitation":"\\super 27,28\\nosupersub{}","plainCitation":"27,28","noteIndex":0},"citationItems":[{"id":2783,"uris":["http://zotero.org/users/878981/items/X282ES6G"],"uri":["http://zotero.org/users/878981/items/X282ES6G"],"itemData":{"id":2783,"type":"article-journal","container-title":"Science","issue":"5834","page":"41–42","source":"Google Scholar","title":"A world without mangroves?","volume":"317","author":[{"family":"Duke","given":"Norman C."},{"family":"Meynecke","given":"Jan-Olaf"},{"family":"Dittmann","given":"Sabine"},{"family":"Ellison","given":"Aaron M."},{"family":"Anger","given":"Klaus"},{"family":"Berger","given":"Uta"},{"family":"Cannicci","given":"Stefano"},{"family":"Diele","given":"Karen"},{"family":"Ewel","given":"Katherine C."},{"family":"Field","given":"Colin D."}],"issued":{"date-parts":[["2007"]]}}},{"id":2785,"uris":["http://zotero.org/users/878981/items/UGEHBUYS"],"uri":["http://zotero.org/users/878981/items/UGEHBUYS"],"itemData":{"id":2785,"type":"article-journal","container-title":"Frontiers in Ecology and the Environment","issue":"5","note":"publisher: Wiley Online Library","page":"265–272","source":"Google Scholar","title":"Interval squeeze: altered fire regimes and demographic responses interact to threaten woody species persistence as climate changes","title-short":"Interval squeeze","volume":"13","author":[{"family":"Enright","given":"Neal J."},{"family":"Fontaine","given":"Joseph B."},{"family":"Bowman","given":"David MJS"},{"family":"Bradstock","given":"Ross A."},{"family":"Williams","given":"Richard J."}],"issued":{"date-parts":[["2015"]]}}}],"schema":"https://github.com/citation-style-language/schema/raw/master/csl-citation.json"} </w:instrText>
      </w:r>
      <w:r w:rsidR="00310424">
        <w:rPr>
          <w:rFonts w:ascii="Times New Roman" w:hAnsi="Times New Roman" w:cs="Times New Roman"/>
          <w:sz w:val="24"/>
          <w:szCs w:val="24"/>
        </w:rPr>
        <w:fldChar w:fldCharType="separate"/>
      </w:r>
      <w:r w:rsidR="00CD2F9A" w:rsidRPr="00CD2F9A">
        <w:rPr>
          <w:rFonts w:ascii="Times New Roman" w:hAnsi="Times New Roman" w:cs="Times New Roman"/>
          <w:sz w:val="24"/>
          <w:szCs w:val="24"/>
          <w:vertAlign w:val="superscript"/>
        </w:rPr>
        <w:t>27,28</w:t>
      </w:r>
      <w:r w:rsidR="00310424">
        <w:rPr>
          <w:rFonts w:ascii="Times New Roman" w:hAnsi="Times New Roman" w:cs="Times New Roman"/>
          <w:sz w:val="24"/>
          <w:szCs w:val="24"/>
        </w:rPr>
        <w:fldChar w:fldCharType="end"/>
      </w:r>
      <w:r w:rsidR="00153646">
        <w:rPr>
          <w:rFonts w:ascii="Times New Roman" w:hAnsi="Times New Roman" w:cs="Times New Roman"/>
          <w:sz w:val="24"/>
          <w:szCs w:val="24"/>
        </w:rPr>
        <w:t>.</w:t>
      </w:r>
      <w:r w:rsidRPr="001459A1">
        <w:rPr>
          <w:rFonts w:ascii="Times New Roman" w:hAnsi="Times New Roman" w:cs="Times New Roman"/>
          <w:sz w:val="24"/>
          <w:szCs w:val="24"/>
        </w:rPr>
        <w:t xml:space="preserve"> </w:t>
      </w:r>
      <w:r>
        <w:rPr>
          <w:rFonts w:ascii="Times New Roman" w:hAnsi="Times New Roman" w:cs="Times New Roman"/>
          <w:sz w:val="24"/>
          <w:szCs w:val="24"/>
        </w:rPr>
        <w:t xml:space="preserve"> </w:t>
      </w:r>
    </w:p>
    <w:p w14:paraId="19AC5458" w14:textId="48622085" w:rsidR="00CA5AB1" w:rsidRPr="00CA5AB1" w:rsidRDefault="00CA5AB1" w:rsidP="00CA5AB1">
      <w:pPr>
        <w:keepNext/>
        <w:spacing w:line="480" w:lineRule="auto"/>
        <w:ind w:firstLine="720"/>
        <w:rPr>
          <w:ins w:id="88" w:author="Joseph Bennett" w:date="2020-04-14T08:35:00Z"/>
          <w:rFonts w:ascii="Times New Roman" w:hAnsi="Times New Roman" w:cs="Times New Roman"/>
          <w:b/>
          <w:sz w:val="24"/>
          <w:szCs w:val="24"/>
        </w:rPr>
      </w:pPr>
      <w:commentRangeStart w:id="89"/>
      <w:r w:rsidRPr="00CA5AB1">
        <w:rPr>
          <w:rFonts w:ascii="Times New Roman" w:hAnsi="Times New Roman" w:cs="Times New Roman"/>
          <w:b/>
          <w:sz w:val="24"/>
          <w:szCs w:val="24"/>
        </w:rPr>
        <w:t>Conclusion</w:t>
      </w:r>
      <w:commentRangeEnd w:id="89"/>
      <w:r w:rsidR="00095B42">
        <w:rPr>
          <w:rStyle w:val="CommentReference"/>
        </w:rPr>
        <w:commentReference w:id="89"/>
      </w:r>
    </w:p>
    <w:p w14:paraId="0AB7E68F" w14:textId="7A27F775" w:rsidR="0053396D" w:rsidRDefault="008F434D" w:rsidP="0058173B">
      <w:pPr>
        <w:spacing w:before="240" w:after="0" w:line="480" w:lineRule="auto"/>
        <w:ind w:firstLine="720"/>
        <w:rPr>
          <w:rFonts w:ascii="Times New Roman" w:eastAsia="Arial" w:hAnsi="Times New Roman" w:cs="Times New Roman"/>
          <w:color w:val="000000"/>
          <w:sz w:val="24"/>
          <w:szCs w:val="24"/>
        </w:rPr>
      </w:pPr>
      <w:moveFromRangeStart w:id="90" w:author="Buxton,Rachel" w:date="2020-08-18T14:54:00Z" w:name="move48654914"/>
      <w:moveFrom w:id="91" w:author="Buxton,Rachel" w:date="2020-08-18T14:54:00Z">
        <w:r w:rsidDel="00095B42">
          <w:rPr>
            <w:rFonts w:ascii="Times New Roman" w:hAnsi="Times New Roman" w:cs="Times New Roman"/>
            <w:sz w:val="24"/>
            <w:szCs w:val="24"/>
          </w:rPr>
          <w:t>We</w:t>
        </w:r>
        <w:r w:rsidR="00D72C4F" w:rsidDel="00095B42">
          <w:rPr>
            <w:rFonts w:ascii="Times New Roman" w:hAnsi="Times New Roman" w:cs="Times New Roman"/>
            <w:sz w:val="24"/>
            <w:szCs w:val="24"/>
          </w:rPr>
          <w:t xml:space="preserve"> note that our specific metrics of </w:t>
        </w:r>
        <w:r w:rsidR="0058173B" w:rsidDel="00095B42">
          <w:rPr>
            <w:rFonts w:ascii="Times New Roman" w:hAnsi="Times New Roman" w:cs="Times New Roman"/>
            <w:sz w:val="24"/>
            <w:szCs w:val="24"/>
          </w:rPr>
          <w:t>risk</w:t>
        </w:r>
        <w:r w:rsidR="005564A9" w:rsidDel="00095B42">
          <w:rPr>
            <w:rFonts w:ascii="Times New Roman" w:hAnsi="Times New Roman" w:cs="Times New Roman"/>
            <w:sz w:val="24"/>
            <w:szCs w:val="24"/>
          </w:rPr>
          <w:t xml:space="preserve"> </w:t>
        </w:r>
        <w:r w:rsidR="00B15588" w:rsidDel="00095B42">
          <w:rPr>
            <w:rFonts w:ascii="Times New Roman" w:hAnsi="Times New Roman" w:cs="Times New Roman"/>
            <w:sz w:val="24"/>
            <w:szCs w:val="24"/>
          </w:rPr>
          <w:t xml:space="preserve">are intended as examples, used to demonstrate the importance of considering </w:t>
        </w:r>
        <w:r w:rsidR="00E47D07" w:rsidDel="00095B42">
          <w:rPr>
            <w:rFonts w:ascii="Times New Roman" w:hAnsi="Times New Roman" w:cs="Times New Roman"/>
            <w:sz w:val="24"/>
            <w:szCs w:val="24"/>
          </w:rPr>
          <w:t>governance</w:t>
        </w:r>
        <w:r w:rsidR="00B15588" w:rsidDel="00095B42">
          <w:rPr>
            <w:rFonts w:ascii="Times New Roman" w:hAnsi="Times New Roman" w:cs="Times New Roman"/>
            <w:sz w:val="24"/>
            <w:szCs w:val="24"/>
          </w:rPr>
          <w:t xml:space="preserve">, land use and climate </w:t>
        </w:r>
        <w:r w:rsidR="0058173B" w:rsidDel="00095B42">
          <w:rPr>
            <w:rFonts w:ascii="Times New Roman" w:hAnsi="Times New Roman" w:cs="Times New Roman"/>
            <w:sz w:val="24"/>
            <w:szCs w:val="24"/>
          </w:rPr>
          <w:t>change</w:t>
        </w:r>
        <w:r w:rsidR="00A55D79" w:rsidDel="00095B42">
          <w:rPr>
            <w:rFonts w:ascii="Times New Roman" w:hAnsi="Times New Roman" w:cs="Times New Roman"/>
            <w:sz w:val="24"/>
            <w:szCs w:val="24"/>
          </w:rPr>
          <w:t xml:space="preserve"> </w:t>
        </w:r>
        <w:r w:rsidR="00B15588" w:rsidDel="00095B42">
          <w:rPr>
            <w:rFonts w:ascii="Times New Roman" w:hAnsi="Times New Roman" w:cs="Times New Roman"/>
            <w:sz w:val="24"/>
            <w:szCs w:val="24"/>
          </w:rPr>
          <w:t xml:space="preserve">in combination. </w:t>
        </w:r>
      </w:moveFrom>
      <w:moveFromRangeEnd w:id="90"/>
      <w:r w:rsidR="00B15588">
        <w:rPr>
          <w:rFonts w:ascii="Times New Roman" w:hAnsi="Times New Roman" w:cs="Times New Roman"/>
          <w:sz w:val="24"/>
          <w:szCs w:val="24"/>
        </w:rPr>
        <w:t xml:space="preserve">Our framework is flexible, allowing conservation agencies looking to set </w:t>
      </w:r>
      <w:r w:rsidR="0058173B">
        <w:rPr>
          <w:rFonts w:ascii="Times New Roman" w:hAnsi="Times New Roman" w:cs="Times New Roman"/>
          <w:sz w:val="24"/>
          <w:szCs w:val="24"/>
        </w:rPr>
        <w:t xml:space="preserve">priorities from the </w:t>
      </w:r>
      <w:r w:rsidR="00B15588">
        <w:rPr>
          <w:rFonts w:ascii="Times New Roman" w:hAnsi="Times New Roman" w:cs="Times New Roman"/>
          <w:sz w:val="24"/>
          <w:szCs w:val="24"/>
        </w:rPr>
        <w:t xml:space="preserve">global </w:t>
      </w:r>
      <w:r w:rsidR="0058173B">
        <w:rPr>
          <w:rFonts w:ascii="Times New Roman" w:hAnsi="Times New Roman" w:cs="Times New Roman"/>
          <w:sz w:val="24"/>
          <w:szCs w:val="24"/>
        </w:rPr>
        <w:t>to local scale</w:t>
      </w:r>
      <w:r w:rsidR="00CC24E1">
        <w:rPr>
          <w:rFonts w:ascii="Times New Roman" w:hAnsi="Times New Roman" w:cs="Times New Roman"/>
          <w:sz w:val="24"/>
          <w:szCs w:val="24"/>
        </w:rPr>
        <w:t xml:space="preserve"> </w:t>
      </w:r>
      <w:del w:id="92" w:author="Joe Bennett" w:date="2020-08-12T06:45:00Z">
        <w:r w:rsidR="00CA5AB1" w:rsidDel="000E207F">
          <w:rPr>
            <w:rFonts w:ascii="Times New Roman" w:hAnsi="Times New Roman" w:cs="Times New Roman"/>
            <w:sz w:val="24"/>
            <w:szCs w:val="24"/>
          </w:rPr>
          <w:delText>to</w:delText>
        </w:r>
        <w:r w:rsidR="0058173B" w:rsidDel="000E207F">
          <w:rPr>
            <w:rFonts w:ascii="Times New Roman" w:hAnsi="Times New Roman" w:cs="Times New Roman"/>
            <w:sz w:val="24"/>
            <w:szCs w:val="24"/>
          </w:rPr>
          <w:delText xml:space="preserve"> </w:delText>
        </w:r>
      </w:del>
      <w:ins w:id="93" w:author="Joe Bennett" w:date="2020-08-12T06:45:00Z">
        <w:r w:rsidR="000E207F">
          <w:rPr>
            <w:rFonts w:ascii="Times New Roman" w:hAnsi="Times New Roman" w:cs="Times New Roman"/>
            <w:sz w:val="24"/>
            <w:szCs w:val="24"/>
          </w:rPr>
          <w:t xml:space="preserve">and </w:t>
        </w:r>
      </w:ins>
      <w:r w:rsidR="0058173B">
        <w:rPr>
          <w:rFonts w:ascii="Times New Roman" w:hAnsi="Times New Roman" w:cs="Times New Roman"/>
          <w:sz w:val="24"/>
          <w:szCs w:val="24"/>
        </w:rPr>
        <w:t>inco</w:t>
      </w:r>
      <w:r w:rsidR="00CA5AB1">
        <w:rPr>
          <w:rFonts w:ascii="Times New Roman" w:hAnsi="Times New Roman" w:cs="Times New Roman"/>
          <w:sz w:val="24"/>
          <w:szCs w:val="24"/>
        </w:rPr>
        <w:t>r</w:t>
      </w:r>
      <w:r w:rsidR="0058173B">
        <w:rPr>
          <w:rFonts w:ascii="Times New Roman" w:hAnsi="Times New Roman" w:cs="Times New Roman"/>
          <w:sz w:val="24"/>
          <w:szCs w:val="24"/>
        </w:rPr>
        <w:t>porate</w:t>
      </w:r>
      <w:r w:rsidR="00B15588">
        <w:rPr>
          <w:rFonts w:ascii="Times New Roman" w:hAnsi="Times New Roman" w:cs="Times New Roman"/>
          <w:sz w:val="24"/>
          <w:szCs w:val="24"/>
        </w:rPr>
        <w:t xml:space="preserve"> different metrics</w:t>
      </w:r>
      <w:ins w:id="94" w:author="Joe Bennett" w:date="2020-08-12T07:03:00Z">
        <w:r w:rsidR="00165966">
          <w:rPr>
            <w:rFonts w:ascii="Times New Roman" w:hAnsi="Times New Roman" w:cs="Times New Roman"/>
            <w:sz w:val="24"/>
            <w:szCs w:val="24"/>
          </w:rPr>
          <w:t>,</w:t>
        </w:r>
        <w:commentRangeStart w:id="95"/>
        <w:r w:rsidR="00165966">
          <w:rPr>
            <w:rFonts w:ascii="Times New Roman" w:hAnsi="Times New Roman" w:cs="Times New Roman"/>
            <w:sz w:val="24"/>
            <w:szCs w:val="24"/>
          </w:rPr>
          <w:t xml:space="preserve"> examining </w:t>
        </w:r>
      </w:ins>
      <w:ins w:id="96" w:author="Joe Bennett" w:date="2020-08-12T07:04:00Z">
        <w:r w:rsidR="00165966">
          <w:rPr>
            <w:rFonts w:ascii="Times New Roman" w:hAnsi="Times New Roman" w:cs="Times New Roman"/>
            <w:sz w:val="24"/>
            <w:szCs w:val="24"/>
          </w:rPr>
          <w:t>the influence of each metric according to its assumed relative importance</w:t>
        </w:r>
        <w:commentRangeEnd w:id="95"/>
        <w:r w:rsidR="00165966">
          <w:rPr>
            <w:rStyle w:val="CommentReference"/>
          </w:rPr>
          <w:commentReference w:id="95"/>
        </w:r>
      </w:ins>
      <w:r w:rsidR="00B15588">
        <w:rPr>
          <w:rFonts w:ascii="Times New Roman" w:hAnsi="Times New Roman" w:cs="Times New Roman"/>
          <w:sz w:val="24"/>
          <w:szCs w:val="24"/>
        </w:rPr>
        <w:t xml:space="preserve">. </w:t>
      </w:r>
      <w:del w:id="97" w:author="Joe Bennett" w:date="2020-08-12T06:49:00Z">
        <w:r w:rsidR="00CC24E1" w:rsidDel="000E207F">
          <w:rPr>
            <w:rFonts w:ascii="Times New Roman" w:hAnsi="Times New Roman" w:cs="Times New Roman"/>
            <w:sz w:val="24"/>
            <w:szCs w:val="24"/>
          </w:rPr>
          <w:delText xml:space="preserve">It is also important to note that </w:delText>
        </w:r>
        <w:r w:rsidR="0014008B" w:rsidDel="000E207F">
          <w:rPr>
            <w:rFonts w:ascii="Times New Roman" w:eastAsia="Arial" w:hAnsi="Times New Roman" w:cs="Times New Roman"/>
            <w:color w:val="000000"/>
            <w:sz w:val="24"/>
            <w:szCs w:val="24"/>
          </w:rPr>
          <w:delText>[</w:delText>
        </w:r>
        <w:commentRangeStart w:id="98"/>
        <w:commentRangeStart w:id="99"/>
        <w:commentRangeStart w:id="100"/>
        <w:commentRangeStart w:id="101"/>
        <w:commentRangeStart w:id="102"/>
        <w:r w:rsidR="0014008B" w:rsidRPr="009200A4" w:rsidDel="000E207F">
          <w:rPr>
            <w:rFonts w:ascii="Times New Roman" w:eastAsia="Arial" w:hAnsi="Times New Roman" w:cs="Times New Roman"/>
            <w:color w:val="000000"/>
            <w:sz w:val="24"/>
            <w:szCs w:val="24"/>
            <w:highlight w:val="yellow"/>
          </w:rPr>
          <w:delText>2 SENTENCES ON WHAT PREVIOUS ANALYSES HAVE DONE? SOME HAVE CONSIDERED EACH OF THESE THINGS SEPARATELY, NONE HAVE CONSIDERED ALLTOGETHER</w:delText>
        </w:r>
        <w:commentRangeEnd w:id="98"/>
        <w:r w:rsidR="00C40F58" w:rsidDel="000E207F">
          <w:rPr>
            <w:rStyle w:val="CommentReference"/>
          </w:rPr>
          <w:commentReference w:id="98"/>
        </w:r>
        <w:commentRangeEnd w:id="99"/>
        <w:r w:rsidR="005E7560" w:rsidDel="000E207F">
          <w:rPr>
            <w:rStyle w:val="CommentReference"/>
          </w:rPr>
          <w:commentReference w:id="99"/>
        </w:r>
        <w:commentRangeEnd w:id="100"/>
        <w:r w:rsidR="00131DB0" w:rsidDel="000E207F">
          <w:rPr>
            <w:rStyle w:val="CommentReference"/>
          </w:rPr>
          <w:commentReference w:id="100"/>
        </w:r>
      </w:del>
      <w:commentRangeEnd w:id="101"/>
      <w:r w:rsidR="000E207F">
        <w:rPr>
          <w:rStyle w:val="CommentReference"/>
        </w:rPr>
        <w:commentReference w:id="101"/>
      </w:r>
      <w:commentRangeEnd w:id="102"/>
      <w:r w:rsidR="00165966">
        <w:rPr>
          <w:rStyle w:val="CommentReference"/>
        </w:rPr>
        <w:commentReference w:id="102"/>
      </w:r>
      <w:del w:id="103" w:author="Joe Bennett" w:date="2020-08-12T06:49:00Z">
        <w:r w:rsidR="0014008B" w:rsidRPr="009200A4" w:rsidDel="000E207F">
          <w:rPr>
            <w:rFonts w:ascii="Times New Roman" w:eastAsia="Arial" w:hAnsi="Times New Roman" w:cs="Times New Roman"/>
            <w:color w:val="000000"/>
            <w:sz w:val="24"/>
            <w:szCs w:val="24"/>
            <w:highlight w:val="yellow"/>
          </w:rPr>
          <w:delText>?]</w:delText>
        </w:r>
      </w:del>
      <w:ins w:id="104" w:author="Joe Bennett" w:date="2020-08-12T06:49:00Z">
        <w:r w:rsidR="000E207F">
          <w:rPr>
            <w:rFonts w:ascii="Times New Roman" w:hAnsi="Times New Roman" w:cs="Times New Roman"/>
            <w:sz w:val="24"/>
            <w:szCs w:val="24"/>
          </w:rPr>
          <w:t xml:space="preserve">Previous work has incorporated risk </w:t>
        </w:r>
      </w:ins>
      <w:ins w:id="105" w:author="Joe Bennett" w:date="2020-08-12T07:01:00Z">
        <w:r w:rsidR="00165966">
          <w:rPr>
            <w:rFonts w:ascii="Times New Roman" w:hAnsi="Times New Roman" w:cs="Times New Roman"/>
            <w:sz w:val="24"/>
            <w:szCs w:val="24"/>
          </w:rPr>
          <w:t xml:space="preserve">factors </w:t>
        </w:r>
      </w:ins>
      <w:ins w:id="106" w:author="Joe Bennett" w:date="2020-08-12T07:00:00Z">
        <w:r w:rsidR="00165966">
          <w:rPr>
            <w:rFonts w:ascii="Times New Roman" w:hAnsi="Times New Roman" w:cs="Times New Roman"/>
            <w:sz w:val="24"/>
            <w:szCs w:val="24"/>
          </w:rPr>
          <w:t>analogous to those we used, including</w:t>
        </w:r>
      </w:ins>
      <w:ins w:id="107" w:author="Joe Bennett" w:date="2020-08-12T06:50:00Z">
        <w:r w:rsidR="000E207F">
          <w:rPr>
            <w:rFonts w:ascii="Times New Roman" w:hAnsi="Times New Roman" w:cs="Times New Roman"/>
            <w:sz w:val="24"/>
            <w:szCs w:val="24"/>
          </w:rPr>
          <w:t xml:space="preserve"> </w:t>
        </w:r>
      </w:ins>
      <w:ins w:id="108" w:author="Joe Bennett" w:date="2020-08-12T06:51:00Z">
        <w:r w:rsidR="000E207F">
          <w:rPr>
            <w:rFonts w:ascii="Times New Roman" w:hAnsi="Times New Roman" w:cs="Times New Roman"/>
            <w:sz w:val="24"/>
            <w:szCs w:val="24"/>
          </w:rPr>
          <w:t xml:space="preserve">governance [citations from above], climate change </w:t>
        </w:r>
      </w:ins>
      <w:ins w:id="109" w:author="Joe Bennett" w:date="2020-08-12T06:53:00Z">
        <w:r w:rsidR="000E207F">
          <w:rPr>
            <w:rFonts w:ascii="Times New Roman" w:hAnsi="Times New Roman" w:cs="Times New Roman"/>
            <w:sz w:val="24"/>
            <w:szCs w:val="24"/>
          </w:rPr>
          <w:t xml:space="preserve">[citations from above] </w:t>
        </w:r>
      </w:ins>
      <w:ins w:id="110" w:author="Joe Bennett" w:date="2020-08-12T06:51:00Z">
        <w:r w:rsidR="000E207F">
          <w:rPr>
            <w:rFonts w:ascii="Times New Roman" w:hAnsi="Times New Roman" w:cs="Times New Roman"/>
            <w:sz w:val="24"/>
            <w:szCs w:val="24"/>
          </w:rPr>
          <w:t>and land-use change</w:t>
        </w:r>
      </w:ins>
      <w:ins w:id="111" w:author="Joe Bennett" w:date="2020-08-12T06:53:00Z">
        <w:r w:rsidR="000E207F">
          <w:rPr>
            <w:rFonts w:ascii="Times New Roman" w:hAnsi="Times New Roman" w:cs="Times New Roman"/>
            <w:sz w:val="24"/>
            <w:szCs w:val="24"/>
          </w:rPr>
          <w:t xml:space="preserve"> [citations]</w:t>
        </w:r>
      </w:ins>
      <w:ins w:id="112" w:author="Joe Bennett" w:date="2020-08-12T10:30:00Z">
        <w:r w:rsidR="00BA0CD3">
          <w:rPr>
            <w:rFonts w:ascii="Times New Roman" w:hAnsi="Times New Roman" w:cs="Times New Roman"/>
            <w:sz w:val="24"/>
            <w:szCs w:val="24"/>
          </w:rPr>
          <w:t xml:space="preserve">, though </w:t>
        </w:r>
      </w:ins>
      <w:ins w:id="113" w:author="Joe Bennett" w:date="2020-08-12T10:31:00Z">
        <w:r w:rsidR="00BA0CD3">
          <w:rPr>
            <w:rFonts w:ascii="Times New Roman" w:hAnsi="Times New Roman" w:cs="Times New Roman"/>
            <w:sz w:val="24"/>
            <w:szCs w:val="24"/>
          </w:rPr>
          <w:t>the combined effects of these factors on conservation priorities has not to our knowledge</w:t>
        </w:r>
      </w:ins>
      <w:ins w:id="114" w:author="Joe Bennett" w:date="2020-08-12T10:32:00Z">
        <w:r w:rsidR="00BA0CD3">
          <w:rPr>
            <w:rFonts w:ascii="Times New Roman" w:hAnsi="Times New Roman" w:cs="Times New Roman"/>
            <w:sz w:val="24"/>
            <w:szCs w:val="24"/>
          </w:rPr>
          <w:t xml:space="preserve"> been explored</w:t>
        </w:r>
      </w:ins>
      <w:ins w:id="115" w:author="Joe Bennett" w:date="2020-08-12T06:50:00Z">
        <w:r w:rsidR="000E207F">
          <w:rPr>
            <w:rFonts w:ascii="Times New Roman" w:hAnsi="Times New Roman" w:cs="Times New Roman"/>
            <w:sz w:val="24"/>
            <w:szCs w:val="24"/>
          </w:rPr>
          <w:t>.</w:t>
        </w:r>
      </w:ins>
      <w:r w:rsidR="0014008B">
        <w:rPr>
          <w:rFonts w:ascii="Times New Roman" w:eastAsia="Arial" w:hAnsi="Times New Roman" w:cs="Times New Roman"/>
          <w:color w:val="000000"/>
          <w:sz w:val="24"/>
          <w:szCs w:val="24"/>
        </w:rPr>
        <w:t xml:space="preserve"> Our results show that protected area expansion decisions can be profoundly influenced by all three factors. Where data are on these or other factors that may </w:t>
      </w:r>
      <w:del w:id="116" w:author="Joe Bennett" w:date="2020-08-12T10:32:00Z">
        <w:r w:rsidR="0014008B" w:rsidDel="00BA0CD3">
          <w:rPr>
            <w:rFonts w:ascii="Times New Roman" w:eastAsia="Arial" w:hAnsi="Times New Roman" w:cs="Times New Roman"/>
            <w:color w:val="000000"/>
            <w:sz w:val="24"/>
            <w:szCs w:val="24"/>
          </w:rPr>
          <w:delText xml:space="preserve">affect </w:delText>
        </w:r>
      </w:del>
      <w:ins w:id="117" w:author="Joe Bennett" w:date="2020-08-12T10:32:00Z">
        <w:r w:rsidR="00BA0CD3">
          <w:rPr>
            <w:rFonts w:ascii="Times New Roman" w:eastAsia="Arial" w:hAnsi="Times New Roman" w:cs="Times New Roman"/>
            <w:color w:val="000000"/>
            <w:sz w:val="24"/>
            <w:szCs w:val="24"/>
          </w:rPr>
          <w:t xml:space="preserve">alter </w:t>
        </w:r>
      </w:ins>
      <w:r w:rsidR="0014008B">
        <w:rPr>
          <w:rFonts w:ascii="Times New Roman" w:eastAsia="Arial" w:hAnsi="Times New Roman" w:cs="Times New Roman"/>
          <w:color w:val="000000"/>
          <w:sz w:val="24"/>
          <w:szCs w:val="24"/>
        </w:rPr>
        <w:t xml:space="preserve">the effectiveness of biodiversity protection are available and reasonably reliable, we argue that they should </w:t>
      </w:r>
      <w:del w:id="118" w:author="Joe Bennett" w:date="2020-08-12T10:32:00Z">
        <w:r w:rsidR="0014008B" w:rsidDel="00BA0CD3">
          <w:rPr>
            <w:rFonts w:ascii="Times New Roman" w:eastAsia="Arial" w:hAnsi="Times New Roman" w:cs="Times New Roman"/>
            <w:color w:val="000000"/>
            <w:sz w:val="24"/>
            <w:szCs w:val="24"/>
          </w:rPr>
          <w:delText xml:space="preserve">therefore </w:delText>
        </w:r>
      </w:del>
      <w:r w:rsidR="0014008B">
        <w:rPr>
          <w:rFonts w:ascii="Times New Roman" w:eastAsia="Arial" w:hAnsi="Times New Roman" w:cs="Times New Roman"/>
          <w:color w:val="000000"/>
          <w:sz w:val="24"/>
          <w:szCs w:val="24"/>
        </w:rPr>
        <w:t xml:space="preserve">be used together to support decisions for resilient protected area networks. Our framework and methods can allow management agencies to </w:t>
      </w:r>
      <w:r w:rsidR="00761873">
        <w:rPr>
          <w:rFonts w:ascii="Times New Roman" w:eastAsia="Arial" w:hAnsi="Times New Roman" w:cs="Times New Roman"/>
          <w:color w:val="000000"/>
          <w:sz w:val="24"/>
          <w:szCs w:val="24"/>
        </w:rPr>
        <w:t xml:space="preserve">do so, and also </w:t>
      </w:r>
      <w:del w:id="119" w:author="Joe Bennett" w:date="2020-08-12T10:33:00Z">
        <w:r w:rsidR="00761873" w:rsidDel="00BA0CD3">
          <w:rPr>
            <w:rFonts w:ascii="Times New Roman" w:eastAsia="Arial" w:hAnsi="Times New Roman" w:cs="Times New Roman"/>
            <w:color w:val="000000"/>
            <w:sz w:val="24"/>
            <w:szCs w:val="24"/>
          </w:rPr>
          <w:delText xml:space="preserve">to </w:delText>
        </w:r>
      </w:del>
      <w:r w:rsidR="00761873">
        <w:rPr>
          <w:rFonts w:ascii="Times New Roman" w:eastAsia="Arial" w:hAnsi="Times New Roman" w:cs="Times New Roman"/>
          <w:color w:val="000000"/>
          <w:sz w:val="24"/>
          <w:szCs w:val="24"/>
        </w:rPr>
        <w:t xml:space="preserve">explore the </w:t>
      </w:r>
      <w:r w:rsidR="001B7F3C">
        <w:rPr>
          <w:rFonts w:ascii="Times New Roman" w:eastAsia="Arial" w:hAnsi="Times New Roman" w:cs="Times New Roman"/>
          <w:color w:val="000000"/>
          <w:sz w:val="24"/>
          <w:szCs w:val="24"/>
        </w:rPr>
        <w:t xml:space="preserve">influence of individual parameters on decisions. </w:t>
      </w:r>
    </w:p>
    <w:p w14:paraId="4733F01B" w14:textId="0892E567" w:rsidR="00FF2FEB" w:rsidRDefault="007C4F4E" w:rsidP="003067E7">
      <w:pPr>
        <w:spacing w:before="240" w:after="0" w:line="480" w:lineRule="auto"/>
        <w:rPr>
          <w:rFonts w:ascii="Times New Roman" w:eastAsia="Arial" w:hAnsi="Times New Roman" w:cs="Times New Roman"/>
          <w:color w:val="000000"/>
          <w:sz w:val="24"/>
          <w:szCs w:val="24"/>
        </w:rPr>
      </w:pPr>
      <w:commentRangeStart w:id="120"/>
      <w:r>
        <w:rPr>
          <w:rFonts w:ascii="Times New Roman" w:eastAsia="Arial" w:hAnsi="Times New Roman" w:cs="Times New Roman"/>
          <w:color w:val="000000"/>
          <w:sz w:val="24"/>
          <w:szCs w:val="24"/>
        </w:rPr>
        <w:t>Our</w:t>
      </w:r>
      <w:commentRangeEnd w:id="120"/>
      <w:r w:rsidR="00124ECC">
        <w:rPr>
          <w:rStyle w:val="CommentReference"/>
        </w:rPr>
        <w:commentReference w:id="120"/>
      </w:r>
      <w:r>
        <w:rPr>
          <w:rFonts w:ascii="Times New Roman" w:eastAsia="Arial" w:hAnsi="Times New Roman" w:cs="Times New Roman"/>
          <w:color w:val="000000"/>
          <w:sz w:val="24"/>
          <w:szCs w:val="24"/>
        </w:rPr>
        <w:t xml:space="preserve"> example of protecting 30% of the ranges for threatened species globally suggests that accounting for </w:t>
      </w:r>
      <w:r w:rsidR="00601170">
        <w:rPr>
          <w:rFonts w:ascii="Times New Roman" w:eastAsia="Arial" w:hAnsi="Times New Roman" w:cs="Times New Roman"/>
          <w:color w:val="000000"/>
          <w:sz w:val="24"/>
          <w:szCs w:val="24"/>
        </w:rPr>
        <w:t xml:space="preserve">anthropogenic </w:t>
      </w:r>
      <w:del w:id="121" w:author="Joe Bennett" w:date="2020-08-12T10:33:00Z">
        <w:r w:rsidDel="00BA0CD3">
          <w:rPr>
            <w:rFonts w:ascii="Times New Roman" w:eastAsia="Arial" w:hAnsi="Times New Roman" w:cs="Times New Roman"/>
            <w:color w:val="000000"/>
            <w:sz w:val="24"/>
            <w:szCs w:val="24"/>
          </w:rPr>
          <w:delText xml:space="preserve">pressures and uncertainties </w:delText>
        </w:r>
      </w:del>
      <w:ins w:id="122" w:author="Joe Bennett" w:date="2020-08-12T10:33:00Z">
        <w:r w:rsidR="00BA0CD3">
          <w:rPr>
            <w:rFonts w:ascii="Times New Roman" w:eastAsia="Arial" w:hAnsi="Times New Roman" w:cs="Times New Roman"/>
            <w:color w:val="000000"/>
            <w:sz w:val="24"/>
            <w:szCs w:val="24"/>
          </w:rPr>
          <w:t xml:space="preserve">risk factors </w:t>
        </w:r>
      </w:ins>
      <w:r>
        <w:rPr>
          <w:rFonts w:ascii="Times New Roman" w:eastAsia="Arial" w:hAnsi="Times New Roman" w:cs="Times New Roman"/>
          <w:color w:val="000000"/>
          <w:sz w:val="24"/>
          <w:szCs w:val="24"/>
        </w:rPr>
        <w:t xml:space="preserve">can greatly influence conservation decisions, especially in areas where specific </w:t>
      </w:r>
      <w:del w:id="123" w:author="Joe Bennett" w:date="2020-08-12T10:33:00Z">
        <w:r w:rsidDel="00BA0CD3">
          <w:rPr>
            <w:rFonts w:ascii="Times New Roman" w:eastAsia="Arial" w:hAnsi="Times New Roman" w:cs="Times New Roman"/>
            <w:color w:val="000000"/>
            <w:sz w:val="24"/>
            <w:szCs w:val="24"/>
          </w:rPr>
          <w:delText xml:space="preserve">pressures </w:delText>
        </w:r>
      </w:del>
      <w:ins w:id="124" w:author="Joe Bennett" w:date="2020-08-12T10:33:00Z">
        <w:r w:rsidR="00BA0CD3">
          <w:rPr>
            <w:rFonts w:ascii="Times New Roman" w:eastAsia="Arial" w:hAnsi="Times New Roman" w:cs="Times New Roman"/>
            <w:color w:val="000000"/>
            <w:sz w:val="24"/>
            <w:szCs w:val="24"/>
          </w:rPr>
          <w:t xml:space="preserve">factors </w:t>
        </w:r>
      </w:ins>
      <w:r>
        <w:rPr>
          <w:rFonts w:ascii="Times New Roman" w:eastAsia="Arial" w:hAnsi="Times New Roman" w:cs="Times New Roman"/>
          <w:color w:val="000000"/>
          <w:sz w:val="24"/>
          <w:szCs w:val="24"/>
        </w:rPr>
        <w:t xml:space="preserve">predominate. </w:t>
      </w:r>
      <w:r w:rsidR="00B9147C">
        <w:rPr>
          <w:rFonts w:ascii="Times New Roman" w:eastAsia="Arial" w:hAnsi="Times New Roman" w:cs="Times New Roman"/>
          <w:color w:val="000000"/>
          <w:sz w:val="24"/>
          <w:szCs w:val="24"/>
        </w:rPr>
        <w:t>We</w:t>
      </w:r>
      <w:r w:rsidR="007778E4">
        <w:rPr>
          <w:rFonts w:ascii="Times New Roman" w:eastAsia="Arial" w:hAnsi="Times New Roman" w:cs="Times New Roman"/>
          <w:color w:val="000000"/>
          <w:sz w:val="24"/>
          <w:szCs w:val="24"/>
        </w:rPr>
        <w:t xml:space="preserve"> </w:t>
      </w:r>
      <w:r w:rsidR="00B9147C">
        <w:rPr>
          <w:rFonts w:ascii="Times New Roman" w:eastAsia="Arial" w:hAnsi="Times New Roman" w:cs="Times New Roman"/>
          <w:color w:val="000000"/>
          <w:sz w:val="24"/>
          <w:szCs w:val="24"/>
        </w:rPr>
        <w:lastRenderedPageBreak/>
        <w:t>argue that this leads to more resilient and effective conservation plans into the future to help safeguard our planet</w:t>
      </w:r>
      <w:r w:rsidR="00676D46">
        <w:rPr>
          <w:rFonts w:ascii="Times New Roman" w:eastAsia="Arial" w:hAnsi="Times New Roman" w:cs="Times New Roman"/>
          <w:color w:val="000000"/>
          <w:sz w:val="24"/>
          <w:szCs w:val="24"/>
        </w:rPr>
        <w:t>’</w:t>
      </w:r>
      <w:r w:rsidR="00B9147C">
        <w:rPr>
          <w:rFonts w:ascii="Times New Roman" w:eastAsia="Arial" w:hAnsi="Times New Roman" w:cs="Times New Roman"/>
          <w:color w:val="000000"/>
          <w:sz w:val="24"/>
          <w:szCs w:val="24"/>
        </w:rPr>
        <w:t>s biodiversity in the face of the current extinction and climate crises.</w:t>
      </w:r>
    </w:p>
    <w:p w14:paraId="1613EE7D" w14:textId="4854E1D1" w:rsidR="00B410C9" w:rsidDel="00BA0CD3" w:rsidRDefault="00B410C9" w:rsidP="00CA5AB1">
      <w:pPr>
        <w:spacing w:before="240" w:after="0" w:line="480" w:lineRule="auto"/>
        <w:rPr>
          <w:del w:id="125" w:author="Joe Bennett" w:date="2020-08-12T10:34:00Z"/>
          <w:rFonts w:ascii="Times New Roman" w:hAnsi="Times New Roman" w:cs="Times New Roman"/>
          <w:sz w:val="24"/>
          <w:szCs w:val="24"/>
        </w:rPr>
      </w:pPr>
      <w:del w:id="126" w:author="Joe Bennett" w:date="2020-08-12T10:34:00Z">
        <w:r w:rsidDel="00BA0CD3">
          <w:rPr>
            <w:rFonts w:ascii="Times New Roman" w:hAnsi="Times New Roman" w:cs="Times New Roman"/>
            <w:sz w:val="24"/>
            <w:szCs w:val="24"/>
          </w:rPr>
          <w:delText xml:space="preserve">Range of goals for protected areas, in some cases it may be more beneficial to protect riskier areas than safer </w:delText>
        </w:r>
        <w:commentRangeStart w:id="127"/>
        <w:r w:rsidDel="00BA0CD3">
          <w:rPr>
            <w:rFonts w:ascii="Times New Roman" w:hAnsi="Times New Roman" w:cs="Times New Roman"/>
            <w:sz w:val="24"/>
            <w:szCs w:val="24"/>
          </w:rPr>
          <w:delText>areas</w:delText>
        </w:r>
        <w:r w:rsidR="00B90F36" w:rsidDel="00BA0CD3">
          <w:rPr>
            <w:rFonts w:ascii="Times New Roman" w:hAnsi="Times New Roman" w:cs="Times New Roman"/>
            <w:sz w:val="24"/>
            <w:szCs w:val="24"/>
          </w:rPr>
          <w:fldChar w:fldCharType="begin"/>
        </w:r>
        <w:r w:rsidR="00B90F36" w:rsidDel="00BA0CD3">
          <w:rPr>
            <w:rFonts w:ascii="Times New Roman" w:hAnsi="Times New Roman" w:cs="Times New Roman"/>
            <w:sz w:val="24"/>
            <w:szCs w:val="24"/>
          </w:rPr>
          <w:delInstrText xml:space="preserve"> ADDIN ZOTERO_ITEM CSL_CITATION {"citationID":"HrRjknfa","properties":{"formattedCitation":"\\super 29\\nosupersub{}","plainCitation":"29","noteIndex":0},"citationItems":[{"id":2786,"uris":["http://zotero.org/users/878981/items/WZFGHI7U"],"uri":["http://zotero.org/users/878981/items/WZFGHI7U"],"itemData":{"id":2786,"type":"article-journal","container-title":"Conservation Biology","issue":"6","note":"publisher: Wiley Online Library","page":"1619–1629","source":"Google Scholar","title":"Should we protect the strong or the weak? Risk, resilience, and the selection of marine protected areas","title-short":"Should we protect the strong or the weak?","volume":"22","author":[{"family":"Game","given":"Edward T."},{"family":"McDonald-Madden","given":"E. V. E."},{"family":"Puotinen","given":"Marji L."},{"family":"Possingham","given":"Hugh P."}],"issued":{"date-parts":[["2008"]]}}}],"schema":"https://github.com/citation-style-language/schema/raw/master/csl-citation.json"} </w:delInstrText>
        </w:r>
        <w:r w:rsidR="00B90F36" w:rsidDel="00BA0CD3">
          <w:rPr>
            <w:rFonts w:ascii="Times New Roman" w:hAnsi="Times New Roman" w:cs="Times New Roman"/>
            <w:sz w:val="24"/>
            <w:szCs w:val="24"/>
          </w:rPr>
          <w:fldChar w:fldCharType="separate"/>
        </w:r>
        <w:r w:rsidR="00B90F36" w:rsidRPr="00B90F36" w:rsidDel="00BA0CD3">
          <w:rPr>
            <w:rFonts w:ascii="Times New Roman" w:hAnsi="Times New Roman" w:cs="Times New Roman"/>
            <w:sz w:val="24"/>
            <w:szCs w:val="24"/>
            <w:vertAlign w:val="superscript"/>
          </w:rPr>
          <w:delText>29</w:delText>
        </w:r>
        <w:r w:rsidR="00B90F36" w:rsidDel="00BA0CD3">
          <w:rPr>
            <w:rFonts w:ascii="Times New Roman" w:hAnsi="Times New Roman" w:cs="Times New Roman"/>
            <w:sz w:val="24"/>
            <w:szCs w:val="24"/>
          </w:rPr>
          <w:fldChar w:fldCharType="end"/>
        </w:r>
      </w:del>
      <w:commentRangeEnd w:id="127"/>
      <w:r w:rsidR="00BA0CD3">
        <w:rPr>
          <w:rStyle w:val="CommentReference"/>
        </w:rPr>
        <w:commentReference w:id="127"/>
      </w:r>
      <w:del w:id="128" w:author="Joe Bennett" w:date="2020-08-12T10:34:00Z">
        <w:r w:rsidDel="00BA0CD3">
          <w:rPr>
            <w:rFonts w:ascii="Times New Roman" w:hAnsi="Times New Roman" w:cs="Times New Roman"/>
            <w:sz w:val="24"/>
            <w:szCs w:val="24"/>
          </w:rPr>
          <w:delText>.</w:delText>
        </w:r>
      </w:del>
    </w:p>
    <w:p w14:paraId="51273B13" w14:textId="5C313AAF" w:rsidR="00357294" w:rsidRPr="00B02D09" w:rsidDel="00BA0CD3" w:rsidRDefault="00357294" w:rsidP="003067E7">
      <w:pPr>
        <w:spacing w:before="240" w:after="0" w:line="480" w:lineRule="auto"/>
        <w:rPr>
          <w:del w:id="129" w:author="Joe Bennett" w:date="2020-08-12T10:34:00Z"/>
          <w:rFonts w:ascii="Times New Roman" w:hAnsi="Times New Roman" w:cs="Times New Roman"/>
          <w:b/>
          <w:bCs/>
          <w:sz w:val="24"/>
          <w:szCs w:val="24"/>
        </w:rPr>
      </w:pPr>
      <w:del w:id="130" w:author="Joe Bennett" w:date="2020-08-12T10:34:00Z">
        <w:r w:rsidRPr="00B02D09" w:rsidDel="00BA0CD3">
          <w:rPr>
            <w:rFonts w:ascii="Times New Roman" w:hAnsi="Times New Roman" w:cs="Times New Roman"/>
            <w:b/>
            <w:bCs/>
            <w:sz w:val="24"/>
            <w:szCs w:val="24"/>
          </w:rPr>
          <w:br w:type="page"/>
        </w:r>
      </w:del>
    </w:p>
    <w:p w14:paraId="73A277A8" w14:textId="06038C3A" w:rsidR="002A1C67" w:rsidRPr="00961AEA" w:rsidRDefault="002A1C67" w:rsidP="00BC1C25">
      <w:pPr>
        <w:spacing w:after="0" w:line="480" w:lineRule="auto"/>
        <w:rPr>
          <w:rFonts w:ascii="Times New Roman" w:hAnsi="Times New Roman" w:cs="Times New Roman"/>
          <w:b/>
          <w:bCs/>
          <w:sz w:val="24"/>
          <w:szCs w:val="24"/>
        </w:rPr>
      </w:pPr>
      <w:r w:rsidRPr="00961AEA">
        <w:rPr>
          <w:rFonts w:ascii="Times New Roman" w:hAnsi="Times New Roman" w:cs="Times New Roman"/>
          <w:b/>
          <w:bCs/>
          <w:sz w:val="24"/>
          <w:szCs w:val="24"/>
        </w:rPr>
        <w:lastRenderedPageBreak/>
        <w:t>Main references</w:t>
      </w:r>
    </w:p>
    <w:p w14:paraId="1E8D440C" w14:textId="77777777" w:rsidR="00B90F36" w:rsidRPr="00B90F36" w:rsidRDefault="00FD4603" w:rsidP="00B90F36">
      <w:pPr>
        <w:pStyle w:val="Bibliography"/>
        <w:rPr>
          <w:rFonts w:ascii="Times New Roman" w:hAnsi="Times New Roman" w:cs="Times New Roman"/>
        </w:rPr>
      </w:pPr>
      <w:r w:rsidRPr="003432B5">
        <w:fldChar w:fldCharType="begin"/>
      </w:r>
      <w:r w:rsidR="00674956">
        <w:instrText xml:space="preserve"> ADDIN ZOTERO_BIBL {"uncited":[],"omitted":[],"custom":[]} CSL_BIBLIOGRAPHY </w:instrText>
      </w:r>
      <w:r w:rsidRPr="003432B5">
        <w:fldChar w:fldCharType="separate"/>
      </w:r>
      <w:r w:rsidR="00B90F36" w:rsidRPr="00B90F36">
        <w:rPr>
          <w:rFonts w:ascii="Times New Roman" w:hAnsi="Times New Roman" w:cs="Times New Roman"/>
        </w:rPr>
        <w:t>1.</w:t>
      </w:r>
      <w:r w:rsidR="00B90F36" w:rsidRPr="00B90F36">
        <w:rPr>
          <w:rFonts w:ascii="Times New Roman" w:hAnsi="Times New Roman" w:cs="Times New Roman"/>
        </w:rPr>
        <w:tab/>
        <w:t xml:space="preserve">Brondizio, E. S., Settele, J., Díaz, S. &amp; Ngo, H. T. Global assessment report on biodiversity and ecosystem services of the Intergovernmental Science-Policy Platform on Biodiversity and Ecosystem Services. </w:t>
      </w:r>
      <w:r w:rsidR="00B90F36" w:rsidRPr="00B90F36">
        <w:rPr>
          <w:rFonts w:ascii="Times New Roman" w:hAnsi="Times New Roman" w:cs="Times New Roman"/>
          <w:i/>
          <w:iCs/>
        </w:rPr>
        <w:t>IPBES Secretariat</w:t>
      </w:r>
      <w:r w:rsidR="00B90F36" w:rsidRPr="00B90F36">
        <w:rPr>
          <w:rFonts w:ascii="Times New Roman" w:hAnsi="Times New Roman" w:cs="Times New Roman"/>
        </w:rPr>
        <w:t xml:space="preserve"> (2019).</w:t>
      </w:r>
    </w:p>
    <w:p w14:paraId="2C78394E" w14:textId="77777777" w:rsidR="00B90F36" w:rsidRPr="00B90F36" w:rsidRDefault="00B90F36" w:rsidP="00B90F36">
      <w:pPr>
        <w:pStyle w:val="Bibliography"/>
        <w:rPr>
          <w:rFonts w:ascii="Times New Roman" w:hAnsi="Times New Roman" w:cs="Times New Roman"/>
        </w:rPr>
      </w:pPr>
      <w:r w:rsidRPr="00B90F36">
        <w:rPr>
          <w:rFonts w:ascii="Times New Roman" w:hAnsi="Times New Roman" w:cs="Times New Roman"/>
        </w:rPr>
        <w:t>2.</w:t>
      </w:r>
      <w:r w:rsidRPr="00B90F36">
        <w:rPr>
          <w:rFonts w:ascii="Times New Roman" w:hAnsi="Times New Roman" w:cs="Times New Roman"/>
        </w:rPr>
        <w:tab/>
        <w:t xml:space="preserve">Rosenberg, K. V. </w:t>
      </w:r>
      <w:r w:rsidRPr="00B90F36">
        <w:rPr>
          <w:rFonts w:ascii="Times New Roman" w:hAnsi="Times New Roman" w:cs="Times New Roman"/>
          <w:i/>
          <w:iCs/>
        </w:rPr>
        <w:t>et al.</w:t>
      </w:r>
      <w:r w:rsidRPr="00B90F36">
        <w:rPr>
          <w:rFonts w:ascii="Times New Roman" w:hAnsi="Times New Roman" w:cs="Times New Roman"/>
        </w:rPr>
        <w:t xml:space="preserve"> Decline of the North American avifauna. </w:t>
      </w:r>
      <w:r w:rsidRPr="00B90F36">
        <w:rPr>
          <w:rFonts w:ascii="Times New Roman" w:hAnsi="Times New Roman" w:cs="Times New Roman"/>
          <w:i/>
          <w:iCs/>
        </w:rPr>
        <w:t>Science</w:t>
      </w:r>
      <w:r w:rsidRPr="00B90F36">
        <w:rPr>
          <w:rFonts w:ascii="Times New Roman" w:hAnsi="Times New Roman" w:cs="Times New Roman"/>
        </w:rPr>
        <w:t xml:space="preserve"> </w:t>
      </w:r>
      <w:r w:rsidRPr="00B90F36">
        <w:rPr>
          <w:rFonts w:ascii="Times New Roman" w:hAnsi="Times New Roman" w:cs="Times New Roman"/>
          <w:b/>
          <w:bCs/>
        </w:rPr>
        <w:t>366</w:t>
      </w:r>
      <w:r w:rsidRPr="00B90F36">
        <w:rPr>
          <w:rFonts w:ascii="Times New Roman" w:hAnsi="Times New Roman" w:cs="Times New Roman"/>
        </w:rPr>
        <w:t>, 120–124 (2019).</w:t>
      </w:r>
    </w:p>
    <w:p w14:paraId="1B3B40FA" w14:textId="77777777" w:rsidR="00B90F36" w:rsidRPr="00B90F36" w:rsidRDefault="00B90F36" w:rsidP="00B90F36">
      <w:pPr>
        <w:pStyle w:val="Bibliography"/>
        <w:rPr>
          <w:rFonts w:ascii="Times New Roman" w:hAnsi="Times New Roman" w:cs="Times New Roman"/>
        </w:rPr>
      </w:pPr>
      <w:r w:rsidRPr="00B90F36">
        <w:rPr>
          <w:rFonts w:ascii="Times New Roman" w:hAnsi="Times New Roman" w:cs="Times New Roman"/>
        </w:rPr>
        <w:t>3.</w:t>
      </w:r>
      <w:r w:rsidRPr="00B90F36">
        <w:rPr>
          <w:rFonts w:ascii="Times New Roman" w:hAnsi="Times New Roman" w:cs="Times New Roman"/>
        </w:rPr>
        <w:tab/>
        <w:t xml:space="preserve">Eklund, J. F. &amp; Cabeza-Jaimejuan, M. D. M. Quality of governance and effectiveness of protected areas: crucial concepts for conservation planning. </w:t>
      </w:r>
      <w:r w:rsidRPr="00B90F36">
        <w:rPr>
          <w:rFonts w:ascii="Times New Roman" w:hAnsi="Times New Roman" w:cs="Times New Roman"/>
          <w:i/>
          <w:iCs/>
        </w:rPr>
        <w:t>Annals of the New York Academy of Sciences</w:t>
      </w:r>
      <w:r w:rsidRPr="00B90F36">
        <w:rPr>
          <w:rFonts w:ascii="Times New Roman" w:hAnsi="Times New Roman" w:cs="Times New Roman"/>
        </w:rPr>
        <w:t xml:space="preserve"> (2017).</w:t>
      </w:r>
    </w:p>
    <w:p w14:paraId="4B386FEA" w14:textId="77777777" w:rsidR="00B90F36" w:rsidRPr="00B90F36" w:rsidRDefault="00B90F36" w:rsidP="00B90F36">
      <w:pPr>
        <w:pStyle w:val="Bibliography"/>
        <w:rPr>
          <w:rFonts w:ascii="Times New Roman" w:hAnsi="Times New Roman" w:cs="Times New Roman"/>
        </w:rPr>
      </w:pPr>
      <w:r w:rsidRPr="00B90F36">
        <w:rPr>
          <w:rFonts w:ascii="Times New Roman" w:hAnsi="Times New Roman" w:cs="Times New Roman"/>
        </w:rPr>
        <w:t>4.</w:t>
      </w:r>
      <w:r w:rsidRPr="00B90F36">
        <w:rPr>
          <w:rFonts w:ascii="Times New Roman" w:hAnsi="Times New Roman" w:cs="Times New Roman"/>
        </w:rPr>
        <w:tab/>
        <w:t xml:space="preserve">Baynham-Herd, Z., Amano, T., Sutherland, W. J. &amp; Donald, P. F. Governance explains variation in national responses to the biodiversity crisis. </w:t>
      </w:r>
      <w:r w:rsidRPr="00B90F36">
        <w:rPr>
          <w:rFonts w:ascii="Times New Roman" w:hAnsi="Times New Roman" w:cs="Times New Roman"/>
          <w:i/>
          <w:iCs/>
        </w:rPr>
        <w:t>Environmental Conservation</w:t>
      </w:r>
      <w:r w:rsidRPr="00B90F36">
        <w:rPr>
          <w:rFonts w:ascii="Times New Roman" w:hAnsi="Times New Roman" w:cs="Times New Roman"/>
        </w:rPr>
        <w:t xml:space="preserve"> </w:t>
      </w:r>
      <w:r w:rsidRPr="00B90F36">
        <w:rPr>
          <w:rFonts w:ascii="Times New Roman" w:hAnsi="Times New Roman" w:cs="Times New Roman"/>
          <w:b/>
          <w:bCs/>
        </w:rPr>
        <w:t>45</w:t>
      </w:r>
      <w:r w:rsidRPr="00B90F36">
        <w:rPr>
          <w:rFonts w:ascii="Times New Roman" w:hAnsi="Times New Roman" w:cs="Times New Roman"/>
        </w:rPr>
        <w:t>, 407–418 (2018).</w:t>
      </w:r>
    </w:p>
    <w:p w14:paraId="4F2A4D95" w14:textId="77777777" w:rsidR="00B90F36" w:rsidRPr="00B90F36" w:rsidRDefault="00B90F36" w:rsidP="00B90F36">
      <w:pPr>
        <w:pStyle w:val="Bibliography"/>
        <w:rPr>
          <w:rFonts w:ascii="Times New Roman" w:hAnsi="Times New Roman" w:cs="Times New Roman"/>
        </w:rPr>
      </w:pPr>
      <w:r w:rsidRPr="00B90F36">
        <w:rPr>
          <w:rFonts w:ascii="Times New Roman" w:hAnsi="Times New Roman" w:cs="Times New Roman"/>
        </w:rPr>
        <w:t>5.</w:t>
      </w:r>
      <w:r w:rsidRPr="00B90F36">
        <w:rPr>
          <w:rFonts w:ascii="Times New Roman" w:hAnsi="Times New Roman" w:cs="Times New Roman"/>
        </w:rPr>
        <w:tab/>
        <w:t xml:space="preserve">Hoffmann, S., Irl, S. D. &amp; Beierkuhnlein, C. Predicted climate shifts within terrestrial protected areas worldwide. </w:t>
      </w:r>
      <w:r w:rsidRPr="00B90F36">
        <w:rPr>
          <w:rFonts w:ascii="Times New Roman" w:hAnsi="Times New Roman" w:cs="Times New Roman"/>
          <w:i/>
          <w:iCs/>
        </w:rPr>
        <w:t>Nature communications</w:t>
      </w:r>
      <w:r w:rsidRPr="00B90F36">
        <w:rPr>
          <w:rFonts w:ascii="Times New Roman" w:hAnsi="Times New Roman" w:cs="Times New Roman"/>
        </w:rPr>
        <w:t xml:space="preserve"> </w:t>
      </w:r>
      <w:r w:rsidRPr="00B90F36">
        <w:rPr>
          <w:rFonts w:ascii="Times New Roman" w:hAnsi="Times New Roman" w:cs="Times New Roman"/>
          <w:b/>
          <w:bCs/>
        </w:rPr>
        <w:t>10</w:t>
      </w:r>
      <w:r w:rsidRPr="00B90F36">
        <w:rPr>
          <w:rFonts w:ascii="Times New Roman" w:hAnsi="Times New Roman" w:cs="Times New Roman"/>
        </w:rPr>
        <w:t>, 1–10 (2019).</w:t>
      </w:r>
    </w:p>
    <w:p w14:paraId="24EF2459" w14:textId="77777777" w:rsidR="00B90F36" w:rsidRPr="00B90F36" w:rsidRDefault="00B90F36" w:rsidP="00B90F36">
      <w:pPr>
        <w:pStyle w:val="Bibliography"/>
        <w:rPr>
          <w:rFonts w:ascii="Times New Roman" w:hAnsi="Times New Roman" w:cs="Times New Roman"/>
        </w:rPr>
      </w:pPr>
      <w:r w:rsidRPr="00B90F36">
        <w:rPr>
          <w:rFonts w:ascii="Times New Roman" w:hAnsi="Times New Roman" w:cs="Times New Roman"/>
        </w:rPr>
        <w:t>6.</w:t>
      </w:r>
      <w:r w:rsidRPr="00B90F36">
        <w:rPr>
          <w:rFonts w:ascii="Times New Roman" w:hAnsi="Times New Roman" w:cs="Times New Roman"/>
        </w:rPr>
        <w:tab/>
        <w:t xml:space="preserve">Pouzols, F. M. </w:t>
      </w:r>
      <w:r w:rsidRPr="00B90F36">
        <w:rPr>
          <w:rFonts w:ascii="Times New Roman" w:hAnsi="Times New Roman" w:cs="Times New Roman"/>
          <w:i/>
          <w:iCs/>
        </w:rPr>
        <w:t>et al.</w:t>
      </w:r>
      <w:r w:rsidRPr="00B90F36">
        <w:rPr>
          <w:rFonts w:ascii="Times New Roman" w:hAnsi="Times New Roman" w:cs="Times New Roman"/>
        </w:rPr>
        <w:t xml:space="preserve"> Global protected area expansion is compromised by projected land-use and parochialism. </w:t>
      </w:r>
      <w:r w:rsidRPr="00B90F36">
        <w:rPr>
          <w:rFonts w:ascii="Times New Roman" w:hAnsi="Times New Roman" w:cs="Times New Roman"/>
          <w:i/>
          <w:iCs/>
        </w:rPr>
        <w:t>Nature</w:t>
      </w:r>
      <w:r w:rsidRPr="00B90F36">
        <w:rPr>
          <w:rFonts w:ascii="Times New Roman" w:hAnsi="Times New Roman" w:cs="Times New Roman"/>
        </w:rPr>
        <w:t xml:space="preserve"> </w:t>
      </w:r>
      <w:r w:rsidRPr="00B90F36">
        <w:rPr>
          <w:rFonts w:ascii="Times New Roman" w:hAnsi="Times New Roman" w:cs="Times New Roman"/>
          <w:b/>
          <w:bCs/>
        </w:rPr>
        <w:t>516</w:t>
      </w:r>
      <w:r w:rsidRPr="00B90F36">
        <w:rPr>
          <w:rFonts w:ascii="Times New Roman" w:hAnsi="Times New Roman" w:cs="Times New Roman"/>
        </w:rPr>
        <w:t>, 383–386 (2014).</w:t>
      </w:r>
    </w:p>
    <w:p w14:paraId="05522E4C" w14:textId="77777777" w:rsidR="00B90F36" w:rsidRPr="00B90F36" w:rsidRDefault="00B90F36" w:rsidP="00B90F36">
      <w:pPr>
        <w:pStyle w:val="Bibliography"/>
        <w:rPr>
          <w:rFonts w:ascii="Times New Roman" w:hAnsi="Times New Roman" w:cs="Times New Roman"/>
        </w:rPr>
      </w:pPr>
      <w:r w:rsidRPr="00B90F36">
        <w:rPr>
          <w:rFonts w:ascii="Times New Roman" w:hAnsi="Times New Roman" w:cs="Times New Roman"/>
        </w:rPr>
        <w:t>7.</w:t>
      </w:r>
      <w:r w:rsidRPr="00B90F36">
        <w:rPr>
          <w:rFonts w:ascii="Times New Roman" w:hAnsi="Times New Roman" w:cs="Times New Roman"/>
        </w:rPr>
        <w:tab/>
        <w:t xml:space="preserve">Watson, J. E. M., Dudley, N., Segan, D. B. &amp; Hockings, M. The performance and potential of protected areas. </w:t>
      </w:r>
      <w:r w:rsidRPr="00B90F36">
        <w:rPr>
          <w:rFonts w:ascii="Times New Roman" w:hAnsi="Times New Roman" w:cs="Times New Roman"/>
          <w:i/>
          <w:iCs/>
        </w:rPr>
        <w:t>Nature</w:t>
      </w:r>
      <w:r w:rsidRPr="00B90F36">
        <w:rPr>
          <w:rFonts w:ascii="Times New Roman" w:hAnsi="Times New Roman" w:cs="Times New Roman"/>
        </w:rPr>
        <w:t xml:space="preserve"> </w:t>
      </w:r>
      <w:r w:rsidRPr="00B90F36">
        <w:rPr>
          <w:rFonts w:ascii="Times New Roman" w:hAnsi="Times New Roman" w:cs="Times New Roman"/>
          <w:b/>
          <w:bCs/>
        </w:rPr>
        <w:t>515</w:t>
      </w:r>
      <w:r w:rsidRPr="00B90F36">
        <w:rPr>
          <w:rFonts w:ascii="Times New Roman" w:hAnsi="Times New Roman" w:cs="Times New Roman"/>
        </w:rPr>
        <w:t>, 67–73 (2014).</w:t>
      </w:r>
    </w:p>
    <w:p w14:paraId="3CC6C36B" w14:textId="77777777" w:rsidR="00B90F36" w:rsidRPr="00B90F36" w:rsidRDefault="00B90F36" w:rsidP="00B90F36">
      <w:pPr>
        <w:pStyle w:val="Bibliography"/>
        <w:rPr>
          <w:rFonts w:ascii="Times New Roman" w:hAnsi="Times New Roman" w:cs="Times New Roman"/>
        </w:rPr>
      </w:pPr>
      <w:r w:rsidRPr="00B90F36">
        <w:rPr>
          <w:rFonts w:ascii="Times New Roman" w:hAnsi="Times New Roman" w:cs="Times New Roman"/>
        </w:rPr>
        <w:t>8.</w:t>
      </w:r>
      <w:r w:rsidRPr="00B90F36">
        <w:rPr>
          <w:rFonts w:ascii="Times New Roman" w:hAnsi="Times New Roman" w:cs="Times New Roman"/>
        </w:rPr>
        <w:tab/>
        <w:t>Zero draft of the post-2020 global biodiversity framework.</w:t>
      </w:r>
    </w:p>
    <w:p w14:paraId="3043C759" w14:textId="77777777" w:rsidR="00B90F36" w:rsidRPr="00B90F36" w:rsidRDefault="00B90F36" w:rsidP="00B90F36">
      <w:pPr>
        <w:pStyle w:val="Bibliography"/>
        <w:rPr>
          <w:rFonts w:ascii="Times New Roman" w:hAnsi="Times New Roman" w:cs="Times New Roman"/>
        </w:rPr>
      </w:pPr>
      <w:r w:rsidRPr="00B90F36">
        <w:rPr>
          <w:rFonts w:ascii="Times New Roman" w:hAnsi="Times New Roman" w:cs="Times New Roman"/>
        </w:rPr>
        <w:t>9.</w:t>
      </w:r>
      <w:r w:rsidRPr="00B90F36">
        <w:rPr>
          <w:rFonts w:ascii="Times New Roman" w:hAnsi="Times New Roman" w:cs="Times New Roman"/>
        </w:rPr>
        <w:tab/>
        <w:t xml:space="preserve">Brooks, T. M. </w:t>
      </w:r>
      <w:r w:rsidRPr="00B90F36">
        <w:rPr>
          <w:rFonts w:ascii="Times New Roman" w:hAnsi="Times New Roman" w:cs="Times New Roman"/>
          <w:i/>
          <w:iCs/>
        </w:rPr>
        <w:t>et al.</w:t>
      </w:r>
      <w:r w:rsidRPr="00B90F36">
        <w:rPr>
          <w:rFonts w:ascii="Times New Roman" w:hAnsi="Times New Roman" w:cs="Times New Roman"/>
        </w:rPr>
        <w:t xml:space="preserve"> Global biodiversity conservation priorities. </w:t>
      </w:r>
      <w:r w:rsidRPr="00B90F36">
        <w:rPr>
          <w:rFonts w:ascii="Times New Roman" w:hAnsi="Times New Roman" w:cs="Times New Roman"/>
          <w:i/>
          <w:iCs/>
        </w:rPr>
        <w:t>science</w:t>
      </w:r>
      <w:r w:rsidRPr="00B90F36">
        <w:rPr>
          <w:rFonts w:ascii="Times New Roman" w:hAnsi="Times New Roman" w:cs="Times New Roman"/>
        </w:rPr>
        <w:t xml:space="preserve"> </w:t>
      </w:r>
      <w:r w:rsidRPr="00B90F36">
        <w:rPr>
          <w:rFonts w:ascii="Times New Roman" w:hAnsi="Times New Roman" w:cs="Times New Roman"/>
          <w:b/>
          <w:bCs/>
        </w:rPr>
        <w:t>313</w:t>
      </w:r>
      <w:r w:rsidRPr="00B90F36">
        <w:rPr>
          <w:rFonts w:ascii="Times New Roman" w:hAnsi="Times New Roman" w:cs="Times New Roman"/>
        </w:rPr>
        <w:t>, 58–61 (2006).</w:t>
      </w:r>
    </w:p>
    <w:p w14:paraId="33437541" w14:textId="77777777" w:rsidR="00B90F36" w:rsidRPr="00B90F36" w:rsidRDefault="00B90F36" w:rsidP="00B90F36">
      <w:pPr>
        <w:pStyle w:val="Bibliography"/>
        <w:rPr>
          <w:rFonts w:ascii="Times New Roman" w:hAnsi="Times New Roman" w:cs="Times New Roman"/>
        </w:rPr>
      </w:pPr>
      <w:r w:rsidRPr="00B90F36">
        <w:rPr>
          <w:rFonts w:ascii="Times New Roman" w:hAnsi="Times New Roman" w:cs="Times New Roman"/>
        </w:rPr>
        <w:t>10.</w:t>
      </w:r>
      <w:r w:rsidRPr="00B90F36">
        <w:rPr>
          <w:rFonts w:ascii="Times New Roman" w:hAnsi="Times New Roman" w:cs="Times New Roman"/>
        </w:rPr>
        <w:tab/>
        <w:t xml:space="preserve">Venter, O. </w:t>
      </w:r>
      <w:r w:rsidRPr="00B90F36">
        <w:rPr>
          <w:rFonts w:ascii="Times New Roman" w:hAnsi="Times New Roman" w:cs="Times New Roman"/>
          <w:i/>
          <w:iCs/>
        </w:rPr>
        <w:t>et al.</w:t>
      </w:r>
      <w:r w:rsidRPr="00B90F36">
        <w:rPr>
          <w:rFonts w:ascii="Times New Roman" w:hAnsi="Times New Roman" w:cs="Times New Roman"/>
        </w:rPr>
        <w:t xml:space="preserve"> Targeting Global Protected Area Expansion for Imperiled Biodiversity. </w:t>
      </w:r>
      <w:r w:rsidRPr="00B90F36">
        <w:rPr>
          <w:rFonts w:ascii="Times New Roman" w:hAnsi="Times New Roman" w:cs="Times New Roman"/>
          <w:i/>
          <w:iCs/>
        </w:rPr>
        <w:t>PLOS Biology</w:t>
      </w:r>
      <w:r w:rsidRPr="00B90F36">
        <w:rPr>
          <w:rFonts w:ascii="Times New Roman" w:hAnsi="Times New Roman" w:cs="Times New Roman"/>
        </w:rPr>
        <w:t xml:space="preserve"> </w:t>
      </w:r>
      <w:r w:rsidRPr="00B90F36">
        <w:rPr>
          <w:rFonts w:ascii="Times New Roman" w:hAnsi="Times New Roman" w:cs="Times New Roman"/>
          <w:b/>
          <w:bCs/>
        </w:rPr>
        <w:t>12</w:t>
      </w:r>
      <w:r w:rsidRPr="00B90F36">
        <w:rPr>
          <w:rFonts w:ascii="Times New Roman" w:hAnsi="Times New Roman" w:cs="Times New Roman"/>
        </w:rPr>
        <w:t>, e1001891 (2014).</w:t>
      </w:r>
    </w:p>
    <w:p w14:paraId="3DF602E0" w14:textId="77777777" w:rsidR="00B90F36" w:rsidRPr="00B90F36" w:rsidRDefault="00B90F36" w:rsidP="00B90F36">
      <w:pPr>
        <w:pStyle w:val="Bibliography"/>
        <w:rPr>
          <w:rFonts w:ascii="Times New Roman" w:hAnsi="Times New Roman" w:cs="Times New Roman"/>
        </w:rPr>
      </w:pPr>
      <w:r w:rsidRPr="00B90F36">
        <w:rPr>
          <w:rFonts w:ascii="Times New Roman" w:hAnsi="Times New Roman" w:cs="Times New Roman"/>
        </w:rPr>
        <w:t>11.</w:t>
      </w:r>
      <w:r w:rsidRPr="00B90F36">
        <w:rPr>
          <w:rFonts w:ascii="Times New Roman" w:hAnsi="Times New Roman" w:cs="Times New Roman"/>
        </w:rPr>
        <w:tab/>
        <w:t xml:space="preserve">Tesfaw, A. T. </w:t>
      </w:r>
      <w:r w:rsidRPr="00B90F36">
        <w:rPr>
          <w:rFonts w:ascii="Times New Roman" w:hAnsi="Times New Roman" w:cs="Times New Roman"/>
          <w:i/>
          <w:iCs/>
        </w:rPr>
        <w:t>et al.</w:t>
      </w:r>
      <w:r w:rsidRPr="00B90F36">
        <w:rPr>
          <w:rFonts w:ascii="Times New Roman" w:hAnsi="Times New Roman" w:cs="Times New Roman"/>
        </w:rPr>
        <w:t xml:space="preserve"> Land-use and land-cover change shape the sustainability and impacts of protected areas. </w:t>
      </w:r>
      <w:r w:rsidRPr="00B90F36">
        <w:rPr>
          <w:rFonts w:ascii="Times New Roman" w:hAnsi="Times New Roman" w:cs="Times New Roman"/>
          <w:i/>
          <w:iCs/>
        </w:rPr>
        <w:t>Proceedings of the National Academy of Sciences</w:t>
      </w:r>
      <w:r w:rsidRPr="00B90F36">
        <w:rPr>
          <w:rFonts w:ascii="Times New Roman" w:hAnsi="Times New Roman" w:cs="Times New Roman"/>
        </w:rPr>
        <w:t xml:space="preserve"> </w:t>
      </w:r>
      <w:r w:rsidRPr="00B90F36">
        <w:rPr>
          <w:rFonts w:ascii="Times New Roman" w:hAnsi="Times New Roman" w:cs="Times New Roman"/>
          <w:b/>
          <w:bCs/>
        </w:rPr>
        <w:t>115</w:t>
      </w:r>
      <w:r w:rsidRPr="00B90F36">
        <w:rPr>
          <w:rFonts w:ascii="Times New Roman" w:hAnsi="Times New Roman" w:cs="Times New Roman"/>
        </w:rPr>
        <w:t>, 2084–2089 (2018).</w:t>
      </w:r>
    </w:p>
    <w:p w14:paraId="21D9110F" w14:textId="77777777" w:rsidR="00B90F36" w:rsidRPr="00B90F36" w:rsidRDefault="00B90F36" w:rsidP="00B90F36">
      <w:pPr>
        <w:pStyle w:val="Bibliography"/>
        <w:rPr>
          <w:rFonts w:ascii="Times New Roman" w:hAnsi="Times New Roman" w:cs="Times New Roman"/>
        </w:rPr>
      </w:pPr>
      <w:r w:rsidRPr="00B90F36">
        <w:rPr>
          <w:rFonts w:ascii="Times New Roman" w:hAnsi="Times New Roman" w:cs="Times New Roman"/>
        </w:rPr>
        <w:t>12.</w:t>
      </w:r>
      <w:r w:rsidRPr="00B90F36">
        <w:rPr>
          <w:rFonts w:ascii="Times New Roman" w:hAnsi="Times New Roman" w:cs="Times New Roman"/>
        </w:rPr>
        <w:tab/>
        <w:t xml:space="preserve">Maxwell, S. L. </w:t>
      </w:r>
      <w:r w:rsidRPr="00B90F36">
        <w:rPr>
          <w:rFonts w:ascii="Times New Roman" w:hAnsi="Times New Roman" w:cs="Times New Roman"/>
          <w:i/>
          <w:iCs/>
        </w:rPr>
        <w:t>et al.</w:t>
      </w:r>
      <w:r w:rsidRPr="00B90F36">
        <w:rPr>
          <w:rFonts w:ascii="Times New Roman" w:hAnsi="Times New Roman" w:cs="Times New Roman"/>
        </w:rPr>
        <w:t xml:space="preserve"> Conservation implications of ecological responses to extreme weather and climate events. </w:t>
      </w:r>
      <w:r w:rsidRPr="00B90F36">
        <w:rPr>
          <w:rFonts w:ascii="Times New Roman" w:hAnsi="Times New Roman" w:cs="Times New Roman"/>
          <w:i/>
          <w:iCs/>
        </w:rPr>
        <w:t>Diversity and Distributions</w:t>
      </w:r>
      <w:r w:rsidRPr="00B90F36">
        <w:rPr>
          <w:rFonts w:ascii="Times New Roman" w:hAnsi="Times New Roman" w:cs="Times New Roman"/>
        </w:rPr>
        <w:t xml:space="preserve"> </w:t>
      </w:r>
      <w:r w:rsidRPr="00B90F36">
        <w:rPr>
          <w:rFonts w:ascii="Times New Roman" w:hAnsi="Times New Roman" w:cs="Times New Roman"/>
          <w:b/>
          <w:bCs/>
        </w:rPr>
        <w:t>25</w:t>
      </w:r>
      <w:r w:rsidRPr="00B90F36">
        <w:rPr>
          <w:rFonts w:ascii="Times New Roman" w:hAnsi="Times New Roman" w:cs="Times New Roman"/>
        </w:rPr>
        <w:t>, 613–625 (2019).</w:t>
      </w:r>
    </w:p>
    <w:p w14:paraId="1F704371" w14:textId="77777777" w:rsidR="00B90F36" w:rsidRPr="00B90F36" w:rsidRDefault="00B90F36" w:rsidP="00B90F36">
      <w:pPr>
        <w:pStyle w:val="Bibliography"/>
        <w:rPr>
          <w:rFonts w:ascii="Times New Roman" w:hAnsi="Times New Roman" w:cs="Times New Roman"/>
        </w:rPr>
      </w:pPr>
      <w:r w:rsidRPr="00B90F36">
        <w:rPr>
          <w:rFonts w:ascii="Times New Roman" w:hAnsi="Times New Roman" w:cs="Times New Roman"/>
        </w:rPr>
        <w:t>13.</w:t>
      </w:r>
      <w:r w:rsidRPr="00B90F36">
        <w:rPr>
          <w:rFonts w:ascii="Times New Roman" w:hAnsi="Times New Roman" w:cs="Times New Roman"/>
        </w:rPr>
        <w:tab/>
        <w:t xml:space="preserve">Miller, D. C., Agrawal, A. &amp; Roberts, J. T. Biodiversity, governance, and the allocation of international aid for conservation. </w:t>
      </w:r>
      <w:r w:rsidRPr="00B90F36">
        <w:rPr>
          <w:rFonts w:ascii="Times New Roman" w:hAnsi="Times New Roman" w:cs="Times New Roman"/>
          <w:i/>
          <w:iCs/>
        </w:rPr>
        <w:t>Conservation Letters</w:t>
      </w:r>
      <w:r w:rsidRPr="00B90F36">
        <w:rPr>
          <w:rFonts w:ascii="Times New Roman" w:hAnsi="Times New Roman" w:cs="Times New Roman"/>
        </w:rPr>
        <w:t xml:space="preserve"> </w:t>
      </w:r>
      <w:r w:rsidRPr="00B90F36">
        <w:rPr>
          <w:rFonts w:ascii="Times New Roman" w:hAnsi="Times New Roman" w:cs="Times New Roman"/>
          <w:b/>
          <w:bCs/>
        </w:rPr>
        <w:t>6</w:t>
      </w:r>
      <w:r w:rsidRPr="00B90F36">
        <w:rPr>
          <w:rFonts w:ascii="Times New Roman" w:hAnsi="Times New Roman" w:cs="Times New Roman"/>
        </w:rPr>
        <w:t>, 12–20 (2013).</w:t>
      </w:r>
    </w:p>
    <w:p w14:paraId="30D81B78" w14:textId="77777777" w:rsidR="00B90F36" w:rsidRPr="00B90F36" w:rsidRDefault="00B90F36" w:rsidP="00B90F36">
      <w:pPr>
        <w:pStyle w:val="Bibliography"/>
        <w:rPr>
          <w:rFonts w:ascii="Times New Roman" w:hAnsi="Times New Roman" w:cs="Times New Roman"/>
        </w:rPr>
      </w:pPr>
      <w:r w:rsidRPr="00B90F36">
        <w:rPr>
          <w:rFonts w:ascii="Times New Roman" w:hAnsi="Times New Roman" w:cs="Times New Roman"/>
        </w:rPr>
        <w:lastRenderedPageBreak/>
        <w:t>14.</w:t>
      </w:r>
      <w:r w:rsidRPr="00B90F36">
        <w:rPr>
          <w:rFonts w:ascii="Times New Roman" w:hAnsi="Times New Roman" w:cs="Times New Roman"/>
        </w:rPr>
        <w:tab/>
        <w:t xml:space="preserve">Schulze, K. </w:t>
      </w:r>
      <w:r w:rsidRPr="00B90F36">
        <w:rPr>
          <w:rFonts w:ascii="Times New Roman" w:hAnsi="Times New Roman" w:cs="Times New Roman"/>
          <w:i/>
          <w:iCs/>
        </w:rPr>
        <w:t>et al.</w:t>
      </w:r>
      <w:r w:rsidRPr="00B90F36">
        <w:rPr>
          <w:rFonts w:ascii="Times New Roman" w:hAnsi="Times New Roman" w:cs="Times New Roman"/>
        </w:rPr>
        <w:t xml:space="preserve"> An assessment of threats to terrestrial protected areas. </w:t>
      </w:r>
      <w:r w:rsidRPr="00B90F36">
        <w:rPr>
          <w:rFonts w:ascii="Times New Roman" w:hAnsi="Times New Roman" w:cs="Times New Roman"/>
          <w:i/>
          <w:iCs/>
        </w:rPr>
        <w:t>Conservation Letters</w:t>
      </w:r>
      <w:r w:rsidRPr="00B90F36">
        <w:rPr>
          <w:rFonts w:ascii="Times New Roman" w:hAnsi="Times New Roman" w:cs="Times New Roman"/>
        </w:rPr>
        <w:t xml:space="preserve"> </w:t>
      </w:r>
      <w:r w:rsidRPr="00B90F36">
        <w:rPr>
          <w:rFonts w:ascii="Times New Roman" w:hAnsi="Times New Roman" w:cs="Times New Roman"/>
          <w:b/>
          <w:bCs/>
        </w:rPr>
        <w:t>11</w:t>
      </w:r>
      <w:r w:rsidRPr="00B90F36">
        <w:rPr>
          <w:rFonts w:ascii="Times New Roman" w:hAnsi="Times New Roman" w:cs="Times New Roman"/>
        </w:rPr>
        <w:t>, e12435 (2018).</w:t>
      </w:r>
    </w:p>
    <w:p w14:paraId="6DA2A721" w14:textId="77777777" w:rsidR="00B90F36" w:rsidRPr="00B90F36" w:rsidRDefault="00B90F36" w:rsidP="00B90F36">
      <w:pPr>
        <w:pStyle w:val="Bibliography"/>
        <w:rPr>
          <w:rFonts w:ascii="Times New Roman" w:hAnsi="Times New Roman" w:cs="Times New Roman"/>
        </w:rPr>
      </w:pPr>
      <w:r w:rsidRPr="00B90F36">
        <w:rPr>
          <w:rFonts w:ascii="Times New Roman" w:hAnsi="Times New Roman" w:cs="Times New Roman"/>
        </w:rPr>
        <w:t>15.</w:t>
      </w:r>
      <w:r w:rsidRPr="00B90F36">
        <w:rPr>
          <w:rFonts w:ascii="Times New Roman" w:hAnsi="Times New Roman" w:cs="Times New Roman"/>
        </w:rPr>
        <w:tab/>
        <w:t xml:space="preserve">McBride, M. F., Wilson, K. A., Bode, M. &amp; Possingham, H. P. Incorporating the effects of socioeconomic uncertainty into priority setting for conservation investment. </w:t>
      </w:r>
      <w:r w:rsidRPr="00B90F36">
        <w:rPr>
          <w:rFonts w:ascii="Times New Roman" w:hAnsi="Times New Roman" w:cs="Times New Roman"/>
          <w:i/>
          <w:iCs/>
        </w:rPr>
        <w:t>Conservation Biology</w:t>
      </w:r>
      <w:r w:rsidRPr="00B90F36">
        <w:rPr>
          <w:rFonts w:ascii="Times New Roman" w:hAnsi="Times New Roman" w:cs="Times New Roman"/>
        </w:rPr>
        <w:t xml:space="preserve"> </w:t>
      </w:r>
      <w:r w:rsidRPr="00B90F36">
        <w:rPr>
          <w:rFonts w:ascii="Times New Roman" w:hAnsi="Times New Roman" w:cs="Times New Roman"/>
          <w:b/>
          <w:bCs/>
        </w:rPr>
        <w:t>21</w:t>
      </w:r>
      <w:r w:rsidRPr="00B90F36">
        <w:rPr>
          <w:rFonts w:ascii="Times New Roman" w:hAnsi="Times New Roman" w:cs="Times New Roman"/>
        </w:rPr>
        <w:t>, 1463–1474 (2007).</w:t>
      </w:r>
    </w:p>
    <w:p w14:paraId="13F28358" w14:textId="77777777" w:rsidR="00B90F36" w:rsidRPr="00B90F36" w:rsidRDefault="00B90F36" w:rsidP="00B90F36">
      <w:pPr>
        <w:pStyle w:val="Bibliography"/>
        <w:rPr>
          <w:rFonts w:ascii="Times New Roman" w:hAnsi="Times New Roman" w:cs="Times New Roman"/>
        </w:rPr>
      </w:pPr>
      <w:r w:rsidRPr="00B90F36">
        <w:rPr>
          <w:rFonts w:ascii="Times New Roman" w:hAnsi="Times New Roman" w:cs="Times New Roman"/>
        </w:rPr>
        <w:t>16.</w:t>
      </w:r>
      <w:r w:rsidRPr="00B90F36">
        <w:rPr>
          <w:rFonts w:ascii="Times New Roman" w:hAnsi="Times New Roman" w:cs="Times New Roman"/>
        </w:rPr>
        <w:tab/>
        <w:t xml:space="preserve">Kaufmann, D., Kraay, A. &amp; Mastruzzi, M. The Worldwide Governance Indicators: Methodology and Analytical Issues1. </w:t>
      </w:r>
      <w:r w:rsidRPr="00B90F36">
        <w:rPr>
          <w:rFonts w:ascii="Times New Roman" w:hAnsi="Times New Roman" w:cs="Times New Roman"/>
          <w:i/>
          <w:iCs/>
        </w:rPr>
        <w:t>Hague Journal on the Rule of Law</w:t>
      </w:r>
      <w:r w:rsidRPr="00B90F36">
        <w:rPr>
          <w:rFonts w:ascii="Times New Roman" w:hAnsi="Times New Roman" w:cs="Times New Roman"/>
        </w:rPr>
        <w:t xml:space="preserve"> </w:t>
      </w:r>
      <w:r w:rsidRPr="00B90F36">
        <w:rPr>
          <w:rFonts w:ascii="Times New Roman" w:hAnsi="Times New Roman" w:cs="Times New Roman"/>
          <w:b/>
          <w:bCs/>
        </w:rPr>
        <w:t>3</w:t>
      </w:r>
      <w:r w:rsidRPr="00B90F36">
        <w:rPr>
          <w:rFonts w:ascii="Times New Roman" w:hAnsi="Times New Roman" w:cs="Times New Roman"/>
        </w:rPr>
        <w:t>, 220–246 (2011).</w:t>
      </w:r>
    </w:p>
    <w:p w14:paraId="59A57F3D" w14:textId="77777777" w:rsidR="00B90F36" w:rsidRPr="00B90F36" w:rsidRDefault="00B90F36" w:rsidP="00B90F36">
      <w:pPr>
        <w:pStyle w:val="Bibliography"/>
        <w:rPr>
          <w:rFonts w:ascii="Times New Roman" w:hAnsi="Times New Roman" w:cs="Times New Roman"/>
        </w:rPr>
      </w:pPr>
      <w:r w:rsidRPr="00B90F36">
        <w:rPr>
          <w:rFonts w:ascii="Times New Roman" w:hAnsi="Times New Roman" w:cs="Times New Roman"/>
        </w:rPr>
        <w:t>17.</w:t>
      </w:r>
      <w:r w:rsidRPr="00B90F36">
        <w:rPr>
          <w:rFonts w:ascii="Times New Roman" w:hAnsi="Times New Roman" w:cs="Times New Roman"/>
        </w:rPr>
        <w:tab/>
        <w:t xml:space="preserve">Kehoe, L. </w:t>
      </w:r>
      <w:r w:rsidRPr="00B90F36">
        <w:rPr>
          <w:rFonts w:ascii="Times New Roman" w:hAnsi="Times New Roman" w:cs="Times New Roman"/>
          <w:i/>
          <w:iCs/>
        </w:rPr>
        <w:t>et al.</w:t>
      </w:r>
      <w:r w:rsidRPr="00B90F36">
        <w:rPr>
          <w:rFonts w:ascii="Times New Roman" w:hAnsi="Times New Roman" w:cs="Times New Roman"/>
        </w:rPr>
        <w:t xml:space="preserve"> Biodiversity at risk under future cropland expansion and intensification. </w:t>
      </w:r>
      <w:r w:rsidRPr="00B90F36">
        <w:rPr>
          <w:rFonts w:ascii="Times New Roman" w:hAnsi="Times New Roman" w:cs="Times New Roman"/>
          <w:i/>
          <w:iCs/>
        </w:rPr>
        <w:t>Nature Ecology &amp; Evolution</w:t>
      </w:r>
      <w:r w:rsidRPr="00B90F36">
        <w:rPr>
          <w:rFonts w:ascii="Times New Roman" w:hAnsi="Times New Roman" w:cs="Times New Roman"/>
        </w:rPr>
        <w:t xml:space="preserve"> </w:t>
      </w:r>
      <w:r w:rsidRPr="00B90F36">
        <w:rPr>
          <w:rFonts w:ascii="Times New Roman" w:hAnsi="Times New Roman" w:cs="Times New Roman"/>
          <w:b/>
          <w:bCs/>
        </w:rPr>
        <w:t>1</w:t>
      </w:r>
      <w:r w:rsidRPr="00B90F36">
        <w:rPr>
          <w:rFonts w:ascii="Times New Roman" w:hAnsi="Times New Roman" w:cs="Times New Roman"/>
        </w:rPr>
        <w:t>, 1129–1135 (2017).</w:t>
      </w:r>
    </w:p>
    <w:p w14:paraId="3D0F30CF" w14:textId="77777777" w:rsidR="00B90F36" w:rsidRPr="00B90F36" w:rsidRDefault="00B90F36" w:rsidP="00B90F36">
      <w:pPr>
        <w:pStyle w:val="Bibliography"/>
        <w:rPr>
          <w:rFonts w:ascii="Times New Roman" w:hAnsi="Times New Roman" w:cs="Times New Roman"/>
        </w:rPr>
      </w:pPr>
      <w:r w:rsidRPr="00B90F36">
        <w:rPr>
          <w:rFonts w:ascii="Times New Roman" w:hAnsi="Times New Roman" w:cs="Times New Roman"/>
        </w:rPr>
        <w:t>18.</w:t>
      </w:r>
      <w:r w:rsidRPr="00B90F36">
        <w:rPr>
          <w:rFonts w:ascii="Times New Roman" w:hAnsi="Times New Roman" w:cs="Times New Roman"/>
        </w:rPr>
        <w:tab/>
        <w:t xml:space="preserve">Margules, C. R. &amp; Pressey, R. L. Systematic conservation planning. </w:t>
      </w:r>
      <w:r w:rsidRPr="00B90F36">
        <w:rPr>
          <w:rFonts w:ascii="Times New Roman" w:hAnsi="Times New Roman" w:cs="Times New Roman"/>
          <w:i/>
          <w:iCs/>
        </w:rPr>
        <w:t>Nature</w:t>
      </w:r>
      <w:r w:rsidRPr="00B90F36">
        <w:rPr>
          <w:rFonts w:ascii="Times New Roman" w:hAnsi="Times New Roman" w:cs="Times New Roman"/>
        </w:rPr>
        <w:t xml:space="preserve"> </w:t>
      </w:r>
      <w:r w:rsidRPr="00B90F36">
        <w:rPr>
          <w:rFonts w:ascii="Times New Roman" w:hAnsi="Times New Roman" w:cs="Times New Roman"/>
          <w:b/>
          <w:bCs/>
        </w:rPr>
        <w:t>405</w:t>
      </w:r>
      <w:r w:rsidRPr="00B90F36">
        <w:rPr>
          <w:rFonts w:ascii="Times New Roman" w:hAnsi="Times New Roman" w:cs="Times New Roman"/>
        </w:rPr>
        <w:t>, 243–53 (2000).</w:t>
      </w:r>
    </w:p>
    <w:p w14:paraId="0AD05363" w14:textId="77777777" w:rsidR="00B90F36" w:rsidRPr="00B90F36" w:rsidRDefault="00B90F36" w:rsidP="00B90F36">
      <w:pPr>
        <w:pStyle w:val="Bibliography"/>
        <w:rPr>
          <w:rFonts w:ascii="Times New Roman" w:hAnsi="Times New Roman" w:cs="Times New Roman"/>
        </w:rPr>
      </w:pPr>
      <w:r w:rsidRPr="00B90F36">
        <w:rPr>
          <w:rFonts w:ascii="Times New Roman" w:hAnsi="Times New Roman" w:cs="Times New Roman"/>
        </w:rPr>
        <w:t>19.</w:t>
      </w:r>
      <w:r w:rsidRPr="00B90F36">
        <w:rPr>
          <w:rFonts w:ascii="Times New Roman" w:hAnsi="Times New Roman" w:cs="Times New Roman"/>
        </w:rPr>
        <w:tab/>
        <w:t xml:space="preserve">Moilanen, A., Wilson, K. A. &amp; Possingham, H. P. </w:t>
      </w:r>
      <w:r w:rsidRPr="00B90F36">
        <w:rPr>
          <w:rFonts w:ascii="Times New Roman" w:hAnsi="Times New Roman" w:cs="Times New Roman"/>
          <w:i/>
          <w:iCs/>
        </w:rPr>
        <w:t>Spatial conservation prioritization: quantitative methods and computational tools</w:t>
      </w:r>
      <w:r w:rsidRPr="00B90F36">
        <w:rPr>
          <w:rFonts w:ascii="Times New Roman" w:hAnsi="Times New Roman" w:cs="Times New Roman"/>
        </w:rPr>
        <w:t>. vol. 6 (Oxford University Press Oxford, UK, 2009).</w:t>
      </w:r>
    </w:p>
    <w:p w14:paraId="751BBCCD" w14:textId="77777777" w:rsidR="00B90F36" w:rsidRPr="00B90F36" w:rsidRDefault="00B90F36" w:rsidP="00B90F36">
      <w:pPr>
        <w:pStyle w:val="Bibliography"/>
        <w:rPr>
          <w:rFonts w:ascii="Times New Roman" w:hAnsi="Times New Roman" w:cs="Times New Roman"/>
        </w:rPr>
      </w:pPr>
      <w:r w:rsidRPr="00B90F36">
        <w:rPr>
          <w:rFonts w:ascii="Times New Roman" w:hAnsi="Times New Roman" w:cs="Times New Roman"/>
        </w:rPr>
        <w:t>20.</w:t>
      </w:r>
      <w:r w:rsidRPr="00B90F36">
        <w:rPr>
          <w:rFonts w:ascii="Times New Roman" w:hAnsi="Times New Roman" w:cs="Times New Roman"/>
        </w:rPr>
        <w:tab/>
        <w:t xml:space="preserve">Ball, I. R. R., Possingham, H. P. P. &amp; Watts, M. E. E. Marxan and relatives: Software for spatial conservation prioritisation. in </w:t>
      </w:r>
      <w:r w:rsidRPr="00B90F36">
        <w:rPr>
          <w:rFonts w:ascii="Times New Roman" w:hAnsi="Times New Roman" w:cs="Times New Roman"/>
          <w:i/>
          <w:iCs/>
        </w:rPr>
        <w:t>Spatial conservation prioritisation: Quantitative methods and computational tools.</w:t>
      </w:r>
      <w:r w:rsidRPr="00B90F36">
        <w:rPr>
          <w:rFonts w:ascii="Times New Roman" w:hAnsi="Times New Roman" w:cs="Times New Roman"/>
        </w:rPr>
        <w:t xml:space="preserve"> (eds. Moilanen, A., Wilson, K. &amp; Possingham, H. P.) 185–195 (Oxford University Press, 2009).</w:t>
      </w:r>
    </w:p>
    <w:p w14:paraId="4426FB62" w14:textId="77777777" w:rsidR="00B90F36" w:rsidRPr="00B90F36" w:rsidRDefault="00B90F36" w:rsidP="00B90F36">
      <w:pPr>
        <w:pStyle w:val="Bibliography"/>
        <w:rPr>
          <w:rFonts w:ascii="Times New Roman" w:hAnsi="Times New Roman" w:cs="Times New Roman"/>
        </w:rPr>
      </w:pPr>
      <w:r w:rsidRPr="00B90F36">
        <w:rPr>
          <w:rFonts w:ascii="Times New Roman" w:hAnsi="Times New Roman" w:cs="Times New Roman"/>
        </w:rPr>
        <w:t>21.</w:t>
      </w:r>
      <w:r w:rsidRPr="00B90F36">
        <w:rPr>
          <w:rFonts w:ascii="Times New Roman" w:hAnsi="Times New Roman" w:cs="Times New Roman"/>
        </w:rPr>
        <w:tab/>
        <w:t xml:space="preserve">Deb, K. Multi-objective optimization. in </w:t>
      </w:r>
      <w:r w:rsidRPr="00B90F36">
        <w:rPr>
          <w:rFonts w:ascii="Times New Roman" w:hAnsi="Times New Roman" w:cs="Times New Roman"/>
          <w:i/>
          <w:iCs/>
        </w:rPr>
        <w:t>Search methodologies</w:t>
      </w:r>
      <w:r w:rsidRPr="00B90F36">
        <w:rPr>
          <w:rFonts w:ascii="Times New Roman" w:hAnsi="Times New Roman" w:cs="Times New Roman"/>
        </w:rPr>
        <w:t xml:space="preserve"> 403–449 (Springer, 2014).</w:t>
      </w:r>
    </w:p>
    <w:p w14:paraId="2686C2A2" w14:textId="77777777" w:rsidR="00B90F36" w:rsidRPr="00B90F36" w:rsidRDefault="00B90F36" w:rsidP="00B90F36">
      <w:pPr>
        <w:pStyle w:val="Bibliography"/>
        <w:rPr>
          <w:rFonts w:ascii="Times New Roman" w:hAnsi="Times New Roman" w:cs="Times New Roman"/>
        </w:rPr>
      </w:pPr>
      <w:r w:rsidRPr="00B90F36">
        <w:rPr>
          <w:rFonts w:ascii="Times New Roman" w:hAnsi="Times New Roman" w:cs="Times New Roman"/>
        </w:rPr>
        <w:t>22.</w:t>
      </w:r>
      <w:r w:rsidRPr="00B90F36">
        <w:rPr>
          <w:rFonts w:ascii="Times New Roman" w:hAnsi="Times New Roman" w:cs="Times New Roman"/>
        </w:rPr>
        <w:tab/>
        <w:t xml:space="preserve">Post-2020 Global Biodiversity Framework. </w:t>
      </w:r>
      <w:r w:rsidRPr="00B90F36">
        <w:rPr>
          <w:rFonts w:ascii="Times New Roman" w:hAnsi="Times New Roman" w:cs="Times New Roman"/>
          <w:i/>
          <w:iCs/>
        </w:rPr>
        <w:t>IUCN</w:t>
      </w:r>
      <w:r w:rsidRPr="00B90F36">
        <w:rPr>
          <w:rFonts w:ascii="Times New Roman" w:hAnsi="Times New Roman" w:cs="Times New Roman"/>
        </w:rPr>
        <w:t xml:space="preserve"> https://www.iucn.org/theme/global-policy/our-work/convention-biological-diversity-cbd/post-2020-global-biodiversity-framework (2018).</w:t>
      </w:r>
    </w:p>
    <w:p w14:paraId="1AE58723" w14:textId="77777777" w:rsidR="00B90F36" w:rsidRPr="00B90F36" w:rsidRDefault="00B90F36" w:rsidP="00B90F36">
      <w:pPr>
        <w:pStyle w:val="Bibliography"/>
        <w:rPr>
          <w:rFonts w:ascii="Times New Roman" w:hAnsi="Times New Roman" w:cs="Times New Roman"/>
        </w:rPr>
      </w:pPr>
      <w:r w:rsidRPr="00B90F36">
        <w:rPr>
          <w:rFonts w:ascii="Times New Roman" w:hAnsi="Times New Roman" w:cs="Times New Roman"/>
        </w:rPr>
        <w:t>23.</w:t>
      </w:r>
      <w:r w:rsidRPr="00B90F36">
        <w:rPr>
          <w:rFonts w:ascii="Times New Roman" w:hAnsi="Times New Roman" w:cs="Times New Roman"/>
        </w:rPr>
        <w:tab/>
        <w:t xml:space="preserve">Myers, N., Mittermeier, R. A., Mittermeier, C. G., da Fonseca, G. A. B. &amp; Kent, J. Biodiversity hotspots for conservation priorities. </w:t>
      </w:r>
      <w:r w:rsidRPr="00B90F36">
        <w:rPr>
          <w:rFonts w:ascii="Times New Roman" w:hAnsi="Times New Roman" w:cs="Times New Roman"/>
          <w:i/>
          <w:iCs/>
        </w:rPr>
        <w:t>Nature</w:t>
      </w:r>
      <w:r w:rsidRPr="00B90F36">
        <w:rPr>
          <w:rFonts w:ascii="Times New Roman" w:hAnsi="Times New Roman" w:cs="Times New Roman"/>
        </w:rPr>
        <w:t xml:space="preserve"> </w:t>
      </w:r>
      <w:r w:rsidRPr="00B90F36">
        <w:rPr>
          <w:rFonts w:ascii="Times New Roman" w:hAnsi="Times New Roman" w:cs="Times New Roman"/>
          <w:b/>
          <w:bCs/>
        </w:rPr>
        <w:t>403</w:t>
      </w:r>
      <w:r w:rsidRPr="00B90F36">
        <w:rPr>
          <w:rFonts w:ascii="Times New Roman" w:hAnsi="Times New Roman" w:cs="Times New Roman"/>
        </w:rPr>
        <w:t>, 853–858 (2000).</w:t>
      </w:r>
    </w:p>
    <w:p w14:paraId="727E0BB9" w14:textId="77777777" w:rsidR="00B90F36" w:rsidRPr="00B90F36" w:rsidRDefault="00B90F36" w:rsidP="00B90F36">
      <w:pPr>
        <w:pStyle w:val="Bibliography"/>
        <w:rPr>
          <w:rFonts w:ascii="Times New Roman" w:hAnsi="Times New Roman" w:cs="Times New Roman"/>
        </w:rPr>
      </w:pPr>
      <w:r w:rsidRPr="00B90F36">
        <w:rPr>
          <w:rFonts w:ascii="Times New Roman" w:hAnsi="Times New Roman" w:cs="Times New Roman"/>
        </w:rPr>
        <w:t>24.</w:t>
      </w:r>
      <w:r w:rsidRPr="00B90F36">
        <w:rPr>
          <w:rFonts w:ascii="Times New Roman" w:hAnsi="Times New Roman" w:cs="Times New Roman"/>
        </w:rPr>
        <w:tab/>
        <w:t xml:space="preserve">Dallimer, M. &amp; Strange, N. Why socio-political borders and boundaries matter in conservation. </w:t>
      </w:r>
      <w:r w:rsidRPr="00B90F36">
        <w:rPr>
          <w:rFonts w:ascii="Times New Roman" w:hAnsi="Times New Roman" w:cs="Times New Roman"/>
          <w:i/>
          <w:iCs/>
        </w:rPr>
        <w:t>Trends in Ecology &amp; Evolution</w:t>
      </w:r>
      <w:r w:rsidRPr="00B90F36">
        <w:rPr>
          <w:rFonts w:ascii="Times New Roman" w:hAnsi="Times New Roman" w:cs="Times New Roman"/>
        </w:rPr>
        <w:t xml:space="preserve"> </w:t>
      </w:r>
      <w:r w:rsidRPr="00B90F36">
        <w:rPr>
          <w:rFonts w:ascii="Times New Roman" w:hAnsi="Times New Roman" w:cs="Times New Roman"/>
          <w:b/>
          <w:bCs/>
        </w:rPr>
        <w:t>30</w:t>
      </w:r>
      <w:r w:rsidRPr="00B90F36">
        <w:rPr>
          <w:rFonts w:ascii="Times New Roman" w:hAnsi="Times New Roman" w:cs="Times New Roman"/>
        </w:rPr>
        <w:t>, 132–139 (2015).</w:t>
      </w:r>
    </w:p>
    <w:p w14:paraId="6894B962" w14:textId="77777777" w:rsidR="00B90F36" w:rsidRPr="00B90F36" w:rsidRDefault="00B90F36" w:rsidP="00B90F36">
      <w:pPr>
        <w:pStyle w:val="Bibliography"/>
        <w:rPr>
          <w:rFonts w:ascii="Times New Roman" w:hAnsi="Times New Roman" w:cs="Times New Roman"/>
        </w:rPr>
      </w:pPr>
      <w:r w:rsidRPr="00B90F36">
        <w:rPr>
          <w:rFonts w:ascii="Times New Roman" w:hAnsi="Times New Roman" w:cs="Times New Roman"/>
        </w:rPr>
        <w:t>25.</w:t>
      </w:r>
      <w:r w:rsidRPr="00B90F36">
        <w:rPr>
          <w:rFonts w:ascii="Times New Roman" w:hAnsi="Times New Roman" w:cs="Times New Roman"/>
        </w:rPr>
        <w:tab/>
        <w:t xml:space="preserve">Miller, R. L., Marsh, H., Benham, C. &amp; Hamann, M. A framework for improving the cross-jurisdictional governance of a marine migratory species. </w:t>
      </w:r>
      <w:r w:rsidRPr="00B90F36">
        <w:rPr>
          <w:rFonts w:ascii="Times New Roman" w:hAnsi="Times New Roman" w:cs="Times New Roman"/>
          <w:i/>
          <w:iCs/>
        </w:rPr>
        <w:t>Conservation Science and Practice</w:t>
      </w:r>
      <w:r w:rsidRPr="00B90F36">
        <w:rPr>
          <w:rFonts w:ascii="Times New Roman" w:hAnsi="Times New Roman" w:cs="Times New Roman"/>
        </w:rPr>
        <w:t xml:space="preserve"> </w:t>
      </w:r>
      <w:r w:rsidRPr="00B90F36">
        <w:rPr>
          <w:rFonts w:ascii="Times New Roman" w:hAnsi="Times New Roman" w:cs="Times New Roman"/>
          <w:b/>
          <w:bCs/>
        </w:rPr>
        <w:t>1</w:t>
      </w:r>
      <w:r w:rsidRPr="00B90F36">
        <w:rPr>
          <w:rFonts w:ascii="Times New Roman" w:hAnsi="Times New Roman" w:cs="Times New Roman"/>
        </w:rPr>
        <w:t>, e58 (2019).</w:t>
      </w:r>
    </w:p>
    <w:p w14:paraId="2C98C423" w14:textId="77777777" w:rsidR="00B90F36" w:rsidRPr="00B90F36" w:rsidRDefault="00B90F36" w:rsidP="00B90F36">
      <w:pPr>
        <w:pStyle w:val="Bibliography"/>
        <w:rPr>
          <w:rFonts w:ascii="Times New Roman" w:hAnsi="Times New Roman" w:cs="Times New Roman"/>
        </w:rPr>
      </w:pPr>
      <w:r w:rsidRPr="00B90F36">
        <w:rPr>
          <w:rFonts w:ascii="Times New Roman" w:hAnsi="Times New Roman" w:cs="Times New Roman"/>
        </w:rPr>
        <w:lastRenderedPageBreak/>
        <w:t>26.</w:t>
      </w:r>
      <w:r w:rsidRPr="00B90F36">
        <w:rPr>
          <w:rFonts w:ascii="Times New Roman" w:hAnsi="Times New Roman" w:cs="Times New Roman"/>
        </w:rPr>
        <w:tab/>
        <w:t xml:space="preserve">Geldmann, J., Manica, A., Burgess, N. D., Coad, L. &amp; Balmford, A. A global-level assessment of the effectiveness of protected areas at resisting anthropogenic pressures. </w:t>
      </w:r>
      <w:r w:rsidRPr="00B90F36">
        <w:rPr>
          <w:rFonts w:ascii="Times New Roman" w:hAnsi="Times New Roman" w:cs="Times New Roman"/>
          <w:i/>
          <w:iCs/>
        </w:rPr>
        <w:t>Proceedings of the National Academy of Sciences</w:t>
      </w:r>
      <w:r w:rsidRPr="00B90F36">
        <w:rPr>
          <w:rFonts w:ascii="Times New Roman" w:hAnsi="Times New Roman" w:cs="Times New Roman"/>
        </w:rPr>
        <w:t xml:space="preserve"> </w:t>
      </w:r>
      <w:r w:rsidRPr="00B90F36">
        <w:rPr>
          <w:rFonts w:ascii="Times New Roman" w:hAnsi="Times New Roman" w:cs="Times New Roman"/>
          <w:b/>
          <w:bCs/>
        </w:rPr>
        <w:t>116</w:t>
      </w:r>
      <w:r w:rsidRPr="00B90F36">
        <w:rPr>
          <w:rFonts w:ascii="Times New Roman" w:hAnsi="Times New Roman" w:cs="Times New Roman"/>
        </w:rPr>
        <w:t>, 23209–23215 (2019).</w:t>
      </w:r>
    </w:p>
    <w:p w14:paraId="7BA93CE4" w14:textId="77777777" w:rsidR="00B90F36" w:rsidRPr="00B90F36" w:rsidRDefault="00B90F36" w:rsidP="00B90F36">
      <w:pPr>
        <w:pStyle w:val="Bibliography"/>
        <w:rPr>
          <w:rFonts w:ascii="Times New Roman" w:hAnsi="Times New Roman" w:cs="Times New Roman"/>
        </w:rPr>
      </w:pPr>
      <w:r w:rsidRPr="00B90F36">
        <w:rPr>
          <w:rFonts w:ascii="Times New Roman" w:hAnsi="Times New Roman" w:cs="Times New Roman"/>
        </w:rPr>
        <w:t>27.</w:t>
      </w:r>
      <w:r w:rsidRPr="00B90F36">
        <w:rPr>
          <w:rFonts w:ascii="Times New Roman" w:hAnsi="Times New Roman" w:cs="Times New Roman"/>
        </w:rPr>
        <w:tab/>
        <w:t xml:space="preserve">Duke, N. C. </w:t>
      </w:r>
      <w:r w:rsidRPr="00B90F36">
        <w:rPr>
          <w:rFonts w:ascii="Times New Roman" w:hAnsi="Times New Roman" w:cs="Times New Roman"/>
          <w:i/>
          <w:iCs/>
        </w:rPr>
        <w:t>et al.</w:t>
      </w:r>
      <w:r w:rsidRPr="00B90F36">
        <w:rPr>
          <w:rFonts w:ascii="Times New Roman" w:hAnsi="Times New Roman" w:cs="Times New Roman"/>
        </w:rPr>
        <w:t xml:space="preserve"> A world without mangroves? </w:t>
      </w:r>
      <w:r w:rsidRPr="00B90F36">
        <w:rPr>
          <w:rFonts w:ascii="Times New Roman" w:hAnsi="Times New Roman" w:cs="Times New Roman"/>
          <w:i/>
          <w:iCs/>
        </w:rPr>
        <w:t>Science</w:t>
      </w:r>
      <w:r w:rsidRPr="00B90F36">
        <w:rPr>
          <w:rFonts w:ascii="Times New Roman" w:hAnsi="Times New Roman" w:cs="Times New Roman"/>
        </w:rPr>
        <w:t xml:space="preserve"> </w:t>
      </w:r>
      <w:r w:rsidRPr="00B90F36">
        <w:rPr>
          <w:rFonts w:ascii="Times New Roman" w:hAnsi="Times New Roman" w:cs="Times New Roman"/>
          <w:b/>
          <w:bCs/>
        </w:rPr>
        <w:t>317</w:t>
      </w:r>
      <w:r w:rsidRPr="00B90F36">
        <w:rPr>
          <w:rFonts w:ascii="Times New Roman" w:hAnsi="Times New Roman" w:cs="Times New Roman"/>
        </w:rPr>
        <w:t>, 41–42 (2007).</w:t>
      </w:r>
    </w:p>
    <w:p w14:paraId="2691F04A" w14:textId="77777777" w:rsidR="00B90F36" w:rsidRPr="00B90F36" w:rsidRDefault="00B90F36" w:rsidP="00B90F36">
      <w:pPr>
        <w:pStyle w:val="Bibliography"/>
        <w:rPr>
          <w:rFonts w:ascii="Times New Roman" w:hAnsi="Times New Roman" w:cs="Times New Roman"/>
        </w:rPr>
      </w:pPr>
      <w:r w:rsidRPr="00B90F36">
        <w:rPr>
          <w:rFonts w:ascii="Times New Roman" w:hAnsi="Times New Roman" w:cs="Times New Roman"/>
        </w:rPr>
        <w:t>28.</w:t>
      </w:r>
      <w:r w:rsidRPr="00B90F36">
        <w:rPr>
          <w:rFonts w:ascii="Times New Roman" w:hAnsi="Times New Roman" w:cs="Times New Roman"/>
        </w:rPr>
        <w:tab/>
        <w:t xml:space="preserve">Enright, N. J., Fontaine, J. B., Bowman, D. M., Bradstock, R. A. &amp; Williams, R. J. Interval squeeze: altered fire regimes and demographic responses interact to threaten woody species persistence as climate changes. </w:t>
      </w:r>
      <w:r w:rsidRPr="00B90F36">
        <w:rPr>
          <w:rFonts w:ascii="Times New Roman" w:hAnsi="Times New Roman" w:cs="Times New Roman"/>
          <w:i/>
          <w:iCs/>
        </w:rPr>
        <w:t>Frontiers in Ecology and the Environment</w:t>
      </w:r>
      <w:r w:rsidRPr="00B90F36">
        <w:rPr>
          <w:rFonts w:ascii="Times New Roman" w:hAnsi="Times New Roman" w:cs="Times New Roman"/>
        </w:rPr>
        <w:t xml:space="preserve"> </w:t>
      </w:r>
      <w:r w:rsidRPr="00B90F36">
        <w:rPr>
          <w:rFonts w:ascii="Times New Roman" w:hAnsi="Times New Roman" w:cs="Times New Roman"/>
          <w:b/>
          <w:bCs/>
        </w:rPr>
        <w:t>13</w:t>
      </w:r>
      <w:r w:rsidRPr="00B90F36">
        <w:rPr>
          <w:rFonts w:ascii="Times New Roman" w:hAnsi="Times New Roman" w:cs="Times New Roman"/>
        </w:rPr>
        <w:t>, 265–272 (2015).</w:t>
      </w:r>
    </w:p>
    <w:p w14:paraId="47BC0B4B" w14:textId="77777777" w:rsidR="00B90F36" w:rsidRPr="00B90F36" w:rsidRDefault="00B90F36" w:rsidP="00B90F36">
      <w:pPr>
        <w:pStyle w:val="Bibliography"/>
        <w:rPr>
          <w:rFonts w:ascii="Times New Roman" w:hAnsi="Times New Roman" w:cs="Times New Roman"/>
        </w:rPr>
      </w:pPr>
      <w:r w:rsidRPr="00B90F36">
        <w:rPr>
          <w:rFonts w:ascii="Times New Roman" w:hAnsi="Times New Roman" w:cs="Times New Roman"/>
        </w:rPr>
        <w:t>29.</w:t>
      </w:r>
      <w:r w:rsidRPr="00B90F36">
        <w:rPr>
          <w:rFonts w:ascii="Times New Roman" w:hAnsi="Times New Roman" w:cs="Times New Roman"/>
        </w:rPr>
        <w:tab/>
        <w:t xml:space="preserve">Game, E. T., McDonald-Madden, E. V. E., Puotinen, M. L. &amp; Possingham, H. P. Should we protect the strong or the weak? Risk, resilience, and the selection of marine protected areas. </w:t>
      </w:r>
      <w:r w:rsidRPr="00B90F36">
        <w:rPr>
          <w:rFonts w:ascii="Times New Roman" w:hAnsi="Times New Roman" w:cs="Times New Roman"/>
          <w:i/>
          <w:iCs/>
        </w:rPr>
        <w:t>Conservation Biology</w:t>
      </w:r>
      <w:r w:rsidRPr="00B90F36">
        <w:rPr>
          <w:rFonts w:ascii="Times New Roman" w:hAnsi="Times New Roman" w:cs="Times New Roman"/>
        </w:rPr>
        <w:t xml:space="preserve"> </w:t>
      </w:r>
      <w:r w:rsidRPr="00B90F36">
        <w:rPr>
          <w:rFonts w:ascii="Times New Roman" w:hAnsi="Times New Roman" w:cs="Times New Roman"/>
          <w:b/>
          <w:bCs/>
        </w:rPr>
        <w:t>22</w:t>
      </w:r>
      <w:r w:rsidRPr="00B90F36">
        <w:rPr>
          <w:rFonts w:ascii="Times New Roman" w:hAnsi="Times New Roman" w:cs="Times New Roman"/>
        </w:rPr>
        <w:t>, 1619–1629 (2008).</w:t>
      </w:r>
    </w:p>
    <w:p w14:paraId="140A0FDE" w14:textId="77777777" w:rsidR="00B90F36" w:rsidRPr="00B90F36" w:rsidRDefault="00B90F36" w:rsidP="00B90F36">
      <w:pPr>
        <w:pStyle w:val="Bibliography"/>
        <w:rPr>
          <w:rFonts w:ascii="Times New Roman" w:hAnsi="Times New Roman" w:cs="Times New Roman"/>
        </w:rPr>
      </w:pPr>
      <w:r w:rsidRPr="00B90F36">
        <w:rPr>
          <w:rFonts w:ascii="Times New Roman" w:hAnsi="Times New Roman" w:cs="Times New Roman"/>
        </w:rPr>
        <w:t>30.</w:t>
      </w:r>
      <w:r w:rsidRPr="00B90F36">
        <w:rPr>
          <w:rFonts w:ascii="Times New Roman" w:hAnsi="Times New Roman" w:cs="Times New Roman"/>
        </w:rPr>
        <w:tab/>
        <w:t xml:space="preserve">Eisenhauer, N., Bonn, A. &amp; A. Guerra, C. Recognizing the quiet extinction of invertebrates. </w:t>
      </w:r>
      <w:r w:rsidRPr="00B90F36">
        <w:rPr>
          <w:rFonts w:ascii="Times New Roman" w:hAnsi="Times New Roman" w:cs="Times New Roman"/>
          <w:i/>
          <w:iCs/>
        </w:rPr>
        <w:t>Nature Communications</w:t>
      </w:r>
      <w:r w:rsidRPr="00B90F36">
        <w:rPr>
          <w:rFonts w:ascii="Times New Roman" w:hAnsi="Times New Roman" w:cs="Times New Roman"/>
        </w:rPr>
        <w:t xml:space="preserve"> </w:t>
      </w:r>
      <w:r w:rsidRPr="00B90F36">
        <w:rPr>
          <w:rFonts w:ascii="Times New Roman" w:hAnsi="Times New Roman" w:cs="Times New Roman"/>
          <w:b/>
          <w:bCs/>
        </w:rPr>
        <w:t>10</w:t>
      </w:r>
      <w:r w:rsidRPr="00B90F36">
        <w:rPr>
          <w:rFonts w:ascii="Times New Roman" w:hAnsi="Times New Roman" w:cs="Times New Roman"/>
        </w:rPr>
        <w:t>, 1–3 (2019).</w:t>
      </w:r>
    </w:p>
    <w:p w14:paraId="610F8665" w14:textId="77777777" w:rsidR="00B90F36" w:rsidRPr="00B90F36" w:rsidRDefault="00B90F36" w:rsidP="00B90F36">
      <w:pPr>
        <w:pStyle w:val="Bibliography"/>
        <w:rPr>
          <w:rFonts w:ascii="Times New Roman" w:hAnsi="Times New Roman" w:cs="Times New Roman"/>
        </w:rPr>
      </w:pPr>
      <w:r w:rsidRPr="00B90F36">
        <w:rPr>
          <w:rFonts w:ascii="Times New Roman" w:hAnsi="Times New Roman" w:cs="Times New Roman"/>
        </w:rPr>
        <w:t>31.</w:t>
      </w:r>
      <w:r w:rsidRPr="00B90F36">
        <w:rPr>
          <w:rFonts w:ascii="Times New Roman" w:hAnsi="Times New Roman" w:cs="Times New Roman"/>
        </w:rPr>
        <w:tab/>
        <w:t xml:space="preserve">Le Saout, S. </w:t>
      </w:r>
      <w:r w:rsidRPr="00B90F36">
        <w:rPr>
          <w:rFonts w:ascii="Times New Roman" w:hAnsi="Times New Roman" w:cs="Times New Roman"/>
          <w:i/>
          <w:iCs/>
        </w:rPr>
        <w:t>et al.</w:t>
      </w:r>
      <w:r w:rsidRPr="00B90F36">
        <w:rPr>
          <w:rFonts w:ascii="Times New Roman" w:hAnsi="Times New Roman" w:cs="Times New Roman"/>
        </w:rPr>
        <w:t xml:space="preserve"> Protected areas and effective biodiversity conservation. </w:t>
      </w:r>
      <w:r w:rsidRPr="00B90F36">
        <w:rPr>
          <w:rFonts w:ascii="Times New Roman" w:hAnsi="Times New Roman" w:cs="Times New Roman"/>
          <w:i/>
          <w:iCs/>
        </w:rPr>
        <w:t>Science</w:t>
      </w:r>
      <w:r w:rsidRPr="00B90F36">
        <w:rPr>
          <w:rFonts w:ascii="Times New Roman" w:hAnsi="Times New Roman" w:cs="Times New Roman"/>
        </w:rPr>
        <w:t xml:space="preserve"> </w:t>
      </w:r>
      <w:r w:rsidRPr="00B90F36">
        <w:rPr>
          <w:rFonts w:ascii="Times New Roman" w:hAnsi="Times New Roman" w:cs="Times New Roman"/>
          <w:b/>
          <w:bCs/>
        </w:rPr>
        <w:t>342</w:t>
      </w:r>
      <w:r w:rsidRPr="00B90F36">
        <w:rPr>
          <w:rFonts w:ascii="Times New Roman" w:hAnsi="Times New Roman" w:cs="Times New Roman"/>
        </w:rPr>
        <w:t>, 803–805 (2013).</w:t>
      </w:r>
    </w:p>
    <w:p w14:paraId="2BA3CD39" w14:textId="77777777" w:rsidR="00B90F36" w:rsidRPr="00B90F36" w:rsidRDefault="00B90F36" w:rsidP="00B90F36">
      <w:pPr>
        <w:pStyle w:val="Bibliography"/>
        <w:rPr>
          <w:rFonts w:ascii="Times New Roman" w:hAnsi="Times New Roman" w:cs="Times New Roman"/>
        </w:rPr>
      </w:pPr>
      <w:r w:rsidRPr="00B90F36">
        <w:rPr>
          <w:rFonts w:ascii="Times New Roman" w:hAnsi="Times New Roman" w:cs="Times New Roman"/>
        </w:rPr>
        <w:t>32.</w:t>
      </w:r>
      <w:r w:rsidRPr="00B90F36">
        <w:rPr>
          <w:rFonts w:ascii="Times New Roman" w:hAnsi="Times New Roman" w:cs="Times New Roman"/>
        </w:rPr>
        <w:tab/>
        <w:t xml:space="preserve">Butchart, S. H. M. </w:t>
      </w:r>
      <w:r w:rsidRPr="00B90F36">
        <w:rPr>
          <w:rFonts w:ascii="Times New Roman" w:hAnsi="Times New Roman" w:cs="Times New Roman"/>
          <w:i/>
          <w:iCs/>
        </w:rPr>
        <w:t>et al.</w:t>
      </w:r>
      <w:r w:rsidRPr="00B90F36">
        <w:rPr>
          <w:rFonts w:ascii="Times New Roman" w:hAnsi="Times New Roman" w:cs="Times New Roman"/>
        </w:rPr>
        <w:t xml:space="preserve"> Shortfalls and Solutions for Meeting National and Global Conservation Area Targets. </w:t>
      </w:r>
      <w:r w:rsidRPr="00B90F36">
        <w:rPr>
          <w:rFonts w:ascii="Times New Roman" w:hAnsi="Times New Roman" w:cs="Times New Roman"/>
          <w:i/>
          <w:iCs/>
        </w:rPr>
        <w:t>Conservation Letters</w:t>
      </w:r>
      <w:r w:rsidRPr="00B90F36">
        <w:rPr>
          <w:rFonts w:ascii="Times New Roman" w:hAnsi="Times New Roman" w:cs="Times New Roman"/>
        </w:rPr>
        <w:t xml:space="preserve"> </w:t>
      </w:r>
      <w:r w:rsidRPr="00B90F36">
        <w:rPr>
          <w:rFonts w:ascii="Times New Roman" w:hAnsi="Times New Roman" w:cs="Times New Roman"/>
          <w:b/>
          <w:bCs/>
        </w:rPr>
        <w:t>8</w:t>
      </w:r>
      <w:r w:rsidRPr="00B90F36">
        <w:rPr>
          <w:rFonts w:ascii="Times New Roman" w:hAnsi="Times New Roman" w:cs="Times New Roman"/>
        </w:rPr>
        <w:t>, 329–337 (2015).</w:t>
      </w:r>
    </w:p>
    <w:p w14:paraId="4604D933" w14:textId="77777777" w:rsidR="00B90F36" w:rsidRPr="00B90F36" w:rsidRDefault="00B90F36" w:rsidP="00B90F36">
      <w:pPr>
        <w:pStyle w:val="Bibliography"/>
        <w:rPr>
          <w:rFonts w:ascii="Times New Roman" w:hAnsi="Times New Roman" w:cs="Times New Roman"/>
        </w:rPr>
      </w:pPr>
      <w:r w:rsidRPr="00B90F36">
        <w:rPr>
          <w:rFonts w:ascii="Times New Roman" w:hAnsi="Times New Roman" w:cs="Times New Roman"/>
        </w:rPr>
        <w:t>33.</w:t>
      </w:r>
      <w:r w:rsidRPr="00B90F36">
        <w:rPr>
          <w:rFonts w:ascii="Times New Roman" w:hAnsi="Times New Roman" w:cs="Times New Roman"/>
        </w:rPr>
        <w:tab/>
        <w:t xml:space="preserve">Planet, P. Calculating protected area coverage. </w:t>
      </w:r>
      <w:r w:rsidRPr="00B90F36">
        <w:rPr>
          <w:rFonts w:ascii="Times New Roman" w:hAnsi="Times New Roman" w:cs="Times New Roman"/>
          <w:i/>
          <w:iCs/>
        </w:rPr>
        <w:t>Protected Planet</w:t>
      </w:r>
      <w:r w:rsidRPr="00B90F36">
        <w:rPr>
          <w:rFonts w:ascii="Times New Roman" w:hAnsi="Times New Roman" w:cs="Times New Roman"/>
        </w:rPr>
        <w:t xml:space="preserve"> https://www.protectedplanet.net/c/calculating-protected-area-coverage.</w:t>
      </w:r>
    </w:p>
    <w:p w14:paraId="430D5D08" w14:textId="77777777" w:rsidR="00B90F36" w:rsidRPr="00B90F36" w:rsidRDefault="00B90F36" w:rsidP="00B90F36">
      <w:pPr>
        <w:pStyle w:val="Bibliography"/>
        <w:rPr>
          <w:rFonts w:ascii="Times New Roman" w:hAnsi="Times New Roman" w:cs="Times New Roman"/>
        </w:rPr>
      </w:pPr>
      <w:r w:rsidRPr="00B90F36">
        <w:rPr>
          <w:rFonts w:ascii="Times New Roman" w:hAnsi="Times New Roman" w:cs="Times New Roman"/>
        </w:rPr>
        <w:t>34.</w:t>
      </w:r>
      <w:r w:rsidRPr="00B90F36">
        <w:rPr>
          <w:rFonts w:ascii="Times New Roman" w:hAnsi="Times New Roman" w:cs="Times New Roman"/>
        </w:rPr>
        <w:tab/>
        <w:t xml:space="preserve">Coetzer, K. L., Witkowski, E. T. &amp; Erasmus, B. F. Reviewing B iosphere R eserves globally: effective conservation action or bureaucratic label? </w:t>
      </w:r>
      <w:r w:rsidRPr="00B90F36">
        <w:rPr>
          <w:rFonts w:ascii="Times New Roman" w:hAnsi="Times New Roman" w:cs="Times New Roman"/>
          <w:i/>
          <w:iCs/>
        </w:rPr>
        <w:t>Biological Reviews</w:t>
      </w:r>
      <w:r w:rsidRPr="00B90F36">
        <w:rPr>
          <w:rFonts w:ascii="Times New Roman" w:hAnsi="Times New Roman" w:cs="Times New Roman"/>
        </w:rPr>
        <w:t xml:space="preserve"> </w:t>
      </w:r>
      <w:r w:rsidRPr="00B90F36">
        <w:rPr>
          <w:rFonts w:ascii="Times New Roman" w:hAnsi="Times New Roman" w:cs="Times New Roman"/>
          <w:b/>
          <w:bCs/>
        </w:rPr>
        <w:t>89</w:t>
      </w:r>
      <w:r w:rsidRPr="00B90F36">
        <w:rPr>
          <w:rFonts w:ascii="Times New Roman" w:hAnsi="Times New Roman" w:cs="Times New Roman"/>
        </w:rPr>
        <w:t>, 82–104 (2014).</w:t>
      </w:r>
    </w:p>
    <w:p w14:paraId="72B6DE22" w14:textId="77777777" w:rsidR="00B90F36" w:rsidRPr="00B90F36" w:rsidRDefault="00B90F36" w:rsidP="00B90F36">
      <w:pPr>
        <w:pStyle w:val="Bibliography"/>
        <w:rPr>
          <w:rFonts w:ascii="Times New Roman" w:hAnsi="Times New Roman" w:cs="Times New Roman"/>
        </w:rPr>
      </w:pPr>
      <w:r w:rsidRPr="00B90F36">
        <w:rPr>
          <w:rFonts w:ascii="Times New Roman" w:hAnsi="Times New Roman" w:cs="Times New Roman"/>
        </w:rPr>
        <w:t>35.</w:t>
      </w:r>
      <w:r w:rsidRPr="00B90F36">
        <w:rPr>
          <w:rFonts w:ascii="Times New Roman" w:hAnsi="Times New Roman" w:cs="Times New Roman"/>
        </w:rPr>
        <w:tab/>
        <w:t xml:space="preserve">Barnes, M. D. </w:t>
      </w:r>
      <w:r w:rsidRPr="00B90F36">
        <w:rPr>
          <w:rFonts w:ascii="Times New Roman" w:hAnsi="Times New Roman" w:cs="Times New Roman"/>
          <w:i/>
          <w:iCs/>
        </w:rPr>
        <w:t>et al.</w:t>
      </w:r>
      <w:r w:rsidRPr="00B90F36">
        <w:rPr>
          <w:rFonts w:ascii="Times New Roman" w:hAnsi="Times New Roman" w:cs="Times New Roman"/>
        </w:rPr>
        <w:t xml:space="preserve"> Wildlife population trends in protected areas predicted by national socio-economic metrics and body size. </w:t>
      </w:r>
      <w:r w:rsidRPr="00B90F36">
        <w:rPr>
          <w:rFonts w:ascii="Times New Roman" w:hAnsi="Times New Roman" w:cs="Times New Roman"/>
          <w:i/>
          <w:iCs/>
        </w:rPr>
        <w:t>Nature Communications</w:t>
      </w:r>
      <w:r w:rsidRPr="00B90F36">
        <w:rPr>
          <w:rFonts w:ascii="Times New Roman" w:hAnsi="Times New Roman" w:cs="Times New Roman"/>
        </w:rPr>
        <w:t xml:space="preserve"> </w:t>
      </w:r>
      <w:r w:rsidRPr="00B90F36">
        <w:rPr>
          <w:rFonts w:ascii="Times New Roman" w:hAnsi="Times New Roman" w:cs="Times New Roman"/>
          <w:b/>
          <w:bCs/>
        </w:rPr>
        <w:t>7</w:t>
      </w:r>
      <w:r w:rsidRPr="00B90F36">
        <w:rPr>
          <w:rFonts w:ascii="Times New Roman" w:hAnsi="Times New Roman" w:cs="Times New Roman"/>
        </w:rPr>
        <w:t>, 12747 (2016).</w:t>
      </w:r>
    </w:p>
    <w:p w14:paraId="6C74C392" w14:textId="77777777" w:rsidR="00B90F36" w:rsidRPr="00B90F36" w:rsidRDefault="00B90F36" w:rsidP="00B90F36">
      <w:pPr>
        <w:pStyle w:val="Bibliography"/>
        <w:rPr>
          <w:rFonts w:ascii="Times New Roman" w:hAnsi="Times New Roman" w:cs="Times New Roman"/>
        </w:rPr>
      </w:pPr>
      <w:r w:rsidRPr="00B90F36">
        <w:rPr>
          <w:rFonts w:ascii="Times New Roman" w:hAnsi="Times New Roman" w:cs="Times New Roman"/>
        </w:rPr>
        <w:t>36.</w:t>
      </w:r>
      <w:r w:rsidRPr="00B90F36">
        <w:rPr>
          <w:rFonts w:ascii="Times New Roman" w:hAnsi="Times New Roman" w:cs="Times New Roman"/>
        </w:rPr>
        <w:tab/>
        <w:t xml:space="preserve">Asselen, S. van &amp; Verburg, P. H. A Land System representation for global assessments and land-use modeling. </w:t>
      </w:r>
      <w:r w:rsidRPr="00B90F36">
        <w:rPr>
          <w:rFonts w:ascii="Times New Roman" w:hAnsi="Times New Roman" w:cs="Times New Roman"/>
          <w:i/>
          <w:iCs/>
        </w:rPr>
        <w:t>Global Change Biology</w:t>
      </w:r>
      <w:r w:rsidRPr="00B90F36">
        <w:rPr>
          <w:rFonts w:ascii="Times New Roman" w:hAnsi="Times New Roman" w:cs="Times New Roman"/>
        </w:rPr>
        <w:t xml:space="preserve"> </w:t>
      </w:r>
      <w:r w:rsidRPr="00B90F36">
        <w:rPr>
          <w:rFonts w:ascii="Times New Roman" w:hAnsi="Times New Roman" w:cs="Times New Roman"/>
          <w:b/>
          <w:bCs/>
        </w:rPr>
        <w:t>18</w:t>
      </w:r>
      <w:r w:rsidRPr="00B90F36">
        <w:rPr>
          <w:rFonts w:ascii="Times New Roman" w:hAnsi="Times New Roman" w:cs="Times New Roman"/>
        </w:rPr>
        <w:t>, 3125–3148 (2012).</w:t>
      </w:r>
    </w:p>
    <w:p w14:paraId="567FB6BE" w14:textId="77777777" w:rsidR="00B90F36" w:rsidRPr="00B90F36" w:rsidRDefault="00B90F36" w:rsidP="00B90F36">
      <w:pPr>
        <w:pStyle w:val="Bibliography"/>
        <w:rPr>
          <w:rFonts w:ascii="Times New Roman" w:hAnsi="Times New Roman" w:cs="Times New Roman"/>
        </w:rPr>
      </w:pPr>
      <w:r w:rsidRPr="00B90F36">
        <w:rPr>
          <w:rFonts w:ascii="Times New Roman" w:hAnsi="Times New Roman" w:cs="Times New Roman"/>
        </w:rPr>
        <w:t>37.</w:t>
      </w:r>
      <w:r w:rsidRPr="00B90F36">
        <w:rPr>
          <w:rFonts w:ascii="Times New Roman" w:hAnsi="Times New Roman" w:cs="Times New Roman"/>
        </w:rPr>
        <w:tab/>
        <w:t xml:space="preserve">Hudson, L. N. </w:t>
      </w:r>
      <w:r w:rsidRPr="00B90F36">
        <w:rPr>
          <w:rFonts w:ascii="Times New Roman" w:hAnsi="Times New Roman" w:cs="Times New Roman"/>
          <w:i/>
          <w:iCs/>
        </w:rPr>
        <w:t>et al.</w:t>
      </w:r>
      <w:r w:rsidRPr="00B90F36">
        <w:rPr>
          <w:rFonts w:ascii="Times New Roman" w:hAnsi="Times New Roman" w:cs="Times New Roman"/>
        </w:rPr>
        <w:t xml:space="preserve"> The PREDICTS database: a global database of how local terrestrial biodiversity responds to human impacts. </w:t>
      </w:r>
      <w:r w:rsidRPr="00B90F36">
        <w:rPr>
          <w:rFonts w:ascii="Times New Roman" w:hAnsi="Times New Roman" w:cs="Times New Roman"/>
          <w:i/>
          <w:iCs/>
        </w:rPr>
        <w:t>Ecology and Evolution</w:t>
      </w:r>
      <w:r w:rsidRPr="00B90F36">
        <w:rPr>
          <w:rFonts w:ascii="Times New Roman" w:hAnsi="Times New Roman" w:cs="Times New Roman"/>
        </w:rPr>
        <w:t xml:space="preserve"> </w:t>
      </w:r>
      <w:r w:rsidRPr="00B90F36">
        <w:rPr>
          <w:rFonts w:ascii="Times New Roman" w:hAnsi="Times New Roman" w:cs="Times New Roman"/>
          <w:b/>
          <w:bCs/>
        </w:rPr>
        <w:t>4</w:t>
      </w:r>
      <w:r w:rsidRPr="00B90F36">
        <w:rPr>
          <w:rFonts w:ascii="Times New Roman" w:hAnsi="Times New Roman" w:cs="Times New Roman"/>
        </w:rPr>
        <w:t>, 4701–4735 (2014).</w:t>
      </w:r>
    </w:p>
    <w:p w14:paraId="7C9276DA" w14:textId="77777777" w:rsidR="00B90F36" w:rsidRPr="00B90F36" w:rsidRDefault="00B90F36" w:rsidP="00B90F36">
      <w:pPr>
        <w:pStyle w:val="Bibliography"/>
        <w:rPr>
          <w:rFonts w:ascii="Times New Roman" w:hAnsi="Times New Roman" w:cs="Times New Roman"/>
        </w:rPr>
      </w:pPr>
      <w:r w:rsidRPr="00B90F36">
        <w:rPr>
          <w:rFonts w:ascii="Times New Roman" w:hAnsi="Times New Roman" w:cs="Times New Roman"/>
        </w:rPr>
        <w:lastRenderedPageBreak/>
        <w:t>38.</w:t>
      </w:r>
      <w:r w:rsidRPr="00B90F36">
        <w:rPr>
          <w:rFonts w:ascii="Times New Roman" w:hAnsi="Times New Roman" w:cs="Times New Roman"/>
        </w:rPr>
        <w:tab/>
        <w:t xml:space="preserve">Newbold, T. </w:t>
      </w:r>
      <w:r w:rsidRPr="00B90F36">
        <w:rPr>
          <w:rFonts w:ascii="Times New Roman" w:hAnsi="Times New Roman" w:cs="Times New Roman"/>
          <w:i/>
          <w:iCs/>
        </w:rPr>
        <w:t>et al.</w:t>
      </w:r>
      <w:r w:rsidRPr="00B90F36">
        <w:rPr>
          <w:rFonts w:ascii="Times New Roman" w:hAnsi="Times New Roman" w:cs="Times New Roman"/>
        </w:rPr>
        <w:t xml:space="preserve"> Global effects of land use on local terrestrial biodiversity. </w:t>
      </w:r>
      <w:r w:rsidRPr="00B90F36">
        <w:rPr>
          <w:rFonts w:ascii="Times New Roman" w:hAnsi="Times New Roman" w:cs="Times New Roman"/>
          <w:i/>
          <w:iCs/>
        </w:rPr>
        <w:t>Nature</w:t>
      </w:r>
      <w:r w:rsidRPr="00B90F36">
        <w:rPr>
          <w:rFonts w:ascii="Times New Roman" w:hAnsi="Times New Roman" w:cs="Times New Roman"/>
        </w:rPr>
        <w:t xml:space="preserve"> </w:t>
      </w:r>
      <w:r w:rsidRPr="00B90F36">
        <w:rPr>
          <w:rFonts w:ascii="Times New Roman" w:hAnsi="Times New Roman" w:cs="Times New Roman"/>
          <w:b/>
          <w:bCs/>
        </w:rPr>
        <w:t>520</w:t>
      </w:r>
      <w:r w:rsidRPr="00B90F36">
        <w:rPr>
          <w:rFonts w:ascii="Times New Roman" w:hAnsi="Times New Roman" w:cs="Times New Roman"/>
        </w:rPr>
        <w:t>, 45–50 (2015).</w:t>
      </w:r>
    </w:p>
    <w:p w14:paraId="640FEDAF" w14:textId="3E066ACC" w:rsidR="00357294" w:rsidRDefault="00FD4603" w:rsidP="00BC1C25">
      <w:pPr>
        <w:pStyle w:val="Bibliography"/>
        <w:rPr>
          <w:rFonts w:ascii="Times New Roman" w:hAnsi="Times New Roman" w:cs="Times New Roman"/>
          <w:sz w:val="24"/>
          <w:szCs w:val="24"/>
        </w:rPr>
      </w:pPr>
      <w:r w:rsidRPr="003432B5">
        <w:rPr>
          <w:rFonts w:ascii="Times New Roman" w:hAnsi="Times New Roman" w:cs="Times New Roman"/>
          <w:sz w:val="24"/>
          <w:szCs w:val="24"/>
        </w:rPr>
        <w:fldChar w:fldCharType="end"/>
      </w:r>
    </w:p>
    <w:p w14:paraId="08526758" w14:textId="77777777" w:rsidR="00033527" w:rsidRDefault="00033527" w:rsidP="00BC1C25">
      <w:pPr>
        <w:spacing w:line="480" w:lineRule="auto"/>
        <w:rPr>
          <w:rFonts w:ascii="Times New Roman" w:hAnsi="Times New Roman" w:cs="Times New Roman"/>
          <w:b/>
          <w:bCs/>
          <w:sz w:val="24"/>
          <w:szCs w:val="24"/>
        </w:rPr>
      </w:pPr>
      <w:r>
        <w:rPr>
          <w:rFonts w:ascii="Times New Roman" w:hAnsi="Times New Roman" w:cs="Times New Roman"/>
          <w:b/>
          <w:bCs/>
          <w:sz w:val="24"/>
          <w:szCs w:val="24"/>
        </w:rPr>
        <w:br w:type="page"/>
      </w:r>
    </w:p>
    <w:p w14:paraId="21A3FC5E" w14:textId="0241E77E" w:rsidR="002A1C67" w:rsidRPr="00961AEA" w:rsidRDefault="002A1C67" w:rsidP="00BC1C25">
      <w:pPr>
        <w:spacing w:after="0" w:line="480" w:lineRule="auto"/>
        <w:rPr>
          <w:rFonts w:ascii="Times New Roman" w:hAnsi="Times New Roman" w:cs="Times New Roman"/>
          <w:b/>
          <w:bCs/>
          <w:sz w:val="24"/>
          <w:szCs w:val="24"/>
        </w:rPr>
      </w:pPr>
      <w:r w:rsidRPr="00961AEA">
        <w:rPr>
          <w:rFonts w:ascii="Times New Roman" w:hAnsi="Times New Roman" w:cs="Times New Roman"/>
          <w:b/>
          <w:bCs/>
          <w:sz w:val="24"/>
          <w:szCs w:val="24"/>
        </w:rPr>
        <w:lastRenderedPageBreak/>
        <w:t>Figure legends</w:t>
      </w:r>
      <w:r w:rsidR="001B4364" w:rsidRPr="00961AEA">
        <w:rPr>
          <w:rFonts w:ascii="Times New Roman" w:hAnsi="Times New Roman" w:cs="Times New Roman"/>
          <w:b/>
          <w:bCs/>
          <w:sz w:val="24"/>
          <w:szCs w:val="24"/>
        </w:rPr>
        <w:t xml:space="preserve"> (+ figures</w:t>
      </w:r>
      <w:r w:rsidR="00234FAF" w:rsidRPr="00961AEA">
        <w:rPr>
          <w:rFonts w:ascii="Times New Roman" w:hAnsi="Times New Roman" w:cs="Times New Roman"/>
          <w:b/>
          <w:bCs/>
          <w:sz w:val="24"/>
          <w:szCs w:val="24"/>
        </w:rPr>
        <w:t>)</w:t>
      </w:r>
    </w:p>
    <w:p w14:paraId="3E54A3BD" w14:textId="5C7917E0" w:rsidR="00CF2FE0" w:rsidRDefault="00CF2FE0" w:rsidP="00BC1C25">
      <w:pPr>
        <w:spacing w:line="480" w:lineRule="auto"/>
        <w:rPr>
          <w:rFonts w:ascii="Times New Roman" w:hAnsi="Times New Roman" w:cs="Times New Roman"/>
          <w:sz w:val="24"/>
          <w:szCs w:val="24"/>
        </w:rPr>
      </w:pPr>
    </w:p>
    <w:p w14:paraId="2C95DF8B" w14:textId="2CDE29AF" w:rsidR="00FF0421" w:rsidRDefault="00FF0421" w:rsidP="00BC1C25">
      <w:pPr>
        <w:spacing w:line="480" w:lineRule="auto"/>
        <w:rPr>
          <w:rFonts w:ascii="Times New Roman" w:hAnsi="Times New Roman" w:cs="Times New Roman"/>
          <w:sz w:val="24"/>
          <w:szCs w:val="24"/>
        </w:rPr>
      </w:pPr>
      <w:commentRangeStart w:id="131"/>
      <w:commentRangeStart w:id="132"/>
      <w:r>
        <w:rPr>
          <w:rFonts w:ascii="Times New Roman" w:hAnsi="Times New Roman" w:cs="Times New Roman"/>
          <w:sz w:val="24"/>
          <w:szCs w:val="24"/>
        </w:rPr>
        <w:t>Figure 1: multi-panel individual scenario results</w:t>
      </w:r>
      <w:commentRangeEnd w:id="131"/>
      <w:r w:rsidR="00740E4C">
        <w:rPr>
          <w:rStyle w:val="CommentReference"/>
        </w:rPr>
        <w:commentReference w:id="131"/>
      </w:r>
      <w:commentRangeEnd w:id="132"/>
      <w:r w:rsidR="00916567">
        <w:rPr>
          <w:rStyle w:val="CommentReference"/>
        </w:rPr>
        <w:commentReference w:id="132"/>
      </w:r>
    </w:p>
    <w:p w14:paraId="61F1DE09" w14:textId="2D66EB3C" w:rsidR="00EE6396" w:rsidRDefault="00EE6396" w:rsidP="00BC1C25">
      <w:pPr>
        <w:spacing w:line="480" w:lineRule="auto"/>
        <w:rPr>
          <w:rFonts w:ascii="Times New Roman" w:hAnsi="Times New Roman" w:cs="Times New Roman"/>
          <w:sz w:val="24"/>
          <w:szCs w:val="24"/>
        </w:rPr>
      </w:pPr>
      <w:commentRangeStart w:id="133"/>
      <w:commentRangeStart w:id="134"/>
      <w:commentRangeStart w:id="135"/>
      <w:r w:rsidRPr="00EE6396">
        <w:rPr>
          <w:noProof/>
          <w:lang w:val="en-US"/>
        </w:rPr>
        <w:drawing>
          <wp:inline distT="0" distB="0" distL="0" distR="0" wp14:anchorId="605B32F6" wp14:editId="26DE45B1">
            <wp:extent cx="5943600" cy="32721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272155"/>
                    </a:xfrm>
                    <a:prstGeom prst="rect">
                      <a:avLst/>
                    </a:prstGeom>
                  </pic:spPr>
                </pic:pic>
              </a:graphicData>
            </a:graphic>
          </wp:inline>
        </w:drawing>
      </w:r>
      <w:commentRangeEnd w:id="133"/>
      <w:r w:rsidR="00957547">
        <w:rPr>
          <w:rStyle w:val="CommentReference"/>
        </w:rPr>
        <w:commentReference w:id="133"/>
      </w:r>
      <w:commentRangeEnd w:id="134"/>
      <w:r w:rsidR="007778E4">
        <w:rPr>
          <w:rStyle w:val="CommentReference"/>
        </w:rPr>
        <w:commentReference w:id="134"/>
      </w:r>
      <w:commentRangeEnd w:id="135"/>
      <w:r w:rsidR="00245E80">
        <w:rPr>
          <w:rStyle w:val="CommentReference"/>
        </w:rPr>
        <w:commentReference w:id="135"/>
      </w:r>
    </w:p>
    <w:p w14:paraId="6FD9674F" w14:textId="77777777" w:rsidR="00936A22" w:rsidRDefault="00936A22">
      <w:r>
        <w:rPr>
          <w:i/>
          <w:iCs/>
        </w:rPr>
        <w:br w:type="page"/>
      </w:r>
    </w:p>
    <w:p w14:paraId="7A6474CF" w14:textId="0925020E" w:rsidR="0090640E" w:rsidRPr="004238A0" w:rsidRDefault="0090640E" w:rsidP="00BC1C25">
      <w:pPr>
        <w:pStyle w:val="Caption"/>
        <w:spacing w:line="480" w:lineRule="auto"/>
        <w:rPr>
          <w:i w:val="0"/>
          <w:iCs w:val="0"/>
          <w:noProof/>
          <w:color w:val="auto"/>
          <w:sz w:val="22"/>
          <w:szCs w:val="22"/>
        </w:rPr>
      </w:pPr>
      <w:r w:rsidRPr="004238A0">
        <w:rPr>
          <w:i w:val="0"/>
          <w:iCs w:val="0"/>
          <w:color w:val="auto"/>
          <w:sz w:val="22"/>
          <w:szCs w:val="22"/>
        </w:rPr>
        <w:lastRenderedPageBreak/>
        <w:t xml:space="preserve">Figure </w:t>
      </w:r>
      <w:r w:rsidR="0082477F">
        <w:rPr>
          <w:i w:val="0"/>
          <w:iCs w:val="0"/>
          <w:color w:val="auto"/>
          <w:sz w:val="22"/>
          <w:szCs w:val="22"/>
        </w:rPr>
        <w:t>2</w:t>
      </w:r>
      <w:r w:rsidRPr="004238A0">
        <w:rPr>
          <w:i w:val="0"/>
          <w:iCs w:val="0"/>
          <w:color w:val="auto"/>
          <w:sz w:val="22"/>
          <w:szCs w:val="22"/>
        </w:rPr>
        <w:t xml:space="preserve">: Scenario overlap. orange = protected areas. Color gradient from </w:t>
      </w:r>
      <w:r w:rsidR="00651FA5">
        <w:rPr>
          <w:i w:val="0"/>
          <w:iCs w:val="0"/>
          <w:color w:val="auto"/>
          <w:sz w:val="22"/>
          <w:szCs w:val="22"/>
        </w:rPr>
        <w:t>orange</w:t>
      </w:r>
      <w:r w:rsidRPr="004238A0">
        <w:rPr>
          <w:i w:val="0"/>
          <w:iCs w:val="0"/>
          <w:color w:val="auto"/>
          <w:sz w:val="22"/>
          <w:szCs w:val="22"/>
        </w:rPr>
        <w:t xml:space="preserve"> (</w:t>
      </w:r>
      <w:r w:rsidR="00651FA5">
        <w:rPr>
          <w:i w:val="0"/>
          <w:iCs w:val="0"/>
          <w:color w:val="auto"/>
          <w:sz w:val="22"/>
          <w:szCs w:val="22"/>
        </w:rPr>
        <w:t>one</w:t>
      </w:r>
      <w:r w:rsidRPr="004238A0">
        <w:rPr>
          <w:i w:val="0"/>
          <w:iCs w:val="0"/>
          <w:color w:val="auto"/>
          <w:sz w:val="22"/>
          <w:szCs w:val="22"/>
        </w:rPr>
        <w:t xml:space="preserve"> scenari</w:t>
      </w:r>
      <w:r w:rsidR="00651FA5">
        <w:rPr>
          <w:i w:val="0"/>
          <w:iCs w:val="0"/>
          <w:color w:val="auto"/>
          <w:sz w:val="22"/>
          <w:szCs w:val="22"/>
        </w:rPr>
        <w:t>o</w:t>
      </w:r>
      <w:r w:rsidRPr="004238A0">
        <w:rPr>
          <w:i w:val="0"/>
          <w:iCs w:val="0"/>
          <w:color w:val="auto"/>
          <w:sz w:val="22"/>
          <w:szCs w:val="22"/>
        </w:rPr>
        <w:t>) to dark blue (</w:t>
      </w:r>
      <w:r w:rsidR="00651FA5">
        <w:rPr>
          <w:i w:val="0"/>
          <w:iCs w:val="0"/>
          <w:noProof/>
          <w:color w:val="auto"/>
          <w:sz w:val="22"/>
          <w:szCs w:val="22"/>
        </w:rPr>
        <w:t>eight</w:t>
      </w:r>
      <w:r w:rsidRPr="004238A0">
        <w:rPr>
          <w:i w:val="0"/>
          <w:iCs w:val="0"/>
          <w:noProof/>
          <w:color w:val="auto"/>
          <w:sz w:val="22"/>
          <w:szCs w:val="22"/>
        </w:rPr>
        <w:t xml:space="preserve"> scenarios) = ovelap.</w:t>
      </w:r>
    </w:p>
    <w:p w14:paraId="3F615E72" w14:textId="6EA9617E" w:rsidR="003B199B" w:rsidRDefault="00AE6E09" w:rsidP="00BC1C25">
      <w:pPr>
        <w:spacing w:line="480" w:lineRule="auto"/>
        <w:rPr>
          <w:rFonts w:ascii="Times New Roman" w:hAnsi="Times New Roman" w:cs="Times New Roman"/>
          <w:sz w:val="24"/>
          <w:szCs w:val="24"/>
        </w:rPr>
      </w:pPr>
      <w:commentRangeStart w:id="136"/>
      <w:r>
        <w:rPr>
          <w:noProof/>
          <w:lang w:val="en-US"/>
        </w:rPr>
        <w:drawing>
          <wp:inline distT="0" distB="0" distL="0" distR="0" wp14:anchorId="730E0DD0" wp14:editId="0969A792">
            <wp:extent cx="6712930" cy="28479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722999" cy="2852247"/>
                    </a:xfrm>
                    <a:prstGeom prst="rect">
                      <a:avLst/>
                    </a:prstGeom>
                  </pic:spPr>
                </pic:pic>
              </a:graphicData>
            </a:graphic>
          </wp:inline>
        </w:drawing>
      </w:r>
      <w:commentRangeEnd w:id="136"/>
      <w:r w:rsidR="00651FA5">
        <w:rPr>
          <w:rStyle w:val="CommentReference"/>
        </w:rPr>
        <w:commentReference w:id="136"/>
      </w:r>
    </w:p>
    <w:p w14:paraId="05B26BA9" w14:textId="408042DF" w:rsidR="003B199B" w:rsidRDefault="003B199B" w:rsidP="00BC1C25">
      <w:pPr>
        <w:spacing w:line="480" w:lineRule="auto"/>
        <w:rPr>
          <w:rFonts w:ascii="Times New Roman" w:hAnsi="Times New Roman" w:cs="Times New Roman"/>
          <w:sz w:val="24"/>
          <w:szCs w:val="24"/>
        </w:rPr>
      </w:pPr>
    </w:p>
    <w:p w14:paraId="139245AC" w14:textId="77777777" w:rsidR="00CE4CCB" w:rsidRDefault="00CE4CCB" w:rsidP="00BC1C25">
      <w:pPr>
        <w:spacing w:line="480" w:lineRule="auto"/>
        <w:rPr>
          <w:rFonts w:ascii="Times New Roman" w:hAnsi="Times New Roman" w:cs="Times New Roman"/>
          <w:sz w:val="24"/>
          <w:szCs w:val="24"/>
        </w:rPr>
      </w:pPr>
    </w:p>
    <w:p w14:paraId="2FE8D44E" w14:textId="77777777" w:rsidR="00CE4CCB" w:rsidRDefault="00CE4CCB" w:rsidP="00BC1C25">
      <w:pPr>
        <w:spacing w:line="480" w:lineRule="auto"/>
        <w:rPr>
          <w:rFonts w:ascii="Times New Roman" w:hAnsi="Times New Roman" w:cs="Times New Roman"/>
          <w:sz w:val="24"/>
          <w:szCs w:val="24"/>
        </w:rPr>
      </w:pPr>
    </w:p>
    <w:p w14:paraId="0BA3A0B8" w14:textId="77777777" w:rsidR="00CE4CCB" w:rsidRDefault="00CE4CCB" w:rsidP="00BC1C25">
      <w:pPr>
        <w:spacing w:line="480" w:lineRule="auto"/>
        <w:rPr>
          <w:rFonts w:ascii="Times New Roman" w:hAnsi="Times New Roman" w:cs="Times New Roman"/>
          <w:sz w:val="24"/>
          <w:szCs w:val="24"/>
        </w:rPr>
      </w:pPr>
    </w:p>
    <w:p w14:paraId="62546D76" w14:textId="77777777" w:rsidR="00CE4CCB" w:rsidRDefault="00CE4CCB" w:rsidP="00BC1C25">
      <w:pPr>
        <w:spacing w:line="480" w:lineRule="auto"/>
        <w:rPr>
          <w:rFonts w:ascii="Times New Roman" w:hAnsi="Times New Roman" w:cs="Times New Roman"/>
          <w:sz w:val="24"/>
          <w:szCs w:val="24"/>
        </w:rPr>
      </w:pPr>
      <w:r>
        <w:rPr>
          <w:rFonts w:ascii="Times New Roman" w:hAnsi="Times New Roman" w:cs="Times New Roman"/>
          <w:sz w:val="24"/>
          <w:szCs w:val="24"/>
        </w:rPr>
        <w:br w:type="page"/>
      </w:r>
    </w:p>
    <w:p w14:paraId="0D9CB78A" w14:textId="7A5CBDE4" w:rsidR="00CE4CCB" w:rsidRDefault="00CE4CCB" w:rsidP="00BC1C25">
      <w:pPr>
        <w:spacing w:line="480" w:lineRule="auto"/>
        <w:rPr>
          <w:rFonts w:ascii="Times New Roman" w:hAnsi="Times New Roman" w:cs="Times New Roman"/>
          <w:sz w:val="24"/>
          <w:szCs w:val="24"/>
        </w:rPr>
      </w:pPr>
      <w:commentRangeStart w:id="137"/>
      <w:r>
        <w:rPr>
          <w:rFonts w:ascii="Times New Roman" w:hAnsi="Times New Roman" w:cs="Times New Roman"/>
          <w:sz w:val="24"/>
          <w:szCs w:val="24"/>
        </w:rPr>
        <w:lastRenderedPageBreak/>
        <w:t xml:space="preserve">Figure </w:t>
      </w:r>
      <w:r w:rsidR="004D5925">
        <w:rPr>
          <w:rFonts w:ascii="Times New Roman" w:hAnsi="Times New Roman" w:cs="Times New Roman"/>
          <w:sz w:val="24"/>
          <w:szCs w:val="24"/>
        </w:rPr>
        <w:t>3</w:t>
      </w:r>
      <w:r>
        <w:rPr>
          <w:rFonts w:ascii="Times New Roman" w:hAnsi="Times New Roman" w:cs="Times New Roman"/>
          <w:sz w:val="24"/>
          <w:szCs w:val="24"/>
        </w:rPr>
        <w:t>: Spider plot biome</w:t>
      </w:r>
      <w:r w:rsidR="00EA2D36">
        <w:rPr>
          <w:rFonts w:ascii="Times New Roman" w:hAnsi="Times New Roman" w:cs="Times New Roman"/>
          <w:sz w:val="24"/>
          <w:szCs w:val="24"/>
        </w:rPr>
        <w:t>s</w:t>
      </w:r>
      <w:r>
        <w:rPr>
          <w:rFonts w:ascii="Times New Roman" w:hAnsi="Times New Roman" w:cs="Times New Roman"/>
          <w:sz w:val="24"/>
          <w:szCs w:val="24"/>
        </w:rPr>
        <w:t xml:space="preserve"> vs scenarios</w:t>
      </w:r>
      <w:r w:rsidR="00000A05">
        <w:rPr>
          <w:rFonts w:ascii="Times New Roman" w:hAnsi="Times New Roman" w:cs="Times New Roman"/>
          <w:sz w:val="24"/>
          <w:szCs w:val="24"/>
        </w:rPr>
        <w:t>. % values are in relation to base value results. Could also do how much of each biome was selected</w:t>
      </w:r>
      <w:r w:rsidR="00401301">
        <w:rPr>
          <w:rFonts w:ascii="Times New Roman" w:hAnsi="Times New Roman" w:cs="Times New Roman"/>
          <w:sz w:val="24"/>
          <w:szCs w:val="24"/>
        </w:rPr>
        <w:t>, but that’s not very informative (see small figure below)</w:t>
      </w:r>
      <w:r w:rsidR="00C17956">
        <w:rPr>
          <w:rFonts w:ascii="Times New Roman" w:hAnsi="Times New Roman" w:cs="Times New Roman"/>
          <w:sz w:val="24"/>
          <w:szCs w:val="24"/>
        </w:rPr>
        <w:t>. I’m also not convinced that those spider plots are easy to read, might be better with x = biome, y = value and colors = scenarios plot.</w:t>
      </w:r>
      <w:r w:rsidR="003357D3">
        <w:rPr>
          <w:rFonts w:ascii="Times New Roman" w:hAnsi="Times New Roman" w:cs="Times New Roman"/>
          <w:sz w:val="24"/>
          <w:szCs w:val="24"/>
        </w:rPr>
        <w:t xml:space="preserve"> They do look nice though</w:t>
      </w:r>
      <w:r w:rsidR="0052683E">
        <w:rPr>
          <w:rFonts w:ascii="Times New Roman" w:hAnsi="Times New Roman" w:cs="Times New Roman"/>
          <w:sz w:val="24"/>
          <w:szCs w:val="24"/>
        </w:rPr>
        <w:t xml:space="preserve"> and are probably something Nature type journals like a lot.</w:t>
      </w:r>
      <w:commentRangeEnd w:id="137"/>
      <w:r w:rsidR="00BA0CD3">
        <w:rPr>
          <w:rStyle w:val="CommentReference"/>
        </w:rPr>
        <w:commentReference w:id="137"/>
      </w:r>
    </w:p>
    <w:p w14:paraId="2622AD52" w14:textId="5CBB2AEB" w:rsidR="00CE4CCB" w:rsidRDefault="00F81C32" w:rsidP="00BC1C25">
      <w:pPr>
        <w:spacing w:line="480" w:lineRule="auto"/>
        <w:rPr>
          <w:rFonts w:ascii="Times New Roman" w:hAnsi="Times New Roman" w:cs="Times New Roman"/>
          <w:sz w:val="24"/>
          <w:szCs w:val="24"/>
        </w:rPr>
      </w:pPr>
      <w:r w:rsidRPr="00F81C32">
        <w:rPr>
          <w:noProof/>
          <w:lang w:val="en-US"/>
        </w:rPr>
        <w:drawing>
          <wp:inline distT="0" distB="0" distL="0" distR="0" wp14:anchorId="7EBE749E" wp14:editId="52AB34A0">
            <wp:extent cx="6896306" cy="43529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921478" cy="4368813"/>
                    </a:xfrm>
                    <a:prstGeom prst="rect">
                      <a:avLst/>
                    </a:prstGeom>
                  </pic:spPr>
                </pic:pic>
              </a:graphicData>
            </a:graphic>
          </wp:inline>
        </w:drawing>
      </w:r>
    </w:p>
    <w:p w14:paraId="2D743B8E" w14:textId="0EB99DF2" w:rsidR="005D4502" w:rsidRDefault="006100EE" w:rsidP="00BC1C25">
      <w:pPr>
        <w:spacing w:line="480" w:lineRule="auto"/>
        <w:rPr>
          <w:rFonts w:ascii="Times New Roman" w:hAnsi="Times New Roman" w:cs="Times New Roman"/>
          <w:sz w:val="24"/>
          <w:szCs w:val="24"/>
        </w:rPr>
      </w:pPr>
      <w:r w:rsidRPr="006100EE">
        <w:t xml:space="preserve"> </w:t>
      </w:r>
      <w:r w:rsidR="005D4502" w:rsidRPr="003432B5">
        <w:rPr>
          <w:rFonts w:ascii="Times New Roman" w:hAnsi="Times New Roman" w:cs="Times New Roman"/>
          <w:sz w:val="24"/>
          <w:szCs w:val="24"/>
        </w:rPr>
        <w:br w:type="page"/>
      </w:r>
    </w:p>
    <w:p w14:paraId="066948F9" w14:textId="18A5D8A0" w:rsidR="002A1C67" w:rsidRPr="00516BD0" w:rsidRDefault="002A1C67" w:rsidP="00BC1C25">
      <w:pPr>
        <w:spacing w:after="0" w:line="480" w:lineRule="auto"/>
        <w:rPr>
          <w:rFonts w:ascii="Times New Roman" w:hAnsi="Times New Roman" w:cs="Times New Roman"/>
          <w:b/>
          <w:bCs/>
          <w:sz w:val="24"/>
          <w:szCs w:val="24"/>
        </w:rPr>
      </w:pPr>
      <w:r w:rsidRPr="00516BD0">
        <w:rPr>
          <w:rFonts w:ascii="Times New Roman" w:hAnsi="Times New Roman" w:cs="Times New Roman"/>
          <w:b/>
          <w:bCs/>
          <w:sz w:val="24"/>
          <w:szCs w:val="24"/>
        </w:rPr>
        <w:lastRenderedPageBreak/>
        <w:t>Methods</w:t>
      </w:r>
    </w:p>
    <w:p w14:paraId="3B4B1ED8" w14:textId="074AE078" w:rsidR="008D2491" w:rsidRDefault="008D2491" w:rsidP="00BC1C25">
      <w:pPr>
        <w:pStyle w:val="xmsolistparagraph"/>
        <w:spacing w:beforeAutospacing="0" w:after="0" w:afterAutospacing="0" w:line="480" w:lineRule="auto"/>
      </w:pPr>
      <w:r>
        <w:t xml:space="preserve">We used a multi-objective </w:t>
      </w:r>
      <w:r w:rsidR="00EA7986">
        <w:t xml:space="preserve">optimization approach </w:t>
      </w:r>
      <w:r w:rsidR="00CD6D0F">
        <w:t xml:space="preserve">that incorporated </w:t>
      </w:r>
      <w:r w:rsidR="00E47D07">
        <w:t>governance</w:t>
      </w:r>
      <w:r w:rsidR="00CD6D0F">
        <w:t xml:space="preserve">, land use and climate constraints </w:t>
      </w:r>
      <w:r w:rsidR="000E4F8D">
        <w:t>to prioritize the conservation of 30,930 species</w:t>
      </w:r>
      <w:r w:rsidR="00867230">
        <w:t xml:space="preserve">. </w:t>
      </w:r>
      <w:r w:rsidR="009E5CA0">
        <w:t xml:space="preserve">All scenarios we investigated </w:t>
      </w:r>
      <w:r w:rsidR="00676D46">
        <w:t xml:space="preserve">were </w:t>
      </w:r>
      <w:r w:rsidR="00DF00E5">
        <w:t xml:space="preserve">built </w:t>
      </w:r>
      <w:r w:rsidR="009E5CA0">
        <w:t>on the current global protected area</w:t>
      </w:r>
      <w:r w:rsidR="00556F1E">
        <w:t xml:space="preserve"> portfolio</w:t>
      </w:r>
      <w:r w:rsidR="00720ECD">
        <w:t>.</w:t>
      </w:r>
      <w:r w:rsidR="009E5CA0">
        <w:t xml:space="preserve"> </w:t>
      </w:r>
      <w:r w:rsidR="00720ECD">
        <w:t>W</w:t>
      </w:r>
      <w:r w:rsidR="009E5CA0">
        <w:t xml:space="preserve">e </w:t>
      </w:r>
      <w:r w:rsidR="00992DBC">
        <w:t xml:space="preserve">further </w:t>
      </w:r>
      <w:r w:rsidR="009E5CA0">
        <w:t>set a target to protect 30% of the range of each species, based on current CDB discussions on post-2020 biodiversity targets.</w:t>
      </w:r>
    </w:p>
    <w:p w14:paraId="4515F468" w14:textId="77777777" w:rsidR="00297AD4" w:rsidRDefault="00297AD4" w:rsidP="00BC1C25">
      <w:pPr>
        <w:pStyle w:val="xmsolistparagraph"/>
        <w:spacing w:beforeAutospacing="0" w:after="0" w:afterAutospacing="0" w:line="480" w:lineRule="auto"/>
      </w:pPr>
    </w:p>
    <w:p w14:paraId="2A2B64AD" w14:textId="15C7A31C" w:rsidR="005238D0" w:rsidRDefault="005238D0" w:rsidP="00BC1C25">
      <w:pPr>
        <w:pStyle w:val="xmsolistparagraph"/>
        <w:spacing w:beforeAutospacing="0" w:after="0" w:afterAutospacing="0" w:line="480" w:lineRule="auto"/>
        <w:rPr>
          <w:rStyle w:val="apple-converted-space"/>
          <w:i/>
          <w:shd w:val="clear" w:color="auto" w:fill="FFFFFF"/>
        </w:rPr>
      </w:pPr>
      <w:r w:rsidRPr="003A445E">
        <w:rPr>
          <w:rStyle w:val="apple-converted-space"/>
          <w:i/>
          <w:shd w:val="clear" w:color="auto" w:fill="FFFFFF"/>
        </w:rPr>
        <w:t>Species selection</w:t>
      </w:r>
    </w:p>
    <w:p w14:paraId="32957657" w14:textId="5F0B6B17" w:rsidR="00CC38D3" w:rsidRPr="00FC3DD7" w:rsidRDefault="00CC38D3" w:rsidP="00BC1C25">
      <w:pPr>
        <w:pStyle w:val="Body"/>
        <w:spacing w:after="0" w:line="480" w:lineRule="auto"/>
        <w:ind w:firstLine="720"/>
        <w:rPr>
          <w:rFonts w:cs="Times New Roman"/>
          <w:lang w:val="en-CA"/>
        </w:rPr>
      </w:pPr>
      <w:r w:rsidRPr="00FC3DD7">
        <w:rPr>
          <w:rFonts w:cs="Times New Roman"/>
          <w:lang w:val="en-CA"/>
        </w:rPr>
        <w:t xml:space="preserve">Our species </w:t>
      </w:r>
      <w:commentRangeStart w:id="138"/>
      <w:r w:rsidRPr="00FC3DD7">
        <w:rPr>
          <w:rFonts w:cs="Times New Roman"/>
          <w:lang w:val="en-CA"/>
        </w:rPr>
        <w:t xml:space="preserve">lists were determined </w:t>
      </w:r>
      <w:r>
        <w:rPr>
          <w:rFonts w:cs="Times New Roman"/>
          <w:lang w:val="en-CA"/>
        </w:rPr>
        <w:t xml:space="preserve">using the </w:t>
      </w:r>
      <w:commentRangeEnd w:id="138"/>
      <w:r w:rsidR="00BA0CD3">
        <w:rPr>
          <w:rStyle w:val="CommentReference"/>
          <w:rFonts w:asciiTheme="minorHAnsi" w:eastAsiaTheme="minorHAnsi" w:hAnsiTheme="minorHAnsi" w:cstheme="minorBidi"/>
          <w:color w:val="auto"/>
          <w:lang w:val="en-CA" w:eastAsia="en-US"/>
        </w:rPr>
        <w:commentReference w:id="138"/>
      </w:r>
      <w:r>
        <w:rPr>
          <w:rFonts w:cs="Times New Roman"/>
          <w:lang w:val="en-CA"/>
        </w:rPr>
        <w:t xml:space="preserve">IUCN Red List of threatened species, </w:t>
      </w:r>
      <w:r w:rsidRPr="00FC3DD7">
        <w:rPr>
          <w:rFonts w:cs="Times New Roman"/>
          <w:lang w:val="en-CA"/>
        </w:rPr>
        <w:t>following Pouzols et al.</w:t>
      </w:r>
      <w:r>
        <w:rPr>
          <w:rFonts w:cs="Times New Roman"/>
          <w:lang w:val="en-CA"/>
        </w:rPr>
        <w:t xml:space="preserve"> </w:t>
      </w:r>
      <w:r w:rsidRPr="00FC3DD7">
        <w:rPr>
          <w:rFonts w:eastAsia="Times New Roman" w:cs="Times New Roman"/>
        </w:rPr>
        <w:fldChar w:fldCharType="begin" w:fldLock="1"/>
      </w:r>
      <w:r w:rsidR="00D15C6C">
        <w:rPr>
          <w:rFonts w:eastAsia="Times New Roman" w:cs="Times New Roman"/>
        </w:rPr>
        <w:instrText xml:space="preserve"> ADDIN ZOTERO_ITEM CSL_CITATION {"citationID":"sP0QKTf0","properties":{"formattedCitation":"(Pouzols et al., 2014)","plainCitation":"(Pouzols et al., 2014)","dontUpdate":true,"noteIndex":0},"citationItems":[{"id":"Yt80h0ER/B12Ph4mZ","uris":["http://www.mendeley.com/documents/?uuid=a00d551b-ce75-4507-a7f1-891b1f2391ae","http://www.mendeley.com/documents/?uuid=9153b389-87f3-45b6-881c-24c969c465de"],"uri":["http://www.mendeley.com/documents/?uuid=a00d551b-ce75-4507-a7f1-891b1f2391ae","http://www.mendeley.com/documents/?uuid=9153b389-87f3-45b6-881c-24c969c465de"],"itemData":{"author":[{"dropping-particle":"","family":"Pouzols","given":"Federico Montesino","non-dropping-particle":"","parse-names":false,"suffix":""},{"dropping-particle":"","family":"Toivonen","given":"Tuuli","non-dropping-particle":"","parse-names":false,"suffix":""},{"dropping-particle":"","family":"Minin","given":"Enrico","non-dropping-particle":"Di","parse-names":false,"suffix":""},{"dropping-particle":"","family":"Kukkala","given":"Aija S","non-dropping-particle":"","parse-names":false,"suffix":""},{"dropping-particle":"","family":"Kullberg","given":"Peter","non-dropping-particle":"","parse-names":false,"suffix":""},{"dropping-particle":"","family":"Kuusterä","given":"Johanna","non-dropping-particle":"","parse-names":false,"suffix":""},{"dropping-particle":"","family":"Lehtomäki","given":"Joona","non-dropping-particle":"","parse-names":false,"suffix":""},{"dropping-particle":"","family":"Tenkanen","given":"Henrikki","non-dropping-particle":"","parse-names":false,"suffix":""},{"dropping-particle":"","family":"Verburg","given":"Peter H","non-dropping-particle":"","parse-names":false,"suffix":""},{"dropping-particle":"","family":"Moilanen","given":"Atte","non-dropping-particle":"","parse-names":false,"suffix":""}],"container-title":"Nature","id":"ITEM-1","issue":"7531","issued":{"date-parts":[["2014"]]},"page":"383-386","publisher":"Nature Research","title":"Global protected area expansion is compromised by projected land-use and parochialism","type":"article-journal","volume":"516"}}],"schema":"https://github.com/citation-style-language/schema/raw/master/csl-citation.json"} </w:instrText>
      </w:r>
      <w:r w:rsidRPr="00FC3DD7">
        <w:rPr>
          <w:rFonts w:eastAsia="Times New Roman" w:cs="Times New Roman"/>
        </w:rPr>
        <w:fldChar w:fldCharType="separate"/>
      </w:r>
      <w:r w:rsidRPr="00D03A2F">
        <w:rPr>
          <w:rFonts w:cs="Times New Roman"/>
        </w:rPr>
        <w:t>(2014)</w:t>
      </w:r>
      <w:r w:rsidRPr="00FC3DD7">
        <w:rPr>
          <w:rFonts w:eastAsia="Times New Roman" w:cs="Times New Roman"/>
        </w:rPr>
        <w:fldChar w:fldCharType="end"/>
      </w:r>
      <w:r w:rsidRPr="00FC3DD7">
        <w:rPr>
          <w:rFonts w:cs="Times New Roman"/>
          <w:lang w:val="en-CA"/>
        </w:rPr>
        <w:t>. For mammal, amphibian and reptile species ranges, we used the IUCN Red List website (</w:t>
      </w:r>
      <w:hyperlink r:id="rId16" w:history="1">
        <w:r w:rsidRPr="00FC3DD7">
          <w:rPr>
            <w:rStyle w:val="Hyperlink0"/>
            <w:rFonts w:cs="Times New Roman"/>
            <w:lang w:val="en-CA"/>
          </w:rPr>
          <w:t>http://www.iucnredlist.org/</w:t>
        </w:r>
      </w:hyperlink>
      <w:r w:rsidRPr="00FC3DD7">
        <w:rPr>
          <w:rFonts w:cs="Times New Roman"/>
          <w:lang w:val="en-CA"/>
        </w:rPr>
        <w:t xml:space="preserve">, </w:t>
      </w:r>
      <w:r w:rsidRPr="00AC7703">
        <w:rPr>
          <w:rFonts w:cs="Times New Roman"/>
          <w:lang w:val="en-CA"/>
        </w:rPr>
        <w:t>accessed 201</w:t>
      </w:r>
      <w:r w:rsidR="007073A8" w:rsidRPr="00AC7703">
        <w:rPr>
          <w:rFonts w:cs="Times New Roman"/>
          <w:lang w:val="en-CA"/>
        </w:rPr>
        <w:t>9</w:t>
      </w:r>
      <w:r w:rsidRPr="00AC7703">
        <w:rPr>
          <w:rFonts w:cs="Times New Roman"/>
          <w:lang w:val="en-CA"/>
        </w:rPr>
        <w:t>-</w:t>
      </w:r>
      <w:r w:rsidR="001A4305" w:rsidRPr="00AC7703">
        <w:rPr>
          <w:rFonts w:cs="Times New Roman"/>
          <w:lang w:val="en-CA"/>
        </w:rPr>
        <w:t>11</w:t>
      </w:r>
      <w:r w:rsidRPr="00AC7703">
        <w:rPr>
          <w:rFonts w:cs="Times New Roman"/>
          <w:lang w:val="en-CA"/>
        </w:rPr>
        <w:t>-14)</w:t>
      </w:r>
      <w:r w:rsidRPr="00FC3DD7">
        <w:rPr>
          <w:rFonts w:cs="Times New Roman"/>
          <w:lang w:val="en-CA"/>
        </w:rPr>
        <w:t xml:space="preserve"> and for birds we used the BirdLife International data zone webpage (</w:t>
      </w:r>
      <w:hyperlink r:id="rId17" w:history="1">
        <w:r w:rsidRPr="00FC3DD7">
          <w:rPr>
            <w:rStyle w:val="Hyperlink1"/>
            <w:rFonts w:cs="Times New Roman"/>
            <w:lang w:val="en-CA"/>
          </w:rPr>
          <w:t>http://www.birdlife.org/datazone/home</w:t>
        </w:r>
      </w:hyperlink>
      <w:r w:rsidRPr="00FC3DD7">
        <w:rPr>
          <w:rFonts w:cs="Times New Roman"/>
          <w:lang w:val="en-CA"/>
        </w:rPr>
        <w:t xml:space="preserve">, accessed </w:t>
      </w:r>
      <w:r w:rsidRPr="00AC7703">
        <w:rPr>
          <w:rFonts w:cs="Times New Roman"/>
          <w:lang w:val="en-CA"/>
        </w:rPr>
        <w:t>201</w:t>
      </w:r>
      <w:r w:rsidR="007073A8" w:rsidRPr="00AC7703">
        <w:rPr>
          <w:rFonts w:cs="Times New Roman"/>
          <w:lang w:val="en-CA"/>
        </w:rPr>
        <w:t>9</w:t>
      </w:r>
      <w:r w:rsidRPr="00AC7703">
        <w:rPr>
          <w:rFonts w:cs="Times New Roman"/>
          <w:lang w:val="en-CA"/>
        </w:rPr>
        <w:t>-</w:t>
      </w:r>
      <w:r w:rsidR="001A4305" w:rsidRPr="00AC7703">
        <w:rPr>
          <w:rFonts w:cs="Times New Roman"/>
          <w:lang w:val="en-CA"/>
        </w:rPr>
        <w:t>11</w:t>
      </w:r>
      <w:r w:rsidRPr="00AC7703">
        <w:rPr>
          <w:rFonts w:cs="Times New Roman"/>
          <w:lang w:val="en-CA"/>
        </w:rPr>
        <w:t xml:space="preserve">-14). </w:t>
      </w:r>
      <w:r w:rsidR="00D15430" w:rsidRPr="00AC7703">
        <w:rPr>
          <w:rFonts w:cs="Times New Roman"/>
          <w:lang w:val="en-CA"/>
        </w:rPr>
        <w:t>We</w:t>
      </w:r>
      <w:r w:rsidR="00D15430">
        <w:rPr>
          <w:rFonts w:cs="Times New Roman"/>
          <w:lang w:val="en-CA"/>
        </w:rPr>
        <w:t xml:space="preserve"> used these taxa because </w:t>
      </w:r>
      <w:r w:rsidR="00D92D84">
        <w:rPr>
          <w:rFonts w:cs="Times New Roman"/>
          <w:lang w:val="en-CA"/>
        </w:rPr>
        <w:t xml:space="preserve">no </w:t>
      </w:r>
      <w:r w:rsidR="00D15430">
        <w:rPr>
          <w:rFonts w:cs="Times New Roman"/>
          <w:lang w:val="en-CA"/>
        </w:rPr>
        <w:t>analogous data are available for a low</w:t>
      </w:r>
      <w:r w:rsidR="00804A37">
        <w:rPr>
          <w:rFonts w:cs="Times New Roman"/>
          <w:lang w:val="en-CA"/>
        </w:rPr>
        <w:t>er</w:t>
      </w:r>
      <w:r w:rsidR="00D15430">
        <w:rPr>
          <w:rFonts w:cs="Times New Roman"/>
          <w:lang w:val="en-CA"/>
        </w:rPr>
        <w:t xml:space="preserve"> proportion of species in other taxonomic groups</w:t>
      </w:r>
      <w:r w:rsidR="003D1DC4">
        <w:rPr>
          <w:rFonts w:cs="Times New Roman"/>
          <w:lang w:val="en-CA"/>
        </w:rPr>
        <w:t xml:space="preserve"> such as insects</w:t>
      </w:r>
      <w:r w:rsidR="00BF6E2E">
        <w:rPr>
          <w:rFonts w:cs="Times New Roman"/>
          <w:lang w:val="en-CA"/>
        </w:rPr>
        <w:fldChar w:fldCharType="begin"/>
      </w:r>
      <w:r w:rsidR="00B90F36">
        <w:rPr>
          <w:rFonts w:cs="Times New Roman"/>
          <w:lang w:val="en-CA"/>
        </w:rPr>
        <w:instrText xml:space="preserve"> ADDIN ZOTERO_ITEM CSL_CITATION {"citationID":"OFiODys0","properties":{"formattedCitation":"\\super 30\\nosupersub{}","plainCitation":"30","noteIndex":0},"citationItems":[{"id":2723,"uris":["http://zotero.org/users/878981/items/T9WQJRQ6"],"uri":["http://zotero.org/users/878981/items/T9WQJRQ6"],"itemData":{"id":2723,"type":"article-journal","abstract":"Invertebrates are central to the functioning of ecosystems, yet they are underappreciated and understudied. Recent work has shown that they are suffering from rapid decline. Here we call for a greater focus on invertebrates and make recommendations for future investigation.","container-title":"Nature Communications","DOI":"10.1038/s41467-018-07916-1","ISSN":"2041-1723","issue":"1","language":"en","note":"number: 1\npublisher: Nature Publishing Group","page":"1-3","source":"www.nature.com","title":"Recognizing the quiet extinction of invertebrates","volume":"10","author":[{"family":"Eisenhauer","given":"Nico"},{"family":"Bonn","given":"Aletta"},{"family":"A. Guerra","given":"Carlos"}],"issued":{"date-parts":[["2019",1,3]]}}}],"schema":"https://github.com/citation-style-language/schema/raw/master/csl-citation.json"} </w:instrText>
      </w:r>
      <w:r w:rsidR="00BF6E2E">
        <w:rPr>
          <w:rFonts w:cs="Times New Roman"/>
          <w:lang w:val="en-CA"/>
        </w:rPr>
        <w:fldChar w:fldCharType="separate"/>
      </w:r>
      <w:r w:rsidR="00B90F36" w:rsidRPr="00B90F36">
        <w:rPr>
          <w:rFonts w:cs="Times New Roman"/>
          <w:vertAlign w:val="superscript"/>
        </w:rPr>
        <w:t>30</w:t>
      </w:r>
      <w:r w:rsidR="00BF6E2E">
        <w:rPr>
          <w:rFonts w:cs="Times New Roman"/>
          <w:lang w:val="en-CA"/>
        </w:rPr>
        <w:fldChar w:fldCharType="end"/>
      </w:r>
      <w:r w:rsidR="00D15430">
        <w:rPr>
          <w:rFonts w:cs="Times New Roman"/>
          <w:lang w:val="en-CA"/>
        </w:rPr>
        <w:t xml:space="preserve">. </w:t>
      </w:r>
      <w:r w:rsidRPr="00FC3DD7">
        <w:rPr>
          <w:rFonts w:cs="Times New Roman"/>
          <w:lang w:val="en-CA"/>
        </w:rPr>
        <w:t>These data have certain limitations, including possible underestimation of the extent of occurrence and overestimation of the true area of occupancy</w:t>
      </w:r>
      <w:r>
        <w:rPr>
          <w:rFonts w:cs="Times New Roman"/>
          <w:lang w:val="en-CA"/>
        </w:rPr>
        <w:t xml:space="preserve"> </w:t>
      </w:r>
      <w:r w:rsidRPr="00FC3DD7">
        <w:rPr>
          <w:rFonts w:eastAsia="Times New Roman" w:cs="Times New Roman"/>
        </w:rPr>
        <w:fldChar w:fldCharType="begin" w:fldLock="1"/>
      </w:r>
      <w:r w:rsidR="003C75C4">
        <w:rPr>
          <w:rFonts w:eastAsia="Times New Roman" w:cs="Times New Roman"/>
        </w:rPr>
        <w:instrText xml:space="preserve"> ADDIN ZOTERO_ITEM CSL_CITATION {"citationID":"OmQfgKGi","properties":{"formattedCitation":"\\super 6\\nosupersub{}","plainCitation":"6","noteIndex":0},"citationItems":[{"id":"Yt80h0ER/B12Ph4mZ","uris":["http://www.mendeley.com/documents/?uuid=a00d551b-ce75-4507-a7f1-891b1f2391ae","http://www.mendeley.com/documents/?uuid=9153b389-87f3-45b6-881c-24c969c465de"],"uri":["http://www.mendeley.com/documents/?uuid=a00d551b-ce75-4507-a7f1-891b1f2391ae","http://www.mendeley.com/documents/?uuid=9153b389-87f3-45b6-881c-24c969c465de"],"itemData":{"author":[{"dropping-particle":"","family":"Pouzols","given":"Federico Montesino","non-dropping-particle":"","parse-names":false,"suffix":""},{"dropping-particle":"","family":"Toivonen","given":"Tuuli","non-dropping-particle":"","parse-names":false,"suffix":""},{"dropping-particle":"","family":"Minin","given":"Enrico","non-dropping-particle":"Di","parse-names":false,"suffix":""},{"dropping-particle":"","family":"Kukkala","given":"Aija S","non-dropping-particle":"","parse-names":false,"suffix":""},{"dropping-particle":"","family":"Kullberg","given":"Peter","non-dropping-particle":"","parse-names":false,"suffix":""},{"dropping-particle":"","family":"Kuusterä","given":"Johanna","non-dropping-particle":"","parse-names":false,"suffix":""},{"dropping-particle":"","family":"Lehtomäki","given":"Joona","non-dropping-particle":"","parse-names":false,"suffix":""},{"dropping-particle":"","family":"Tenkanen","given":"Henrikki","non-dropping-particle":"","parse-names":false,"suffix":""},{"dropping-particle":"","family":"Verburg","given":"Peter H","non-dropping-particle":"","parse-names":false,"suffix":""},{"dropping-particle":"","family":"Moilanen","given":"Atte","non-dropping-particle":"","parse-names":false,"suffix":""}],"container-title":"Nature","id":"ITEM-1","issue":"7531","issued":{"date-parts":[["2014"]]},"page":"383-386","publisher":"Nature Research","title":"Global protected area expansion is compromised by projected land-use and parochialism","type":"article-journal","volume":"516"}}],"schema":"https://github.com/citation-style-language/schema/raw/master/csl-citation.json"} </w:instrText>
      </w:r>
      <w:r w:rsidRPr="00FC3DD7">
        <w:rPr>
          <w:rFonts w:eastAsia="Times New Roman" w:cs="Times New Roman"/>
        </w:rPr>
        <w:fldChar w:fldCharType="separate"/>
      </w:r>
      <w:r w:rsidR="003C75C4" w:rsidRPr="003C75C4">
        <w:rPr>
          <w:rFonts w:cs="Times New Roman"/>
          <w:vertAlign w:val="superscript"/>
        </w:rPr>
        <w:t>6</w:t>
      </w:r>
      <w:r w:rsidRPr="00FC3DD7">
        <w:rPr>
          <w:rFonts w:eastAsia="Times New Roman" w:cs="Times New Roman"/>
        </w:rPr>
        <w:fldChar w:fldCharType="end"/>
      </w:r>
      <w:r w:rsidRPr="00FC3DD7">
        <w:rPr>
          <w:rFonts w:cs="Times New Roman"/>
          <w:lang w:val="en-CA"/>
        </w:rPr>
        <w:t xml:space="preserve">, but have been shown to be robust to commission errors as long as the focus is </w:t>
      </w:r>
      <w:r>
        <w:rPr>
          <w:rFonts w:cs="Times New Roman"/>
          <w:lang w:val="en-CA"/>
        </w:rPr>
        <w:t>on species assemblages rather than</w:t>
      </w:r>
      <w:r w:rsidRPr="00FC3DD7">
        <w:rPr>
          <w:rFonts w:cs="Times New Roman"/>
          <w:lang w:val="en-CA"/>
        </w:rPr>
        <w:t xml:space="preserve"> single species,</w:t>
      </w:r>
      <w:r>
        <w:rPr>
          <w:rFonts w:cs="Times New Roman"/>
          <w:lang w:val="en-CA"/>
        </w:rPr>
        <w:t xml:space="preserve"> </w:t>
      </w:r>
      <w:r w:rsidRPr="00FC3DD7">
        <w:rPr>
          <w:rFonts w:cs="Times New Roman"/>
        </w:rPr>
        <w:fldChar w:fldCharType="begin" w:fldLock="1"/>
      </w:r>
      <w:r w:rsidR="000932FF">
        <w:rPr>
          <w:rFonts w:cs="Times New Roman"/>
        </w:rPr>
        <w:instrText xml:space="preserve"> ADDIN ZOTERO_ITEM CSL_CITATION {"citationID":"8eKvKTVX","properties":{"formattedCitation":"\\super 10\\nosupersub{}","plainCitation":"10","noteIndex":0},"citationItems":[{"id":"Yt80h0ER/TEk0v2Zf","uris":["http://www.mendeley.com/documents/?uuid=b984bdac-2f60-4afa-a9e8-ce14824519e1"],"uri":["http://www.mendeley.com/documents/?uuid=b984bdac-2f60-4afa-a9e8-ce14824519e1"],"itemData":{"abstract":"Meeting international targets for expanding protected areas could simultaneously contribute to species conservation, but only if the distribution of threatened species informs the future establishment of protected areas.","author":[{"dropping-particle":"","family":"Venter","given":"Oscar","non-dropping-particle":"","parse-names":false,"suffix":""},{"dropping-particle":"","family":"Fuller","given":"Richard A","non-dropping-particle":"","parse-names":false,"suffix":""},{"dropping-particle":"","family":"Segan","given":"Daniel B","non-dropping-particle":"","parse-names":false,"suffix":""},{"dropping-particle":"","family":"Carwardine","given":"Josie","non-dropping-particle":"","parse-names":false,"suffix":""},{"dropping-particle":"","family":"Brooks","given":"Thomas","non-dropping-particle":"","parse-names":false,"suffix":""},{"dropping-particle":"","family":"Butchart","given":"Stuart H M","non-dropping-particle":"","parse-names":false,"suffix":""},{"dropping-particle":"","family":"Marco","given":"Moreno","non-dropping-particle":"Di","parse-names":false,"suffix":""},{"dropping-particle":"","family":"Iwamura","given":"Takuya","non-dropping-particle":"","parse-names":false,"suffix":""},{"dropping-particle":"","family":"Joseph","given":"Liana","non-dropping-particle":"","parse-names":false,"suffix":""},{"dropping-particle":"","family":"O'Grady","given":"Damien","non-dropping-particle":"","parse-names":false,"suffix":""},{"dropping-particle":"","family":"Possingham","given":"Hugh P","non-dropping-particle":"","parse-names":false,"suffix":""},{"dropping-particle":"","family":"Rondinini","given":"Carlo","non-dropping-particle":"","parse-names":false,"suffix":""},{"dropping-particle":"","family":"Smith","given":"Robert J","non-dropping-particle":"","parse-names":false,"suffix":""},{"dropping-particle":"","family":"Venter","given":"Michelle","non-dropping-particle":"","parse-names":false,"suffix":""},{"dropping-particle":"","family":"Watson","given":"James E M","non-dropping-particle":"","parse-names":false,"suffix":""}],"container-title":"PLOS Biology","id":"ITEM-1","issue":"6","issued":{"date-parts":[["2014","6","24"]]},"page":"e1001891","publisher":"Public Library of Science","title":"Targeting Global Protected Area Expansion for Imperiled Biodiversity","type":"article-journal","volume":"12"}}],"schema":"https://github.com/citation-style-language/schema/raw/master/csl-citation.json"} </w:instrText>
      </w:r>
      <w:r w:rsidRPr="00FC3DD7">
        <w:rPr>
          <w:rFonts w:cs="Times New Roman"/>
        </w:rPr>
        <w:fldChar w:fldCharType="separate"/>
      </w:r>
      <w:r w:rsidR="000932FF" w:rsidRPr="000932FF">
        <w:rPr>
          <w:rFonts w:cs="Times New Roman"/>
          <w:vertAlign w:val="superscript"/>
        </w:rPr>
        <w:t>10</w:t>
      </w:r>
      <w:r w:rsidRPr="00FC3DD7">
        <w:rPr>
          <w:rFonts w:cs="Times New Roman"/>
        </w:rPr>
        <w:fldChar w:fldCharType="end"/>
      </w:r>
      <w:r w:rsidRPr="00FC3DD7">
        <w:rPr>
          <w:rFonts w:cs="Times New Roman"/>
          <w:lang w:val="en-CA"/>
        </w:rPr>
        <w:t xml:space="preserve">. They are currently the most frequently used and updated </w:t>
      </w:r>
      <w:r>
        <w:rPr>
          <w:rFonts w:cs="Times New Roman"/>
          <w:lang w:val="en-CA"/>
        </w:rPr>
        <w:t xml:space="preserve">source for </w:t>
      </w:r>
      <w:r w:rsidRPr="00FC3DD7">
        <w:rPr>
          <w:rFonts w:cs="Times New Roman"/>
          <w:lang w:val="en-CA"/>
        </w:rPr>
        <w:t>vertebrate species distributions</w:t>
      </w:r>
      <w:r>
        <w:rPr>
          <w:rFonts w:cs="Times New Roman"/>
          <w:lang w:val="en-CA"/>
        </w:rPr>
        <w:t xml:space="preserve"> </w:t>
      </w:r>
      <w:r w:rsidRPr="00FC3DD7">
        <w:rPr>
          <w:rFonts w:cs="Times New Roman"/>
        </w:rPr>
        <w:fldChar w:fldCharType="begin" w:fldLock="1"/>
      </w:r>
      <w:r w:rsidR="00B90F36">
        <w:rPr>
          <w:rFonts w:cs="Times New Roman"/>
        </w:rPr>
        <w:instrText xml:space="preserve"> ADDIN ZOTERO_ITEM CSL_CITATION {"citationID":"DxwUXTE0","properties":{"formattedCitation":"\\super 31\\nosupersub{}","plainCitation":"31","noteIndex":0},"citationItems":[{"id":"Yt80h0ER/YSV4nEQz","uris":["http://www.mendeley.com/documents/?uuid=737807b3-b96c-4465-bef2-8473c945f1b6"],"uri":["http://www.mendeley.com/documents/?uuid=737807b3-b96c-4465-bef2-8473c945f1b6"],"itemData":{"author":[{"dropping-particle":"","family":"Saout","given":"Soizic","non-dropping-particle":"Le","parse-names":false,"suffix":""},{"dropping-particle":"","family":"Hoffmann","given":"Michael","non-dropping-particle":"","parse-names":false,"suffix":""},{"dropping-particle":"","family":"Shi","given":"Yichuan","non-dropping-particle":"","parse-names":false,"suffix":""},{"dropping-particle":"","family":"Hughes","given":"Adrian","non-dropping-particle":"","parse-names":false,"suffix":""},{"dropping-particle":"","family":"Bernard","given":"Cyril","non-dropping-particle":"","parse-names":false,"suffix":""},{"dropping-particle":"","family":"Brooks","given":"Thomas M","non-dropping-particle":"","parse-names":false,"suffix":""},{"dropping-particle":"","family":"Bertzky","given":"Bastian","non-dropping-particle":"","parse-names":false,"suffix":""},{"dropping-particle":"","family":"Butchart","given":"Stuart H M","non-dropping-particle":"","parse-names":false,"suffix":""},{"dropping-particle":"","family":"Stuart","given":"Simon N","non-dropping-particle":"","parse-names":false,"suffix":""},{"dropping-particle":"","family":"Badman","given":"Tim","non-dropping-particle":"","parse-names":false,"suffix":""},{"dropping-particle":"","family":"others","given":"","non-dropping-particle":"","parse-names":false,"suffix":""}],"container-title":"Science","id":"ITEM-1","issue":"6160","issued":{"date-parts":[["2013"]]},"page":"803-805","publisher":"American Association for the Advancement of Science","title":"Protected areas and effective biodiversity conservation","type":"article-journal","volume":"342"}}],"schema":"https://github.com/citation-style-language/schema/raw/master/csl-citation.json"} </w:instrText>
      </w:r>
      <w:r w:rsidRPr="00FC3DD7">
        <w:rPr>
          <w:rFonts w:cs="Times New Roman"/>
        </w:rPr>
        <w:fldChar w:fldCharType="separate"/>
      </w:r>
      <w:r w:rsidR="00B90F36" w:rsidRPr="00B90F36">
        <w:rPr>
          <w:rFonts w:cs="Times New Roman"/>
          <w:vertAlign w:val="superscript"/>
        </w:rPr>
        <w:t>31</w:t>
      </w:r>
      <w:r w:rsidRPr="00FC3DD7">
        <w:rPr>
          <w:rFonts w:cs="Times New Roman"/>
        </w:rPr>
        <w:fldChar w:fldCharType="end"/>
      </w:r>
      <w:r w:rsidR="00D15430">
        <w:rPr>
          <w:rFonts w:cs="Times New Roman"/>
        </w:rPr>
        <w:t>.</w:t>
      </w:r>
      <w:r>
        <w:rPr>
          <w:rFonts w:cs="Times New Roman"/>
        </w:rPr>
        <w:t xml:space="preserve"> </w:t>
      </w:r>
    </w:p>
    <w:p w14:paraId="2AE9B9A7" w14:textId="3188D703" w:rsidR="00CC38D3" w:rsidRPr="00FC3DD7" w:rsidRDefault="00CC38D3" w:rsidP="00BC1C25">
      <w:pPr>
        <w:pStyle w:val="Body"/>
        <w:spacing w:after="0" w:line="480" w:lineRule="auto"/>
        <w:ind w:firstLine="720"/>
        <w:rPr>
          <w:rFonts w:cs="Times New Roman"/>
          <w:lang w:val="en-CA"/>
        </w:rPr>
      </w:pPr>
      <w:r w:rsidRPr="00FC3DD7">
        <w:rPr>
          <w:rFonts w:cs="Times New Roman"/>
          <w:lang w:val="en-CA"/>
        </w:rPr>
        <w:t xml:space="preserve">For each </w:t>
      </w:r>
      <w:r w:rsidR="00A0478C">
        <w:rPr>
          <w:rFonts w:cs="Times New Roman"/>
          <w:lang w:val="en-CA"/>
        </w:rPr>
        <w:t>taxonomic</w:t>
      </w:r>
      <w:r w:rsidR="00A0478C" w:rsidRPr="00FC3DD7">
        <w:rPr>
          <w:rFonts w:cs="Times New Roman"/>
          <w:lang w:val="en-CA"/>
        </w:rPr>
        <w:t xml:space="preserve"> </w:t>
      </w:r>
      <w:r w:rsidRPr="00FC3DD7">
        <w:rPr>
          <w:rFonts w:cs="Times New Roman"/>
          <w:lang w:val="en-CA"/>
        </w:rPr>
        <w:t>group, we restricted our analysis to species that fell into the presence category of ‘Extant’, the origin categories of ‘Native’ or ‘Reintroduced’ and the seasonality categories ‘Resident’, ‘Breeding Season’ or ‘Non-breeding Season’</w:t>
      </w:r>
      <w:bookmarkStart w:id="139" w:name="_Hlk7000483"/>
      <w:r>
        <w:rPr>
          <w:rFonts w:cs="Times New Roman"/>
          <w:lang w:val="en-CA"/>
        </w:rPr>
        <w:t>, thus only focusing on stationary periods of the life cycle of migratory species</w:t>
      </w:r>
      <w:bookmarkEnd w:id="139"/>
      <w:r w:rsidRPr="00FC3DD7">
        <w:rPr>
          <w:rFonts w:cs="Times New Roman"/>
          <w:lang w:val="en-CA"/>
        </w:rPr>
        <w:t>. This resulted in the following</w:t>
      </w:r>
      <w:r>
        <w:rPr>
          <w:rFonts w:cs="Times New Roman"/>
          <w:lang w:val="en-CA"/>
        </w:rPr>
        <w:t xml:space="preserve"> final</w:t>
      </w:r>
      <w:r w:rsidRPr="00FC3DD7">
        <w:rPr>
          <w:rFonts w:cs="Times New Roman"/>
          <w:lang w:val="en-CA"/>
        </w:rPr>
        <w:t xml:space="preserve"> number</w:t>
      </w:r>
      <w:r>
        <w:rPr>
          <w:rFonts w:cs="Times New Roman"/>
          <w:lang w:val="en-CA"/>
        </w:rPr>
        <w:t>s</w:t>
      </w:r>
      <w:r w:rsidRPr="00FC3DD7">
        <w:rPr>
          <w:rFonts w:cs="Times New Roman"/>
          <w:lang w:val="en-CA"/>
        </w:rPr>
        <w:t xml:space="preserve"> of amphibian, bird, mammal and reptile species</w:t>
      </w:r>
      <w:r w:rsidR="00946FCE">
        <w:rPr>
          <w:rFonts w:cs="Times New Roman"/>
          <w:lang w:val="en-CA"/>
        </w:rPr>
        <w:t xml:space="preserve"> ranges</w:t>
      </w:r>
      <w:r w:rsidRPr="00FC3DD7">
        <w:rPr>
          <w:rFonts w:cs="Times New Roman"/>
          <w:lang w:val="en-CA"/>
        </w:rPr>
        <w:t xml:space="preserve">: </w:t>
      </w:r>
      <w:commentRangeStart w:id="140"/>
      <w:r w:rsidR="00946FCE">
        <w:rPr>
          <w:rFonts w:cs="Times New Roman"/>
          <w:lang w:val="en-CA"/>
        </w:rPr>
        <w:t>5660</w:t>
      </w:r>
      <w:r w:rsidRPr="00FC3DD7">
        <w:rPr>
          <w:rFonts w:cs="Times New Roman"/>
          <w:lang w:val="en-CA"/>
        </w:rPr>
        <w:t xml:space="preserve">, </w:t>
      </w:r>
      <w:r w:rsidR="00946FCE">
        <w:rPr>
          <w:rFonts w:cs="Times New Roman"/>
          <w:lang w:val="en-CA"/>
        </w:rPr>
        <w:t>13375</w:t>
      </w:r>
      <w:r w:rsidRPr="00FC3DD7">
        <w:rPr>
          <w:rFonts w:cs="Times New Roman"/>
          <w:lang w:val="en-CA"/>
        </w:rPr>
        <w:t xml:space="preserve">, </w:t>
      </w:r>
      <w:r w:rsidR="00946FCE">
        <w:rPr>
          <w:rFonts w:cs="Times New Roman"/>
          <w:lang w:val="en-CA"/>
        </w:rPr>
        <w:t>5442</w:t>
      </w:r>
      <w:r w:rsidRPr="00FC3DD7">
        <w:rPr>
          <w:rFonts w:cs="Times New Roman"/>
          <w:lang w:val="en-CA"/>
        </w:rPr>
        <w:t xml:space="preserve">, </w:t>
      </w:r>
      <w:r w:rsidR="00FD67EE">
        <w:rPr>
          <w:rFonts w:cs="Times New Roman"/>
          <w:lang w:val="en-CA"/>
        </w:rPr>
        <w:t>6153</w:t>
      </w:r>
      <w:commentRangeEnd w:id="140"/>
      <w:r w:rsidR="006A29D0">
        <w:rPr>
          <w:rStyle w:val="CommentReference"/>
          <w:rFonts w:asciiTheme="minorHAnsi" w:eastAsiaTheme="minorHAnsi" w:hAnsiTheme="minorHAnsi" w:cstheme="minorBidi"/>
          <w:color w:val="auto"/>
          <w:lang w:val="en-CA" w:eastAsia="en-US"/>
        </w:rPr>
        <w:commentReference w:id="140"/>
      </w:r>
      <w:r w:rsidRPr="00FC3DD7">
        <w:rPr>
          <w:rFonts w:cs="Times New Roman"/>
          <w:lang w:val="en-CA"/>
        </w:rPr>
        <w:t xml:space="preserve">. </w:t>
      </w:r>
    </w:p>
    <w:p w14:paraId="1153015F" w14:textId="77777777" w:rsidR="00417AB4" w:rsidRPr="00CC38D3" w:rsidRDefault="00417AB4" w:rsidP="00BC1C25">
      <w:pPr>
        <w:pStyle w:val="xmsolistparagraph"/>
        <w:spacing w:beforeAutospacing="0" w:after="0" w:afterAutospacing="0" w:line="480" w:lineRule="auto"/>
        <w:rPr>
          <w:rStyle w:val="apple-converted-space"/>
          <w:iCs/>
          <w:shd w:val="clear" w:color="auto" w:fill="FFFFFF"/>
          <w:lang w:val="en-CA"/>
        </w:rPr>
      </w:pPr>
    </w:p>
    <w:p w14:paraId="4667D263" w14:textId="0A2136A6" w:rsidR="009852E1" w:rsidRDefault="00016554" w:rsidP="00BC1C25">
      <w:pPr>
        <w:spacing w:line="480" w:lineRule="auto"/>
        <w:rPr>
          <w:rFonts w:ascii="Times New Roman" w:hAnsi="Times New Roman" w:cs="Times New Roman"/>
          <w:i/>
          <w:iCs/>
          <w:sz w:val="24"/>
          <w:szCs w:val="24"/>
        </w:rPr>
      </w:pPr>
      <w:r w:rsidRPr="00016554">
        <w:rPr>
          <w:rFonts w:ascii="Times New Roman" w:hAnsi="Times New Roman" w:cs="Times New Roman"/>
          <w:i/>
          <w:iCs/>
          <w:sz w:val="24"/>
          <w:szCs w:val="24"/>
        </w:rPr>
        <w:lastRenderedPageBreak/>
        <w:t>Basic administrative delineations</w:t>
      </w:r>
    </w:p>
    <w:p w14:paraId="557B29EB" w14:textId="77777777" w:rsidR="00577F65" w:rsidRDefault="0053094B" w:rsidP="00BC1C25">
      <w:pPr>
        <w:pStyle w:val="Body"/>
        <w:spacing w:line="480" w:lineRule="auto"/>
        <w:ind w:firstLine="720"/>
      </w:pPr>
      <w:r w:rsidRPr="00065CFE">
        <w:rPr>
          <w:rFonts w:cs="Times New Roman"/>
          <w:lang w:val="en-CA"/>
        </w:rPr>
        <w:t>National boundaries were derived from the Global Administrative Areas database (</w:t>
      </w:r>
      <w:hyperlink r:id="rId18" w:history="1">
        <w:r w:rsidRPr="00065CFE">
          <w:rPr>
            <w:rStyle w:val="Hyperlink0"/>
            <w:rFonts w:cs="Times New Roman"/>
            <w:lang w:val="en-CA"/>
          </w:rPr>
          <w:t>http://gadm.org/</w:t>
        </w:r>
      </w:hyperlink>
      <w:r w:rsidRPr="00065CFE">
        <w:rPr>
          <w:rFonts w:cs="Times New Roman"/>
          <w:lang w:val="en-CA"/>
        </w:rPr>
        <w:t>, accessed 201</w:t>
      </w:r>
      <w:r w:rsidR="00C815A1">
        <w:rPr>
          <w:rFonts w:cs="Times New Roman"/>
          <w:lang w:val="en-CA"/>
        </w:rPr>
        <w:t>9</w:t>
      </w:r>
      <w:r w:rsidRPr="00065CFE">
        <w:rPr>
          <w:rFonts w:cs="Times New Roman"/>
          <w:lang w:val="en-CA"/>
        </w:rPr>
        <w:t>-1</w:t>
      </w:r>
      <w:r w:rsidR="009C5097">
        <w:rPr>
          <w:rFonts w:cs="Times New Roman"/>
          <w:lang w:val="en-CA"/>
        </w:rPr>
        <w:t>0</w:t>
      </w:r>
      <w:r w:rsidRPr="00065CFE">
        <w:rPr>
          <w:rFonts w:cs="Times New Roman"/>
          <w:lang w:val="en-CA"/>
        </w:rPr>
        <w:t>-</w:t>
      </w:r>
      <w:r w:rsidR="009C5097">
        <w:rPr>
          <w:rFonts w:cs="Times New Roman"/>
          <w:lang w:val="en-CA"/>
        </w:rPr>
        <w:t>31</w:t>
      </w:r>
      <w:r w:rsidRPr="00065CFE">
        <w:rPr>
          <w:rFonts w:cs="Times New Roman"/>
          <w:lang w:val="en-CA"/>
        </w:rPr>
        <w:t xml:space="preserve">). </w:t>
      </w:r>
    </w:p>
    <w:p w14:paraId="71041035" w14:textId="77777777" w:rsidR="00577F65" w:rsidRDefault="00577F65" w:rsidP="00BC1C25">
      <w:pPr>
        <w:pStyle w:val="Body"/>
        <w:spacing w:line="480" w:lineRule="auto"/>
        <w:ind w:firstLine="720"/>
        <w:rPr>
          <w:rFonts w:cs="Times New Roman"/>
          <w:lang w:val="en-CA"/>
        </w:rPr>
      </w:pPr>
    </w:p>
    <w:p w14:paraId="43EEBA6A" w14:textId="77777777" w:rsidR="00577F65" w:rsidRDefault="00577F65" w:rsidP="00BC1C25">
      <w:pPr>
        <w:pStyle w:val="Body"/>
        <w:spacing w:line="480" w:lineRule="auto"/>
        <w:ind w:firstLine="720"/>
        <w:rPr>
          <w:rFonts w:cs="Times New Roman"/>
          <w:lang w:val="en-CA"/>
        </w:rPr>
      </w:pPr>
    </w:p>
    <w:p w14:paraId="1290D0E3" w14:textId="3C0AB682" w:rsidR="00577F65" w:rsidRDefault="00364F67" w:rsidP="00BC1C25">
      <w:pPr>
        <w:pStyle w:val="Body"/>
        <w:spacing w:line="480" w:lineRule="auto"/>
        <w:ind w:firstLine="720"/>
      </w:pPr>
      <w:r>
        <w:rPr>
          <w:rFonts w:cs="Times New Roman"/>
          <w:lang w:val="en-CA"/>
        </w:rPr>
        <w:t>We obtained protected area boundaries from the</w:t>
      </w:r>
      <w:r w:rsidR="0053094B" w:rsidRPr="00065CFE">
        <w:rPr>
          <w:rFonts w:cs="Times New Roman"/>
          <w:lang w:val="en-CA"/>
        </w:rPr>
        <w:t xml:space="preserve"> World Database on Protected Areas (WDPA,</w:t>
      </w:r>
      <w:r w:rsidR="0053094B" w:rsidRPr="00065CFE">
        <w:rPr>
          <w:rFonts w:cs="Times New Roman"/>
        </w:rPr>
        <w:t xml:space="preserve"> </w:t>
      </w:r>
      <w:hyperlink r:id="rId19">
        <w:r>
          <w:rPr>
            <w:rStyle w:val="InternetLink"/>
            <w:rFonts w:cs="Times New Roman"/>
            <w:lang w:val="en-CA"/>
          </w:rPr>
          <w:t>https://www.protectedplanet.net</w:t>
        </w:r>
      </w:hyperlink>
      <w:r>
        <w:rPr>
          <w:rFonts w:cs="Times New Roman"/>
          <w:lang w:val="en-CA"/>
        </w:rPr>
        <w:t>). Following standard procedures for cleaning the protected area dataset</w:t>
      </w:r>
      <w:r w:rsidR="00897E1D">
        <w:rPr>
          <w:rFonts w:cs="Times New Roman"/>
          <w:lang w:val="en-CA"/>
        </w:rPr>
        <w:fldChar w:fldCharType="begin"/>
      </w:r>
      <w:r w:rsidR="00B90F36">
        <w:rPr>
          <w:rFonts w:cs="Times New Roman"/>
          <w:lang w:val="en-CA"/>
        </w:rPr>
        <w:instrText xml:space="preserve"> ADDIN ZOTERO_ITEM CSL_CITATION {"citationID":"Y3WTEABm","properties":{"formattedCitation":"\\super 32,33\\nosupersub{}","plainCitation":"32,33","noteIndex":0},"citationItems":[{"id":1022,"uris":["http://zotero.org/users/878981/items/XKKKTZ3F"],"uri":["ht</w:instrText>
      </w:r>
      <w:r w:rsidR="00B90F36">
        <w:rPr>
          <w:rFonts w:cs="Times New Roman" w:hint="eastAsia"/>
          <w:lang w:val="en-CA"/>
        </w:rPr>
        <w:instrText xml:space="preserve">tp://zotero.org/users/878981/items/XKKKTZ3F"],"itemData":{"id":1022,"type":"article-journal","abstract":"Governments have committed to conserving </w:instrText>
      </w:r>
      <w:r w:rsidR="00B90F36">
        <w:rPr>
          <w:rFonts w:cs="Times New Roman" w:hint="eastAsia"/>
          <w:lang w:val="en-CA"/>
        </w:rPr>
        <w:instrText>≥</w:instrText>
      </w:r>
      <w:r w:rsidR="00B90F36">
        <w:rPr>
          <w:rFonts w:cs="Times New Roman" w:hint="eastAsia"/>
          <w:lang w:val="en-CA"/>
        </w:rPr>
        <w:instrText xml:space="preserve">17% of terrestrial and </w:instrText>
      </w:r>
      <w:r w:rsidR="00B90F36">
        <w:rPr>
          <w:rFonts w:cs="Times New Roman" w:hint="eastAsia"/>
          <w:lang w:val="en-CA"/>
        </w:rPr>
        <w:instrText>≥</w:instrText>
      </w:r>
      <w:r w:rsidR="00B90F36">
        <w:rPr>
          <w:rFonts w:cs="Times New Roman" w:hint="eastAsia"/>
          <w:lang w:val="en-CA"/>
        </w:rPr>
        <w:instrText xml:space="preserve">10% of marine environments globally, especially </w:instrText>
      </w:r>
      <w:r w:rsidR="00B90F36">
        <w:rPr>
          <w:rFonts w:cs="Times New Roman" w:hint="eastAsia"/>
          <w:lang w:val="en-CA"/>
        </w:rPr>
        <w:instrText>“</w:instrText>
      </w:r>
      <w:r w:rsidR="00B90F36">
        <w:rPr>
          <w:rFonts w:cs="Times New Roman" w:hint="eastAsia"/>
          <w:lang w:val="en-CA"/>
        </w:rPr>
        <w:instrText xml:space="preserve">areas of particular importance for </w:instrText>
      </w:r>
      <w:r w:rsidR="00B90F36">
        <w:rPr>
          <w:rFonts w:cs="Times New Roman"/>
          <w:lang w:val="en-CA"/>
        </w:rPr>
        <w:instrText>biodiversity” through “ecologically representative” Protected Area (PA) systems or other “area-based conservation measures”, while individual countries have committed to conserve 3–50% of their land area. We estimate that PAs currently cover 14.6% of terrestrial and 2.8% of marine extent, but 59–68% of ecoregions, 77–78% of important sites for biodiversity, and 57% of 25,380 species have inadequate coverage. The existing 19.7 million km2 terrestrial PA network needs only 3.3 million km2 to be added to achieve 17% terrestrial coverage. However, it would require nearly doubling to achieve, cost-efficiently, coverage targets for all countries, ecoregions, important sites, and species. Poorer countries have the largest relative shortfalls. Such extensive and rapid expansion of formal PAs is unlikely to be achievable. Greater focus is therefore needed on alternative approaches, including community- and privately managed sites and other effective area-based conservation measures.","container-title":"Conservation Letters","DOI":"10.1111/conl.12158","ISSN":"1755-263X","issue":"5","language":"en","page":"329-337","source":"Wiley Online Library","title":"Shortfalls and Solutions for Meeting National and Global Conservation Area Targets","volume":"8","author":[{"family":"Butchart","given":"Stuart H. M."},{"family":"Clarke","given":"Martin"},{"family":"Smith","given":"Robert J."},{"family":"Sykes","given":"Rachel E."},{"family":"Scharlemann","given":"Jörn P. W."},{"family":"Harfoot","given":"Mike"},{"family":"Buchana</w:instrText>
      </w:r>
      <w:r w:rsidR="00B90F36">
        <w:rPr>
          <w:rFonts w:cs="Times New Roman" w:hint="eastAsia"/>
          <w:lang w:val="en-CA"/>
        </w:rPr>
        <w:instrText>n","given":"Graeme M."},{"family":"Angulo","given":"Ariadne"},{"family":"Balmford","given":"Andrew"},{"family":"Bertzky","given":"Bastian"},{"family":"Brooks","given":"Thomas M."},{"family":"Carpenter","given":"Kent E."},{"family":"Comeros</w:instrText>
      </w:r>
      <w:r w:rsidR="00B90F36">
        <w:rPr>
          <w:rFonts w:cs="Times New Roman" w:hint="eastAsia"/>
          <w:lang w:val="en-CA"/>
        </w:rPr>
        <w:instrText>‐</w:instrText>
      </w:r>
      <w:r w:rsidR="00B90F36">
        <w:rPr>
          <w:rFonts w:cs="Times New Roman" w:hint="eastAsia"/>
          <w:lang w:val="en-CA"/>
        </w:rPr>
        <w:instrText>Raynal","given"</w:instrText>
      </w:r>
      <w:r w:rsidR="00B90F36">
        <w:rPr>
          <w:rFonts w:cs="Times New Roman"/>
          <w:lang w:val="en-CA"/>
        </w:rPr>
        <w:instrText>:"Mia T."},{"family":"Cornell","given":"John"},{"family":"Ficetola","given":"G. Francesco"},{"family":"Fishpool","given":"Lincoln D. C."},{"family":"Fuller","given":"Richard A."},{"family":"Geldmann","given":"Jonas"},{"family":"Harwell","given":"Heather"}</w:instrText>
      </w:r>
      <w:r w:rsidR="00B90F36">
        <w:rPr>
          <w:rFonts w:cs="Times New Roman" w:hint="eastAsia"/>
          <w:lang w:val="en-CA"/>
        </w:rPr>
        <w:instrText>,{"family":"Hilton</w:instrText>
      </w:r>
      <w:r w:rsidR="00B90F36">
        <w:rPr>
          <w:rFonts w:cs="Times New Roman" w:hint="eastAsia"/>
          <w:lang w:val="en-CA"/>
        </w:rPr>
        <w:instrText>‐</w:instrText>
      </w:r>
      <w:r w:rsidR="00B90F36">
        <w:rPr>
          <w:rFonts w:cs="Times New Roman" w:hint="eastAsia"/>
          <w:lang w:val="en-CA"/>
        </w:rPr>
        <w:instrText>Taylor","given":"Craig"},{"family":"Hoffmann","given":"Michael"},{"family":"Joolia","given":"Ackbar"},{"family":"Joppa","given":"Lucas"},{"family":"Kingston","given":"Naomi"},{"family":"May","given":"Ian"},{"family":"Milam","given":"Amy</w:instrText>
      </w:r>
      <w:r w:rsidR="00B90F36">
        <w:rPr>
          <w:rFonts w:cs="Times New Roman"/>
          <w:lang w:val="en-CA"/>
        </w:rPr>
        <w:instrText xml:space="preserve">"},{"family":"Polidoro","given":"Beth"},{"family":"Ralph","given":"Gina"},{"family":"Richman","given":"Nadia"},{"family":"Rondinini","given":"Carlo"},{"family":"Segan","given":"Daniel B."},{"family":"Skolnik","given":"Benjamin"},{"family":"Spalding","given":"Mark D."},{"family":"Stuart","given":"Simon N."},{"family":"Symes","given":"Andy"},{"family":"Taylor","given":"Joseph"},{"family":"Visconti","given":"Piero"},{"family":"Watson","given":"James E. M."},{"family":"Wood","given":"Louisa"},{"family":"Burgess","given":"Neil D."}],"issued":{"date-parts":[["2015"]]}}},{"id":2731,"uris":["http://zotero.org/users/878981/items/AEP6D364"],"uri":["http://zotero.org/users/878981/items/AEP6D364"],"itemData":{"id":2731,"type":"webpage","abstract":"Protected Planet is the online interface for the\n    World Database on Protected Areas (WDPA), and the most comprehensive\n    global database on terrestrial and marine protected areas.","container-title":"Protected Planet","note":"source: www.protectedplanet.net","title":"Calculating protected area coverage","URL":"https://www.protectedplanet.net/c/calculating-protected-area-coverage","author":[{"family":"Planet","given":"Protected"}],"accessed":{"date-parts":[["2020",5,12]]}}}],"schema":"https://github.com/citation-style-language/schema/raw/master/csl-citation.json"} </w:instrText>
      </w:r>
      <w:r w:rsidR="00897E1D">
        <w:rPr>
          <w:rFonts w:cs="Times New Roman"/>
          <w:lang w:val="en-CA"/>
        </w:rPr>
        <w:fldChar w:fldCharType="separate"/>
      </w:r>
      <w:r w:rsidR="00B90F36" w:rsidRPr="00B90F36">
        <w:rPr>
          <w:rFonts w:cs="Times New Roman"/>
          <w:vertAlign w:val="superscript"/>
        </w:rPr>
        <w:t>32,33</w:t>
      </w:r>
      <w:r w:rsidR="00897E1D">
        <w:rPr>
          <w:rFonts w:cs="Times New Roman"/>
          <w:lang w:val="en-CA"/>
        </w:rPr>
        <w:fldChar w:fldCharType="end"/>
      </w:r>
      <w:r>
        <w:rPr>
          <w:rFonts w:cs="Times New Roman"/>
          <w:lang w:val="en-CA"/>
        </w:rPr>
        <w:t>,  we (i) projected the data to an equal-area coordinate (World Behrman) (ii) excluded reserves with unknown or proposed designations, (iii) excluded UNESCO Biosphere Reserves</w:t>
      </w:r>
      <w:r w:rsidR="00907206">
        <w:rPr>
          <w:rFonts w:cs="Times New Roman"/>
          <w:lang w:val="en-CA"/>
        </w:rPr>
        <w:fldChar w:fldCharType="begin"/>
      </w:r>
      <w:r w:rsidR="00B90F36">
        <w:rPr>
          <w:rFonts w:cs="Times New Roman"/>
          <w:lang w:val="en-CA"/>
        </w:rPr>
        <w:instrText xml:space="preserve"> ADDIN ZOTERO_ITEM CSL_CITATION {"citationID":"sZb95Gs3","properties":{"formattedCitation":"\\super 34\\nosupersub{}","plainCitation":"34","noteIndex":0},"citationItems":[{"id":952,"uris":["http://zotero.org/users/878981/items/LMZRMJZV"],"uri":["http://zotero.org/users/878981/items/LMZRMJZV"],"itemData":{"id":952,"type":"article-journal","container-title":"Biological Reviews","issue":"1","page":"82–104","source":"Google Scholar","title":"Reviewing B iosphere R eserves globally: effective conservation action or bureaucratic label?","title-short":"Reviewing B iosphere R eserves globally","volume":"89","author":[{"family":"Coetzer","given":"Kaera L."},{"family":"Witkowski","given":"Edward TF"},{"family":"Erasmus","given":"Barend FN"}],"issued":{"date-parts":[["2014"]]}}}],"schema":"https://github.com/citation-style-language/schema/raw/master/csl-citation.json"} </w:instrText>
      </w:r>
      <w:r w:rsidR="00907206">
        <w:rPr>
          <w:rFonts w:cs="Times New Roman"/>
          <w:lang w:val="en-CA"/>
        </w:rPr>
        <w:fldChar w:fldCharType="separate"/>
      </w:r>
      <w:r w:rsidR="00B90F36" w:rsidRPr="00B90F36">
        <w:rPr>
          <w:rFonts w:cs="Times New Roman"/>
          <w:vertAlign w:val="superscript"/>
        </w:rPr>
        <w:t>34</w:t>
      </w:r>
      <w:r w:rsidR="00907206">
        <w:rPr>
          <w:rFonts w:cs="Times New Roman"/>
          <w:lang w:val="en-CA"/>
        </w:rPr>
        <w:fldChar w:fldCharType="end"/>
      </w:r>
      <w:r>
        <w:rPr>
          <w:rFonts w:cs="Times New Roman"/>
          <w:lang w:val="en-CA"/>
        </w:rPr>
        <w:t xml:space="preserve">, (iv) buffered sites represented as point localities to their reported area, (v) dissolved boundaries to prevent issues with overlapping areas, and (vi) removed slivers (code available at https://github.com/jeffreyhanson/global-protected-areas).  After the protected area data, we </w:t>
      </w:r>
      <w:r w:rsidR="009B5B75">
        <w:rPr>
          <w:rFonts w:cs="Times New Roman"/>
          <w:lang w:val="en-CA"/>
        </w:rPr>
        <w:t>overlaid</w:t>
      </w:r>
      <w:r>
        <w:rPr>
          <w:rFonts w:cs="Times New Roman"/>
          <w:lang w:val="en-CA"/>
        </w:rPr>
        <w:t xml:space="preserve"> the protected area </w:t>
      </w:r>
      <w:r w:rsidR="009B5B75">
        <w:rPr>
          <w:rFonts w:cs="Times New Roman"/>
          <w:lang w:val="en-CA"/>
        </w:rPr>
        <w:t>boundaries</w:t>
      </w:r>
      <w:r>
        <w:rPr>
          <w:rFonts w:cs="Times New Roman"/>
          <w:lang w:val="en-CA"/>
        </w:rPr>
        <w:t xml:space="preserve"> with a </w:t>
      </w:r>
      <w:r w:rsidR="00DE0D84">
        <w:rPr>
          <w:rFonts w:cs="Times New Roman"/>
          <w:lang w:val="en-CA"/>
        </w:rPr>
        <w:t xml:space="preserve">10 x 10 </w:t>
      </w:r>
      <w:r>
        <w:rPr>
          <w:rFonts w:cs="Times New Roman"/>
          <w:lang w:val="en-CA"/>
        </w:rPr>
        <w:t>km grid covering the Earth.  These spatial data procedures were completed using ArcMap (version 10.3.1) and python (version 2.7.8).</w:t>
      </w:r>
    </w:p>
    <w:p w14:paraId="4CFA1429" w14:textId="77777777" w:rsidR="0053094B" w:rsidRDefault="0053094B" w:rsidP="00BC1C25">
      <w:pPr>
        <w:spacing w:line="480" w:lineRule="auto"/>
        <w:rPr>
          <w:rFonts w:ascii="Times New Roman" w:hAnsi="Times New Roman" w:cs="Times New Roman"/>
          <w:i/>
          <w:iCs/>
          <w:sz w:val="24"/>
          <w:szCs w:val="24"/>
        </w:rPr>
      </w:pPr>
    </w:p>
    <w:p w14:paraId="7BEDD319" w14:textId="1752C263" w:rsidR="00D31BD2" w:rsidRDefault="00FF1DA8" w:rsidP="00BC1C25">
      <w:pPr>
        <w:spacing w:line="480" w:lineRule="auto"/>
        <w:rPr>
          <w:rFonts w:ascii="Times New Roman" w:hAnsi="Times New Roman" w:cs="Times New Roman"/>
          <w:i/>
          <w:iCs/>
          <w:sz w:val="24"/>
          <w:szCs w:val="24"/>
        </w:rPr>
      </w:pPr>
      <w:r>
        <w:rPr>
          <w:rFonts w:ascii="Times New Roman" w:hAnsi="Times New Roman" w:cs="Times New Roman"/>
          <w:i/>
          <w:iCs/>
          <w:sz w:val="24"/>
          <w:szCs w:val="24"/>
        </w:rPr>
        <w:t>Governance</w:t>
      </w:r>
      <w:r w:rsidR="00C27504">
        <w:rPr>
          <w:rFonts w:ascii="Times New Roman" w:hAnsi="Times New Roman" w:cs="Times New Roman"/>
          <w:i/>
          <w:iCs/>
          <w:sz w:val="24"/>
          <w:szCs w:val="24"/>
        </w:rPr>
        <w:t xml:space="preserve"> </w:t>
      </w:r>
      <w:del w:id="141" w:author="Joe Bennett" w:date="2020-08-12T10:44:00Z">
        <w:r w:rsidR="005E00EE" w:rsidDel="00EC2045">
          <w:rPr>
            <w:rFonts w:ascii="Times New Roman" w:hAnsi="Times New Roman" w:cs="Times New Roman"/>
            <w:i/>
            <w:iCs/>
            <w:sz w:val="24"/>
            <w:szCs w:val="24"/>
          </w:rPr>
          <w:delText>pressure</w:delText>
        </w:r>
      </w:del>
      <w:ins w:id="142" w:author="Joe Bennett" w:date="2020-08-12T10:44:00Z">
        <w:r w:rsidR="00EC2045">
          <w:rPr>
            <w:rFonts w:ascii="Times New Roman" w:hAnsi="Times New Roman" w:cs="Times New Roman"/>
            <w:i/>
            <w:iCs/>
            <w:sz w:val="24"/>
            <w:szCs w:val="24"/>
          </w:rPr>
          <w:t>risk</w:t>
        </w:r>
      </w:ins>
    </w:p>
    <w:p w14:paraId="2117FD9E" w14:textId="3650EA8C" w:rsidR="00E03E70" w:rsidRPr="00F27EC2" w:rsidRDefault="00572583" w:rsidP="00BC1C25">
      <w:pPr>
        <w:spacing w:line="480" w:lineRule="auto"/>
        <w:rPr>
          <w:rFonts w:ascii="Times New Roman" w:hAnsi="Times New Roman" w:cs="Times New Roman"/>
          <w:sz w:val="24"/>
          <w:szCs w:val="24"/>
        </w:rPr>
      </w:pPr>
      <w:r>
        <w:rPr>
          <w:rFonts w:ascii="Times New Roman" w:hAnsi="Times New Roman" w:cs="Times New Roman"/>
          <w:sz w:val="24"/>
          <w:szCs w:val="24"/>
        </w:rPr>
        <w:t>Conservation r</w:t>
      </w:r>
      <w:r w:rsidRPr="005F71A7">
        <w:rPr>
          <w:rFonts w:ascii="Times New Roman" w:hAnsi="Times New Roman" w:cs="Times New Roman"/>
          <w:sz w:val="24"/>
          <w:szCs w:val="24"/>
        </w:rPr>
        <w:t xml:space="preserve">isk </w:t>
      </w:r>
      <w:r>
        <w:rPr>
          <w:rFonts w:ascii="Times New Roman" w:hAnsi="Times New Roman" w:cs="Times New Roman"/>
          <w:sz w:val="24"/>
          <w:szCs w:val="24"/>
        </w:rPr>
        <w:t xml:space="preserve">due to governance </w:t>
      </w:r>
      <w:r w:rsidRPr="005F71A7">
        <w:rPr>
          <w:rFonts w:ascii="Times New Roman" w:hAnsi="Times New Roman" w:cs="Times New Roman"/>
          <w:sz w:val="24"/>
          <w:szCs w:val="24"/>
        </w:rPr>
        <w:t>can affect the outcome</w:t>
      </w:r>
      <w:r>
        <w:rPr>
          <w:rFonts w:ascii="Times New Roman" w:hAnsi="Times New Roman" w:cs="Times New Roman"/>
          <w:sz w:val="24"/>
          <w:szCs w:val="24"/>
        </w:rPr>
        <w:t>s</w:t>
      </w:r>
      <w:r w:rsidRPr="005F71A7">
        <w:rPr>
          <w:rFonts w:ascii="Times New Roman" w:hAnsi="Times New Roman" w:cs="Times New Roman"/>
          <w:sz w:val="24"/>
          <w:szCs w:val="24"/>
        </w:rPr>
        <w:t xml:space="preserve"> of strategies, and </w:t>
      </w:r>
      <w:r>
        <w:rPr>
          <w:rFonts w:ascii="Times New Roman" w:hAnsi="Times New Roman" w:cs="Times New Roman"/>
          <w:sz w:val="24"/>
          <w:szCs w:val="24"/>
        </w:rPr>
        <w:t>effective</w:t>
      </w:r>
      <w:r w:rsidRPr="005F71A7">
        <w:rPr>
          <w:rFonts w:ascii="Times New Roman" w:hAnsi="Times New Roman" w:cs="Times New Roman"/>
          <w:sz w:val="24"/>
          <w:szCs w:val="24"/>
        </w:rPr>
        <w:t xml:space="preserve"> governance can promote the resilience of conservation in the face of sociopolitical </w:t>
      </w:r>
      <w:r>
        <w:rPr>
          <w:rFonts w:ascii="Times New Roman" w:hAnsi="Times New Roman" w:cs="Times New Roman"/>
          <w:sz w:val="24"/>
          <w:szCs w:val="24"/>
        </w:rPr>
        <w:t xml:space="preserve">and economic </w:t>
      </w:r>
      <w:r w:rsidRPr="005F71A7">
        <w:rPr>
          <w:rFonts w:ascii="Times New Roman" w:hAnsi="Times New Roman" w:cs="Times New Roman"/>
          <w:sz w:val="24"/>
          <w:szCs w:val="24"/>
        </w:rPr>
        <w:t xml:space="preserve">shocks.  We used worldwide governance indicators from </w:t>
      </w:r>
      <w:r>
        <w:rPr>
          <w:rFonts w:ascii="Times New Roman" w:hAnsi="Times New Roman" w:cs="Times New Roman"/>
          <w:sz w:val="24"/>
          <w:szCs w:val="24"/>
        </w:rPr>
        <w:t xml:space="preserve">the </w:t>
      </w:r>
      <w:r w:rsidRPr="005F71A7">
        <w:rPr>
          <w:rFonts w:ascii="Times New Roman" w:hAnsi="Times New Roman" w:cs="Times New Roman"/>
          <w:sz w:val="24"/>
          <w:szCs w:val="24"/>
        </w:rPr>
        <w:t>World Bank</w:t>
      </w:r>
      <w:r w:rsidR="005D2C12">
        <w:rPr>
          <w:rFonts w:ascii="Times New Roman" w:hAnsi="Times New Roman" w:cs="Times New Roman"/>
          <w:sz w:val="24"/>
          <w:szCs w:val="24"/>
        </w:rPr>
        <w:fldChar w:fldCharType="begin"/>
      </w:r>
      <w:r w:rsidR="00ED0D9E">
        <w:rPr>
          <w:rFonts w:ascii="Times New Roman" w:hAnsi="Times New Roman" w:cs="Times New Roman"/>
          <w:sz w:val="24"/>
          <w:szCs w:val="24"/>
        </w:rPr>
        <w:instrText xml:space="preserve"> ADDIN ZOTERO_ITEM CSL_CITATION {"citationID":"2wrggOty","properties":{"formattedCitation":"\\super 16\\nosupersub{}","plainCitation":"16","noteIndex":0},"citationItems":[{"id":2736,"uris":["http://zotero.org/users/878981/items/GVAE9FL5"],"uri":["http://zotero.org/users/878981/items/GVAE9FL5"],"itemData":{"id":2736,"type":"article-journal","abstract":"This paper summarizes the methodology of the Worldwide Governance Indicators (WGI) project, and related analytical issues. The WGI has covered over two hundred countries and territories, measuring six dimensions of governance starting in 1996: Voice and Accountability, Political Stability and Absence of Violence/Terrorism, Government Effectiveness, Regulatory Quality, Rule of Law, and Control of Corruption. The aggregate indicators are based on several hundred individual underlying variables, taken from a wide variety of existing data sources. The data reflect the views on governance of survey respondents and public, private, and NGO sector experts worldwide. We also explicitly report margins of error accompanying each country estimate. These reflect the inherent difficulties in measuring governance using any kind of data. We find that even after taking margins of error into account, the WGI permit meaningful cross-country and over-time comparisons. The aggregate indicators, together with the disaggregated underlying source data, are available at &lt;www.govindicators.org&gt;.","container-title":"Hague Journal on the Rule of Law","DOI":"10.1017/S1876404511200046","ISSN":"1876-4053, 1876-4045","issue":"2","language":"en","note":"publisher: Cambridge University Press","page":"220-246","source":"Cambridge Core","title":"The Worldwide Governance Indicators: Methodology and Analytical Issues1","title-short":"The Worldwide Governance Indicators","volume":"3","author":[{"family":"Kaufmann","given":"Daniel"},{"family":"Kraay","given":"Aart"},{"family":"Mastruzzi","given":"Massimo"}],"issued":{"date-parts":[["2011",9]]}}}],"schema":"https://github.com/citation-style-language/schema/raw/master/csl-citation.json"} </w:instrText>
      </w:r>
      <w:r w:rsidR="005D2C12">
        <w:rPr>
          <w:rFonts w:ascii="Times New Roman" w:hAnsi="Times New Roman" w:cs="Times New Roman"/>
          <w:sz w:val="24"/>
          <w:szCs w:val="24"/>
        </w:rPr>
        <w:fldChar w:fldCharType="separate"/>
      </w:r>
      <w:r w:rsidR="00ED0D9E" w:rsidRPr="00ED0D9E">
        <w:rPr>
          <w:rFonts w:ascii="Times New Roman" w:hAnsi="Times New Roman" w:cs="Times New Roman"/>
          <w:sz w:val="24"/>
          <w:szCs w:val="24"/>
          <w:vertAlign w:val="superscript"/>
        </w:rPr>
        <w:t>16</w:t>
      </w:r>
      <w:r w:rsidR="005D2C12">
        <w:rPr>
          <w:rFonts w:ascii="Times New Roman" w:hAnsi="Times New Roman" w:cs="Times New Roman"/>
          <w:sz w:val="24"/>
          <w:szCs w:val="24"/>
        </w:rPr>
        <w:fldChar w:fldCharType="end"/>
      </w:r>
      <w:r w:rsidR="005D2C12">
        <w:rPr>
          <w:rFonts w:ascii="Times New Roman" w:hAnsi="Times New Roman" w:cs="Times New Roman"/>
          <w:sz w:val="24"/>
          <w:szCs w:val="24"/>
        </w:rPr>
        <w:t xml:space="preserve"> </w:t>
      </w:r>
      <w:r w:rsidRPr="005F71A7">
        <w:rPr>
          <w:rFonts w:ascii="Times New Roman" w:hAnsi="Times New Roman" w:cs="Times New Roman"/>
          <w:sz w:val="24"/>
          <w:szCs w:val="24"/>
        </w:rPr>
        <w:t xml:space="preserve"> </w:t>
      </w:r>
      <w:r>
        <w:rPr>
          <w:rFonts w:ascii="Times New Roman" w:hAnsi="Times New Roman" w:cs="Times New Roman"/>
          <w:sz w:val="24"/>
          <w:szCs w:val="24"/>
        </w:rPr>
        <w:t xml:space="preserve">to capture these </w:t>
      </w:r>
      <w:r w:rsidR="00F272E0">
        <w:rPr>
          <w:rFonts w:ascii="Times New Roman" w:hAnsi="Times New Roman" w:cs="Times New Roman"/>
          <w:sz w:val="24"/>
          <w:szCs w:val="24"/>
        </w:rPr>
        <w:t>pressures</w:t>
      </w:r>
      <w:r>
        <w:rPr>
          <w:rFonts w:ascii="Times New Roman" w:hAnsi="Times New Roman" w:cs="Times New Roman"/>
          <w:sz w:val="24"/>
          <w:szCs w:val="24"/>
        </w:rPr>
        <w:t>. The indicators include</w:t>
      </w:r>
      <w:r w:rsidRPr="005F71A7">
        <w:rPr>
          <w:rFonts w:ascii="Times New Roman" w:hAnsi="Times New Roman" w:cs="Times New Roman"/>
          <w:sz w:val="24"/>
          <w:szCs w:val="24"/>
        </w:rPr>
        <w:t xml:space="preserve"> six scaled measures: voice and accountability; political stability </w:t>
      </w:r>
      <w:r w:rsidRPr="005F71A7">
        <w:rPr>
          <w:rFonts w:ascii="Times New Roman" w:hAnsi="Times New Roman" w:cs="Times New Roman"/>
          <w:sz w:val="24"/>
          <w:szCs w:val="24"/>
        </w:rPr>
        <w:lastRenderedPageBreak/>
        <w:t>and absence of violence; government effectiveness; regulatory quality; rule of law; and control of corruption</w:t>
      </w:r>
      <w:r>
        <w:rPr>
          <w:rFonts w:ascii="Times New Roman" w:hAnsi="Times New Roman" w:cs="Times New Roman"/>
          <w:sz w:val="24"/>
          <w:szCs w:val="24"/>
        </w:rPr>
        <w:t xml:space="preserve"> (see Table S</w:t>
      </w:r>
      <w:r w:rsidR="002F6D7C">
        <w:rPr>
          <w:rFonts w:ascii="Times New Roman" w:hAnsi="Times New Roman" w:cs="Times New Roman"/>
          <w:sz w:val="24"/>
          <w:szCs w:val="24"/>
        </w:rPr>
        <w:t>4</w:t>
      </w:r>
      <w:r>
        <w:rPr>
          <w:rFonts w:ascii="Times New Roman" w:hAnsi="Times New Roman" w:cs="Times New Roman"/>
          <w:sz w:val="24"/>
          <w:szCs w:val="24"/>
        </w:rPr>
        <w:t xml:space="preserve"> for definitions)</w:t>
      </w:r>
      <w:r w:rsidRPr="005F71A7">
        <w:rPr>
          <w:rFonts w:ascii="Times New Roman" w:hAnsi="Times New Roman" w:cs="Times New Roman"/>
          <w:sz w:val="24"/>
          <w:szCs w:val="24"/>
        </w:rPr>
        <w:t>.</w:t>
      </w:r>
      <w:r>
        <w:rPr>
          <w:rFonts w:ascii="Times New Roman" w:hAnsi="Times New Roman" w:cs="Times New Roman"/>
          <w:sz w:val="24"/>
          <w:szCs w:val="24"/>
        </w:rPr>
        <w:t xml:space="preserve"> </w:t>
      </w:r>
      <w:r w:rsidRPr="005F71A7">
        <w:rPr>
          <w:rFonts w:ascii="Times New Roman" w:hAnsi="Times New Roman" w:cs="Times New Roman"/>
          <w:sz w:val="24"/>
          <w:szCs w:val="24"/>
        </w:rPr>
        <w:t xml:space="preserve">We </w:t>
      </w:r>
      <w:r>
        <w:rPr>
          <w:rFonts w:ascii="Times New Roman" w:hAnsi="Times New Roman" w:cs="Times New Roman"/>
          <w:sz w:val="24"/>
          <w:szCs w:val="24"/>
        </w:rPr>
        <w:t>chose these indicators because</w:t>
      </w:r>
      <w:r w:rsidRPr="005F71A7">
        <w:rPr>
          <w:rFonts w:ascii="Times New Roman" w:hAnsi="Times New Roman" w:cs="Times New Roman"/>
          <w:sz w:val="24"/>
          <w:szCs w:val="24"/>
        </w:rPr>
        <w:t xml:space="preserve"> evidence suggests that protected area effectiveness</w:t>
      </w:r>
      <w:r w:rsidR="00BB33D0">
        <w:rPr>
          <w:rFonts w:ascii="Times New Roman" w:hAnsi="Times New Roman" w:cs="Times New Roman"/>
          <w:sz w:val="24"/>
          <w:szCs w:val="24"/>
        </w:rPr>
        <w:fldChar w:fldCharType="begin"/>
      </w:r>
      <w:r w:rsidR="00B90F36">
        <w:rPr>
          <w:rFonts w:ascii="Times New Roman" w:hAnsi="Times New Roman" w:cs="Times New Roman"/>
          <w:sz w:val="24"/>
          <w:szCs w:val="24"/>
        </w:rPr>
        <w:instrText xml:space="preserve"> ADDIN ZOTERO_ITEM CSL_CITATION {"citationID":"qt1hbDrp","properties":{"formattedCitation":"\\super 35\\nosupersub{}","plainCitation":"35","noteIndex":0},"citationItems":[{"id":2733,"uris":["http://zotero.org/users/878981/items/PGC3HQEK"],"uri":["http://zotero.org/users/878981/items/PGC3HQEK"],"itemData":{"id":2733,"type":"article-journal","abstract":"Ensuring that protected areas (PAs) maintain the biodiversity within their boundaries is fundamental in achieving global conservation goals. Despite this objective, wildlife abundance changes in PAs are patchily documented and poorly understood. Here, we use linear mixed effect models to explore correlates of population change in 1,902 populations of birds and mammals from 447 PAs globally. On an average, we find PAs are maintaining populations of monitored birds and mammals within their boundaries. Wildlife population trends are more positive in PAs located in countries with higher development scores, and for larger-bodied species. These results suggest that active management can consistently overcome disadvantages of lower reproductive rates and more severe threats experienced by larger species of birds and mammals. The link between wildlife trends and national development shows that the social and economic conditions supporting PAs are critical for the successful maintenance of their wildlife populations.","container-title":"Nature Communications","DOI":"10.1038/ncomms12747","ISSN":"2041-1723","issue":"1","language":"en","note":"number: 1\npublisher: Nature Publishing Group","page":"12747","source":"www.nature.com","title":"Wildlife population trends in protected areas predicted by national socio-economic metrics and body size","volume":"7","author":[{"family":"Barnes","given":"Megan D."},{"family":"Craigie","given":"Ian D."},{"family":"Harrison","given":"Luke B."},{"family":"Geldmann","given":"Jonas"},{"family":"Collen","given":"Ben"},{"family":"Whitmee","given":"Sarah"},{"family":"Balmford","given":"Andrew"},{"family":"Burgess","given":"Neil D."},{"family":"Brooks","given":"Thomas"},{"family":"Hockings","given":"Marc"},{"family":"Woodley","given":"Stephen"}],"issued":{"date-parts":[["2016",9,1]]}}}],"schema":"https://github.com/citation-style-language/schema/raw/master/csl-citation.json"} </w:instrText>
      </w:r>
      <w:r w:rsidR="00BB33D0">
        <w:rPr>
          <w:rFonts w:ascii="Times New Roman" w:hAnsi="Times New Roman" w:cs="Times New Roman"/>
          <w:sz w:val="24"/>
          <w:szCs w:val="24"/>
        </w:rPr>
        <w:fldChar w:fldCharType="separate"/>
      </w:r>
      <w:r w:rsidR="00B90F36" w:rsidRPr="00B90F36">
        <w:rPr>
          <w:rFonts w:ascii="Times New Roman" w:hAnsi="Times New Roman" w:cs="Times New Roman"/>
          <w:sz w:val="24"/>
          <w:szCs w:val="24"/>
          <w:vertAlign w:val="superscript"/>
        </w:rPr>
        <w:t>35</w:t>
      </w:r>
      <w:r w:rsidR="00BB33D0">
        <w:rPr>
          <w:rFonts w:ascii="Times New Roman" w:hAnsi="Times New Roman" w:cs="Times New Roman"/>
          <w:sz w:val="24"/>
          <w:szCs w:val="24"/>
        </w:rPr>
        <w:fldChar w:fldCharType="end"/>
      </w:r>
      <w:r w:rsidR="0058799E">
        <w:rPr>
          <w:rFonts w:ascii="Times New Roman" w:hAnsi="Times New Roman" w:cs="Times New Roman"/>
          <w:sz w:val="24"/>
          <w:szCs w:val="24"/>
        </w:rPr>
        <w:t xml:space="preserve"> </w:t>
      </w:r>
      <w:r w:rsidRPr="005F71A7">
        <w:rPr>
          <w:rFonts w:ascii="Times New Roman" w:hAnsi="Times New Roman" w:cs="Times New Roman"/>
          <w:sz w:val="24"/>
          <w:szCs w:val="24"/>
        </w:rPr>
        <w:t>and state investment and efforts for biodiversity conservation</w:t>
      </w:r>
      <w:r w:rsidR="00B67F5F">
        <w:rPr>
          <w:rFonts w:ascii="Times New Roman" w:hAnsi="Times New Roman" w:cs="Times New Roman"/>
          <w:sz w:val="24"/>
          <w:szCs w:val="24"/>
        </w:rPr>
        <w:fldChar w:fldCharType="begin"/>
      </w:r>
      <w:r w:rsidR="00D15C6C">
        <w:rPr>
          <w:rFonts w:ascii="Times New Roman" w:hAnsi="Times New Roman" w:cs="Times New Roman"/>
          <w:sz w:val="24"/>
          <w:szCs w:val="24"/>
        </w:rPr>
        <w:instrText xml:space="preserve"> ADDIN ZOTERO_ITEM CSL_CITATION {"citationID":"37DDtIiq","properties":{"formattedCitation":"\\super 4\\nosupersub{}","plainCitation":"4","noteIndex":0},"citationItems":[{"id":958,"uris":["http://zotero.org/users/878981/items/PM9X8KPM"],"uri":["http://zotero.org/users/878981/items/PM9X8KPM"],"itemData":{"id":958,"type":"article-journal","container-title":"Environmental Conservation","issue":"4","page":"407–418","source":"Google Scholar","title":"Governance explains variation in national responses to the biodiversity crisis","volume":"45","author":[{"family":"Baynham-Herd","given":"Zachary"},{"family":"Amano","given":"Tatsuya"},{"family":"Sutherland","given":"William J."},{"family":"Donald","given":"Paul F."}],"issued":{"date-parts":[["2018"]]}}}],"schema":"https://github.com/citation-style-language/schema/raw/master/csl-citation.json"} </w:instrText>
      </w:r>
      <w:r w:rsidR="00B67F5F">
        <w:rPr>
          <w:rFonts w:ascii="Times New Roman" w:hAnsi="Times New Roman" w:cs="Times New Roman"/>
          <w:sz w:val="24"/>
          <w:szCs w:val="24"/>
        </w:rPr>
        <w:fldChar w:fldCharType="separate"/>
      </w:r>
      <w:r w:rsidR="00D15C6C" w:rsidRPr="00D15C6C">
        <w:rPr>
          <w:rFonts w:ascii="Times New Roman" w:hAnsi="Times New Roman" w:cs="Times New Roman"/>
          <w:sz w:val="24"/>
          <w:szCs w:val="24"/>
          <w:vertAlign w:val="superscript"/>
        </w:rPr>
        <w:t>4</w:t>
      </w:r>
      <w:r w:rsidR="00B67F5F">
        <w:rPr>
          <w:rFonts w:ascii="Times New Roman" w:hAnsi="Times New Roman" w:cs="Times New Roman"/>
          <w:sz w:val="24"/>
          <w:szCs w:val="24"/>
        </w:rPr>
        <w:fldChar w:fldCharType="end"/>
      </w:r>
      <w:r w:rsidRPr="005F71A7">
        <w:rPr>
          <w:rFonts w:ascii="Times New Roman" w:hAnsi="Times New Roman" w:cs="Times New Roman"/>
          <w:sz w:val="24"/>
          <w:szCs w:val="24"/>
        </w:rPr>
        <w:t xml:space="preserve"> are reliably predicted by </w:t>
      </w:r>
      <w:r>
        <w:rPr>
          <w:rFonts w:ascii="Times New Roman" w:hAnsi="Times New Roman" w:cs="Times New Roman"/>
          <w:sz w:val="24"/>
          <w:szCs w:val="24"/>
        </w:rPr>
        <w:t>them</w:t>
      </w:r>
      <w:r w:rsidRPr="005F71A7">
        <w:rPr>
          <w:rFonts w:ascii="Times New Roman" w:hAnsi="Times New Roman" w:cs="Times New Roman"/>
          <w:sz w:val="24"/>
          <w:szCs w:val="24"/>
        </w:rPr>
        <w:t>.  For each country, we used a mean of annual averages of all six measures</w:t>
      </w:r>
      <w:r w:rsidR="003816C9">
        <w:fldChar w:fldCharType="begin"/>
      </w:r>
      <w:r w:rsidR="00D15C6C">
        <w:instrText xml:space="preserve"> ADDIN ZOTERO_ITEM CSL_CITATION {"citationID":"Jhf5nZLh","properties":{"formattedCitation":"\\super 4\\nosupersub{}","plainCitation":"4","noteIndex":0},"citationItems":[{"id":958,"uris":["http://zotero.org/users/878981/items/PM9X8KPM"],"uri":["http://zotero.org/users/878981/items/PM9X8KPM"],"itemData":{"id":958,"type":"article-journal","container-title":"Environmental Conservation","issue":"4","page":"407–418","source":"Google Scholar","title":"Governance explains variation in national responses to the biodiversity crisis","volume":"45","author":[{"family":"Baynham-Herd","given":"Zachary"},{"family":"Amano","given":"Tatsuya"},{"family":"Sutherland","given":"William J."},{"family":"Donald","given":"Paul F."}],"issued":{"date-parts":[["2018"]]}}}],"schema":"https://github.com/citation-style-language/schema/raw/master/csl-citation.json"} </w:instrText>
      </w:r>
      <w:r w:rsidR="003816C9">
        <w:fldChar w:fldCharType="separate"/>
      </w:r>
      <w:r w:rsidR="00D15C6C" w:rsidRPr="00D15C6C">
        <w:rPr>
          <w:rFonts w:ascii="Times New Roman" w:hAnsi="Times New Roman" w:cs="Times New Roman"/>
          <w:sz w:val="24"/>
          <w:szCs w:val="24"/>
          <w:vertAlign w:val="superscript"/>
        </w:rPr>
        <w:t>4</w:t>
      </w:r>
      <w:r w:rsidR="003816C9">
        <w:fldChar w:fldCharType="end"/>
      </w:r>
      <w:r w:rsidR="003816C9">
        <w:t xml:space="preserve"> (Figure S1)</w:t>
      </w:r>
      <w:r w:rsidRPr="005F71A7">
        <w:rPr>
          <w:rFonts w:ascii="Times New Roman" w:hAnsi="Times New Roman" w:cs="Times New Roman"/>
          <w:sz w:val="24"/>
          <w:szCs w:val="24"/>
        </w:rPr>
        <w:t>.</w:t>
      </w:r>
      <w:r w:rsidR="003816C9" w:rsidRPr="00F27EC2">
        <w:rPr>
          <w:rFonts w:ascii="Times New Roman" w:hAnsi="Times New Roman" w:cs="Times New Roman"/>
          <w:sz w:val="24"/>
          <w:szCs w:val="24"/>
        </w:rPr>
        <w:t xml:space="preserve"> </w:t>
      </w:r>
    </w:p>
    <w:p w14:paraId="53675E2F" w14:textId="164C6ADC" w:rsidR="00D31BD2" w:rsidRDefault="00D31BD2" w:rsidP="00BC1C25">
      <w:pPr>
        <w:spacing w:line="480" w:lineRule="auto"/>
        <w:rPr>
          <w:rFonts w:ascii="Times New Roman" w:hAnsi="Times New Roman" w:cs="Times New Roman"/>
          <w:i/>
          <w:iCs/>
          <w:sz w:val="24"/>
          <w:szCs w:val="24"/>
        </w:rPr>
      </w:pPr>
      <w:r>
        <w:rPr>
          <w:rFonts w:ascii="Times New Roman" w:hAnsi="Times New Roman" w:cs="Times New Roman"/>
          <w:i/>
          <w:iCs/>
          <w:sz w:val="24"/>
          <w:szCs w:val="24"/>
        </w:rPr>
        <w:t xml:space="preserve">Land use </w:t>
      </w:r>
      <w:ins w:id="143" w:author="Joe Bennett" w:date="2020-08-12T10:44:00Z">
        <w:r w:rsidR="00EC2045">
          <w:rPr>
            <w:rFonts w:ascii="Times New Roman" w:hAnsi="Times New Roman" w:cs="Times New Roman"/>
            <w:i/>
            <w:iCs/>
            <w:sz w:val="24"/>
            <w:szCs w:val="24"/>
          </w:rPr>
          <w:t>risk</w:t>
        </w:r>
      </w:ins>
      <w:del w:id="144" w:author="Joe Bennett" w:date="2020-08-12T10:44:00Z">
        <w:r w:rsidR="007C0E8D" w:rsidDel="00EC2045">
          <w:rPr>
            <w:rFonts w:ascii="Times New Roman" w:hAnsi="Times New Roman" w:cs="Times New Roman"/>
            <w:i/>
            <w:iCs/>
            <w:sz w:val="24"/>
            <w:szCs w:val="24"/>
          </w:rPr>
          <w:delText>pressure</w:delText>
        </w:r>
      </w:del>
    </w:p>
    <w:p w14:paraId="32A25EC2" w14:textId="4A0FA6B0" w:rsidR="00F27EC2" w:rsidRPr="00F27EC2" w:rsidRDefault="00552632" w:rsidP="003C7C50">
      <w:pPr>
        <w:spacing w:after="0" w:line="480" w:lineRule="auto"/>
        <w:rPr>
          <w:rFonts w:ascii="Times New Roman" w:hAnsi="Times New Roman" w:cs="Times New Roman"/>
          <w:sz w:val="24"/>
          <w:szCs w:val="24"/>
        </w:rPr>
      </w:pPr>
      <w:r>
        <w:rPr>
          <w:rFonts w:ascii="Times New Roman" w:hAnsi="Times New Roman" w:cs="Times New Roman"/>
          <w:sz w:val="24"/>
          <w:szCs w:val="24"/>
        </w:rPr>
        <w:t>We used a recent global land systems mapped produced by Kehoe et al.</w:t>
      </w:r>
      <w:r>
        <w:rPr>
          <w:rFonts w:ascii="Times New Roman" w:hAnsi="Times New Roman" w:cs="Times New Roman"/>
          <w:sz w:val="24"/>
          <w:szCs w:val="24"/>
        </w:rPr>
        <w:fldChar w:fldCharType="begin"/>
      </w:r>
      <w:r w:rsidR="00927170">
        <w:rPr>
          <w:rFonts w:ascii="Times New Roman" w:hAnsi="Times New Roman" w:cs="Times New Roman"/>
          <w:sz w:val="24"/>
          <w:szCs w:val="24"/>
        </w:rPr>
        <w:instrText xml:space="preserve"> ADDIN ZOTERO_ITEM CSL_CITATION {"citationID":"yQIp018o","properties":{"formattedCitation":"\\super 17\\nosupersub{}","plainCitation":"17","noteIndex":0},"citationItems":[{"id":945,"uris":["http://zotero.org/users/878981/items/FH46N624"],"uri":["http://zotero.org/users/878981/items/FH46N624"],"itemData":{"id":945,"type":"article-journal","abstract":"The authors predict biodiversity loss under potential future agricultural change. Agricultural expansion threatens species richness and abundance worldwide (up to one-third in some areas), often&amp;nbsp;with little overlap between protected areas and high-risk expansion areas.","container-title":"Nature Ecology &amp; Evolution","DOI":"10.1038/s41559-017-0234-3","ISSN":"2397-334X","issue":"8","language":"en","note":"number: 8\npublisher: Nature Publishing Group","page":"1129-1135","source":"www.nature.com","title":"Biodiversity at risk under future cropland expansion and intensification","volume":"1","author":[{"family":"Kehoe","given":"Laura"},{"family":"Romero-Muñoz","given":"Alfredo"},{"family":"Polaina","given":"Ester"},{"family":"Estes","given":"Lyndon"},{"family":"Kreft","given":"Holger"},{"family":"Kuemmerle","given":"Tobias"}],"issued":{"date-parts":[["2017",8]]}}}],"schema":"https://github.com/citation-style-language/schema/raw/master/csl-citation.json"} </w:instrText>
      </w:r>
      <w:r>
        <w:rPr>
          <w:rFonts w:ascii="Times New Roman" w:hAnsi="Times New Roman" w:cs="Times New Roman"/>
          <w:sz w:val="24"/>
          <w:szCs w:val="24"/>
        </w:rPr>
        <w:fldChar w:fldCharType="separate"/>
      </w:r>
      <w:r w:rsidR="00927170" w:rsidRPr="00927170">
        <w:rPr>
          <w:rFonts w:ascii="Times New Roman" w:hAnsi="Times New Roman" w:cs="Times New Roman"/>
          <w:sz w:val="24"/>
          <w:szCs w:val="24"/>
          <w:vertAlign w:val="superscript"/>
        </w:rPr>
        <w:t>17</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009C5925">
        <w:rPr>
          <w:rFonts w:ascii="Times New Roman" w:hAnsi="Times New Roman" w:cs="Times New Roman"/>
          <w:sz w:val="24"/>
          <w:szCs w:val="24"/>
        </w:rPr>
        <w:t xml:space="preserve">This is based on </w:t>
      </w:r>
      <w:r w:rsidR="00150A5D" w:rsidRPr="008C2AA1">
        <w:rPr>
          <w:rFonts w:ascii="Times New Roman" w:hAnsi="Times New Roman" w:cs="Times New Roman"/>
          <w:sz w:val="24"/>
          <w:szCs w:val="24"/>
        </w:rPr>
        <w:t>a global land systems map fo</w:t>
      </w:r>
      <w:r w:rsidR="00150A5D">
        <w:rPr>
          <w:rFonts w:ascii="Times New Roman" w:hAnsi="Times New Roman" w:cs="Times New Roman"/>
          <w:sz w:val="24"/>
          <w:szCs w:val="24"/>
        </w:rPr>
        <w:t>r the year 2000</w:t>
      </w:r>
      <w:r w:rsidR="0023192A">
        <w:rPr>
          <w:rFonts w:ascii="Times New Roman" w:hAnsi="Times New Roman" w:cs="Times New Roman"/>
          <w:sz w:val="24"/>
          <w:szCs w:val="24"/>
        </w:rPr>
        <w:fldChar w:fldCharType="begin"/>
      </w:r>
      <w:r w:rsidR="00B90F36">
        <w:rPr>
          <w:rFonts w:ascii="Times New Roman" w:hAnsi="Times New Roman" w:cs="Times New Roman"/>
          <w:sz w:val="24"/>
          <w:szCs w:val="24"/>
        </w:rPr>
        <w:instrText xml:space="preserve"> ADDIN ZOTERO_ITEM CSL_CITATION {"citationID":"fELINR94","properties":{"formattedCitation":"\\super 36\\nosupersub{}","plainCitation":"36","noteIndex":0},"citationItems":[{"id":944,"uris":["http://zotero.org/users/878981/items/M7N9GLJK"],"uri":["http://zotero.org/users/878981/items/M7N9GLJK"],"itemData":{"id":944,"type":"article-journal","abstract":"Current global scale land-change models used for integrated assessments and climate modeling are based on classifications of land cover. However, land-use management intensity and livestock keeping are also important aspects of land use, and are an integrated part of land systems. This article aims to classify, map, and to characterize Land Systems (LS) at a global scale and analyze the spatial determinants of these systems. Besides proposing such a classification, the article tests if global assessments can be based on globally uniform allocation rules. Land cover, livestock, and agricultural intensity data are used to map LS using a hierarchical classification method. Logistic regressions are used to analyze variation in spatial determinants of LS. The analysis of the spatial determinants of LS indicates strong associations between LS and a range of socioeconomic and biophysical indicators of human-environment interactions. The set of identified spatial determinants of a LS differs among regions and scales, especially for (mosaic) cropland systems, grassland systems with livestock, and settlements. (Semi-)Natural LS have more similar spatial determinants across regions and scales. Using LS in global models is expected to result in a more accurate representation of land use capturing important aspects of land systems and land architecture: the variation in land cover and the link between land-use intensity and landscape composition. Because the set of most important spatial determinants of LS varies among regions and scales, land-change models that include the human drivers of land change are best parameterized at sub-global level, where similar biophysical, socioeconomic and cultural conditions prevail in the specific regions.","container-title":"Global Change Biology","DOI":"10.1111/j.1365-2486.2012.02759.x","ISSN":"1365-2486","issue":"10","language":"en","note":"_eprint: https://onlinelibrary.wiley.com/doi/pdf/10.1111/j.1365-2486.2012.02759.x","page":"3125-3148","source":"Wiley Online Library","title":"A Land System representation for global assessments and land-use modeling","volume":"18","author":[{"family":"Asselen","given":"Sanneke","dropping-particle":"van"},{"family":"Verburg","given":"Peter H."}],"issued":{"date-parts":[["2012"]]}}}],"schema":"https://github.com/citation-style-language/schema/raw/master/csl-citation.json"} </w:instrText>
      </w:r>
      <w:r w:rsidR="0023192A">
        <w:rPr>
          <w:rFonts w:ascii="Times New Roman" w:hAnsi="Times New Roman" w:cs="Times New Roman"/>
          <w:sz w:val="24"/>
          <w:szCs w:val="24"/>
        </w:rPr>
        <w:fldChar w:fldCharType="separate"/>
      </w:r>
      <w:r w:rsidR="00B90F36" w:rsidRPr="00B90F36">
        <w:rPr>
          <w:rFonts w:ascii="Times New Roman" w:hAnsi="Times New Roman" w:cs="Times New Roman"/>
          <w:sz w:val="24"/>
          <w:szCs w:val="24"/>
          <w:vertAlign w:val="superscript"/>
        </w:rPr>
        <w:t>36</w:t>
      </w:r>
      <w:r w:rsidR="0023192A">
        <w:rPr>
          <w:rFonts w:ascii="Times New Roman" w:hAnsi="Times New Roman" w:cs="Times New Roman"/>
          <w:sz w:val="24"/>
          <w:szCs w:val="24"/>
        </w:rPr>
        <w:fldChar w:fldCharType="end"/>
      </w:r>
      <w:r w:rsidR="00150A5D">
        <w:rPr>
          <w:rFonts w:ascii="Times New Roman" w:hAnsi="Times New Roman" w:cs="Times New Roman"/>
          <w:sz w:val="24"/>
          <w:szCs w:val="24"/>
        </w:rPr>
        <w:t xml:space="preserve"> </w:t>
      </w:r>
      <w:r w:rsidR="009C5925">
        <w:rPr>
          <w:rFonts w:ascii="Times New Roman" w:hAnsi="Times New Roman" w:cs="Times New Roman"/>
          <w:sz w:val="24"/>
          <w:szCs w:val="24"/>
        </w:rPr>
        <w:t>at a 9.25</w:t>
      </w:r>
      <w:ins w:id="145" w:author="Joe Bennett" w:date="2020-08-12T10:43:00Z">
        <w:r w:rsidR="00EC2045">
          <w:rPr>
            <w:rFonts w:ascii="Times New Roman" w:hAnsi="Times New Roman" w:cs="Times New Roman"/>
            <w:sz w:val="24"/>
            <w:szCs w:val="24"/>
          </w:rPr>
          <w:t xml:space="preserve"> </w:t>
        </w:r>
      </w:ins>
      <w:r w:rsidR="009C5925">
        <w:rPr>
          <w:rFonts w:ascii="Times New Roman" w:hAnsi="Times New Roman" w:cs="Times New Roman"/>
          <w:sz w:val="24"/>
          <w:szCs w:val="24"/>
        </w:rPr>
        <w:t>km</w:t>
      </w:r>
      <w:r w:rsidR="009C5925" w:rsidRPr="00EC2045">
        <w:rPr>
          <w:rFonts w:ascii="Times New Roman" w:hAnsi="Times New Roman" w:cs="Times New Roman"/>
          <w:sz w:val="24"/>
          <w:szCs w:val="24"/>
          <w:vertAlign w:val="superscript"/>
          <w:rPrChange w:id="146" w:author="Joe Bennett" w:date="2020-08-12T10:44:00Z">
            <w:rPr>
              <w:rFonts w:ascii="Times New Roman" w:hAnsi="Times New Roman" w:cs="Times New Roman"/>
              <w:sz w:val="24"/>
              <w:szCs w:val="24"/>
            </w:rPr>
          </w:rPrChange>
        </w:rPr>
        <w:t>2</w:t>
      </w:r>
      <w:r w:rsidR="009C5925">
        <w:rPr>
          <w:rFonts w:ascii="Times New Roman" w:hAnsi="Times New Roman" w:cs="Times New Roman"/>
          <w:sz w:val="24"/>
          <w:szCs w:val="24"/>
        </w:rPr>
        <w:t xml:space="preserve"> resolution, but makes use of the most recent land-cover and land-use datasets and has a finer resolution of 1</w:t>
      </w:r>
      <w:ins w:id="147" w:author="Joe Bennett" w:date="2020-08-12T10:44:00Z">
        <w:r w:rsidR="00EC2045">
          <w:rPr>
            <w:rFonts w:ascii="Times New Roman" w:hAnsi="Times New Roman" w:cs="Times New Roman"/>
            <w:sz w:val="24"/>
            <w:szCs w:val="24"/>
          </w:rPr>
          <w:t xml:space="preserve"> </w:t>
        </w:r>
      </w:ins>
      <w:r w:rsidR="009C5925">
        <w:rPr>
          <w:rFonts w:ascii="Times New Roman" w:hAnsi="Times New Roman" w:cs="Times New Roman"/>
          <w:sz w:val="24"/>
          <w:szCs w:val="24"/>
        </w:rPr>
        <w:t>km</w:t>
      </w:r>
      <w:r w:rsidR="009C5925" w:rsidRPr="00EC2045">
        <w:rPr>
          <w:rFonts w:ascii="Times New Roman" w:hAnsi="Times New Roman" w:cs="Times New Roman"/>
          <w:sz w:val="24"/>
          <w:szCs w:val="24"/>
          <w:vertAlign w:val="superscript"/>
          <w:rPrChange w:id="148" w:author="Joe Bennett" w:date="2020-08-12T10:44:00Z">
            <w:rPr>
              <w:rFonts w:ascii="Times New Roman" w:hAnsi="Times New Roman" w:cs="Times New Roman"/>
              <w:sz w:val="24"/>
              <w:szCs w:val="24"/>
            </w:rPr>
          </w:rPrChange>
        </w:rPr>
        <w:t>2</w:t>
      </w:r>
      <w:r w:rsidR="009C5925">
        <w:rPr>
          <w:rFonts w:ascii="Times New Roman" w:hAnsi="Times New Roman" w:cs="Times New Roman"/>
          <w:sz w:val="24"/>
          <w:szCs w:val="24"/>
        </w:rPr>
        <w:t xml:space="preserve">. </w:t>
      </w:r>
      <w:r w:rsidR="002A59D9">
        <w:rPr>
          <w:rFonts w:ascii="Times New Roman" w:hAnsi="Times New Roman" w:cs="Times New Roman"/>
          <w:sz w:val="24"/>
          <w:szCs w:val="24"/>
        </w:rPr>
        <w:t>Kehoe et al.</w:t>
      </w:r>
      <w:r w:rsidR="002A59D9">
        <w:rPr>
          <w:rFonts w:ascii="Times New Roman" w:hAnsi="Times New Roman" w:cs="Times New Roman"/>
          <w:sz w:val="24"/>
          <w:szCs w:val="24"/>
        </w:rPr>
        <w:fldChar w:fldCharType="begin"/>
      </w:r>
      <w:r w:rsidR="00927170">
        <w:rPr>
          <w:rFonts w:ascii="Times New Roman" w:hAnsi="Times New Roman" w:cs="Times New Roman"/>
          <w:sz w:val="24"/>
          <w:szCs w:val="24"/>
        </w:rPr>
        <w:instrText xml:space="preserve"> ADDIN ZOTERO_ITEM CSL_CITATION {"citationID":"oDhXaXAz","properties":{"formattedCitation":"\\super 17\\nosupersub{}","plainCitation":"17","noteIndex":0},"citationItems":[{"id":945,"uris":["http://zotero.org/users/878981/items/FH46N624"],"uri":["http://zotero.org/users/878981/items/FH46N624"],"itemData":{"id":945,"type":"article-journal","abstract":"The authors predict biodiversity loss under potential future agricultural change. Agricultural expansion threatens species richness and abundance worldwide (up to one-third in some areas), often&amp;nbsp;with little overlap between protected areas and high-risk expansion areas.","container-title":"Nature Ecology &amp; Evolution","DOI":"10.1038/s41559-017-0234-3","ISSN":"2397-334X","issue":"8","language":"en","note":"number: 8\npublisher: Nature Publishing Group","page":"1129-1135","source":"www.nature.com","title":"Biodiversity at risk under future cropland expansion and intensification","volume":"1","author":[{"family":"Kehoe","given":"Laura"},{"family":"Romero-Muñoz","given":"Alfredo"},{"family":"Polaina","given":"Ester"},{"family":"Estes","given":"Lyndon"},{"family":"Kreft","given":"Holger"},{"family":"Kuemmerle","given":"Tobias"}],"issued":{"date-parts":[["2017",8]]}}}],"schema":"https://github.com/citation-style-language/schema/raw/master/csl-citation.json"} </w:instrText>
      </w:r>
      <w:r w:rsidR="002A59D9">
        <w:rPr>
          <w:rFonts w:ascii="Times New Roman" w:hAnsi="Times New Roman" w:cs="Times New Roman"/>
          <w:sz w:val="24"/>
          <w:szCs w:val="24"/>
        </w:rPr>
        <w:fldChar w:fldCharType="separate"/>
      </w:r>
      <w:r w:rsidR="00927170" w:rsidRPr="00927170">
        <w:rPr>
          <w:rFonts w:ascii="Times New Roman" w:hAnsi="Times New Roman" w:cs="Times New Roman"/>
          <w:sz w:val="24"/>
          <w:szCs w:val="24"/>
          <w:vertAlign w:val="superscript"/>
        </w:rPr>
        <w:t>17</w:t>
      </w:r>
      <w:r w:rsidR="002A59D9">
        <w:rPr>
          <w:rFonts w:ascii="Times New Roman" w:hAnsi="Times New Roman" w:cs="Times New Roman"/>
          <w:sz w:val="24"/>
          <w:szCs w:val="24"/>
        </w:rPr>
        <w:fldChar w:fldCharType="end"/>
      </w:r>
      <w:r w:rsidR="002A59D9">
        <w:rPr>
          <w:rFonts w:ascii="Times New Roman" w:hAnsi="Times New Roman" w:cs="Times New Roman"/>
          <w:sz w:val="24"/>
          <w:szCs w:val="24"/>
        </w:rPr>
        <w:t xml:space="preserve"> further estimated the impact of land use and land use intensity on biodiversity, with data originating from the PREDICTS project</w:t>
      </w:r>
      <w:r w:rsidR="002A59D9">
        <w:rPr>
          <w:rFonts w:ascii="Times New Roman" w:hAnsi="Times New Roman" w:cs="Times New Roman"/>
          <w:sz w:val="24"/>
          <w:szCs w:val="24"/>
        </w:rPr>
        <w:fldChar w:fldCharType="begin"/>
      </w:r>
      <w:r w:rsidR="00B90F36">
        <w:rPr>
          <w:rFonts w:ascii="Times New Roman" w:hAnsi="Times New Roman" w:cs="Times New Roman"/>
          <w:sz w:val="24"/>
          <w:szCs w:val="24"/>
        </w:rPr>
        <w:instrText xml:space="preserve"> ADDIN ZOTERO_ITEM CSL_CITATION {"citationID":"sfChOwLU","properties":{"formattedCitation":"\\super 37\\nosupersub{}","plainCitation":"37","noteIndex":0},"citationItems":[{"id":1156,"uris":["http://zotero.org/users/878981/items/W34RX56P"],"uri":["http://zotero.org/users/878981/items/W34RX56P"],"itemData":{"id":1156,"type":"article-journal","container-title":"Ecology and Evolution","DOI":"10.1002/ece3.1303","ISSN":"20457758","issue":"24","page":"4701-4735","title":"The PREDICTS database: a global database of how local terrestrial biodiversity responds to human impacts","volume":"4","author":[{"family":"Hudson","given":"Lawrence N."},{"family":"Newbold","given":"Tim"},{"family":"Contu","given":"Sara"},{"family":"Hill","given":"Samantha L. L."},{"family":"Lysenko","given":"Igor"},{"family":"De Palma","given":"Adriana"},{"family":"Phillips","given":"Helen R. P."},{"family":"Senior","given":"Rebecca A."},{"family":"Bennett","given":"Dominic J."},{"family":"Booth","given":"Hollie"},{"family":"Choimes","given":"Argyrios"},{"family":"Correia","given":"David L. P."},{"family":"Day","given":"Julie"},{"family":"Echeverría-Londoño","given":"Susy"},{"family":"Garon","given":"Morgan"},{"family":"Harrison","given":"Michelle L. K."},{"family":"Ingram","given":"Daniel J."},{"family":"Jung","given":"Martin"},{"family":"Kemp","given":"Victoria"},{"family":"Kirkpatrick","given":"Lucinda"},{"family":"Martin","given":"Callum D."},{"family":"Pan","given":"Yuan"},{"family":"White","given":"Hannah J."},{"family":"Aben","given":"Job"},{"family":"Abrahamczyk","given":"Stefan"},{"family":"Adum","given":"Gilbert B."},{"family":"Aguilar-Barquero","given":"Virginia"},{"family":"Aizen","given":"Marcelo A."},{"family":"Ancrenaz","given":"Marc"},{"family":"Arbeláez-Cortés","given":"Enrique"},{"family":"Armbrecht","given":"Inge"},{"family":"Azhar","given":"Badrul"},{"family":"Azpiroz","given":"Adrián B."},{"family":"Baeten","given":"Lander"},{"family":"Báldi","given":"András"},{"family":"Banks","given":"John E."},{"family":"Barlow","given":"Jos"},{"family":"Batáry","given":"Péter"},{"family":"Bates","given":"Adam J."},{"family":"Bayne","given":"Erin M."},{"family":"Beja","given":"Pedro"},{"family":"Berg","given":"Åke"},{"family":"Berry","given":"Nicholas J."},{"family":"Bicknell","given":"Jake E."},{"family":"Bihn","given":"Jochen H."},{"family":"Böhning-Gaese","given":"Katrin"},{"family":"Boekhout","given":"Teun"},{"family":"Boutin","given":"Céline"},{"family":"Bouyer","given":"Jérémy"},{"family":"Brearley","given":"Francis Q."},{"family":"Brito","given":"Isabel"},{"family":"Brunet","given":"Jörg"},{"family":"Buczkowski","given":"Grzegorz"},{"family":"Buscardo","given":"Erika"},{"family":"Cabra-García","given":"Jimmy"},{"family":"Calviño-Cancela","given":"María"},{"family":"Cameron","given":"Sydney A."},{"family":"Cancello","given":"Eliana M."},{"family":"Carrijo","given":"Tiago F."},{"family":"Carvalho","given":"Anelena L."},{"family":"Castro","given":"Helena"},{"family":"Castro-Luna","given":"Alejandro A."},{"family":"Cerda","given":"Rolando"},{"family":"Cerezo","given":"Alexis"},{"family":"Chauvat","given":"Matthieu"},{"family":"Clarke","given":"Frank M."},{"family":"Cleary","given":"Daniel F. R."},{"family":"Connop","given":"Stuart P."},{"family":"D'Aniello","given":"Biagio"},{"family":"Silva","given":"Pedro Giovâni","non-dropping-particle":"da"},{"family":"Darvill","given":"Ben"},{"family":"Dauber","given":"Jens"},{"family":"Dejean","given":"Alain"},{"family":"Diekötter","given":"Tim"},{"family":"Dominguez-Haydar","given":"Yamileth"},{"family":"Dormann","given":"Carsten F."},{"family":"Dumont","given":"Bertrand"},{"family":"Dures","given":"Simon G."},{"family":"Dynesius","given":"Mats"},{"family":"Edenius","given":"Lars"},{"family":"Elek","given":"Zoltán"},{"family":"Entling","given":"Martin H."},{"family":"Farwig","given":"Nina"},{"family":"Fayle","given":"Tom M."},{"family":"Felicioli","given":"Antonio"},{"family":"Felton","given":"Annika M."},{"family":"Ficetola","given":"Gentile F."},{"family":"Filgueiras","given":"Bruno K. C."},{"family":"Fonte","given":"Steven J."},{"family":"Fraser","given":"Lauchlan H."},{"family":"Fukuda","given":"Daisuke"},{"family":"Furlani","given":"Dario"},{"family":"Ganzhorn","given":"Jörg U."},{"family":"Garden","given":"Jenni G."},{"family":"Gheler-Costa","given":"Carla"},{"family":"Giordani","given":"Paolo"},{"family":"Giordano","given":"Simonetta"},{"family":"Gottschalk","given":"Marco S."},{"family":"Goulson","given":"Dave"},{"family":"Gove","given":"Aaron D."},{"family":"Grogan","given":"James"},{"family":"Hanley","given":"Mick E."},{"family":"Hanson","given":"Thor"},{"family":"Hashim","given":"Nor R."},{"family":"Hawes","given":"Joseph E."},{"family":"Hébert","given":"Christian"},{"family":"Helden","given":"Alvin J."},{"family":"Henden","given":"John-André"},{"family":"Hernández","given":"Lionel"},{"family":"Herzog","given":"Felix"},{"family":"Higuera-Diaz","given":"Diego"},{"family":"Hilje","given":"Branko"},{"family":"Horgan","given":"Finbarr G."},{"family":"Horváth","given":"Roland"},{"family":"Hylander","given":"Kristoffer"},{"family":"Isaacs-Cubides","given":"Paola"},{"family":"Ishitani","given":"Masahiro"},{"family":"Jacobs","given":"Carmen T."},{"family":"Jaramillo","given":"Víctor J."},{"family":"Jauker","given":"Birgit"},{"family":"Jonsell","given":"Mats"},{"family":"Jung","given":"Thomas S."},{"family":"Kapoor","given":"Vena"},{"family":"Kati","given":"Vassiliki"},{"family":"Katovai","given":"Eric"},{"family":"Kessler","given":"Michael"},{"family":"Knop","given":"Eva"},{"family":"Kolb","given":"Annette"},{"family":"Kőrösi","given":"Ádám"},{"family":"Lachat","given":"Thibault"},{"family":"Lantschner","given":"Victoria"},{"family":"Le Féon","given":"Violette"},{"family":"LeBuhn","given":"Gretchen"},{"family":"Légaré","given":"Jean-Philippe"},{"family":"Letcher","given":"Susan G."},{"family":"Littlewood","given":"Nick A."},{"family":"López-Quintero","given":"Carlos A."},{"family":"Louhaichi","given":"Mounir"},{"family":"Lövei","given":"Gabor L."},{"family":"Lucas-Borja","given":"Manuel Esteban"},{"family":"Luja","given":"Victor H."},{"family":"Maeto","given":"Kaoru"},{"family":"Magura","given":"Tibor"},{"family":"Mallari","given":"Neil Aldrin"},{"family":"Marin-Spiotta","given":"Erika"},{"family":"Marshall","given":"E. J. P."},{"family":"Martínez","given":"Eliana"},{"family":"Mayfield","given":"Margaret M."},{"family":"Mikusinski","given":"Grzegorz"},{"family":"Milder","given":"Jeffrey C."},{"family":"Miller","given":"James R."},{"family":"Morales","given":"Carolina L."},{"family":"Muchane","given":"Mary N."},{"family":"Muchane","given":"Muchai"},{"family":"Naidoo","given":"Robin"},{"family":"Nakamura","given":"Akihiro"},{"family":"Naoe","given":"Shoji"},{"family":"Nates-Parra","given":"Guiomar"},{"family":"Navarrete Gutierrez","given":"Dario A."},{"family":"Neuschulz","given":"Eike L."},{"family":"Noreika","given":"Norbertas"},{"family":"Norfolk","given":"Olivia"},{"family":"Noriega","given":"Jorge Ari"},{"family":"Nöske","given":"Nicole M."},{"family":"O'Dea","given":"Niall"},{"family":"Oduro","given":"William"},{"family":"Ofori-Boateng","given":"Caleb"},{"family":"Oke","given":"Chris O."},{"family":"Osgathorpe","given":"Lynne M."},{"family":"Paritsis","given":"Juan"},{"family":"Parra-H","given":"Alejandro"},{"family":"Pelegrin","given":"Nicolás"},{"family":"Peres","given":"Carlos A."},{"family":"Persson","given":"Anna S."},{"family":"Petanidou","given":"Theodora"},{"family":"Phalan","given":"Ben"},{"family":"Philips","given":"T. Keith"},{"family":"Poveda","given":"Katja"},{"family":"Power","given":"Eileen F."},{"family":"Presley","given":"Steven J."},{"family":"Proença","given":"Vânia"},{"family":"Quaranta","given":"Marino"},{"family":"Quintero","given":"Carolina"},{"family":"Redpath-Downing","given":"Nicola A."},{"family":"Reid","given":"J. Leighton"},{"family":"Reis","given":"Yana T."},{"family":"Ribeiro","given":"Danilo B."},{"family":"Richardson","given":"Barbara A."},{"family":"Richardson","given":"Michael J."},{"family":"Robles","given":"Carolina A."},{"family":"Römbke","given":"Jörg"},{"family":"Romero-Duque","given":"Luz Piedad"},{"family":"Rosselli","given":"Loreta"},{"family":"Rossiter","given":"Stephen J."},{"family":"Roulston","given":"T'ai H."},{"family":"Rousseau","given":"Laurent"},{"family":"Sadler","given":"Jonathan P."},{"family":"Sáfián","given":"Szabolcs"},{"family":"Saldaña-Vázquez","given":"Romeo A."},{"family":"Samnegård","given":"Ulrika"},{"family":"Schüepp","given":"Christof"},{"family":"Schweiger","given":"Oliver"},{"family":"Sedlock","given":"Jodi L."},{"family":"Shahabuddin","given":"Ghazala"},{"family":"Sheil","given":"Douglas"},{"family":"Silva","given":"Fernando A. B."},{"family":"Slade","given":"Eleanor M."},{"family":"Smith-Pardo","given":"Allan H."},{"family":"Sodhi","given":"Navjot S."},{"family":"Somarriba","given":"Eduardo J."},{"family":"Sosa","given":"Ramón A."},{"family":"Stout","given":"Jane C."},{"family":"Struebig","given":"Matthew J."},{"family":"Sung","given":"Yik-Hei"},{"family":"Threlfall","given":"Caragh G."},{"family":"Tonietto","given":"Rebecca"},{"family":"Tóthmérész","given":"Béla"},{"family":"Tscharntke","given":"Teja"},{"family":"Turner","given":"Edgar C."},{"family":"Tylianakis","given":"Jason M."},{"family":"Vanbergen","given":"Adam J."},{"family":"Vassilev","given":"Kiril"},{"family":"Verboven","given":"Hans A. F."},{"family":"Vergara","given":"Carlos H."},{"family":"Vergara","given":"Pablo M."},{"family":"Verhulst","given":"Jort"},{"family":"Walker","given":"Tony R."},{"family":"Wang","given":"Yanping"},{"family":"Watling","given":"James I."},{"family":"Wells","given":"Konstans"},{"family":"Williams","given":"Christopher D."},{"family":"Willig","given":"Michael R."},{"family":"Woinarski","given":"John C. Z."},{"family":"Wolf","given":"Jan H. D."},{"family":"Woodcock","given":"Ben A."},{"family":"Yu","given":"Douglas W."},{"family":"Zaitsev","given":"Andrey S."},{"family":"Collen","given":"Ben"},{"family":"Ewers","given":"Rob M."},{"family":"Mace","given":"Georgina M."},{"family":"Purves","given":"Drew W."},{"family":"Scharlemann","given":"Jörn P. W."},{"family":"Purvis","given":"Andy"}],"issued":{"date-parts":[["2014",12]]}}}],"schema":"https://github.com/citation-style-language/schema/raw/master/csl-citation.json"} </w:instrText>
      </w:r>
      <w:r w:rsidR="002A59D9">
        <w:rPr>
          <w:rFonts w:ascii="Times New Roman" w:hAnsi="Times New Roman" w:cs="Times New Roman"/>
          <w:sz w:val="24"/>
          <w:szCs w:val="24"/>
        </w:rPr>
        <w:fldChar w:fldCharType="separate"/>
      </w:r>
      <w:r w:rsidR="00B90F36" w:rsidRPr="00B90F36">
        <w:rPr>
          <w:rFonts w:ascii="Times New Roman" w:hAnsi="Times New Roman" w:cs="Times New Roman"/>
          <w:sz w:val="24"/>
          <w:szCs w:val="24"/>
          <w:vertAlign w:val="superscript"/>
        </w:rPr>
        <w:t>37</w:t>
      </w:r>
      <w:r w:rsidR="002A59D9">
        <w:rPr>
          <w:rFonts w:ascii="Times New Roman" w:hAnsi="Times New Roman" w:cs="Times New Roman"/>
          <w:sz w:val="24"/>
          <w:szCs w:val="24"/>
        </w:rPr>
        <w:fldChar w:fldCharType="end"/>
      </w:r>
      <w:r w:rsidR="002A59D9">
        <w:rPr>
          <w:rFonts w:ascii="Times New Roman" w:hAnsi="Times New Roman" w:cs="Times New Roman"/>
          <w:sz w:val="24"/>
          <w:szCs w:val="24"/>
        </w:rPr>
        <w:t xml:space="preserve">. </w:t>
      </w:r>
      <w:r w:rsidR="00CD3BA6">
        <w:rPr>
          <w:rFonts w:ascii="Times New Roman" w:hAnsi="Times New Roman" w:cs="Times New Roman"/>
          <w:sz w:val="24"/>
          <w:szCs w:val="24"/>
        </w:rPr>
        <w:t>They first matched their land-systems classes to varying intensity levels for each land-use type (for detailed conversion table, see ref</w:t>
      </w:r>
      <w:r w:rsidR="00CD3BA6">
        <w:rPr>
          <w:rFonts w:ascii="Times New Roman" w:hAnsi="Times New Roman" w:cs="Times New Roman"/>
          <w:sz w:val="24"/>
          <w:szCs w:val="24"/>
        </w:rPr>
        <w:fldChar w:fldCharType="begin"/>
      </w:r>
      <w:r w:rsidR="00B90F36">
        <w:rPr>
          <w:rFonts w:ascii="Times New Roman" w:hAnsi="Times New Roman" w:cs="Times New Roman"/>
          <w:sz w:val="24"/>
          <w:szCs w:val="24"/>
        </w:rPr>
        <w:instrText xml:space="preserve"> ADDIN ZOTERO_ITEM CSL_CITATION {"citationID":"S8o5ym4e","properties":{"formattedCitation":"\\super 38\\nosupersub{}","plainCitation":"38","noteIndex":0},"citationItems":[{"id":943,"uris":["http://zotero.org/users/878981/items/3U9VHLJ8"],"uri":["http://zotero.org/users/878981/items/3U9VHLJ8"],"itemData":{"id":943,"type":"article-journal","abstract":"Analysis of a global data set of local biodiversity comparisons reveals an average 13.6% reduction in species richness and 10.7% reduction in abundance as a result of past human land use, and projections based on these data under a business-as-usual land-use scenario predict further substantial loss this century, unless strong mitigation efforts are undertaken to reverse the effects.","container-title":"Nature","DOI":"10.1038/nature14324","ISSN":"1476-4687","issue":"7545","language":"en","note":"number: 7545\npublisher: Nature Publishing Group","page":"45-50","source":"www.nature.com","title":"Global effects of land use on local terrestrial biodiversity","volume":"520","author":[{"family":"Newbold","given":"Tim"},{"family":"Hudson","given":"Lawrence N."},{"family":"Hill","given":"Samantha L. L."},{"family":"Contu","given":"Sara"},{"family":"Lysenko","given":"Igor"},{"family":"Senior","given":"Rebecca A."},{"family":"Börger","given":"Luca"},{"family":"Bennett","given":"Dominic J."},{"family":"Choimes","given":"Argyrios"},{"family":"Collen","given":"Ben"},{"family":"Day","given":"Julie"},{"family":"De Palma","given":"Adriana"},{"family":"Díaz","given":"Sandra"},{"family":"Echeverria-Londoño","given":"Susy"},{"family":"Edgar","given":"Melanie J."},{"family":"Feldman","given":"Anat"},{"family":"Garon","given":"Morgan"},{"family":"Harrison","given":"Michelle L. K."},{"family":"Alhusseini","given":"Tamera"},{"family":"Ingram","given":"Daniel J."},{"family":"Itescu","given":"Yuval"},{"family":"Kattge","given":"Jens"},{"family":"Kemp","given":"Victoria"},{"family":"Kirkpatrick","given":"Lucinda"},{"family":"Kleyer","given":"Michael"},{"family":"Correia","given":"David Laginha Pinto"},{"family":"Martin","given":"Callum D."},{"family":"Meiri","given":"Shai"},{"family":"Novosolov","given":"Maria"},{"family":"Pan","given":"Yuan"},{"family":"Phillips","given":"Helen R. P."},{"family":"Purves","given":"Drew W."},{"family":"Robinson","given":"Alexandra"},{"family":"Simpson","given":"Jake"},{"family":"Tuck","given":"Sean L."},{"family":"Weiher","given":"Evan"},{"family":"White","given":"Hannah J."},{"family":"Ewers","given":"Robert M."},{"family":"Mace","given":"Georgina M."},{"family":"Scharlemann","given":"Jörn P. W."},{"family":"Purvis","given":"Andy"}],"issued":{"date-parts":[["2015",4]]}}}],"schema":"https://github.com/citation-style-language/schema/raw/master/csl-citation.json"} </w:instrText>
      </w:r>
      <w:r w:rsidR="00CD3BA6">
        <w:rPr>
          <w:rFonts w:ascii="Times New Roman" w:hAnsi="Times New Roman" w:cs="Times New Roman"/>
          <w:sz w:val="24"/>
          <w:szCs w:val="24"/>
        </w:rPr>
        <w:fldChar w:fldCharType="separate"/>
      </w:r>
      <w:r w:rsidR="00B90F36" w:rsidRPr="00B90F36">
        <w:rPr>
          <w:rFonts w:ascii="Times New Roman" w:hAnsi="Times New Roman" w:cs="Times New Roman"/>
          <w:sz w:val="24"/>
          <w:szCs w:val="24"/>
          <w:vertAlign w:val="superscript"/>
        </w:rPr>
        <w:t>38</w:t>
      </w:r>
      <w:r w:rsidR="00CD3BA6">
        <w:rPr>
          <w:rFonts w:ascii="Times New Roman" w:hAnsi="Times New Roman" w:cs="Times New Roman"/>
          <w:sz w:val="24"/>
          <w:szCs w:val="24"/>
        </w:rPr>
        <w:fldChar w:fldCharType="end"/>
      </w:r>
      <w:r w:rsidR="00CD3BA6">
        <w:rPr>
          <w:rFonts w:ascii="Times New Roman" w:hAnsi="Times New Roman" w:cs="Times New Roman"/>
          <w:sz w:val="24"/>
          <w:szCs w:val="24"/>
        </w:rPr>
        <w:t xml:space="preserve">). </w:t>
      </w:r>
      <w:r w:rsidR="0082332F" w:rsidRPr="0082332F">
        <w:rPr>
          <w:rFonts w:ascii="Times New Roman" w:hAnsi="Times New Roman" w:cs="Times New Roman"/>
          <w:sz w:val="24"/>
          <w:szCs w:val="24"/>
        </w:rPr>
        <w:t xml:space="preserve">This allowed </w:t>
      </w:r>
      <w:r w:rsidR="00B7603D">
        <w:rPr>
          <w:rFonts w:ascii="Times New Roman" w:hAnsi="Times New Roman" w:cs="Times New Roman"/>
          <w:sz w:val="24"/>
          <w:szCs w:val="24"/>
        </w:rPr>
        <w:t xml:space="preserve">Kehoe et al. </w:t>
      </w:r>
      <w:r w:rsidR="0082332F" w:rsidRPr="0082332F">
        <w:rPr>
          <w:rFonts w:ascii="Times New Roman" w:hAnsi="Times New Roman" w:cs="Times New Roman"/>
          <w:sz w:val="24"/>
          <w:szCs w:val="24"/>
        </w:rPr>
        <w:t>to calculate average biodiversity loss per land</w:t>
      </w:r>
      <w:r w:rsidR="00B7603D">
        <w:rPr>
          <w:rFonts w:ascii="Times New Roman" w:hAnsi="Times New Roman" w:cs="Times New Roman"/>
          <w:sz w:val="24"/>
          <w:szCs w:val="24"/>
        </w:rPr>
        <w:t xml:space="preserve"> </w:t>
      </w:r>
      <w:r w:rsidR="0082332F" w:rsidRPr="0082332F">
        <w:rPr>
          <w:rFonts w:ascii="Times New Roman" w:hAnsi="Times New Roman" w:cs="Times New Roman"/>
          <w:sz w:val="24"/>
          <w:szCs w:val="24"/>
        </w:rPr>
        <w:t>system (relative to an unimpacted baseline) by taking the mean model estimates</w:t>
      </w:r>
      <w:r w:rsidR="00B7603D">
        <w:rPr>
          <w:rFonts w:ascii="Times New Roman" w:hAnsi="Times New Roman" w:cs="Times New Roman"/>
          <w:sz w:val="24"/>
          <w:szCs w:val="24"/>
        </w:rPr>
        <w:t xml:space="preserve"> </w:t>
      </w:r>
      <w:r w:rsidR="0082332F" w:rsidRPr="0082332F">
        <w:rPr>
          <w:rFonts w:ascii="Times New Roman" w:hAnsi="Times New Roman" w:cs="Times New Roman"/>
          <w:sz w:val="24"/>
          <w:szCs w:val="24"/>
        </w:rPr>
        <w:t>of biodiversity loss per land-use intensity class from previous work</w:t>
      </w:r>
      <w:r w:rsidR="0082332F">
        <w:rPr>
          <w:rFonts w:ascii="Times New Roman" w:hAnsi="Times New Roman" w:cs="Times New Roman"/>
          <w:sz w:val="24"/>
          <w:szCs w:val="24"/>
        </w:rPr>
        <w:fldChar w:fldCharType="begin"/>
      </w:r>
      <w:r w:rsidR="00B90F36">
        <w:rPr>
          <w:rFonts w:ascii="Times New Roman" w:hAnsi="Times New Roman" w:cs="Times New Roman"/>
          <w:sz w:val="24"/>
          <w:szCs w:val="24"/>
        </w:rPr>
        <w:instrText xml:space="preserve"> ADDIN ZOTERO_ITEM CSL_CITATION {"citationID":"1kLoSQ9O","properties":{"formattedCitation":"\\super 38\\nosupersub{}","plainCitation":"38","noteIndex":0},"citationItems":[{"id":943,"uris":["http://zotero.org/users/878981/items/3U9VHLJ8"],"uri":["http://zotero.org/users/878981/items/3U9VHLJ8"],"itemData":{"id":943,"type":"article-journal","abstract":"Analysis of a global data set of local biodiversity comparisons reveals an average 13.6% reduction in species richness and 10.7% reduction in abundance as a result of past human land use, and projections based on these data under a business-as-usual land-use scenario predict further substantial loss this century, unless strong mitigation efforts are undertaken to reverse the effects.","container-title":"Nature","DOI":"10.1038/nature14324","ISSN":"1476-4687","issue":"7545","language":"en","note":"number: 7545\npublisher: Nature Publishing Group","page":"45-50","source":"www.nature.com","title":"Global effects of land use on local terrestrial biodiversity","volume":"520","author":[{"family":"Newbold","given":"Tim"},{"family":"Hudson","given":"Lawrence N."},{"family":"Hill","given":"Samantha L. L."},{"family":"Contu","given":"Sara"},{"family":"Lysenko","given":"Igor"},{"family":"Senior","given":"Rebecca A."},{"family":"Börger","given":"Luca"},{"family":"Bennett","given":"Dominic J."},{"family":"Choimes","given":"Argyrios"},{"family":"Collen","given":"Ben"},{"family":"Day","given":"Julie"},{"family":"De Palma","given":"Adriana"},{"family":"Díaz","given":"Sandra"},{"family":"Echeverria-Londoño","given":"Susy"},{"family":"Edgar","given":"Melanie J."},{"family":"Feldman","given":"Anat"},{"family":"Garon","given":"Morgan"},{"family":"Harrison","given":"Michelle L. K."},{"family":"Alhusseini","given":"Tamera"},{"family":"Ingram","given":"Daniel J."},{"family":"Itescu","given":"Yuval"},{"family":"Kattge","given":"Jens"},{"family":"Kemp","given":"Victoria"},{"family":"Kirkpatrick","given":"Lucinda"},{"family":"Kleyer","given":"Michael"},{"family":"Correia","given":"David Laginha Pinto"},{"family":"Martin","given":"Callum D."},{"family":"Meiri","given":"Shai"},{"family":"Novosolov","given":"Maria"},{"family":"Pan","given":"Yuan"},{"family":"Phillips","given":"Helen R. P."},{"family":"Purves","given":"Drew W."},{"family":"Robinson","given":"Alexandra"},{"family":"Simpson","given":"Jake"},{"family":"Tuck","given":"Sean L."},{"family":"Weiher","given":"Evan"},{"family":"White","given":"Hannah J."},{"family":"Ewers","given":"Robert M."},{"family":"Mace","given":"Georgina M."},{"family":"Scharlemann","given":"Jörn P. W."},{"family":"Purvis","given":"Andy"}],"issued":{"date-parts":[["2015",4]]}}}],"schema":"https://github.com/citation-style-language/schema/raw/master/csl-citation.json"} </w:instrText>
      </w:r>
      <w:r w:rsidR="0082332F">
        <w:rPr>
          <w:rFonts w:ascii="Times New Roman" w:hAnsi="Times New Roman" w:cs="Times New Roman"/>
          <w:sz w:val="24"/>
          <w:szCs w:val="24"/>
        </w:rPr>
        <w:fldChar w:fldCharType="separate"/>
      </w:r>
      <w:r w:rsidR="00B90F36" w:rsidRPr="00B90F36">
        <w:rPr>
          <w:rFonts w:ascii="Times New Roman" w:hAnsi="Times New Roman" w:cs="Times New Roman"/>
          <w:sz w:val="24"/>
          <w:szCs w:val="24"/>
          <w:vertAlign w:val="superscript"/>
        </w:rPr>
        <w:t>38</w:t>
      </w:r>
      <w:r w:rsidR="0082332F">
        <w:rPr>
          <w:rFonts w:ascii="Times New Roman" w:hAnsi="Times New Roman" w:cs="Times New Roman"/>
          <w:sz w:val="24"/>
          <w:szCs w:val="24"/>
        </w:rPr>
        <w:fldChar w:fldCharType="end"/>
      </w:r>
      <w:r w:rsidR="0082332F" w:rsidRPr="0082332F">
        <w:rPr>
          <w:rFonts w:ascii="Times New Roman" w:hAnsi="Times New Roman" w:cs="Times New Roman"/>
          <w:sz w:val="24"/>
          <w:szCs w:val="24"/>
        </w:rPr>
        <w:t>. The result</w:t>
      </w:r>
      <w:r w:rsidR="00B7603D">
        <w:rPr>
          <w:rFonts w:ascii="Times New Roman" w:hAnsi="Times New Roman" w:cs="Times New Roman"/>
          <w:sz w:val="24"/>
          <w:szCs w:val="24"/>
        </w:rPr>
        <w:t xml:space="preserve"> </w:t>
      </w:r>
      <w:r w:rsidR="0082332F" w:rsidRPr="0082332F">
        <w:rPr>
          <w:rFonts w:ascii="Times New Roman" w:hAnsi="Times New Roman" w:cs="Times New Roman"/>
          <w:sz w:val="24"/>
          <w:szCs w:val="24"/>
        </w:rPr>
        <w:t>gives average relative biodiversity gain or loss per land system.</w:t>
      </w:r>
      <w:r w:rsidR="00927736">
        <w:rPr>
          <w:rFonts w:ascii="Times New Roman" w:hAnsi="Times New Roman" w:cs="Times New Roman"/>
          <w:sz w:val="24"/>
          <w:szCs w:val="24"/>
        </w:rPr>
        <w:t xml:space="preserve"> </w:t>
      </w:r>
      <w:r w:rsidR="008E1D95">
        <w:rPr>
          <w:rFonts w:ascii="Times New Roman" w:hAnsi="Times New Roman" w:cs="Times New Roman"/>
          <w:sz w:val="24"/>
          <w:szCs w:val="24"/>
        </w:rPr>
        <w:t>Here, we used their m</w:t>
      </w:r>
      <w:r w:rsidR="008E1D95" w:rsidRPr="008E1D95">
        <w:rPr>
          <w:rFonts w:ascii="Times New Roman" w:hAnsi="Times New Roman" w:cs="Times New Roman"/>
          <w:sz w:val="24"/>
          <w:szCs w:val="24"/>
        </w:rPr>
        <w:t>odelled mean estimates (following Newbold et al.</w:t>
      </w:r>
      <w:r w:rsidR="00B227B8">
        <w:rPr>
          <w:rFonts w:ascii="Times New Roman" w:hAnsi="Times New Roman" w:cs="Times New Roman"/>
          <w:sz w:val="24"/>
          <w:szCs w:val="24"/>
        </w:rPr>
        <w:fldChar w:fldCharType="begin"/>
      </w:r>
      <w:r w:rsidR="00B90F36">
        <w:rPr>
          <w:rFonts w:ascii="Times New Roman" w:hAnsi="Times New Roman" w:cs="Times New Roman"/>
          <w:sz w:val="24"/>
          <w:szCs w:val="24"/>
        </w:rPr>
        <w:instrText xml:space="preserve"> ADDIN ZOTERO_ITEM CSL_CITATION {"citationID":"icwme02W","properties":{"formattedCitation":"\\super 38\\nosupersub{}","plainCitation":"38","noteIndex":0},"citationItems":[{"id":943,"uris":["http://zotero.org/users/878981/items/3U9VHLJ8"],"uri":["http://zotero.org/users/878981/items/3U9VHLJ8"],"itemData":{"id":943,"type":"article-journal","abstract":"Analysis of a global data set of local biodiversity comparisons reveals an average 13.6% reduction in species richness and 10.7% reduction in abundance as a result of past human land use, and projections based on these data under a business-as-usual land-use scenario predict further substantial loss this century, unless strong mitigation efforts are undertaken to reverse the effects.","container-title":"Nature","DOI":"10.1038/nature14324","ISSN":"1476-4687","issue":"7545","language":"en","note":"number: 7545\npublisher: Nature Publishing Group","page":"45-50","source":"www.nature.com","title":"Global effects of land use on local terrestrial biodiversity","volume":"520","author":[{"family":"Newbold","given":"Tim"},{"family":"Hudson","given":"Lawrence N."},{"family":"Hill","given":"Samantha L. L."},{"family":"Contu","given":"Sara"},{"family":"Lysenko","given":"Igor"},{"family":"Senior","given":"Rebecca A."},{"family":"Börger","given":"Luca"},{"family":"Bennett","given":"Dominic J."},{"family":"Choimes","given":"Argyrios"},{"family":"Collen","given":"Ben"},{"family":"Day","given":"Julie"},{"family":"De Palma","given":"Adriana"},{"family":"Díaz","given":"Sandra"},{"family":"Echeverria-Londoño","given":"Susy"},{"family":"Edgar","given":"Melanie J."},{"family":"Feldman","given":"Anat"},{"family":"Garon","given":"Morgan"},{"family":"Harrison","given":"Michelle L. K."},{"family":"Alhusseini","given":"Tamera"},{"family":"Ingram","given":"Daniel J."},{"family":"Itescu","given":"Yuval"},{"family":"Kattge","given":"Jens"},{"family":"Kemp","given":"Victoria"},{"family":"Kirkpatrick","given":"Lucinda"},{"family":"Kleyer","given":"Michael"},{"family":"Correia","given":"David Laginha Pinto"},{"family":"Martin","given":"Callum D."},{"family":"Meiri","given":"Shai"},{"family":"Novosolov","given":"Maria"},{"family":"Pan","given":"Yuan"},{"family":"Phillips","given":"Helen R. P."},{"family":"Purves","given":"Drew W."},{"family":"Robinson","given":"Alexandra"},{"family":"Simpson","given":"Jake"},{"family":"Tuck","given":"Sean L."},{"family":"Weiher","given":"Evan"},{"family":"White","given":"Hannah J."},{"family":"Ewers","given":"Robert M."},{"family":"Mace","given":"Georgina M."},{"family":"Scharlemann","given":"Jörn P. W."},{"family":"Purvis","given":"Andy"}],"issued":{"date-parts":[["2015",4]]}}}],"schema":"https://github.com/citation-style-language/schema/raw/master/csl-citation.json"} </w:instrText>
      </w:r>
      <w:r w:rsidR="00B227B8">
        <w:rPr>
          <w:rFonts w:ascii="Times New Roman" w:hAnsi="Times New Roman" w:cs="Times New Roman"/>
          <w:sz w:val="24"/>
          <w:szCs w:val="24"/>
        </w:rPr>
        <w:fldChar w:fldCharType="separate"/>
      </w:r>
      <w:r w:rsidR="00B90F36" w:rsidRPr="00B90F36">
        <w:rPr>
          <w:rFonts w:ascii="Times New Roman" w:hAnsi="Times New Roman" w:cs="Times New Roman"/>
          <w:sz w:val="24"/>
          <w:szCs w:val="24"/>
          <w:vertAlign w:val="superscript"/>
        </w:rPr>
        <w:t>38</w:t>
      </w:r>
      <w:r w:rsidR="00B227B8">
        <w:rPr>
          <w:rFonts w:ascii="Times New Roman" w:hAnsi="Times New Roman" w:cs="Times New Roman"/>
          <w:sz w:val="24"/>
          <w:szCs w:val="24"/>
        </w:rPr>
        <w:fldChar w:fldCharType="end"/>
      </w:r>
      <w:r w:rsidR="008E1D95" w:rsidRPr="008E1D95">
        <w:rPr>
          <w:rFonts w:ascii="Times New Roman" w:hAnsi="Times New Roman" w:cs="Times New Roman"/>
          <w:sz w:val="24"/>
          <w:szCs w:val="24"/>
        </w:rPr>
        <w:t>) of relative percent biodiversity change for each Land System</w:t>
      </w:r>
      <w:r w:rsidR="00980A1F">
        <w:rPr>
          <w:rFonts w:ascii="Times New Roman" w:hAnsi="Times New Roman" w:cs="Times New Roman"/>
          <w:sz w:val="24"/>
          <w:szCs w:val="24"/>
        </w:rPr>
        <w:t xml:space="preserve"> for </w:t>
      </w:r>
      <w:r w:rsidR="004F743C">
        <w:rPr>
          <w:rFonts w:ascii="Times New Roman" w:hAnsi="Times New Roman" w:cs="Times New Roman"/>
          <w:sz w:val="24"/>
          <w:szCs w:val="24"/>
        </w:rPr>
        <w:t xml:space="preserve">species </w:t>
      </w:r>
      <w:r w:rsidR="008E1D95" w:rsidRPr="008E1D95">
        <w:rPr>
          <w:rFonts w:ascii="Times New Roman" w:hAnsi="Times New Roman" w:cs="Times New Roman"/>
          <w:sz w:val="24"/>
          <w:szCs w:val="24"/>
        </w:rPr>
        <w:t>abundance</w:t>
      </w:r>
      <w:r w:rsidR="00676D46">
        <w:rPr>
          <w:rFonts w:ascii="Times New Roman" w:hAnsi="Times New Roman" w:cs="Times New Roman"/>
          <w:sz w:val="24"/>
          <w:szCs w:val="24"/>
        </w:rPr>
        <w:t xml:space="preserve"> as a measure </w:t>
      </w:r>
      <w:r w:rsidR="00141E2A">
        <w:rPr>
          <w:rFonts w:ascii="Times New Roman" w:hAnsi="Times New Roman" w:cs="Times New Roman"/>
          <w:sz w:val="24"/>
          <w:szCs w:val="24"/>
        </w:rPr>
        <w:t xml:space="preserve">of the land-use </w:t>
      </w:r>
      <w:r w:rsidR="0031074F">
        <w:rPr>
          <w:rFonts w:ascii="Times New Roman" w:hAnsi="Times New Roman" w:cs="Times New Roman"/>
          <w:sz w:val="24"/>
          <w:szCs w:val="24"/>
        </w:rPr>
        <w:t>pressure</w:t>
      </w:r>
      <w:r w:rsidR="003C7C50">
        <w:rPr>
          <w:rFonts w:ascii="Times New Roman" w:hAnsi="Times New Roman" w:cs="Times New Roman"/>
          <w:sz w:val="24"/>
          <w:szCs w:val="24"/>
        </w:rPr>
        <w:t xml:space="preserve"> (</w:t>
      </w:r>
      <w:r w:rsidR="00F27EC2">
        <w:rPr>
          <w:rFonts w:ascii="Times New Roman" w:hAnsi="Times New Roman" w:cs="Times New Roman"/>
          <w:sz w:val="24"/>
          <w:szCs w:val="24"/>
        </w:rPr>
        <w:t>Figure S2</w:t>
      </w:r>
      <w:r w:rsidR="003C7C50">
        <w:rPr>
          <w:rFonts w:ascii="Times New Roman" w:hAnsi="Times New Roman" w:cs="Times New Roman"/>
          <w:sz w:val="24"/>
          <w:szCs w:val="24"/>
        </w:rPr>
        <w:t>).</w:t>
      </w:r>
    </w:p>
    <w:p w14:paraId="2757339F" w14:textId="77777777" w:rsidR="00F27EC2" w:rsidRDefault="00F27EC2" w:rsidP="0082332F">
      <w:pPr>
        <w:spacing w:after="0" w:line="480" w:lineRule="auto"/>
        <w:rPr>
          <w:rFonts w:ascii="Times New Roman" w:hAnsi="Times New Roman" w:cs="Times New Roman"/>
          <w:sz w:val="24"/>
          <w:szCs w:val="24"/>
        </w:rPr>
      </w:pPr>
    </w:p>
    <w:p w14:paraId="7C915500" w14:textId="77777777" w:rsidR="0023192A" w:rsidRDefault="0023192A" w:rsidP="00035DFD">
      <w:pPr>
        <w:spacing w:after="0" w:line="480" w:lineRule="auto"/>
        <w:rPr>
          <w:rFonts w:ascii="Times New Roman" w:hAnsi="Times New Roman" w:cs="Times New Roman"/>
          <w:i/>
          <w:iCs/>
          <w:sz w:val="24"/>
          <w:szCs w:val="24"/>
        </w:rPr>
      </w:pPr>
    </w:p>
    <w:p w14:paraId="0AEF4437" w14:textId="517C9572" w:rsidR="00D31BD2" w:rsidRDefault="00D31BD2" w:rsidP="00BC1C25">
      <w:pPr>
        <w:spacing w:line="480" w:lineRule="auto"/>
        <w:rPr>
          <w:rFonts w:ascii="Times New Roman" w:hAnsi="Times New Roman" w:cs="Times New Roman"/>
          <w:i/>
          <w:iCs/>
          <w:sz w:val="24"/>
          <w:szCs w:val="24"/>
        </w:rPr>
      </w:pPr>
      <w:r>
        <w:rPr>
          <w:rFonts w:ascii="Times New Roman" w:hAnsi="Times New Roman" w:cs="Times New Roman"/>
          <w:i/>
          <w:iCs/>
          <w:sz w:val="24"/>
          <w:szCs w:val="24"/>
        </w:rPr>
        <w:t xml:space="preserve">Climate </w:t>
      </w:r>
      <w:del w:id="149" w:author="Joe Bennett" w:date="2020-08-12T10:44:00Z">
        <w:r w:rsidR="00D028D0" w:rsidDel="00EC2045">
          <w:rPr>
            <w:rFonts w:ascii="Times New Roman" w:hAnsi="Times New Roman" w:cs="Times New Roman"/>
            <w:i/>
            <w:iCs/>
            <w:sz w:val="24"/>
            <w:szCs w:val="24"/>
          </w:rPr>
          <w:delText>pressure</w:delText>
        </w:r>
        <w:r w:rsidR="00C91083" w:rsidDel="00EC2045">
          <w:rPr>
            <w:rFonts w:ascii="Times New Roman" w:hAnsi="Times New Roman" w:cs="Times New Roman"/>
            <w:i/>
            <w:iCs/>
            <w:sz w:val="24"/>
            <w:szCs w:val="24"/>
          </w:rPr>
          <w:delText xml:space="preserve"> </w:delText>
        </w:r>
      </w:del>
      <w:ins w:id="150" w:author="Joe Bennett" w:date="2020-08-12T10:44:00Z">
        <w:r w:rsidR="00EC2045">
          <w:rPr>
            <w:rFonts w:ascii="Times New Roman" w:hAnsi="Times New Roman" w:cs="Times New Roman"/>
            <w:i/>
            <w:iCs/>
            <w:sz w:val="24"/>
            <w:szCs w:val="24"/>
          </w:rPr>
          <w:t xml:space="preserve">risk </w:t>
        </w:r>
      </w:ins>
      <w:r w:rsidR="00196B9C">
        <w:rPr>
          <w:rFonts w:ascii="Times New Roman" w:hAnsi="Times New Roman" w:cs="Times New Roman"/>
          <w:i/>
          <w:iCs/>
          <w:sz w:val="24"/>
          <w:szCs w:val="24"/>
        </w:rPr>
        <w:t>(text largely adopted from Frank’s paper)</w:t>
      </w:r>
    </w:p>
    <w:p w14:paraId="3AE3E562" w14:textId="2A0DDA9D" w:rsidR="00DB167F" w:rsidRDefault="00DB167F" w:rsidP="00BC1C25">
      <w:pPr>
        <w:spacing w:line="480" w:lineRule="auto"/>
        <w:rPr>
          <w:rFonts w:ascii="Times New Roman" w:hAnsi="Times New Roman" w:cs="Times New Roman"/>
          <w:sz w:val="24"/>
          <w:szCs w:val="24"/>
        </w:rPr>
      </w:pPr>
      <w:r w:rsidRPr="00511773">
        <w:rPr>
          <w:rFonts w:ascii="Times New Roman" w:hAnsi="Times New Roman" w:cs="Times New Roman"/>
          <w:sz w:val="24"/>
          <w:szCs w:val="24"/>
        </w:rPr>
        <w:t xml:space="preserve">There is evidence that the increased exposure to </w:t>
      </w:r>
      <w:r w:rsidR="00921C83">
        <w:rPr>
          <w:rFonts w:ascii="Times New Roman" w:hAnsi="Times New Roman" w:cs="Times New Roman"/>
          <w:sz w:val="24"/>
          <w:szCs w:val="24"/>
        </w:rPr>
        <w:t>extreme heat events (</w:t>
      </w:r>
      <w:r w:rsidRPr="00511773">
        <w:rPr>
          <w:rFonts w:ascii="Times New Roman" w:hAnsi="Times New Roman" w:cs="Times New Roman"/>
          <w:sz w:val="24"/>
          <w:szCs w:val="24"/>
        </w:rPr>
        <w:t>EHE</w:t>
      </w:r>
      <w:r w:rsidR="00921C83">
        <w:rPr>
          <w:rFonts w:ascii="Times New Roman" w:hAnsi="Times New Roman" w:cs="Times New Roman"/>
          <w:sz w:val="24"/>
          <w:szCs w:val="24"/>
        </w:rPr>
        <w:t>)</w:t>
      </w:r>
      <w:r w:rsidRPr="00511773">
        <w:rPr>
          <w:rFonts w:ascii="Times New Roman" w:hAnsi="Times New Roman" w:cs="Times New Roman"/>
          <w:sz w:val="24"/>
          <w:szCs w:val="24"/>
        </w:rPr>
        <w:t xml:space="preserve"> adversely affects human populations (Anderson &amp; Bell Michelle, 2011; Battisti &amp; Naylor, 2009; Guo et al., 2017; </w:t>
      </w:r>
      <w:r w:rsidRPr="00511773">
        <w:rPr>
          <w:rFonts w:ascii="Times New Roman" w:hAnsi="Times New Roman" w:cs="Times New Roman"/>
          <w:sz w:val="24"/>
          <w:szCs w:val="24"/>
        </w:rPr>
        <w:lastRenderedPageBreak/>
        <w:t>Mitchell et al., 2016) and natural systems within terrestrial (Harris et al., 2018; Maxwell et al., 2019) and marine environments (Garrabou et al., 2009; Wernberg et al., 2013).</w:t>
      </w:r>
      <w:r w:rsidR="00DF73D8">
        <w:rPr>
          <w:rFonts w:ascii="Times New Roman" w:hAnsi="Times New Roman" w:cs="Times New Roman"/>
          <w:sz w:val="24"/>
          <w:szCs w:val="24"/>
        </w:rPr>
        <w:t xml:space="preserve"> </w:t>
      </w:r>
      <w:r w:rsidR="00DF73D8" w:rsidRPr="00DF73D8">
        <w:rPr>
          <w:rFonts w:ascii="Times New Roman" w:hAnsi="Times New Roman" w:cs="Times New Roman"/>
          <w:sz w:val="24"/>
          <w:szCs w:val="24"/>
        </w:rPr>
        <w:t>How the frequency and duration of EHE has changed over time has been explored primarily within terrestrial regions during the boreal and austral summers (Coumou &amp; Robinson, 2013; Oswald, 2018), but there are examples that have considered other seasons of the year (Alexander et al., 2006).</w:t>
      </w:r>
      <w:r w:rsidR="005648ED">
        <w:rPr>
          <w:rFonts w:ascii="Times New Roman" w:hAnsi="Times New Roman" w:cs="Times New Roman"/>
          <w:sz w:val="24"/>
          <w:szCs w:val="24"/>
        </w:rPr>
        <w:t xml:space="preserve"> </w:t>
      </w:r>
      <w:r w:rsidR="00FA3056" w:rsidRPr="00FA3056">
        <w:rPr>
          <w:rFonts w:ascii="Times New Roman" w:hAnsi="Times New Roman" w:cs="Times New Roman"/>
          <w:sz w:val="24"/>
          <w:szCs w:val="24"/>
        </w:rPr>
        <w:t xml:space="preserve">There are a number of climate indices that have been used to estimate the occurrence of extreme heat events (Fenner et al., 2019; Smith et al., 2013). These climate indices are often context specific and there is little consensus on 79 the most appropriate technique (McPhillips et al., 2018). Here, we define the occurrence of extreme heat events using a probabilistic framework that estimates the novelty of each event relative to historical year-to-year variation in temperature at each location. Specifically, we use detrended daily measures of minimum and maximum temperature to estimate when and where temperatures significantly exceed historical variation in temperature over a </w:t>
      </w:r>
      <w:r w:rsidR="006E0009" w:rsidRPr="00FA3056">
        <w:rPr>
          <w:rFonts w:ascii="Times New Roman" w:hAnsi="Times New Roman" w:cs="Times New Roman"/>
          <w:sz w:val="24"/>
          <w:szCs w:val="24"/>
        </w:rPr>
        <w:t>71-year</w:t>
      </w:r>
      <w:r w:rsidR="00FA3056" w:rsidRPr="00FA3056">
        <w:rPr>
          <w:rFonts w:ascii="Times New Roman" w:hAnsi="Times New Roman" w:cs="Times New Roman"/>
          <w:sz w:val="24"/>
          <w:szCs w:val="24"/>
        </w:rPr>
        <w:t xml:space="preserve"> period (1948 to 2018). This approach provides a standardized measure of the novelty of climate extremes that allows for valid comparisons across space and time. We use this approach to determine how the frequency and duration of EHE have changed over time and the regions and seasons where these events are likely to have the most significant effects on natural systems and human populations now and into the future.</w:t>
      </w:r>
    </w:p>
    <w:p w14:paraId="1B8884FA" w14:textId="30B1C977" w:rsidR="00F34130" w:rsidRDefault="00F34130" w:rsidP="00F34130">
      <w:pPr>
        <w:spacing w:line="480" w:lineRule="auto"/>
        <w:rPr>
          <w:rFonts w:ascii="Times New Roman" w:hAnsi="Times New Roman" w:cs="Times New Roman"/>
          <w:sz w:val="24"/>
          <w:szCs w:val="24"/>
        </w:rPr>
      </w:pPr>
      <w:r>
        <w:rPr>
          <w:rFonts w:ascii="Times New Roman" w:hAnsi="Times New Roman" w:cs="Times New Roman"/>
          <w:sz w:val="24"/>
          <w:szCs w:val="24"/>
        </w:rPr>
        <w:t xml:space="preserve">The metric we used here is the </w:t>
      </w:r>
      <w:r w:rsidRPr="00B6009D">
        <w:rPr>
          <w:rFonts w:ascii="Times New Roman" w:hAnsi="Times New Roman" w:cs="Times New Roman"/>
          <w:sz w:val="24"/>
          <w:szCs w:val="24"/>
        </w:rPr>
        <w:t xml:space="preserve">duration of each event within each year and pixel based on the number of consecutive days containing EHE. We extracted the maximum continuous duration of each event for each year and pixel. We selected the maximum because it provided improved distributional properties for analysis and identifies the most significant event for each year. We averaged the maximum duration of each event within each pixel across the </w:t>
      </w:r>
      <w:r w:rsidR="005A1A26" w:rsidRPr="00B6009D">
        <w:rPr>
          <w:rFonts w:ascii="Times New Roman" w:hAnsi="Times New Roman" w:cs="Times New Roman"/>
          <w:sz w:val="24"/>
          <w:szCs w:val="24"/>
        </w:rPr>
        <w:t>71-year</w:t>
      </w:r>
      <w:r w:rsidRPr="00B6009D">
        <w:rPr>
          <w:rFonts w:ascii="Times New Roman" w:hAnsi="Times New Roman" w:cs="Times New Roman"/>
          <w:sz w:val="24"/>
          <w:szCs w:val="24"/>
        </w:rPr>
        <w:t xml:space="preserve"> period. We </w:t>
      </w:r>
      <w:r w:rsidRPr="00B6009D">
        <w:rPr>
          <w:rFonts w:ascii="Times New Roman" w:hAnsi="Times New Roman" w:cs="Times New Roman"/>
          <w:sz w:val="24"/>
          <w:szCs w:val="24"/>
        </w:rPr>
        <w:lastRenderedPageBreak/>
        <w:t xml:space="preserve">modeled the change in the maximum duration in each event over the </w:t>
      </w:r>
      <w:r w:rsidR="00007E17" w:rsidRPr="00B6009D">
        <w:rPr>
          <w:rFonts w:ascii="Times New Roman" w:hAnsi="Times New Roman" w:cs="Times New Roman"/>
          <w:sz w:val="24"/>
          <w:szCs w:val="24"/>
        </w:rPr>
        <w:t>71-year</w:t>
      </w:r>
      <w:r w:rsidRPr="00B6009D">
        <w:rPr>
          <w:rFonts w:ascii="Times New Roman" w:hAnsi="Times New Roman" w:cs="Times New Roman"/>
          <w:sz w:val="24"/>
          <w:szCs w:val="24"/>
        </w:rPr>
        <w:t xml:space="preserve"> period using Poisson regression (Lambert, 1992).</w:t>
      </w:r>
    </w:p>
    <w:p w14:paraId="6D3097AA" w14:textId="586C456C" w:rsidR="006A6B16" w:rsidRPr="00F27EC2" w:rsidRDefault="006A6B16" w:rsidP="006A6B16">
      <w:pPr>
        <w:spacing w:line="480" w:lineRule="auto"/>
        <w:rPr>
          <w:rFonts w:ascii="Times New Roman" w:hAnsi="Times New Roman" w:cs="Times New Roman"/>
          <w:sz w:val="24"/>
          <w:szCs w:val="24"/>
        </w:rPr>
      </w:pPr>
      <w:r>
        <w:rPr>
          <w:rFonts w:ascii="Times New Roman" w:hAnsi="Times New Roman" w:cs="Times New Roman"/>
          <w:sz w:val="24"/>
          <w:szCs w:val="24"/>
        </w:rPr>
        <w:t>Figure S3</w:t>
      </w:r>
    </w:p>
    <w:p w14:paraId="6B6A0D19" w14:textId="300F7F57" w:rsidR="00A01925" w:rsidRDefault="00A01925" w:rsidP="00BC1C25">
      <w:pPr>
        <w:spacing w:line="480" w:lineRule="auto"/>
        <w:rPr>
          <w:rFonts w:ascii="Times New Roman" w:hAnsi="Times New Roman" w:cs="Times New Roman"/>
          <w:sz w:val="24"/>
          <w:szCs w:val="24"/>
        </w:rPr>
      </w:pPr>
    </w:p>
    <w:p w14:paraId="01EE94B1" w14:textId="331186D1" w:rsidR="00972CF8" w:rsidRDefault="003A7123" w:rsidP="00BC1C25">
      <w:pPr>
        <w:spacing w:line="480" w:lineRule="auto"/>
        <w:rPr>
          <w:rFonts w:ascii="Times New Roman" w:hAnsi="Times New Roman" w:cs="Times New Roman"/>
          <w:i/>
          <w:iCs/>
          <w:sz w:val="24"/>
          <w:szCs w:val="24"/>
        </w:rPr>
      </w:pPr>
      <w:r>
        <w:rPr>
          <w:rFonts w:ascii="Times New Roman" w:hAnsi="Times New Roman" w:cs="Times New Roman"/>
          <w:i/>
          <w:iCs/>
          <w:sz w:val="24"/>
          <w:szCs w:val="24"/>
        </w:rPr>
        <w:t xml:space="preserve">Multi-objective optimization of </w:t>
      </w:r>
      <w:r w:rsidR="00E070B1">
        <w:rPr>
          <w:rFonts w:ascii="Times New Roman" w:hAnsi="Times New Roman" w:cs="Times New Roman"/>
          <w:i/>
          <w:iCs/>
          <w:sz w:val="24"/>
          <w:szCs w:val="24"/>
        </w:rPr>
        <w:t>pressure</w:t>
      </w:r>
      <w:r>
        <w:rPr>
          <w:rFonts w:ascii="Times New Roman" w:hAnsi="Times New Roman" w:cs="Times New Roman"/>
          <w:i/>
          <w:iCs/>
          <w:sz w:val="24"/>
          <w:szCs w:val="24"/>
        </w:rPr>
        <w:t xml:space="preserve"> reduction</w:t>
      </w:r>
    </w:p>
    <w:p w14:paraId="754096E3" w14:textId="77777777" w:rsidR="00922555" w:rsidRDefault="005E07C0" w:rsidP="00BC1C25">
      <w:pPr>
        <w:spacing w:line="480" w:lineRule="auto"/>
        <w:rPr>
          <w:rFonts w:ascii="Times New Roman" w:hAnsi="Times New Roman" w:cs="Times New Roman"/>
          <w:sz w:val="24"/>
          <w:szCs w:val="24"/>
        </w:rPr>
      </w:pPr>
      <w:r>
        <w:rPr>
          <w:rFonts w:ascii="Times New Roman" w:hAnsi="Times New Roman" w:cs="Times New Roman"/>
          <w:sz w:val="24"/>
          <w:szCs w:val="24"/>
        </w:rPr>
        <w:t xml:space="preserve">We processed all data described before to a 10 x 10 km resolution and clipped data to the extent of land based on the global administrative areas database. </w:t>
      </w:r>
    </w:p>
    <w:p w14:paraId="0AEC3BDB" w14:textId="78140481" w:rsidR="00173CD4" w:rsidRDefault="00922555" w:rsidP="00BC1C25">
      <w:pPr>
        <w:spacing w:line="480" w:lineRule="auto"/>
        <w:rPr>
          <w:rFonts w:ascii="Times New Roman" w:hAnsi="Times New Roman" w:cs="Times New Roman"/>
          <w:sz w:val="24"/>
          <w:szCs w:val="24"/>
        </w:rPr>
      </w:pPr>
      <w:r>
        <w:rPr>
          <w:rFonts w:ascii="Times New Roman" w:hAnsi="Times New Roman" w:cs="Times New Roman"/>
          <w:sz w:val="24"/>
          <w:szCs w:val="24"/>
        </w:rPr>
        <w:t>Here</w:t>
      </w:r>
      <w:r w:rsidR="00687F73">
        <w:rPr>
          <w:rFonts w:ascii="Times New Roman" w:hAnsi="Times New Roman" w:cs="Times New Roman"/>
          <w:sz w:val="24"/>
          <w:szCs w:val="24"/>
        </w:rPr>
        <w:t>, we</w:t>
      </w:r>
      <w:r w:rsidR="0089293E">
        <w:rPr>
          <w:rFonts w:ascii="Times New Roman" w:hAnsi="Times New Roman" w:cs="Times New Roman"/>
          <w:sz w:val="24"/>
          <w:szCs w:val="24"/>
        </w:rPr>
        <w:t xml:space="preserve"> developed an extension on the minimum set problem, </w:t>
      </w:r>
      <w:r w:rsidR="00687F73">
        <w:rPr>
          <w:rFonts w:ascii="Times New Roman" w:hAnsi="Times New Roman" w:cs="Times New Roman"/>
          <w:sz w:val="24"/>
          <w:szCs w:val="24"/>
        </w:rPr>
        <w:t xml:space="preserve">which has </w:t>
      </w:r>
      <w:r w:rsidR="0089293E">
        <w:rPr>
          <w:rFonts w:ascii="Times New Roman" w:hAnsi="Times New Roman" w:cs="Times New Roman"/>
          <w:sz w:val="24"/>
          <w:szCs w:val="24"/>
        </w:rPr>
        <w:t xml:space="preserve">the goal to identify a set of sites </w:t>
      </w:r>
      <w:r w:rsidR="00687F73">
        <w:rPr>
          <w:rFonts w:ascii="Times New Roman" w:hAnsi="Times New Roman" w:cs="Times New Roman"/>
          <w:sz w:val="24"/>
          <w:szCs w:val="24"/>
        </w:rPr>
        <w:t xml:space="preserve">within </w:t>
      </w:r>
      <w:r w:rsidR="0089293E">
        <w:rPr>
          <w:rFonts w:ascii="Times New Roman" w:hAnsi="Times New Roman" w:cs="Times New Roman"/>
          <w:sz w:val="24"/>
          <w:szCs w:val="24"/>
        </w:rPr>
        <w:t>a planning area that represents all conservation targets in the fewest number of sites</w:t>
      </w:r>
      <w:del w:id="151" w:author="Joe Bennett" w:date="2020-08-12T10:45:00Z">
        <w:r w:rsidR="006F6771" w:rsidDel="00EC2045">
          <w:rPr>
            <w:rFonts w:ascii="Times New Roman" w:hAnsi="Times New Roman" w:cs="Times New Roman"/>
            <w:sz w:val="24"/>
            <w:szCs w:val="24"/>
          </w:rPr>
          <w:delText xml:space="preserve"> </w:delText>
        </w:r>
      </w:del>
      <w:r w:rsidR="006F6771">
        <w:rPr>
          <w:rFonts w:ascii="Times New Roman" w:hAnsi="Times New Roman" w:cs="Times New Roman"/>
          <w:sz w:val="24"/>
          <w:szCs w:val="24"/>
        </w:rPr>
        <w:fldChar w:fldCharType="begin"/>
      </w:r>
      <w:r w:rsidR="00927170">
        <w:rPr>
          <w:rFonts w:ascii="Times New Roman" w:hAnsi="Times New Roman" w:cs="Times New Roman"/>
          <w:sz w:val="24"/>
          <w:szCs w:val="24"/>
        </w:rPr>
        <w:instrText xml:space="preserve"> ADDIN ZOTERO_ITEM CSL_CITATION {"citationID":"pFHLATxU","properties":{"formattedCitation":"\\super 18\\nosupersub{}","plainCitation":"18","noteIndex":0},"citationItems":[{"id":265,"uris":["http://zotero.org/users/878981/items/4PNTRNFR"],"uri":["http://zotero.org/users/878981/items/4PNTRNFR"],"itemData":{"id":265,"type":"article-journal","abstract":"The realization of conservation goals requires strategies for managing whole landscapes including areas allocated to both production and protection. Reserves alone are not adequate for nature conservation but they are the cornerstone on which regional strategies are built. Reserves have two main roles. They should sample or represent the biodiversity of each region and they should separate this biodiversity from processes that threaten its persistence. Existing reserve systems throughout the world contain a biased sample of biodiversity, usually that of remote places and other areas that are unsuitable for commercial activities. A more systematic approach to locating and designing reserves has been evolving and this approach will need to be implemented if a large proportion of today's biodiversity is to exist in a future of increasing numbers of people and their demands on natural resources.","container-title":"Nature","DOI":"10.1038/35012251","ISSN":"0028-0836","issue":"6783","note":"PMID: 10821285\nCitation Key: Margules2000","page":"243-53","title":"Systematic conservation planning.","volume":"405","author":[{"family":"Margules","given":"C R"},{"family":"Pressey","given":"R L"}],"issued":{"date-parts":[["2000",5]]}}}],"schema":"https://github.com/citation-style-language/schema/raw/master/csl-citation.json"} </w:instrText>
      </w:r>
      <w:r w:rsidR="006F6771">
        <w:rPr>
          <w:rFonts w:ascii="Times New Roman" w:hAnsi="Times New Roman" w:cs="Times New Roman"/>
          <w:sz w:val="24"/>
          <w:szCs w:val="24"/>
        </w:rPr>
        <w:fldChar w:fldCharType="separate"/>
      </w:r>
      <w:r w:rsidR="00927170" w:rsidRPr="00927170">
        <w:rPr>
          <w:rFonts w:ascii="Times New Roman" w:hAnsi="Times New Roman" w:cs="Times New Roman"/>
          <w:sz w:val="24"/>
          <w:szCs w:val="24"/>
          <w:vertAlign w:val="superscript"/>
        </w:rPr>
        <w:t>18</w:t>
      </w:r>
      <w:r w:rsidR="006F6771">
        <w:rPr>
          <w:rFonts w:ascii="Times New Roman" w:hAnsi="Times New Roman" w:cs="Times New Roman"/>
          <w:sz w:val="24"/>
          <w:szCs w:val="24"/>
        </w:rPr>
        <w:fldChar w:fldCharType="end"/>
      </w:r>
      <w:r w:rsidR="0089293E">
        <w:rPr>
          <w:rFonts w:ascii="Times New Roman" w:hAnsi="Times New Roman" w:cs="Times New Roman"/>
          <w:sz w:val="24"/>
          <w:szCs w:val="24"/>
        </w:rPr>
        <w:t>.</w:t>
      </w:r>
      <w:r w:rsidR="00E7395E">
        <w:rPr>
          <w:rFonts w:ascii="Times New Roman" w:hAnsi="Times New Roman" w:cs="Times New Roman"/>
          <w:sz w:val="24"/>
          <w:szCs w:val="24"/>
        </w:rPr>
        <w:t xml:space="preserve"> </w:t>
      </w:r>
      <w:commentRangeStart w:id="152"/>
      <w:r w:rsidR="00FA7613">
        <w:rPr>
          <w:rFonts w:ascii="Times New Roman" w:hAnsi="Times New Roman" w:cs="Times New Roman"/>
          <w:sz w:val="24"/>
          <w:szCs w:val="24"/>
        </w:rPr>
        <w:t xml:space="preserve">Instead of including one objective </w:t>
      </w:r>
      <w:r w:rsidR="00972CF8">
        <w:rPr>
          <w:rFonts w:ascii="Times New Roman" w:hAnsi="Times New Roman" w:cs="Times New Roman"/>
          <w:sz w:val="24"/>
          <w:szCs w:val="24"/>
        </w:rPr>
        <w:t xml:space="preserve">we </w:t>
      </w:r>
      <w:del w:id="153" w:author="Joe Bennett" w:date="2020-08-12T10:45:00Z">
        <w:r w:rsidR="00972CF8" w:rsidDel="00EC2045">
          <w:rPr>
            <w:rFonts w:ascii="Times New Roman" w:hAnsi="Times New Roman" w:cs="Times New Roman"/>
            <w:sz w:val="24"/>
            <w:szCs w:val="24"/>
          </w:rPr>
          <w:delText xml:space="preserve">are expanding </w:delText>
        </w:r>
      </w:del>
      <w:ins w:id="154" w:author="Joe Bennett" w:date="2020-08-12T10:45:00Z">
        <w:r w:rsidR="00EC2045">
          <w:rPr>
            <w:rFonts w:ascii="Times New Roman" w:hAnsi="Times New Roman" w:cs="Times New Roman"/>
            <w:sz w:val="24"/>
            <w:szCs w:val="24"/>
          </w:rPr>
          <w:t xml:space="preserve">expanded </w:t>
        </w:r>
      </w:ins>
      <w:r w:rsidR="00972CF8">
        <w:rPr>
          <w:rFonts w:ascii="Times New Roman" w:hAnsi="Times New Roman" w:cs="Times New Roman"/>
          <w:sz w:val="24"/>
          <w:szCs w:val="24"/>
        </w:rPr>
        <w:t xml:space="preserve">the formulation to include multiple objectives in the problem formulation. </w:t>
      </w:r>
      <w:commentRangeEnd w:id="152"/>
      <w:r w:rsidR="00EC2045">
        <w:rPr>
          <w:rStyle w:val="CommentReference"/>
        </w:rPr>
        <w:commentReference w:id="152"/>
      </w:r>
      <w:r w:rsidR="00972CF8">
        <w:rPr>
          <w:rFonts w:ascii="Times New Roman" w:hAnsi="Times New Roman" w:cs="Times New Roman"/>
          <w:sz w:val="24"/>
          <w:szCs w:val="24"/>
        </w:rPr>
        <w:t>We use</w:t>
      </w:r>
      <w:ins w:id="155" w:author="Joe Bennett" w:date="2020-08-12T10:45:00Z">
        <w:r w:rsidR="00EC2045">
          <w:rPr>
            <w:rFonts w:ascii="Times New Roman" w:hAnsi="Times New Roman" w:cs="Times New Roman"/>
            <w:sz w:val="24"/>
            <w:szCs w:val="24"/>
          </w:rPr>
          <w:t>d</w:t>
        </w:r>
      </w:ins>
      <w:r w:rsidR="00972CF8">
        <w:rPr>
          <w:rFonts w:ascii="Times New Roman" w:hAnsi="Times New Roman" w:cs="Times New Roman"/>
          <w:sz w:val="24"/>
          <w:szCs w:val="24"/>
        </w:rPr>
        <w:t xml:space="preserve"> a</w:t>
      </w:r>
      <w:r w:rsidR="00972CF8" w:rsidRPr="00972CF8">
        <w:rPr>
          <w:rFonts w:ascii="Times New Roman" w:hAnsi="Times New Roman" w:cs="Times New Roman"/>
          <w:sz w:val="24"/>
          <w:szCs w:val="24"/>
        </w:rPr>
        <w:t xml:space="preserve"> hierarchical or lexicographic approach </w:t>
      </w:r>
      <w:r w:rsidR="00DA0438">
        <w:rPr>
          <w:rFonts w:ascii="Times New Roman" w:hAnsi="Times New Roman" w:cs="Times New Roman"/>
          <w:sz w:val="24"/>
          <w:szCs w:val="24"/>
        </w:rPr>
        <w:t xml:space="preserve">that </w:t>
      </w:r>
      <w:r w:rsidR="00972CF8" w:rsidRPr="00972CF8">
        <w:rPr>
          <w:rFonts w:ascii="Times New Roman" w:hAnsi="Times New Roman" w:cs="Times New Roman"/>
          <w:sz w:val="24"/>
          <w:szCs w:val="24"/>
        </w:rPr>
        <w:t xml:space="preserve">assigns a priority to each objective, and optimizes for the objectives in decreasing priority order. At each step, it finds the best solution for the current objective, but only from among those that would not degrade the solution quality for higher-priority objectives. </w:t>
      </w:r>
      <w:r w:rsidR="009D6876">
        <w:rPr>
          <w:rFonts w:ascii="Times New Roman" w:hAnsi="Times New Roman" w:cs="Times New Roman"/>
          <w:sz w:val="24"/>
          <w:szCs w:val="24"/>
        </w:rPr>
        <w:t xml:space="preserve">We considered up to three objectives in our prioritization scenarios, i) </w:t>
      </w:r>
      <w:r w:rsidR="00E47D07">
        <w:rPr>
          <w:rFonts w:ascii="Times New Roman" w:hAnsi="Times New Roman" w:cs="Times New Roman"/>
          <w:sz w:val="24"/>
          <w:szCs w:val="24"/>
        </w:rPr>
        <w:t>governance</w:t>
      </w:r>
      <w:r w:rsidR="009D6876">
        <w:rPr>
          <w:rFonts w:ascii="Times New Roman" w:hAnsi="Times New Roman" w:cs="Times New Roman"/>
          <w:sz w:val="24"/>
          <w:szCs w:val="24"/>
        </w:rPr>
        <w:t xml:space="preserve"> </w:t>
      </w:r>
      <w:del w:id="156" w:author="Joe Bennett" w:date="2020-08-12T10:46:00Z">
        <w:r w:rsidR="002F329F" w:rsidDel="00EC2045">
          <w:rPr>
            <w:rFonts w:ascii="Times New Roman" w:hAnsi="Times New Roman" w:cs="Times New Roman"/>
            <w:sz w:val="24"/>
            <w:szCs w:val="24"/>
          </w:rPr>
          <w:delText>pressure</w:delText>
        </w:r>
      </w:del>
      <w:ins w:id="157" w:author="Joe Bennett" w:date="2020-08-12T10:46:00Z">
        <w:r w:rsidR="00EC2045">
          <w:rPr>
            <w:rFonts w:ascii="Times New Roman" w:hAnsi="Times New Roman" w:cs="Times New Roman"/>
            <w:sz w:val="24"/>
            <w:szCs w:val="24"/>
          </w:rPr>
          <w:t>risk</w:t>
        </w:r>
      </w:ins>
      <w:r w:rsidR="009D6876">
        <w:rPr>
          <w:rFonts w:ascii="Times New Roman" w:hAnsi="Times New Roman" w:cs="Times New Roman"/>
          <w:sz w:val="24"/>
          <w:szCs w:val="24"/>
        </w:rPr>
        <w:t>, ii) land</w:t>
      </w:r>
      <w:r w:rsidR="00141E2A">
        <w:rPr>
          <w:rFonts w:ascii="Times New Roman" w:hAnsi="Times New Roman" w:cs="Times New Roman"/>
          <w:sz w:val="24"/>
          <w:szCs w:val="24"/>
        </w:rPr>
        <w:t>-</w:t>
      </w:r>
      <w:r w:rsidR="00D36015">
        <w:rPr>
          <w:rFonts w:ascii="Times New Roman" w:hAnsi="Times New Roman" w:cs="Times New Roman"/>
          <w:sz w:val="24"/>
          <w:szCs w:val="24"/>
        </w:rPr>
        <w:t xml:space="preserve">use </w:t>
      </w:r>
      <w:ins w:id="158" w:author="Joe Bennett" w:date="2020-08-12T10:46:00Z">
        <w:r w:rsidR="00EC2045">
          <w:rPr>
            <w:rFonts w:ascii="Times New Roman" w:hAnsi="Times New Roman" w:cs="Times New Roman"/>
            <w:sz w:val="24"/>
            <w:szCs w:val="24"/>
          </w:rPr>
          <w:t>change</w:t>
        </w:r>
      </w:ins>
      <w:ins w:id="159" w:author="Joe Bennett" w:date="2020-08-12T10:47:00Z">
        <w:r w:rsidR="00EC2045">
          <w:rPr>
            <w:rFonts w:ascii="Times New Roman" w:hAnsi="Times New Roman" w:cs="Times New Roman"/>
            <w:sz w:val="24"/>
            <w:szCs w:val="24"/>
          </w:rPr>
          <w:t xml:space="preserve"> risk</w:t>
        </w:r>
      </w:ins>
      <w:del w:id="160" w:author="Joe Bennett" w:date="2020-08-12T10:46:00Z">
        <w:r w:rsidR="002F329F" w:rsidDel="00EC2045">
          <w:rPr>
            <w:rFonts w:ascii="Times New Roman" w:hAnsi="Times New Roman" w:cs="Times New Roman"/>
            <w:sz w:val="24"/>
            <w:szCs w:val="24"/>
          </w:rPr>
          <w:delText>pressure</w:delText>
        </w:r>
      </w:del>
      <w:r w:rsidR="00D36015">
        <w:rPr>
          <w:rFonts w:ascii="Times New Roman" w:hAnsi="Times New Roman" w:cs="Times New Roman"/>
          <w:sz w:val="24"/>
          <w:szCs w:val="24"/>
        </w:rPr>
        <w:t xml:space="preserve">, and iii) climate </w:t>
      </w:r>
      <w:ins w:id="161" w:author="Joe Bennett" w:date="2020-08-12T10:46:00Z">
        <w:r w:rsidR="00EC2045">
          <w:rPr>
            <w:rFonts w:ascii="Times New Roman" w:hAnsi="Times New Roman" w:cs="Times New Roman"/>
            <w:sz w:val="24"/>
            <w:szCs w:val="24"/>
          </w:rPr>
          <w:t>risk</w:t>
        </w:r>
      </w:ins>
      <w:del w:id="162" w:author="Joe Bennett" w:date="2020-08-12T10:46:00Z">
        <w:r w:rsidR="002F329F" w:rsidDel="00EC2045">
          <w:rPr>
            <w:rFonts w:ascii="Times New Roman" w:hAnsi="Times New Roman" w:cs="Times New Roman"/>
            <w:sz w:val="24"/>
            <w:szCs w:val="24"/>
          </w:rPr>
          <w:delText>pressure</w:delText>
        </w:r>
      </w:del>
      <w:r w:rsidR="00D36015">
        <w:rPr>
          <w:rFonts w:ascii="Times New Roman" w:hAnsi="Times New Roman" w:cs="Times New Roman"/>
          <w:sz w:val="24"/>
          <w:szCs w:val="24"/>
        </w:rPr>
        <w:t>.</w:t>
      </w:r>
      <w:r w:rsidR="005A2D04">
        <w:rPr>
          <w:rFonts w:ascii="Times New Roman" w:hAnsi="Times New Roman" w:cs="Times New Roman"/>
          <w:sz w:val="24"/>
          <w:szCs w:val="24"/>
        </w:rPr>
        <w:t xml:space="preserve"> </w:t>
      </w:r>
      <w:commentRangeStart w:id="163"/>
      <w:r w:rsidR="001C3406">
        <w:rPr>
          <w:rFonts w:ascii="Times New Roman" w:hAnsi="Times New Roman" w:cs="Times New Roman"/>
          <w:sz w:val="24"/>
          <w:szCs w:val="24"/>
        </w:rPr>
        <w:t xml:space="preserve">To compare different </w:t>
      </w:r>
      <w:del w:id="164" w:author="Joe Bennett" w:date="2020-08-12T10:47:00Z">
        <w:r w:rsidR="00471CA3" w:rsidDel="00EC2045">
          <w:rPr>
            <w:rFonts w:ascii="Times New Roman" w:hAnsi="Times New Roman" w:cs="Times New Roman"/>
            <w:sz w:val="24"/>
            <w:szCs w:val="24"/>
          </w:rPr>
          <w:delText>pressure</w:delText>
        </w:r>
        <w:r w:rsidR="00C803D8" w:rsidDel="00EC2045">
          <w:rPr>
            <w:rFonts w:ascii="Times New Roman" w:hAnsi="Times New Roman" w:cs="Times New Roman"/>
            <w:sz w:val="24"/>
            <w:szCs w:val="24"/>
          </w:rPr>
          <w:delText xml:space="preserve"> </w:delText>
        </w:r>
      </w:del>
      <w:r w:rsidR="001C3406">
        <w:rPr>
          <w:rFonts w:ascii="Times New Roman" w:hAnsi="Times New Roman" w:cs="Times New Roman"/>
          <w:sz w:val="24"/>
          <w:szCs w:val="24"/>
        </w:rPr>
        <w:t>scenarios we calculated solutions for each unique objective combination (</w:t>
      </w:r>
      <w:r w:rsidR="008C03CB">
        <w:rPr>
          <w:rFonts w:ascii="Times New Roman" w:hAnsi="Times New Roman" w:cs="Times New Roman"/>
          <w:sz w:val="24"/>
          <w:szCs w:val="24"/>
        </w:rPr>
        <w:t xml:space="preserve">n = </w:t>
      </w:r>
      <w:r w:rsidR="001C3406">
        <w:rPr>
          <w:rFonts w:ascii="Times New Roman" w:hAnsi="Times New Roman" w:cs="Times New Roman"/>
          <w:sz w:val="24"/>
          <w:szCs w:val="24"/>
        </w:rPr>
        <w:t xml:space="preserve">7), as well as one where we use a constant objective function as the base scenario. </w:t>
      </w:r>
      <w:commentRangeEnd w:id="163"/>
      <w:r w:rsidR="00EC2045">
        <w:rPr>
          <w:rStyle w:val="CommentReference"/>
        </w:rPr>
        <w:commentReference w:id="163"/>
      </w:r>
    </w:p>
    <w:p w14:paraId="0FF3D9ED" w14:textId="007FF07C" w:rsidR="0030114B" w:rsidRDefault="0030114B" w:rsidP="00BC1C25">
      <w:pPr>
        <w:spacing w:line="480" w:lineRule="auto"/>
        <w:rPr>
          <w:rFonts w:ascii="Times New Roman" w:hAnsi="Times New Roman" w:cs="Times New Roman"/>
          <w:sz w:val="24"/>
          <w:szCs w:val="24"/>
        </w:rPr>
      </w:pPr>
      <w:commentRangeStart w:id="165"/>
      <w:commentRangeEnd w:id="165"/>
      <w:r>
        <w:rPr>
          <w:rStyle w:val="CommentReference"/>
        </w:rPr>
        <w:commentReference w:id="165"/>
      </w:r>
    </w:p>
    <w:p w14:paraId="06D8DE4A" w14:textId="62E8A212" w:rsidR="00A03015" w:rsidRDefault="00173CD4" w:rsidP="00BC1C25">
      <w:pPr>
        <w:spacing w:line="480" w:lineRule="auto"/>
        <w:rPr>
          <w:rFonts w:ascii="Times New Roman" w:hAnsi="Times New Roman" w:cs="Times New Roman"/>
          <w:i/>
          <w:iCs/>
          <w:sz w:val="24"/>
          <w:szCs w:val="24"/>
        </w:rPr>
      </w:pPr>
      <w:r>
        <w:rPr>
          <w:rFonts w:ascii="Times New Roman" w:hAnsi="Times New Roman" w:cs="Times New Roman"/>
          <w:sz w:val="24"/>
          <w:szCs w:val="24"/>
        </w:rPr>
        <w:t>For all scenarios we locked in current protected areas and use</w:t>
      </w:r>
      <w:r w:rsidR="00354042">
        <w:rPr>
          <w:rFonts w:ascii="Times New Roman" w:hAnsi="Times New Roman" w:cs="Times New Roman"/>
          <w:sz w:val="24"/>
          <w:szCs w:val="24"/>
        </w:rPr>
        <w:t>d</w:t>
      </w:r>
      <w:r>
        <w:rPr>
          <w:rFonts w:ascii="Times New Roman" w:hAnsi="Times New Roman" w:cs="Times New Roman"/>
          <w:sz w:val="24"/>
          <w:szCs w:val="24"/>
        </w:rPr>
        <w:t xml:space="preserve"> the same feature set of </w:t>
      </w:r>
      <w:r w:rsidRPr="00173CD4">
        <w:rPr>
          <w:rFonts w:ascii="Times New Roman" w:hAnsi="Times New Roman" w:cs="Times New Roman"/>
          <w:sz w:val="24"/>
          <w:szCs w:val="24"/>
        </w:rPr>
        <w:t>30930</w:t>
      </w:r>
      <w:r>
        <w:rPr>
          <w:rFonts w:ascii="Times New Roman" w:hAnsi="Times New Roman" w:cs="Times New Roman"/>
          <w:sz w:val="24"/>
          <w:szCs w:val="24"/>
        </w:rPr>
        <w:t xml:space="preserve"> vertebrate</w:t>
      </w:r>
      <w:r w:rsidR="00354042">
        <w:rPr>
          <w:rFonts w:ascii="Times New Roman" w:hAnsi="Times New Roman" w:cs="Times New Roman"/>
          <w:sz w:val="24"/>
          <w:szCs w:val="24"/>
        </w:rPr>
        <w:t xml:space="preserve">s. </w:t>
      </w:r>
      <w:commentRangeStart w:id="166"/>
      <w:commentRangeStart w:id="167"/>
      <w:commentRangeStart w:id="168"/>
      <w:commentRangeStart w:id="169"/>
      <w:r w:rsidR="00354042">
        <w:rPr>
          <w:rFonts w:ascii="Times New Roman" w:hAnsi="Times New Roman" w:cs="Times New Roman"/>
          <w:sz w:val="24"/>
          <w:szCs w:val="24"/>
        </w:rPr>
        <w:t>The target for each feature was set to 30% of their range</w:t>
      </w:r>
      <w:commentRangeEnd w:id="166"/>
      <w:del w:id="170" w:author="Amanda D. Rodewald" w:date="2020-02-01T10:28:00Z">
        <w:r w:rsidR="00354042">
          <w:rPr>
            <w:rFonts w:ascii="Times New Roman" w:hAnsi="Times New Roman" w:cs="Times New Roman"/>
            <w:sz w:val="24"/>
            <w:szCs w:val="24"/>
          </w:rPr>
          <w:delText>.</w:delText>
        </w:r>
        <w:r w:rsidR="00F20A71">
          <w:rPr>
            <w:rFonts w:ascii="Times New Roman" w:hAnsi="Times New Roman" w:cs="Times New Roman"/>
            <w:sz w:val="24"/>
            <w:szCs w:val="24"/>
          </w:rPr>
          <w:delText xml:space="preserve"> </w:delText>
        </w:r>
      </w:del>
      <w:commentRangeEnd w:id="167"/>
      <w:commentRangeEnd w:id="168"/>
      <w:commentRangeEnd w:id="169"/>
      <w:ins w:id="171" w:author="richard" w:date="2020-02-01T10:29:00Z">
        <w:r w:rsidR="00364F67">
          <w:commentReference w:id="166"/>
        </w:r>
        <w:r w:rsidR="00B85EB7">
          <w:rPr>
            <w:rStyle w:val="CommentReference"/>
          </w:rPr>
          <w:commentReference w:id="167"/>
        </w:r>
      </w:ins>
      <w:r w:rsidR="00534F33">
        <w:rPr>
          <w:rStyle w:val="CommentReference"/>
        </w:rPr>
        <w:commentReference w:id="168"/>
      </w:r>
      <w:r w:rsidR="00EC2045">
        <w:rPr>
          <w:rStyle w:val="CommentReference"/>
        </w:rPr>
        <w:commentReference w:id="169"/>
      </w:r>
      <w:ins w:id="172" w:author="Amanda D. Rodewald" w:date="2020-02-01T10:28:00Z">
        <w:r w:rsidR="00364F67">
          <w:rPr>
            <w:rFonts w:ascii="Times New Roman" w:hAnsi="Times New Roman" w:cs="Times New Roman"/>
            <w:sz w:val="24"/>
            <w:szCs w:val="24"/>
          </w:rPr>
          <w:t xml:space="preserve">. </w:t>
        </w:r>
      </w:ins>
      <w:r w:rsidR="00F20A71">
        <w:rPr>
          <w:rFonts w:ascii="Times New Roman" w:hAnsi="Times New Roman" w:cs="Times New Roman"/>
          <w:sz w:val="24"/>
          <w:szCs w:val="24"/>
        </w:rPr>
        <w:t xml:space="preserve">The optimality gap we </w:t>
      </w:r>
      <w:r w:rsidR="00F20A71">
        <w:rPr>
          <w:rFonts w:ascii="Times New Roman" w:hAnsi="Times New Roman" w:cs="Times New Roman"/>
          <w:sz w:val="24"/>
          <w:szCs w:val="24"/>
        </w:rPr>
        <w:lastRenderedPageBreak/>
        <w:t>use was 5% for each objective in the hierarchy.</w:t>
      </w:r>
      <w:r w:rsidR="004B0C98">
        <w:rPr>
          <w:rFonts w:ascii="Times New Roman" w:hAnsi="Times New Roman" w:cs="Times New Roman"/>
          <w:sz w:val="24"/>
          <w:szCs w:val="24"/>
        </w:rPr>
        <w:t xml:space="preserve"> </w:t>
      </w:r>
      <w:commentRangeStart w:id="173"/>
      <w:r w:rsidR="004B0C98">
        <w:rPr>
          <w:rFonts w:ascii="Times New Roman" w:hAnsi="Times New Roman" w:cs="Times New Roman"/>
          <w:sz w:val="24"/>
          <w:szCs w:val="24"/>
        </w:rPr>
        <w:t xml:space="preserve">We started the hierarchy with </w:t>
      </w:r>
      <w:r w:rsidR="00CE0868">
        <w:rPr>
          <w:rFonts w:ascii="Times New Roman" w:hAnsi="Times New Roman" w:cs="Times New Roman"/>
          <w:sz w:val="24"/>
          <w:szCs w:val="24"/>
        </w:rPr>
        <w:t xml:space="preserve">the </w:t>
      </w:r>
      <w:r w:rsidR="00E47D07">
        <w:rPr>
          <w:rFonts w:ascii="Times New Roman" w:hAnsi="Times New Roman" w:cs="Times New Roman"/>
          <w:sz w:val="24"/>
          <w:szCs w:val="24"/>
        </w:rPr>
        <w:t>governance</w:t>
      </w:r>
      <w:r w:rsidR="004B0C98">
        <w:rPr>
          <w:rFonts w:ascii="Times New Roman" w:hAnsi="Times New Roman" w:cs="Times New Roman"/>
          <w:sz w:val="24"/>
          <w:szCs w:val="24"/>
        </w:rPr>
        <w:t xml:space="preserve"> </w:t>
      </w:r>
      <w:r w:rsidR="00CE0868">
        <w:rPr>
          <w:rFonts w:ascii="Times New Roman" w:hAnsi="Times New Roman" w:cs="Times New Roman"/>
          <w:sz w:val="24"/>
          <w:szCs w:val="24"/>
        </w:rPr>
        <w:t>constraint</w:t>
      </w:r>
      <w:r w:rsidR="004B0C98">
        <w:rPr>
          <w:rFonts w:ascii="Times New Roman" w:hAnsi="Times New Roman" w:cs="Times New Roman"/>
          <w:sz w:val="24"/>
          <w:szCs w:val="24"/>
        </w:rPr>
        <w:t xml:space="preserve">, followed by </w:t>
      </w:r>
      <w:r w:rsidR="00CE0868">
        <w:rPr>
          <w:rFonts w:ascii="Times New Roman" w:hAnsi="Times New Roman" w:cs="Times New Roman"/>
          <w:sz w:val="24"/>
          <w:szCs w:val="24"/>
        </w:rPr>
        <w:t xml:space="preserve">the </w:t>
      </w:r>
      <w:r w:rsidR="004B0C98">
        <w:rPr>
          <w:rFonts w:ascii="Times New Roman" w:hAnsi="Times New Roman" w:cs="Times New Roman"/>
          <w:sz w:val="24"/>
          <w:szCs w:val="24"/>
        </w:rPr>
        <w:t xml:space="preserve">land use and climate </w:t>
      </w:r>
      <w:r w:rsidR="00CE0868">
        <w:rPr>
          <w:rFonts w:ascii="Times New Roman" w:hAnsi="Times New Roman" w:cs="Times New Roman"/>
          <w:sz w:val="24"/>
          <w:szCs w:val="24"/>
        </w:rPr>
        <w:t xml:space="preserve">constraints </w:t>
      </w:r>
      <w:r w:rsidR="007B667D">
        <w:rPr>
          <w:rFonts w:ascii="Times New Roman" w:hAnsi="Times New Roman" w:cs="Times New Roman"/>
          <w:sz w:val="24"/>
          <w:szCs w:val="24"/>
        </w:rPr>
        <w:t xml:space="preserve">to reflect the immediacy of each </w:t>
      </w:r>
      <w:r w:rsidR="007B5B74">
        <w:rPr>
          <w:rFonts w:ascii="Times New Roman" w:hAnsi="Times New Roman" w:cs="Times New Roman"/>
          <w:sz w:val="24"/>
          <w:szCs w:val="24"/>
        </w:rPr>
        <w:t>pressure</w:t>
      </w:r>
      <w:r w:rsidR="007B667D">
        <w:rPr>
          <w:rFonts w:ascii="Times New Roman" w:hAnsi="Times New Roman" w:cs="Times New Roman"/>
          <w:sz w:val="24"/>
          <w:szCs w:val="24"/>
        </w:rPr>
        <w:t xml:space="preserve"> on current biodiversity (</w:t>
      </w:r>
      <w:r w:rsidR="00E47D07">
        <w:rPr>
          <w:rFonts w:ascii="Times New Roman" w:hAnsi="Times New Roman" w:cs="Times New Roman"/>
          <w:sz w:val="24"/>
          <w:szCs w:val="24"/>
        </w:rPr>
        <w:t>governance</w:t>
      </w:r>
      <w:r w:rsidR="007B667D">
        <w:rPr>
          <w:rFonts w:ascii="Times New Roman" w:hAnsi="Times New Roman" w:cs="Times New Roman"/>
          <w:sz w:val="24"/>
          <w:szCs w:val="24"/>
        </w:rPr>
        <w:t xml:space="preserve"> best predictor for success currently; land use higher current impact than climate). </w:t>
      </w:r>
      <w:commentRangeEnd w:id="173"/>
      <w:r w:rsidR="00EC2045">
        <w:rPr>
          <w:rStyle w:val="CommentReference"/>
        </w:rPr>
        <w:commentReference w:id="173"/>
      </w:r>
      <w:r w:rsidR="007B1A0F">
        <w:rPr>
          <w:rFonts w:ascii="Times New Roman" w:hAnsi="Times New Roman" w:cs="Times New Roman"/>
          <w:sz w:val="24"/>
          <w:szCs w:val="24"/>
        </w:rPr>
        <w:t xml:space="preserve">The order of the hierarchy does matter, which is why its important to specify and justify the importance of constraints in the hierarchy before running the analysis. </w:t>
      </w:r>
      <w:r w:rsidR="00D500D8">
        <w:rPr>
          <w:rFonts w:ascii="Times New Roman" w:hAnsi="Times New Roman" w:cs="Times New Roman"/>
          <w:sz w:val="24"/>
          <w:szCs w:val="24"/>
        </w:rPr>
        <w:t xml:space="preserve"> </w:t>
      </w:r>
      <w:r w:rsidR="00A03015" w:rsidRPr="003432B5">
        <w:rPr>
          <w:rFonts w:ascii="Times New Roman" w:hAnsi="Times New Roman" w:cs="Times New Roman"/>
          <w:i/>
          <w:iCs/>
          <w:sz w:val="24"/>
          <w:szCs w:val="24"/>
        </w:rPr>
        <w:br w:type="page"/>
      </w:r>
    </w:p>
    <w:p w14:paraId="7EF37B7B" w14:textId="77777777" w:rsidR="00FD477F" w:rsidRPr="00FD477F" w:rsidRDefault="00FD477F" w:rsidP="00BC1C25">
      <w:pPr>
        <w:spacing w:line="480" w:lineRule="auto"/>
        <w:rPr>
          <w:rFonts w:ascii="Times New Roman" w:hAnsi="Times New Roman" w:cs="Times New Roman"/>
          <w:i/>
          <w:iCs/>
          <w:sz w:val="24"/>
          <w:szCs w:val="24"/>
        </w:rPr>
      </w:pPr>
    </w:p>
    <w:p w14:paraId="776C5D79" w14:textId="551E4F66" w:rsidR="002A1C67" w:rsidRPr="00E93BFB" w:rsidRDefault="002A1C67" w:rsidP="00BC1C25">
      <w:pPr>
        <w:spacing w:after="0" w:line="480" w:lineRule="auto"/>
        <w:rPr>
          <w:rFonts w:ascii="Times New Roman" w:hAnsi="Times New Roman" w:cs="Times New Roman"/>
          <w:b/>
          <w:bCs/>
          <w:sz w:val="24"/>
          <w:szCs w:val="24"/>
        </w:rPr>
      </w:pPr>
      <w:r w:rsidRPr="00E93BFB">
        <w:rPr>
          <w:rFonts w:ascii="Times New Roman" w:hAnsi="Times New Roman" w:cs="Times New Roman"/>
          <w:b/>
          <w:bCs/>
          <w:sz w:val="24"/>
          <w:szCs w:val="24"/>
        </w:rPr>
        <w:t>Methods references</w:t>
      </w:r>
    </w:p>
    <w:p w14:paraId="68E97451" w14:textId="77777777" w:rsidR="00A03015" w:rsidRDefault="00A03015" w:rsidP="00BC1C25">
      <w:pPr>
        <w:spacing w:line="480" w:lineRule="auto"/>
        <w:rPr>
          <w:rFonts w:ascii="Times New Roman" w:hAnsi="Times New Roman" w:cs="Times New Roman"/>
          <w:sz w:val="24"/>
          <w:szCs w:val="24"/>
        </w:rPr>
      </w:pPr>
      <w:r w:rsidRPr="003432B5">
        <w:rPr>
          <w:rFonts w:ascii="Times New Roman" w:hAnsi="Times New Roman" w:cs="Times New Roman"/>
          <w:sz w:val="24"/>
          <w:szCs w:val="24"/>
        </w:rPr>
        <w:br w:type="page"/>
      </w:r>
    </w:p>
    <w:p w14:paraId="3D90DD26" w14:textId="7EC34E37" w:rsidR="002A1C67" w:rsidRDefault="002A1C67" w:rsidP="00BC1C25">
      <w:pPr>
        <w:spacing w:after="0" w:line="480" w:lineRule="auto"/>
        <w:rPr>
          <w:ins w:id="174" w:author="Viv Mcshane" w:date="2020-06-29T12:05:00Z"/>
          <w:rFonts w:ascii="Times New Roman" w:hAnsi="Times New Roman" w:cs="Times New Roman"/>
          <w:b/>
          <w:bCs/>
          <w:sz w:val="24"/>
          <w:szCs w:val="24"/>
        </w:rPr>
      </w:pPr>
      <w:r w:rsidRPr="00E93BFB">
        <w:rPr>
          <w:rFonts w:ascii="Times New Roman" w:hAnsi="Times New Roman" w:cs="Times New Roman"/>
          <w:b/>
          <w:bCs/>
          <w:sz w:val="24"/>
          <w:szCs w:val="24"/>
        </w:rPr>
        <w:lastRenderedPageBreak/>
        <w:t xml:space="preserve">Acknowledgements </w:t>
      </w:r>
    </w:p>
    <w:p w14:paraId="259C96E2" w14:textId="2CE5D11F" w:rsidR="00C50C77" w:rsidRDefault="00C50C77" w:rsidP="00BC1C25">
      <w:pPr>
        <w:spacing w:after="0" w:line="480" w:lineRule="auto"/>
        <w:rPr>
          <w:ins w:id="175" w:author="Viv Mcshane" w:date="2020-06-29T12:05:00Z"/>
          <w:rFonts w:ascii="Times New Roman" w:hAnsi="Times New Roman" w:cs="Times New Roman"/>
          <w:b/>
          <w:bCs/>
          <w:sz w:val="24"/>
          <w:szCs w:val="24"/>
        </w:rPr>
      </w:pPr>
    </w:p>
    <w:p w14:paraId="67B6FE07" w14:textId="0CDAE6D1" w:rsidR="00C50C77" w:rsidRDefault="00C50C77" w:rsidP="00BC1C25">
      <w:pPr>
        <w:spacing w:after="0" w:line="480" w:lineRule="auto"/>
        <w:rPr>
          <w:ins w:id="176" w:author="Viv Mcshane" w:date="2020-06-29T12:05:00Z"/>
          <w:rFonts w:ascii="Times New Roman" w:hAnsi="Times New Roman" w:cs="Times New Roman"/>
        </w:rPr>
      </w:pPr>
      <w:ins w:id="177" w:author="Viv Mcshane" w:date="2020-06-29T12:06:00Z">
        <w:r>
          <w:rPr>
            <w:rFonts w:ascii="Times New Roman" w:hAnsi="Times New Roman" w:cs="Times New Roman"/>
          </w:rPr>
          <w:t>V. Tulloch was supported by a Postdoctoral Research Grant from Environment and Climate Change Canada.</w:t>
        </w:r>
      </w:ins>
    </w:p>
    <w:p w14:paraId="2D65A0FC" w14:textId="77777777" w:rsidR="00C50C77" w:rsidRPr="00C50C77" w:rsidRDefault="00C50C77" w:rsidP="00BC1C25">
      <w:pPr>
        <w:spacing w:after="0" w:line="480" w:lineRule="auto"/>
        <w:rPr>
          <w:rFonts w:ascii="Times New Roman" w:hAnsi="Times New Roman" w:cs="Times New Roman"/>
          <w:rPrChange w:id="178" w:author="Viv Mcshane" w:date="2020-06-29T12:05:00Z">
            <w:rPr>
              <w:rFonts w:ascii="Times New Roman" w:hAnsi="Times New Roman" w:cs="Times New Roman"/>
              <w:b/>
              <w:bCs/>
              <w:sz w:val="24"/>
              <w:szCs w:val="24"/>
            </w:rPr>
          </w:rPrChange>
        </w:rPr>
      </w:pPr>
    </w:p>
    <w:p w14:paraId="27A25449" w14:textId="3CEF4904" w:rsidR="002A1C67" w:rsidRPr="00E93BFB" w:rsidRDefault="002A1C67" w:rsidP="00BC1C25">
      <w:pPr>
        <w:spacing w:after="0" w:line="480" w:lineRule="auto"/>
        <w:rPr>
          <w:rFonts w:ascii="Times New Roman" w:hAnsi="Times New Roman" w:cs="Times New Roman"/>
          <w:b/>
          <w:bCs/>
          <w:sz w:val="24"/>
          <w:szCs w:val="24"/>
        </w:rPr>
      </w:pPr>
      <w:r w:rsidRPr="00E93BFB">
        <w:rPr>
          <w:rFonts w:ascii="Times New Roman" w:hAnsi="Times New Roman" w:cs="Times New Roman"/>
          <w:b/>
          <w:bCs/>
          <w:sz w:val="24"/>
          <w:szCs w:val="24"/>
        </w:rPr>
        <w:t>Author contributions</w:t>
      </w:r>
    </w:p>
    <w:p w14:paraId="42D0FD16" w14:textId="69397FCB" w:rsidR="00A07D21" w:rsidRDefault="002A1C67" w:rsidP="00BC1C25">
      <w:pPr>
        <w:spacing w:after="0" w:line="480" w:lineRule="auto"/>
        <w:rPr>
          <w:rFonts w:ascii="Times New Roman" w:hAnsi="Times New Roman" w:cs="Times New Roman"/>
          <w:b/>
          <w:bCs/>
          <w:sz w:val="24"/>
          <w:szCs w:val="24"/>
        </w:rPr>
      </w:pPr>
      <w:r w:rsidRPr="00E93BFB">
        <w:rPr>
          <w:rFonts w:ascii="Times New Roman" w:hAnsi="Times New Roman" w:cs="Times New Roman"/>
          <w:b/>
          <w:bCs/>
          <w:sz w:val="24"/>
          <w:szCs w:val="24"/>
        </w:rPr>
        <w:t>Competing interest declaration</w:t>
      </w:r>
    </w:p>
    <w:p w14:paraId="5DE86EBA" w14:textId="77777777" w:rsidR="00A07D21" w:rsidRDefault="00A07D21" w:rsidP="00BC1C25">
      <w:pPr>
        <w:spacing w:line="480" w:lineRule="auto"/>
        <w:rPr>
          <w:rFonts w:ascii="Times New Roman" w:hAnsi="Times New Roman" w:cs="Times New Roman"/>
          <w:b/>
          <w:bCs/>
          <w:sz w:val="24"/>
          <w:szCs w:val="24"/>
        </w:rPr>
      </w:pPr>
      <w:r>
        <w:rPr>
          <w:rFonts w:ascii="Times New Roman" w:hAnsi="Times New Roman" w:cs="Times New Roman"/>
          <w:b/>
          <w:bCs/>
          <w:sz w:val="24"/>
          <w:szCs w:val="24"/>
        </w:rPr>
        <w:br w:type="page"/>
      </w:r>
    </w:p>
    <w:p w14:paraId="066482A1" w14:textId="7126638C" w:rsidR="00A70CCC" w:rsidRDefault="00A70CCC" w:rsidP="00A70CCC">
      <w:pPr>
        <w:spacing w:line="480" w:lineRule="auto"/>
        <w:rPr>
          <w:rFonts w:ascii="Times New Roman" w:hAnsi="Times New Roman" w:cs="Times New Roman"/>
          <w:sz w:val="24"/>
          <w:szCs w:val="24"/>
        </w:rPr>
      </w:pPr>
      <w:r w:rsidRPr="00742864">
        <w:rPr>
          <w:rFonts w:ascii="Times New Roman" w:hAnsi="Times New Roman" w:cs="Times New Roman"/>
          <w:b/>
          <w:bCs/>
          <w:sz w:val="24"/>
          <w:szCs w:val="24"/>
        </w:rPr>
        <w:lastRenderedPageBreak/>
        <w:t xml:space="preserve">Table </w:t>
      </w:r>
      <w:r w:rsidR="0017642E" w:rsidRPr="00742864">
        <w:rPr>
          <w:rFonts w:ascii="Times New Roman" w:hAnsi="Times New Roman" w:cs="Times New Roman"/>
          <w:b/>
          <w:bCs/>
          <w:sz w:val="24"/>
          <w:szCs w:val="24"/>
        </w:rPr>
        <w:t>S</w:t>
      </w:r>
      <w:r w:rsidRPr="00742864">
        <w:rPr>
          <w:rFonts w:ascii="Times New Roman" w:hAnsi="Times New Roman" w:cs="Times New Roman"/>
          <w:b/>
          <w:bCs/>
          <w:sz w:val="24"/>
          <w:szCs w:val="24"/>
        </w:rPr>
        <w:t>1</w:t>
      </w:r>
      <w:r>
        <w:rPr>
          <w:rFonts w:ascii="Times New Roman" w:hAnsi="Times New Roman" w:cs="Times New Roman"/>
          <w:sz w:val="24"/>
          <w:szCs w:val="24"/>
        </w:rPr>
        <w:t xml:space="preserve">. Global land area required to reach 30% target. S = </w:t>
      </w:r>
      <w:r w:rsidR="00E47D07">
        <w:rPr>
          <w:rFonts w:ascii="Times New Roman" w:hAnsi="Times New Roman" w:cs="Times New Roman"/>
          <w:sz w:val="24"/>
          <w:szCs w:val="24"/>
        </w:rPr>
        <w:t>governance</w:t>
      </w:r>
      <w:r>
        <w:rPr>
          <w:rFonts w:ascii="Times New Roman" w:hAnsi="Times New Roman" w:cs="Times New Roman"/>
          <w:sz w:val="24"/>
          <w:szCs w:val="24"/>
        </w:rPr>
        <w:t xml:space="preserve">, L = land use, C = climate, A = area. </w:t>
      </w:r>
    </w:p>
    <w:tbl>
      <w:tblPr>
        <w:tblStyle w:val="GridTable4-Accent6"/>
        <w:tblW w:w="6271" w:type="dxa"/>
        <w:tblLook w:val="04A0" w:firstRow="1" w:lastRow="0" w:firstColumn="1" w:lastColumn="0" w:noHBand="0" w:noVBand="1"/>
      </w:tblPr>
      <w:tblGrid>
        <w:gridCol w:w="2384"/>
        <w:gridCol w:w="1799"/>
        <w:gridCol w:w="2088"/>
      </w:tblGrid>
      <w:tr w:rsidR="00A70CCC" w:rsidRPr="009515E1" w14:paraId="473E389D" w14:textId="77777777" w:rsidTr="008A1228">
        <w:trPr>
          <w:cnfStyle w:val="100000000000" w:firstRow="1" w:lastRow="0" w:firstColumn="0" w:lastColumn="0" w:oddVBand="0" w:evenVBand="0" w:oddHBand="0" w:evenHBand="0" w:firstRowFirstColumn="0" w:firstRowLastColumn="0" w:lastRowFirstColumn="0" w:lastRowLastColumn="0"/>
          <w:trHeight w:val="543"/>
        </w:trPr>
        <w:tc>
          <w:tcPr>
            <w:cnfStyle w:val="001000000000" w:firstRow="0" w:lastRow="0" w:firstColumn="1" w:lastColumn="0" w:oddVBand="0" w:evenVBand="0" w:oddHBand="0" w:evenHBand="0" w:firstRowFirstColumn="0" w:firstRowLastColumn="0" w:lastRowFirstColumn="0" w:lastRowLastColumn="0"/>
            <w:tcW w:w="2384" w:type="dxa"/>
            <w:noWrap/>
            <w:hideMark/>
          </w:tcPr>
          <w:p w14:paraId="58F40DAA" w14:textId="77777777" w:rsidR="00A70CCC" w:rsidRPr="009515E1" w:rsidRDefault="00A70CCC" w:rsidP="008A1228">
            <w:pPr>
              <w:rPr>
                <w:rFonts w:ascii="Times New Roman" w:eastAsia="Times New Roman" w:hAnsi="Times New Roman" w:cs="Times New Roman"/>
                <w:sz w:val="24"/>
                <w:szCs w:val="24"/>
                <w:lang w:eastAsia="en-CA"/>
              </w:rPr>
            </w:pPr>
          </w:p>
        </w:tc>
        <w:tc>
          <w:tcPr>
            <w:tcW w:w="1799" w:type="dxa"/>
            <w:noWrap/>
            <w:hideMark/>
          </w:tcPr>
          <w:p w14:paraId="25BD0EEC" w14:textId="77777777" w:rsidR="00A70CCC" w:rsidRPr="009515E1" w:rsidRDefault="00A70CCC" w:rsidP="008A1228">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Pr>
                <w:rFonts w:ascii="Times New Roman" w:eastAsia="Times New Roman" w:hAnsi="Times New Roman" w:cs="Times New Roman"/>
                <w:color w:val="000000"/>
                <w:sz w:val="24"/>
                <w:szCs w:val="24"/>
                <w:lang w:eastAsia="en-CA"/>
              </w:rPr>
              <w:t>% total</w:t>
            </w:r>
          </w:p>
        </w:tc>
        <w:tc>
          <w:tcPr>
            <w:tcW w:w="2088" w:type="dxa"/>
            <w:noWrap/>
            <w:hideMark/>
          </w:tcPr>
          <w:p w14:paraId="60F2373E" w14:textId="77777777" w:rsidR="00A70CCC" w:rsidRPr="009515E1" w:rsidRDefault="00A70CCC" w:rsidP="008A1228">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4"/>
                <w:szCs w:val="24"/>
                <w:lang w:eastAsia="en-CA"/>
              </w:rPr>
            </w:pPr>
            <w:r>
              <w:rPr>
                <w:rFonts w:ascii="Times New Roman" w:eastAsia="Times New Roman" w:hAnsi="Times New Roman" w:cs="Times New Roman"/>
                <w:color w:val="000000"/>
                <w:sz w:val="24"/>
                <w:szCs w:val="24"/>
                <w:lang w:eastAsia="en-CA"/>
              </w:rPr>
              <w:t>% increase</w:t>
            </w:r>
          </w:p>
        </w:tc>
      </w:tr>
      <w:tr w:rsidR="00A70CCC" w:rsidRPr="009515E1" w14:paraId="2DBB5D93" w14:textId="77777777" w:rsidTr="008A1228">
        <w:trPr>
          <w:cnfStyle w:val="000000100000" w:firstRow="0" w:lastRow="0" w:firstColumn="0" w:lastColumn="0" w:oddVBand="0" w:evenVBand="0" w:oddHBand="1" w:evenHBand="0" w:firstRowFirstColumn="0" w:firstRowLastColumn="0" w:lastRowFirstColumn="0" w:lastRowLastColumn="0"/>
          <w:trHeight w:val="543"/>
        </w:trPr>
        <w:tc>
          <w:tcPr>
            <w:cnfStyle w:val="001000000000" w:firstRow="0" w:lastRow="0" w:firstColumn="1" w:lastColumn="0" w:oddVBand="0" w:evenVBand="0" w:oddHBand="0" w:evenHBand="0" w:firstRowFirstColumn="0" w:firstRowLastColumn="0" w:lastRowFirstColumn="0" w:lastRowLastColumn="0"/>
            <w:tcW w:w="2384" w:type="dxa"/>
            <w:noWrap/>
            <w:hideMark/>
          </w:tcPr>
          <w:p w14:paraId="390EB8E0" w14:textId="77777777" w:rsidR="00A70CCC" w:rsidRDefault="00A70CCC" w:rsidP="008A1228">
            <w:pPr>
              <w:rPr>
                <w:rFonts w:ascii="Times New Roman" w:eastAsia="Times New Roman" w:hAnsi="Times New Roman" w:cs="Times New Roman"/>
                <w:b w:val="0"/>
                <w:bCs w:val="0"/>
                <w:color w:val="000000"/>
                <w:sz w:val="24"/>
                <w:szCs w:val="24"/>
                <w:lang w:eastAsia="en-CA"/>
              </w:rPr>
            </w:pPr>
            <w:r w:rsidRPr="009515E1">
              <w:rPr>
                <w:rFonts w:ascii="Times New Roman" w:eastAsia="Times New Roman" w:hAnsi="Times New Roman" w:cs="Times New Roman"/>
                <w:color w:val="000000"/>
                <w:sz w:val="24"/>
                <w:szCs w:val="24"/>
                <w:lang w:eastAsia="en-CA"/>
              </w:rPr>
              <w:t>SLCA_0001</w:t>
            </w:r>
          </w:p>
          <w:p w14:paraId="04D73B0D" w14:textId="77777777" w:rsidR="00A70CCC" w:rsidRPr="009515E1" w:rsidRDefault="00A70CCC" w:rsidP="008A1228">
            <w:pPr>
              <w:rPr>
                <w:rFonts w:ascii="Times New Roman" w:eastAsia="Times New Roman" w:hAnsi="Times New Roman" w:cs="Times New Roman"/>
                <w:color w:val="000000"/>
                <w:sz w:val="24"/>
                <w:szCs w:val="24"/>
                <w:lang w:eastAsia="en-CA"/>
              </w:rPr>
            </w:pPr>
          </w:p>
        </w:tc>
        <w:tc>
          <w:tcPr>
            <w:tcW w:w="1799" w:type="dxa"/>
            <w:noWrap/>
            <w:hideMark/>
          </w:tcPr>
          <w:p w14:paraId="500114C0" w14:textId="77777777" w:rsidR="00A70CCC" w:rsidRPr="009515E1" w:rsidRDefault="00A70CCC" w:rsidP="008A122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28.08</w:t>
            </w:r>
          </w:p>
        </w:tc>
        <w:tc>
          <w:tcPr>
            <w:tcW w:w="2088" w:type="dxa"/>
            <w:noWrap/>
            <w:hideMark/>
          </w:tcPr>
          <w:p w14:paraId="5485D7F9" w14:textId="77777777" w:rsidR="00A70CCC" w:rsidRPr="009515E1" w:rsidRDefault="00A70CCC" w:rsidP="008A122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16.36</w:t>
            </w:r>
          </w:p>
        </w:tc>
      </w:tr>
      <w:tr w:rsidR="00A70CCC" w:rsidRPr="009515E1" w14:paraId="41B39A0D" w14:textId="77777777" w:rsidTr="008A1228">
        <w:trPr>
          <w:trHeight w:val="543"/>
        </w:trPr>
        <w:tc>
          <w:tcPr>
            <w:cnfStyle w:val="001000000000" w:firstRow="0" w:lastRow="0" w:firstColumn="1" w:lastColumn="0" w:oddVBand="0" w:evenVBand="0" w:oddHBand="0" w:evenHBand="0" w:firstRowFirstColumn="0" w:firstRowLastColumn="0" w:lastRowFirstColumn="0" w:lastRowLastColumn="0"/>
            <w:tcW w:w="2384" w:type="dxa"/>
            <w:noWrap/>
            <w:hideMark/>
          </w:tcPr>
          <w:p w14:paraId="08019C62" w14:textId="77777777" w:rsidR="00A70CCC" w:rsidRDefault="00A70CCC" w:rsidP="008A1228">
            <w:pPr>
              <w:rPr>
                <w:rFonts w:ascii="Times New Roman" w:eastAsia="Times New Roman" w:hAnsi="Times New Roman" w:cs="Times New Roman"/>
                <w:b w:val="0"/>
                <w:bCs w:val="0"/>
                <w:color w:val="000000"/>
                <w:sz w:val="24"/>
                <w:szCs w:val="24"/>
                <w:lang w:eastAsia="en-CA"/>
              </w:rPr>
            </w:pPr>
            <w:r w:rsidRPr="009515E1">
              <w:rPr>
                <w:rFonts w:ascii="Times New Roman" w:eastAsia="Times New Roman" w:hAnsi="Times New Roman" w:cs="Times New Roman"/>
                <w:color w:val="000000"/>
                <w:sz w:val="24"/>
                <w:szCs w:val="24"/>
                <w:lang w:eastAsia="en-CA"/>
              </w:rPr>
              <w:t>SLCA_100</w:t>
            </w:r>
            <w:r>
              <w:rPr>
                <w:rFonts w:ascii="Times New Roman" w:eastAsia="Times New Roman" w:hAnsi="Times New Roman" w:cs="Times New Roman"/>
                <w:color w:val="000000"/>
                <w:sz w:val="24"/>
                <w:szCs w:val="24"/>
                <w:lang w:eastAsia="en-CA"/>
              </w:rPr>
              <w:t>1</w:t>
            </w:r>
          </w:p>
          <w:p w14:paraId="40D9161F" w14:textId="77777777" w:rsidR="00A70CCC" w:rsidRPr="009515E1" w:rsidRDefault="00A70CCC" w:rsidP="008A1228">
            <w:pPr>
              <w:rPr>
                <w:rFonts w:ascii="Times New Roman" w:eastAsia="Times New Roman" w:hAnsi="Times New Roman" w:cs="Times New Roman"/>
                <w:color w:val="000000"/>
                <w:sz w:val="24"/>
                <w:szCs w:val="24"/>
                <w:lang w:eastAsia="en-CA"/>
              </w:rPr>
            </w:pPr>
          </w:p>
        </w:tc>
        <w:tc>
          <w:tcPr>
            <w:tcW w:w="1799" w:type="dxa"/>
            <w:noWrap/>
            <w:hideMark/>
          </w:tcPr>
          <w:p w14:paraId="633277C7" w14:textId="77777777" w:rsidR="00A70CCC" w:rsidRPr="009515E1" w:rsidRDefault="00A70CCC" w:rsidP="008A122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28.43</w:t>
            </w:r>
          </w:p>
        </w:tc>
        <w:tc>
          <w:tcPr>
            <w:tcW w:w="2088" w:type="dxa"/>
            <w:noWrap/>
            <w:hideMark/>
          </w:tcPr>
          <w:p w14:paraId="222A094D" w14:textId="77777777" w:rsidR="00A70CCC" w:rsidRPr="009515E1" w:rsidRDefault="00A70CCC" w:rsidP="008A122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16.71</w:t>
            </w:r>
          </w:p>
        </w:tc>
      </w:tr>
      <w:tr w:rsidR="00A70CCC" w:rsidRPr="009515E1" w14:paraId="752714D1" w14:textId="77777777" w:rsidTr="008A1228">
        <w:trPr>
          <w:cnfStyle w:val="000000100000" w:firstRow="0" w:lastRow="0" w:firstColumn="0" w:lastColumn="0" w:oddVBand="0" w:evenVBand="0" w:oddHBand="1" w:evenHBand="0" w:firstRowFirstColumn="0" w:firstRowLastColumn="0" w:lastRowFirstColumn="0" w:lastRowLastColumn="0"/>
          <w:trHeight w:val="543"/>
        </w:trPr>
        <w:tc>
          <w:tcPr>
            <w:cnfStyle w:val="001000000000" w:firstRow="0" w:lastRow="0" w:firstColumn="1" w:lastColumn="0" w:oddVBand="0" w:evenVBand="0" w:oddHBand="0" w:evenHBand="0" w:firstRowFirstColumn="0" w:firstRowLastColumn="0" w:lastRowFirstColumn="0" w:lastRowLastColumn="0"/>
            <w:tcW w:w="2384" w:type="dxa"/>
            <w:noWrap/>
            <w:hideMark/>
          </w:tcPr>
          <w:p w14:paraId="2229BEB7" w14:textId="77777777" w:rsidR="00A70CCC" w:rsidRPr="009515E1" w:rsidRDefault="00A70CCC" w:rsidP="008A1228">
            <w:pPr>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SLCA_0101</w:t>
            </w:r>
          </w:p>
        </w:tc>
        <w:tc>
          <w:tcPr>
            <w:tcW w:w="1799" w:type="dxa"/>
            <w:noWrap/>
            <w:hideMark/>
          </w:tcPr>
          <w:p w14:paraId="36862BBA" w14:textId="77777777" w:rsidR="00A70CCC" w:rsidRPr="009515E1" w:rsidRDefault="00A70CCC" w:rsidP="008A122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29.23</w:t>
            </w:r>
          </w:p>
        </w:tc>
        <w:tc>
          <w:tcPr>
            <w:tcW w:w="2088" w:type="dxa"/>
            <w:noWrap/>
            <w:hideMark/>
          </w:tcPr>
          <w:p w14:paraId="54484FB7" w14:textId="77777777" w:rsidR="00A70CCC" w:rsidRPr="009515E1" w:rsidRDefault="00A70CCC" w:rsidP="008A122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17.51</w:t>
            </w:r>
          </w:p>
        </w:tc>
      </w:tr>
      <w:tr w:rsidR="00A70CCC" w:rsidRPr="009515E1" w14:paraId="6593E2D3" w14:textId="77777777" w:rsidTr="008A1228">
        <w:trPr>
          <w:trHeight w:val="543"/>
        </w:trPr>
        <w:tc>
          <w:tcPr>
            <w:cnfStyle w:val="001000000000" w:firstRow="0" w:lastRow="0" w:firstColumn="1" w:lastColumn="0" w:oddVBand="0" w:evenVBand="0" w:oddHBand="0" w:evenHBand="0" w:firstRowFirstColumn="0" w:firstRowLastColumn="0" w:lastRowFirstColumn="0" w:lastRowLastColumn="0"/>
            <w:tcW w:w="2384" w:type="dxa"/>
            <w:noWrap/>
            <w:hideMark/>
          </w:tcPr>
          <w:p w14:paraId="775680FF" w14:textId="77777777" w:rsidR="00A70CCC" w:rsidRPr="009515E1" w:rsidRDefault="00A70CCC" w:rsidP="008A1228">
            <w:pPr>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SLCA_1101</w:t>
            </w:r>
          </w:p>
        </w:tc>
        <w:tc>
          <w:tcPr>
            <w:tcW w:w="1799" w:type="dxa"/>
            <w:noWrap/>
            <w:hideMark/>
          </w:tcPr>
          <w:p w14:paraId="4C9FA634" w14:textId="77777777" w:rsidR="00A70CCC" w:rsidRPr="009515E1" w:rsidRDefault="00A70CCC" w:rsidP="008A122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29.19</w:t>
            </w:r>
          </w:p>
        </w:tc>
        <w:tc>
          <w:tcPr>
            <w:tcW w:w="2088" w:type="dxa"/>
            <w:noWrap/>
            <w:hideMark/>
          </w:tcPr>
          <w:p w14:paraId="23B80491" w14:textId="77777777" w:rsidR="00A70CCC" w:rsidRPr="009515E1" w:rsidRDefault="00A70CCC" w:rsidP="008A122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17.47</w:t>
            </w:r>
          </w:p>
        </w:tc>
      </w:tr>
      <w:tr w:rsidR="00A70CCC" w:rsidRPr="009515E1" w14:paraId="4A1AF39A" w14:textId="77777777" w:rsidTr="008A1228">
        <w:trPr>
          <w:cnfStyle w:val="000000100000" w:firstRow="0" w:lastRow="0" w:firstColumn="0" w:lastColumn="0" w:oddVBand="0" w:evenVBand="0" w:oddHBand="1" w:evenHBand="0" w:firstRowFirstColumn="0" w:firstRowLastColumn="0" w:lastRowFirstColumn="0" w:lastRowLastColumn="0"/>
          <w:trHeight w:val="543"/>
        </w:trPr>
        <w:tc>
          <w:tcPr>
            <w:cnfStyle w:val="001000000000" w:firstRow="0" w:lastRow="0" w:firstColumn="1" w:lastColumn="0" w:oddVBand="0" w:evenVBand="0" w:oddHBand="0" w:evenHBand="0" w:firstRowFirstColumn="0" w:firstRowLastColumn="0" w:lastRowFirstColumn="0" w:lastRowLastColumn="0"/>
            <w:tcW w:w="2384" w:type="dxa"/>
            <w:noWrap/>
            <w:hideMark/>
          </w:tcPr>
          <w:p w14:paraId="7571A2AC" w14:textId="77777777" w:rsidR="00A70CCC" w:rsidRPr="009515E1" w:rsidRDefault="00A70CCC" w:rsidP="008A1228">
            <w:pPr>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SLCA_0011</w:t>
            </w:r>
          </w:p>
        </w:tc>
        <w:tc>
          <w:tcPr>
            <w:tcW w:w="1799" w:type="dxa"/>
            <w:noWrap/>
            <w:hideMark/>
          </w:tcPr>
          <w:p w14:paraId="237AA183" w14:textId="77777777" w:rsidR="00A70CCC" w:rsidRPr="009515E1" w:rsidRDefault="00A70CCC" w:rsidP="008A122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28.45</w:t>
            </w:r>
          </w:p>
        </w:tc>
        <w:tc>
          <w:tcPr>
            <w:tcW w:w="2088" w:type="dxa"/>
            <w:noWrap/>
            <w:hideMark/>
          </w:tcPr>
          <w:p w14:paraId="3292F056" w14:textId="77777777" w:rsidR="00A70CCC" w:rsidRPr="009515E1" w:rsidRDefault="00A70CCC" w:rsidP="008A122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16.73</w:t>
            </w:r>
          </w:p>
        </w:tc>
      </w:tr>
      <w:tr w:rsidR="00A70CCC" w:rsidRPr="009515E1" w14:paraId="5B7C80F2" w14:textId="77777777" w:rsidTr="008A1228">
        <w:trPr>
          <w:trHeight w:val="543"/>
        </w:trPr>
        <w:tc>
          <w:tcPr>
            <w:cnfStyle w:val="001000000000" w:firstRow="0" w:lastRow="0" w:firstColumn="1" w:lastColumn="0" w:oddVBand="0" w:evenVBand="0" w:oddHBand="0" w:evenHBand="0" w:firstRowFirstColumn="0" w:firstRowLastColumn="0" w:lastRowFirstColumn="0" w:lastRowLastColumn="0"/>
            <w:tcW w:w="2384" w:type="dxa"/>
            <w:noWrap/>
            <w:hideMark/>
          </w:tcPr>
          <w:p w14:paraId="0700250E" w14:textId="77777777" w:rsidR="00A70CCC" w:rsidRPr="009515E1" w:rsidRDefault="00A70CCC" w:rsidP="008A1228">
            <w:pPr>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SLCA_1011</w:t>
            </w:r>
          </w:p>
        </w:tc>
        <w:tc>
          <w:tcPr>
            <w:tcW w:w="1799" w:type="dxa"/>
            <w:noWrap/>
            <w:hideMark/>
          </w:tcPr>
          <w:p w14:paraId="2B9A2FDA" w14:textId="77777777" w:rsidR="00A70CCC" w:rsidRPr="009515E1" w:rsidRDefault="00A70CCC" w:rsidP="008A122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28.43</w:t>
            </w:r>
          </w:p>
        </w:tc>
        <w:tc>
          <w:tcPr>
            <w:tcW w:w="2088" w:type="dxa"/>
            <w:noWrap/>
            <w:hideMark/>
          </w:tcPr>
          <w:p w14:paraId="552A86A6" w14:textId="77777777" w:rsidR="00A70CCC" w:rsidRPr="009515E1" w:rsidRDefault="00A70CCC" w:rsidP="008A122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16.71</w:t>
            </w:r>
          </w:p>
        </w:tc>
      </w:tr>
      <w:tr w:rsidR="00A70CCC" w:rsidRPr="009515E1" w14:paraId="7FE2AF0A" w14:textId="77777777" w:rsidTr="008A1228">
        <w:trPr>
          <w:cnfStyle w:val="000000100000" w:firstRow="0" w:lastRow="0" w:firstColumn="0" w:lastColumn="0" w:oddVBand="0" w:evenVBand="0" w:oddHBand="1" w:evenHBand="0" w:firstRowFirstColumn="0" w:firstRowLastColumn="0" w:lastRowFirstColumn="0" w:lastRowLastColumn="0"/>
          <w:trHeight w:val="543"/>
        </w:trPr>
        <w:tc>
          <w:tcPr>
            <w:cnfStyle w:val="001000000000" w:firstRow="0" w:lastRow="0" w:firstColumn="1" w:lastColumn="0" w:oddVBand="0" w:evenVBand="0" w:oddHBand="0" w:evenHBand="0" w:firstRowFirstColumn="0" w:firstRowLastColumn="0" w:lastRowFirstColumn="0" w:lastRowLastColumn="0"/>
            <w:tcW w:w="2384" w:type="dxa"/>
            <w:noWrap/>
            <w:hideMark/>
          </w:tcPr>
          <w:p w14:paraId="526B9A4E" w14:textId="77777777" w:rsidR="00A70CCC" w:rsidRPr="009515E1" w:rsidRDefault="00A70CCC" w:rsidP="008A1228">
            <w:pPr>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SLCA_0111</w:t>
            </w:r>
          </w:p>
        </w:tc>
        <w:tc>
          <w:tcPr>
            <w:tcW w:w="1799" w:type="dxa"/>
            <w:noWrap/>
            <w:hideMark/>
          </w:tcPr>
          <w:p w14:paraId="050B8CBD" w14:textId="77777777" w:rsidR="00A70CCC" w:rsidRPr="009515E1" w:rsidRDefault="00A70CCC" w:rsidP="008A122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28.7</w:t>
            </w:r>
          </w:p>
        </w:tc>
        <w:tc>
          <w:tcPr>
            <w:tcW w:w="2088" w:type="dxa"/>
            <w:noWrap/>
            <w:hideMark/>
          </w:tcPr>
          <w:p w14:paraId="2722DF71" w14:textId="77777777" w:rsidR="00A70CCC" w:rsidRPr="009515E1" w:rsidRDefault="00A70CCC" w:rsidP="008A122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16.98</w:t>
            </w:r>
          </w:p>
        </w:tc>
      </w:tr>
      <w:tr w:rsidR="00A70CCC" w:rsidRPr="009515E1" w14:paraId="0D6804AB" w14:textId="77777777" w:rsidTr="008A1228">
        <w:trPr>
          <w:trHeight w:val="543"/>
        </w:trPr>
        <w:tc>
          <w:tcPr>
            <w:cnfStyle w:val="001000000000" w:firstRow="0" w:lastRow="0" w:firstColumn="1" w:lastColumn="0" w:oddVBand="0" w:evenVBand="0" w:oddHBand="0" w:evenHBand="0" w:firstRowFirstColumn="0" w:firstRowLastColumn="0" w:lastRowFirstColumn="0" w:lastRowLastColumn="0"/>
            <w:tcW w:w="2384" w:type="dxa"/>
            <w:noWrap/>
            <w:hideMark/>
          </w:tcPr>
          <w:p w14:paraId="36620D4B" w14:textId="77777777" w:rsidR="00A70CCC" w:rsidRPr="009515E1" w:rsidRDefault="00A70CCC" w:rsidP="008A1228">
            <w:pPr>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SLCA_1111</w:t>
            </w:r>
          </w:p>
        </w:tc>
        <w:tc>
          <w:tcPr>
            <w:tcW w:w="1799" w:type="dxa"/>
            <w:noWrap/>
            <w:hideMark/>
          </w:tcPr>
          <w:p w14:paraId="6AA4B70F" w14:textId="77777777" w:rsidR="00A70CCC" w:rsidRPr="009515E1" w:rsidRDefault="00A70CCC" w:rsidP="008A122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29.17</w:t>
            </w:r>
          </w:p>
        </w:tc>
        <w:tc>
          <w:tcPr>
            <w:tcW w:w="2088" w:type="dxa"/>
            <w:noWrap/>
            <w:hideMark/>
          </w:tcPr>
          <w:p w14:paraId="4C0F98DC" w14:textId="77777777" w:rsidR="00A70CCC" w:rsidRPr="009515E1" w:rsidRDefault="00A70CCC" w:rsidP="008A122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17.45</w:t>
            </w:r>
          </w:p>
        </w:tc>
      </w:tr>
    </w:tbl>
    <w:p w14:paraId="6A87D84E" w14:textId="77777777" w:rsidR="00A70CCC" w:rsidRDefault="00A70CCC" w:rsidP="00A70CCC">
      <w:pPr>
        <w:spacing w:line="480" w:lineRule="auto"/>
        <w:rPr>
          <w:rFonts w:ascii="Times New Roman" w:hAnsi="Times New Roman" w:cs="Times New Roman"/>
          <w:sz w:val="24"/>
          <w:szCs w:val="24"/>
        </w:rPr>
      </w:pPr>
    </w:p>
    <w:p w14:paraId="78820D69" w14:textId="77777777" w:rsidR="00A70CCC" w:rsidRDefault="00A70CCC" w:rsidP="00A70CCC">
      <w:pPr>
        <w:rPr>
          <w:rFonts w:ascii="Times New Roman" w:hAnsi="Times New Roman" w:cs="Times New Roman"/>
          <w:sz w:val="24"/>
          <w:szCs w:val="24"/>
        </w:rPr>
      </w:pPr>
      <w:r>
        <w:rPr>
          <w:rFonts w:ascii="Times New Roman" w:hAnsi="Times New Roman" w:cs="Times New Roman"/>
          <w:sz w:val="24"/>
          <w:szCs w:val="24"/>
        </w:rPr>
        <w:br w:type="page"/>
      </w:r>
    </w:p>
    <w:p w14:paraId="3049769F" w14:textId="3CCE209E" w:rsidR="00A70CCC" w:rsidRDefault="00A70CCC" w:rsidP="00A70CCC">
      <w:pPr>
        <w:spacing w:line="480" w:lineRule="auto"/>
        <w:rPr>
          <w:rFonts w:ascii="Times New Roman" w:hAnsi="Times New Roman" w:cs="Times New Roman"/>
          <w:sz w:val="24"/>
          <w:szCs w:val="24"/>
        </w:rPr>
      </w:pPr>
      <w:commentRangeStart w:id="179"/>
      <w:commentRangeStart w:id="180"/>
      <w:r w:rsidRPr="00236FB2">
        <w:rPr>
          <w:rFonts w:ascii="Times New Roman" w:hAnsi="Times New Roman" w:cs="Times New Roman"/>
          <w:b/>
          <w:bCs/>
          <w:sz w:val="24"/>
          <w:szCs w:val="24"/>
        </w:rPr>
        <w:lastRenderedPageBreak/>
        <w:t>Table</w:t>
      </w:r>
      <w:commentRangeEnd w:id="179"/>
      <w:r w:rsidRPr="00236FB2">
        <w:rPr>
          <w:rStyle w:val="CommentReference"/>
          <w:b/>
          <w:bCs/>
        </w:rPr>
        <w:commentReference w:id="179"/>
      </w:r>
      <w:commentRangeEnd w:id="180"/>
      <w:r w:rsidR="007B058E">
        <w:rPr>
          <w:rStyle w:val="CommentReference"/>
        </w:rPr>
        <w:commentReference w:id="180"/>
      </w:r>
      <w:r w:rsidRPr="00236FB2">
        <w:rPr>
          <w:rFonts w:ascii="Times New Roman" w:hAnsi="Times New Roman" w:cs="Times New Roman"/>
          <w:b/>
          <w:bCs/>
          <w:sz w:val="24"/>
          <w:szCs w:val="24"/>
        </w:rPr>
        <w:t xml:space="preserve"> </w:t>
      </w:r>
      <w:r w:rsidR="007405CE" w:rsidRPr="00236FB2">
        <w:rPr>
          <w:rFonts w:ascii="Times New Roman" w:hAnsi="Times New Roman" w:cs="Times New Roman"/>
          <w:b/>
          <w:bCs/>
          <w:sz w:val="24"/>
          <w:szCs w:val="24"/>
        </w:rPr>
        <w:t>S</w:t>
      </w:r>
      <w:r w:rsidRPr="00236FB2">
        <w:rPr>
          <w:rFonts w:ascii="Times New Roman" w:hAnsi="Times New Roman" w:cs="Times New Roman"/>
          <w:b/>
          <w:bCs/>
          <w:sz w:val="24"/>
          <w:szCs w:val="24"/>
        </w:rPr>
        <w:t>2</w:t>
      </w:r>
      <w:r>
        <w:rPr>
          <w:rFonts w:ascii="Times New Roman" w:hAnsi="Times New Roman" w:cs="Times New Roman"/>
          <w:sz w:val="24"/>
          <w:szCs w:val="24"/>
        </w:rPr>
        <w:t>. Summary of country specific results. Values are in relation to the base</w:t>
      </w:r>
      <w:del w:id="181" w:author="Joseph Bennett" w:date="2020-04-14T09:01:00Z">
        <w:r w:rsidDel="007778E4">
          <w:rPr>
            <w:rFonts w:ascii="Times New Roman" w:hAnsi="Times New Roman" w:cs="Times New Roman"/>
            <w:sz w:val="24"/>
            <w:szCs w:val="24"/>
          </w:rPr>
          <w:delText xml:space="preserve"> </w:delText>
        </w:r>
      </w:del>
      <w:r>
        <w:rPr>
          <w:rFonts w:ascii="Times New Roman" w:hAnsi="Times New Roman" w:cs="Times New Roman"/>
          <w:sz w:val="24"/>
          <w:szCs w:val="24"/>
        </w:rPr>
        <w:t>line scenario (fraction of set aside in a country per scenarios over base</w:t>
      </w:r>
      <w:del w:id="182" w:author="Joseph Bennett" w:date="2020-04-14T09:02:00Z">
        <w:r w:rsidDel="007778E4">
          <w:rPr>
            <w:rFonts w:ascii="Times New Roman" w:hAnsi="Times New Roman" w:cs="Times New Roman"/>
            <w:sz w:val="24"/>
            <w:szCs w:val="24"/>
          </w:rPr>
          <w:delText xml:space="preserve"> </w:delText>
        </w:r>
      </w:del>
      <w:r>
        <w:rPr>
          <w:rFonts w:ascii="Times New Roman" w:hAnsi="Times New Roman" w:cs="Times New Roman"/>
          <w:sz w:val="24"/>
          <w:szCs w:val="24"/>
        </w:rPr>
        <w:t xml:space="preserve">line), which represents a value of 1. </w:t>
      </w:r>
    </w:p>
    <w:tbl>
      <w:tblPr>
        <w:tblStyle w:val="GridTable6Colorful-Accent3"/>
        <w:tblW w:w="8234" w:type="dxa"/>
        <w:tblLook w:val="04A0" w:firstRow="1" w:lastRow="0" w:firstColumn="1" w:lastColumn="0" w:noHBand="0" w:noVBand="1"/>
      </w:tblPr>
      <w:tblGrid>
        <w:gridCol w:w="2264"/>
        <w:gridCol w:w="1194"/>
        <w:gridCol w:w="1194"/>
        <w:gridCol w:w="1194"/>
        <w:gridCol w:w="1194"/>
        <w:gridCol w:w="1194"/>
      </w:tblGrid>
      <w:tr w:rsidR="00A70CCC" w:rsidRPr="002B72EB" w14:paraId="64B7C066" w14:textId="77777777" w:rsidTr="008A1228">
        <w:trPr>
          <w:cnfStyle w:val="100000000000" w:firstRow="1" w:lastRow="0" w:firstColumn="0" w:lastColumn="0" w:oddVBand="0" w:evenVBand="0" w:oddHBand="0"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2264" w:type="dxa"/>
            <w:noWrap/>
            <w:hideMark/>
          </w:tcPr>
          <w:p w14:paraId="0D5886CF" w14:textId="77777777" w:rsidR="00A70CCC" w:rsidRPr="002B72EB" w:rsidRDefault="00A70CCC" w:rsidP="008A1228">
            <w:pPr>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scenario</w:t>
            </w:r>
          </w:p>
        </w:tc>
        <w:tc>
          <w:tcPr>
            <w:tcW w:w="1194" w:type="dxa"/>
            <w:noWrap/>
            <w:hideMark/>
          </w:tcPr>
          <w:p w14:paraId="18386CE6" w14:textId="77777777" w:rsidR="00A70CCC" w:rsidRPr="002B72EB" w:rsidRDefault="00A70CCC" w:rsidP="008A1228">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mean</w:t>
            </w:r>
          </w:p>
        </w:tc>
        <w:tc>
          <w:tcPr>
            <w:tcW w:w="1194" w:type="dxa"/>
            <w:noWrap/>
            <w:hideMark/>
          </w:tcPr>
          <w:p w14:paraId="47B661C9" w14:textId="77777777" w:rsidR="00A70CCC" w:rsidRPr="002B72EB" w:rsidRDefault="00A70CCC" w:rsidP="008A1228">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min</w:t>
            </w:r>
          </w:p>
        </w:tc>
        <w:tc>
          <w:tcPr>
            <w:tcW w:w="1194" w:type="dxa"/>
            <w:noWrap/>
            <w:hideMark/>
          </w:tcPr>
          <w:p w14:paraId="3AD238A2" w14:textId="77777777" w:rsidR="00A70CCC" w:rsidRPr="002B72EB" w:rsidRDefault="00A70CCC" w:rsidP="008A1228">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max</w:t>
            </w:r>
          </w:p>
        </w:tc>
        <w:tc>
          <w:tcPr>
            <w:tcW w:w="1194" w:type="dxa"/>
            <w:noWrap/>
            <w:hideMark/>
          </w:tcPr>
          <w:p w14:paraId="2DD365CF" w14:textId="77777777" w:rsidR="00A70CCC" w:rsidRPr="002B72EB" w:rsidRDefault="00A70CCC" w:rsidP="008A1228">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low</w:t>
            </w:r>
          </w:p>
        </w:tc>
        <w:tc>
          <w:tcPr>
            <w:tcW w:w="1194" w:type="dxa"/>
            <w:noWrap/>
            <w:hideMark/>
          </w:tcPr>
          <w:p w14:paraId="21F59091" w14:textId="77777777" w:rsidR="00A70CCC" w:rsidRPr="002B72EB" w:rsidRDefault="00A70CCC" w:rsidP="008A1228">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high</w:t>
            </w:r>
          </w:p>
        </w:tc>
      </w:tr>
      <w:tr w:rsidR="00A70CCC" w:rsidRPr="002B72EB" w14:paraId="75A7EAAA" w14:textId="77777777" w:rsidTr="008A1228">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2264" w:type="dxa"/>
            <w:noWrap/>
            <w:hideMark/>
          </w:tcPr>
          <w:p w14:paraId="785CEBF5" w14:textId="77777777" w:rsidR="00A70CCC" w:rsidRPr="002B72EB" w:rsidRDefault="00A70CCC" w:rsidP="008A1228">
            <w:pPr>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SLCA_1001</w:t>
            </w:r>
          </w:p>
        </w:tc>
        <w:tc>
          <w:tcPr>
            <w:tcW w:w="1194" w:type="dxa"/>
            <w:noWrap/>
            <w:hideMark/>
          </w:tcPr>
          <w:p w14:paraId="1FD50D38" w14:textId="77777777" w:rsidR="00A70CCC" w:rsidRPr="002B72EB" w:rsidRDefault="00A70CCC" w:rsidP="008A122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1.19</w:t>
            </w:r>
          </w:p>
        </w:tc>
        <w:tc>
          <w:tcPr>
            <w:tcW w:w="1194" w:type="dxa"/>
            <w:noWrap/>
            <w:hideMark/>
          </w:tcPr>
          <w:p w14:paraId="4B68D085" w14:textId="77777777" w:rsidR="00A70CCC" w:rsidRPr="002B72EB" w:rsidRDefault="00A70CCC" w:rsidP="008A122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0.00</w:t>
            </w:r>
          </w:p>
        </w:tc>
        <w:tc>
          <w:tcPr>
            <w:tcW w:w="1194" w:type="dxa"/>
            <w:noWrap/>
            <w:hideMark/>
          </w:tcPr>
          <w:p w14:paraId="0F145A7B" w14:textId="77777777" w:rsidR="00A70CCC" w:rsidRPr="002B72EB" w:rsidRDefault="00A70CCC" w:rsidP="008A122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8.23</w:t>
            </w:r>
          </w:p>
        </w:tc>
        <w:tc>
          <w:tcPr>
            <w:tcW w:w="1194" w:type="dxa"/>
            <w:noWrap/>
            <w:hideMark/>
          </w:tcPr>
          <w:p w14:paraId="1ADFE432" w14:textId="77777777" w:rsidR="00A70CCC" w:rsidRPr="002B72EB" w:rsidRDefault="00A70CCC" w:rsidP="008A122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0.52</w:t>
            </w:r>
          </w:p>
        </w:tc>
        <w:tc>
          <w:tcPr>
            <w:tcW w:w="1194" w:type="dxa"/>
            <w:noWrap/>
            <w:hideMark/>
          </w:tcPr>
          <w:p w14:paraId="1A421EE5" w14:textId="77777777" w:rsidR="00A70CCC" w:rsidRPr="002B72EB" w:rsidRDefault="00A70CCC" w:rsidP="008A122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2.63</w:t>
            </w:r>
          </w:p>
        </w:tc>
      </w:tr>
      <w:tr w:rsidR="00A70CCC" w:rsidRPr="002B72EB" w14:paraId="1B6DB840" w14:textId="77777777" w:rsidTr="008A1228">
        <w:trPr>
          <w:trHeight w:val="318"/>
        </w:trPr>
        <w:tc>
          <w:tcPr>
            <w:cnfStyle w:val="001000000000" w:firstRow="0" w:lastRow="0" w:firstColumn="1" w:lastColumn="0" w:oddVBand="0" w:evenVBand="0" w:oddHBand="0" w:evenHBand="0" w:firstRowFirstColumn="0" w:firstRowLastColumn="0" w:lastRowFirstColumn="0" w:lastRowLastColumn="0"/>
            <w:tcW w:w="2264" w:type="dxa"/>
            <w:noWrap/>
            <w:hideMark/>
          </w:tcPr>
          <w:p w14:paraId="45E273CB" w14:textId="77777777" w:rsidR="00A70CCC" w:rsidRPr="002B72EB" w:rsidRDefault="00A70CCC" w:rsidP="008A1228">
            <w:pPr>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SLCA_0101</w:t>
            </w:r>
          </w:p>
        </w:tc>
        <w:tc>
          <w:tcPr>
            <w:tcW w:w="1194" w:type="dxa"/>
            <w:noWrap/>
            <w:hideMark/>
          </w:tcPr>
          <w:p w14:paraId="1B810C4A" w14:textId="77777777" w:rsidR="00A70CCC" w:rsidRPr="002B72EB" w:rsidRDefault="00A70CCC" w:rsidP="008A1228">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1.13</w:t>
            </w:r>
          </w:p>
        </w:tc>
        <w:tc>
          <w:tcPr>
            <w:tcW w:w="1194" w:type="dxa"/>
            <w:noWrap/>
            <w:hideMark/>
          </w:tcPr>
          <w:p w14:paraId="40C128AE" w14:textId="77777777" w:rsidR="00A70CCC" w:rsidRPr="002B72EB" w:rsidRDefault="00A70CCC" w:rsidP="008A1228">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0.21</w:t>
            </w:r>
          </w:p>
        </w:tc>
        <w:tc>
          <w:tcPr>
            <w:tcW w:w="1194" w:type="dxa"/>
            <w:noWrap/>
            <w:hideMark/>
          </w:tcPr>
          <w:p w14:paraId="4D428516" w14:textId="77777777" w:rsidR="00A70CCC" w:rsidRPr="002B72EB" w:rsidRDefault="00A70CCC" w:rsidP="008A1228">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4.38</w:t>
            </w:r>
          </w:p>
        </w:tc>
        <w:tc>
          <w:tcPr>
            <w:tcW w:w="1194" w:type="dxa"/>
            <w:noWrap/>
            <w:hideMark/>
          </w:tcPr>
          <w:p w14:paraId="0BF869B9" w14:textId="77777777" w:rsidR="00A70CCC" w:rsidRPr="002B72EB" w:rsidRDefault="00A70CCC" w:rsidP="008A1228">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0.75</w:t>
            </w:r>
          </w:p>
        </w:tc>
        <w:tc>
          <w:tcPr>
            <w:tcW w:w="1194" w:type="dxa"/>
            <w:noWrap/>
            <w:hideMark/>
          </w:tcPr>
          <w:p w14:paraId="53FC91AF" w14:textId="77777777" w:rsidR="00A70CCC" w:rsidRPr="002B72EB" w:rsidRDefault="00A70CCC" w:rsidP="008A1228">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1.52</w:t>
            </w:r>
          </w:p>
        </w:tc>
      </w:tr>
      <w:tr w:rsidR="00A70CCC" w:rsidRPr="002B72EB" w14:paraId="31A50B7C" w14:textId="77777777" w:rsidTr="008A1228">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2264" w:type="dxa"/>
            <w:noWrap/>
            <w:hideMark/>
          </w:tcPr>
          <w:p w14:paraId="5B422246" w14:textId="77777777" w:rsidR="00A70CCC" w:rsidRPr="002B72EB" w:rsidRDefault="00A70CCC" w:rsidP="008A1228">
            <w:pPr>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SLCA_1101</w:t>
            </w:r>
          </w:p>
        </w:tc>
        <w:tc>
          <w:tcPr>
            <w:tcW w:w="1194" w:type="dxa"/>
            <w:noWrap/>
            <w:hideMark/>
          </w:tcPr>
          <w:p w14:paraId="1329CC05" w14:textId="77777777" w:rsidR="00A70CCC" w:rsidRPr="002B72EB" w:rsidRDefault="00A70CCC" w:rsidP="008A122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1.13</w:t>
            </w:r>
          </w:p>
        </w:tc>
        <w:tc>
          <w:tcPr>
            <w:tcW w:w="1194" w:type="dxa"/>
            <w:noWrap/>
            <w:hideMark/>
          </w:tcPr>
          <w:p w14:paraId="4584A792" w14:textId="77777777" w:rsidR="00A70CCC" w:rsidRPr="002B72EB" w:rsidRDefault="00A70CCC" w:rsidP="008A122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0.21</w:t>
            </w:r>
          </w:p>
        </w:tc>
        <w:tc>
          <w:tcPr>
            <w:tcW w:w="1194" w:type="dxa"/>
            <w:noWrap/>
            <w:hideMark/>
          </w:tcPr>
          <w:p w14:paraId="0D1D5805" w14:textId="77777777" w:rsidR="00A70CCC" w:rsidRPr="002B72EB" w:rsidRDefault="00A70CCC" w:rsidP="008A122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4.38</w:t>
            </w:r>
          </w:p>
        </w:tc>
        <w:tc>
          <w:tcPr>
            <w:tcW w:w="1194" w:type="dxa"/>
            <w:noWrap/>
            <w:hideMark/>
          </w:tcPr>
          <w:p w14:paraId="39C67256" w14:textId="77777777" w:rsidR="00A70CCC" w:rsidRPr="002B72EB" w:rsidRDefault="00A70CCC" w:rsidP="008A122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0.75</w:t>
            </w:r>
          </w:p>
        </w:tc>
        <w:tc>
          <w:tcPr>
            <w:tcW w:w="1194" w:type="dxa"/>
            <w:noWrap/>
            <w:hideMark/>
          </w:tcPr>
          <w:p w14:paraId="0D1D21C4" w14:textId="77777777" w:rsidR="00A70CCC" w:rsidRPr="002B72EB" w:rsidRDefault="00A70CCC" w:rsidP="008A122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1.55</w:t>
            </w:r>
          </w:p>
        </w:tc>
      </w:tr>
      <w:tr w:rsidR="00A70CCC" w:rsidRPr="002B72EB" w14:paraId="25E354FD" w14:textId="77777777" w:rsidTr="008A1228">
        <w:trPr>
          <w:trHeight w:val="318"/>
        </w:trPr>
        <w:tc>
          <w:tcPr>
            <w:cnfStyle w:val="001000000000" w:firstRow="0" w:lastRow="0" w:firstColumn="1" w:lastColumn="0" w:oddVBand="0" w:evenVBand="0" w:oddHBand="0" w:evenHBand="0" w:firstRowFirstColumn="0" w:firstRowLastColumn="0" w:lastRowFirstColumn="0" w:lastRowLastColumn="0"/>
            <w:tcW w:w="2264" w:type="dxa"/>
            <w:noWrap/>
            <w:hideMark/>
          </w:tcPr>
          <w:p w14:paraId="23B65F21" w14:textId="77777777" w:rsidR="00A70CCC" w:rsidRPr="002B72EB" w:rsidRDefault="00A70CCC" w:rsidP="008A1228">
            <w:pPr>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SLCA_0011</w:t>
            </w:r>
          </w:p>
        </w:tc>
        <w:tc>
          <w:tcPr>
            <w:tcW w:w="1194" w:type="dxa"/>
            <w:noWrap/>
            <w:hideMark/>
          </w:tcPr>
          <w:p w14:paraId="266C289E" w14:textId="77777777" w:rsidR="00A70CCC" w:rsidRPr="002B72EB" w:rsidRDefault="00A70CCC" w:rsidP="008A1228">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1.04</w:t>
            </w:r>
          </w:p>
        </w:tc>
        <w:tc>
          <w:tcPr>
            <w:tcW w:w="1194" w:type="dxa"/>
            <w:noWrap/>
            <w:hideMark/>
          </w:tcPr>
          <w:p w14:paraId="1E5EEEA5" w14:textId="77777777" w:rsidR="00A70CCC" w:rsidRPr="002B72EB" w:rsidRDefault="00A70CCC" w:rsidP="008A1228">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0.11</w:t>
            </w:r>
          </w:p>
        </w:tc>
        <w:tc>
          <w:tcPr>
            <w:tcW w:w="1194" w:type="dxa"/>
            <w:noWrap/>
            <w:hideMark/>
          </w:tcPr>
          <w:p w14:paraId="3AF60117" w14:textId="77777777" w:rsidR="00A70CCC" w:rsidRPr="002B72EB" w:rsidRDefault="00A70CCC" w:rsidP="008A1228">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3.10</w:t>
            </w:r>
          </w:p>
        </w:tc>
        <w:tc>
          <w:tcPr>
            <w:tcW w:w="1194" w:type="dxa"/>
            <w:noWrap/>
            <w:hideMark/>
          </w:tcPr>
          <w:p w14:paraId="0A949E55" w14:textId="77777777" w:rsidR="00A70CCC" w:rsidRPr="002B72EB" w:rsidRDefault="00A70CCC" w:rsidP="008A1228">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0.84</w:t>
            </w:r>
          </w:p>
        </w:tc>
        <w:tc>
          <w:tcPr>
            <w:tcW w:w="1194" w:type="dxa"/>
            <w:noWrap/>
            <w:hideMark/>
          </w:tcPr>
          <w:p w14:paraId="028AE798" w14:textId="77777777" w:rsidR="00A70CCC" w:rsidRPr="002B72EB" w:rsidRDefault="00A70CCC" w:rsidP="008A1228">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1.47</w:t>
            </w:r>
          </w:p>
        </w:tc>
      </w:tr>
      <w:tr w:rsidR="00A70CCC" w:rsidRPr="002B72EB" w14:paraId="6CF40D6E" w14:textId="77777777" w:rsidTr="008A1228">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2264" w:type="dxa"/>
            <w:noWrap/>
            <w:hideMark/>
          </w:tcPr>
          <w:p w14:paraId="1D402C2E" w14:textId="77777777" w:rsidR="00A70CCC" w:rsidRPr="002B72EB" w:rsidRDefault="00A70CCC" w:rsidP="008A1228">
            <w:pPr>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SLCA_1011</w:t>
            </w:r>
          </w:p>
        </w:tc>
        <w:tc>
          <w:tcPr>
            <w:tcW w:w="1194" w:type="dxa"/>
            <w:noWrap/>
            <w:hideMark/>
          </w:tcPr>
          <w:p w14:paraId="41EBA904" w14:textId="77777777" w:rsidR="00A70CCC" w:rsidRPr="002B72EB" w:rsidRDefault="00A70CCC" w:rsidP="008A122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1.18</w:t>
            </w:r>
          </w:p>
        </w:tc>
        <w:tc>
          <w:tcPr>
            <w:tcW w:w="1194" w:type="dxa"/>
            <w:noWrap/>
            <w:hideMark/>
          </w:tcPr>
          <w:p w14:paraId="08BFE329" w14:textId="77777777" w:rsidR="00A70CCC" w:rsidRPr="002B72EB" w:rsidRDefault="00A70CCC" w:rsidP="008A122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0.00</w:t>
            </w:r>
          </w:p>
        </w:tc>
        <w:tc>
          <w:tcPr>
            <w:tcW w:w="1194" w:type="dxa"/>
            <w:noWrap/>
            <w:hideMark/>
          </w:tcPr>
          <w:p w14:paraId="447A542A" w14:textId="77777777" w:rsidR="00A70CCC" w:rsidRPr="002B72EB" w:rsidRDefault="00A70CCC" w:rsidP="008A122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8.15</w:t>
            </w:r>
          </w:p>
        </w:tc>
        <w:tc>
          <w:tcPr>
            <w:tcW w:w="1194" w:type="dxa"/>
            <w:noWrap/>
            <w:hideMark/>
          </w:tcPr>
          <w:p w14:paraId="23FBB8E9" w14:textId="77777777" w:rsidR="00A70CCC" w:rsidRPr="002B72EB" w:rsidRDefault="00A70CCC" w:rsidP="008A122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0.53</w:t>
            </w:r>
          </w:p>
        </w:tc>
        <w:tc>
          <w:tcPr>
            <w:tcW w:w="1194" w:type="dxa"/>
            <w:noWrap/>
            <w:hideMark/>
          </w:tcPr>
          <w:p w14:paraId="0AF17A78" w14:textId="77777777" w:rsidR="00A70CCC" w:rsidRPr="002B72EB" w:rsidRDefault="00A70CCC" w:rsidP="008A122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2.63</w:t>
            </w:r>
          </w:p>
        </w:tc>
      </w:tr>
      <w:tr w:rsidR="00A70CCC" w:rsidRPr="002B72EB" w14:paraId="190FF2FF" w14:textId="77777777" w:rsidTr="008A1228">
        <w:trPr>
          <w:trHeight w:val="318"/>
        </w:trPr>
        <w:tc>
          <w:tcPr>
            <w:cnfStyle w:val="001000000000" w:firstRow="0" w:lastRow="0" w:firstColumn="1" w:lastColumn="0" w:oddVBand="0" w:evenVBand="0" w:oddHBand="0" w:evenHBand="0" w:firstRowFirstColumn="0" w:firstRowLastColumn="0" w:lastRowFirstColumn="0" w:lastRowLastColumn="0"/>
            <w:tcW w:w="2264" w:type="dxa"/>
            <w:noWrap/>
            <w:hideMark/>
          </w:tcPr>
          <w:p w14:paraId="69B42BDF" w14:textId="77777777" w:rsidR="00A70CCC" w:rsidRPr="002B72EB" w:rsidRDefault="00A70CCC" w:rsidP="008A1228">
            <w:pPr>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SLCA_0111</w:t>
            </w:r>
          </w:p>
        </w:tc>
        <w:tc>
          <w:tcPr>
            <w:tcW w:w="1194" w:type="dxa"/>
            <w:noWrap/>
            <w:hideMark/>
          </w:tcPr>
          <w:p w14:paraId="4003EE0B" w14:textId="77777777" w:rsidR="00A70CCC" w:rsidRPr="002B72EB" w:rsidRDefault="00A70CCC" w:rsidP="008A1228">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1.09</w:t>
            </w:r>
          </w:p>
        </w:tc>
        <w:tc>
          <w:tcPr>
            <w:tcW w:w="1194" w:type="dxa"/>
            <w:noWrap/>
            <w:hideMark/>
          </w:tcPr>
          <w:p w14:paraId="71CFE247" w14:textId="77777777" w:rsidR="00A70CCC" w:rsidRPr="002B72EB" w:rsidRDefault="00A70CCC" w:rsidP="008A1228">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0.39</w:t>
            </w:r>
          </w:p>
        </w:tc>
        <w:tc>
          <w:tcPr>
            <w:tcW w:w="1194" w:type="dxa"/>
            <w:noWrap/>
            <w:hideMark/>
          </w:tcPr>
          <w:p w14:paraId="4F28A62B" w14:textId="77777777" w:rsidR="00A70CCC" w:rsidRPr="002B72EB" w:rsidRDefault="00A70CCC" w:rsidP="008A1228">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4.38</w:t>
            </w:r>
          </w:p>
        </w:tc>
        <w:tc>
          <w:tcPr>
            <w:tcW w:w="1194" w:type="dxa"/>
            <w:noWrap/>
            <w:hideMark/>
          </w:tcPr>
          <w:p w14:paraId="657B9A82" w14:textId="77777777" w:rsidR="00A70CCC" w:rsidRPr="002B72EB" w:rsidRDefault="00A70CCC" w:rsidP="008A1228">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0.79</w:t>
            </w:r>
          </w:p>
        </w:tc>
        <w:tc>
          <w:tcPr>
            <w:tcW w:w="1194" w:type="dxa"/>
            <w:noWrap/>
            <w:hideMark/>
          </w:tcPr>
          <w:p w14:paraId="51E353BA" w14:textId="77777777" w:rsidR="00A70CCC" w:rsidRPr="002B72EB" w:rsidRDefault="00A70CCC" w:rsidP="008A1228">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1.47</w:t>
            </w:r>
          </w:p>
        </w:tc>
      </w:tr>
      <w:tr w:rsidR="00A70CCC" w:rsidRPr="002B72EB" w14:paraId="0B3341B2" w14:textId="77777777" w:rsidTr="008A1228">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2264" w:type="dxa"/>
            <w:noWrap/>
            <w:hideMark/>
          </w:tcPr>
          <w:p w14:paraId="13E9CDBF" w14:textId="77777777" w:rsidR="00A70CCC" w:rsidRPr="002B72EB" w:rsidRDefault="00A70CCC" w:rsidP="008A1228">
            <w:pPr>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SLCA_1111</w:t>
            </w:r>
          </w:p>
        </w:tc>
        <w:tc>
          <w:tcPr>
            <w:tcW w:w="1194" w:type="dxa"/>
            <w:noWrap/>
            <w:hideMark/>
          </w:tcPr>
          <w:p w14:paraId="0B86D934" w14:textId="77777777" w:rsidR="00A70CCC" w:rsidRPr="002B72EB" w:rsidRDefault="00A70CCC" w:rsidP="008A122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1.13</w:t>
            </w:r>
          </w:p>
        </w:tc>
        <w:tc>
          <w:tcPr>
            <w:tcW w:w="1194" w:type="dxa"/>
            <w:noWrap/>
            <w:hideMark/>
          </w:tcPr>
          <w:p w14:paraId="4F4757F0" w14:textId="77777777" w:rsidR="00A70CCC" w:rsidRPr="002B72EB" w:rsidRDefault="00A70CCC" w:rsidP="008A122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0.29</w:t>
            </w:r>
          </w:p>
        </w:tc>
        <w:tc>
          <w:tcPr>
            <w:tcW w:w="1194" w:type="dxa"/>
            <w:noWrap/>
            <w:hideMark/>
          </w:tcPr>
          <w:p w14:paraId="7F0566EE" w14:textId="77777777" w:rsidR="00A70CCC" w:rsidRPr="002B72EB" w:rsidRDefault="00A70CCC" w:rsidP="008A122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4.63</w:t>
            </w:r>
          </w:p>
        </w:tc>
        <w:tc>
          <w:tcPr>
            <w:tcW w:w="1194" w:type="dxa"/>
            <w:noWrap/>
            <w:hideMark/>
          </w:tcPr>
          <w:p w14:paraId="0D4AA303" w14:textId="77777777" w:rsidR="00A70CCC" w:rsidRPr="002B72EB" w:rsidRDefault="00A70CCC" w:rsidP="008A122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0.73</w:t>
            </w:r>
          </w:p>
        </w:tc>
        <w:tc>
          <w:tcPr>
            <w:tcW w:w="1194" w:type="dxa"/>
            <w:noWrap/>
            <w:hideMark/>
          </w:tcPr>
          <w:p w14:paraId="035C68F5" w14:textId="77777777" w:rsidR="00A70CCC" w:rsidRPr="002B72EB" w:rsidRDefault="00A70CCC" w:rsidP="008A122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1.51</w:t>
            </w:r>
          </w:p>
        </w:tc>
      </w:tr>
    </w:tbl>
    <w:p w14:paraId="207E7929" w14:textId="77777777" w:rsidR="00B857EE" w:rsidRDefault="00A70CCC" w:rsidP="00A70CCC">
      <w:pPr>
        <w:spacing w:line="480" w:lineRule="auto"/>
        <w:rPr>
          <w:rFonts w:ascii="Times New Roman" w:hAnsi="Times New Roman" w:cs="Times New Roman"/>
          <w:sz w:val="24"/>
          <w:szCs w:val="24"/>
        </w:rPr>
      </w:pPr>
      <w:r w:rsidRPr="003432B5">
        <w:rPr>
          <w:rFonts w:ascii="Times New Roman" w:hAnsi="Times New Roman" w:cs="Times New Roman"/>
          <w:sz w:val="24"/>
          <w:szCs w:val="24"/>
        </w:rPr>
        <w:t xml:space="preserve"> </w:t>
      </w:r>
    </w:p>
    <w:p w14:paraId="486BF01A" w14:textId="2557C879" w:rsidR="00A70CCC" w:rsidRDefault="00B857EE" w:rsidP="00A70CCC">
      <w:pPr>
        <w:spacing w:line="480" w:lineRule="auto"/>
        <w:rPr>
          <w:rFonts w:ascii="Times New Roman" w:hAnsi="Times New Roman" w:cs="Times New Roman"/>
          <w:sz w:val="24"/>
          <w:szCs w:val="24"/>
        </w:rPr>
      </w:pPr>
      <w:r w:rsidRPr="00B857EE">
        <w:rPr>
          <w:rFonts w:ascii="Times New Roman" w:hAnsi="Times New Roman" w:cs="Times New Roman"/>
          <w:b/>
          <w:bCs/>
          <w:sz w:val="24"/>
          <w:szCs w:val="24"/>
        </w:rPr>
        <w:t>Table S3</w:t>
      </w:r>
      <w:r>
        <w:rPr>
          <w:rFonts w:ascii="Times New Roman" w:hAnsi="Times New Roman" w:cs="Times New Roman"/>
          <w:sz w:val="24"/>
          <w:szCs w:val="24"/>
        </w:rPr>
        <w:t>. CSV file with details for each country.</w:t>
      </w:r>
      <w:r w:rsidR="00A70CCC" w:rsidRPr="003432B5">
        <w:rPr>
          <w:rFonts w:ascii="Times New Roman" w:hAnsi="Times New Roman" w:cs="Times New Roman"/>
          <w:sz w:val="24"/>
          <w:szCs w:val="24"/>
        </w:rPr>
        <w:br w:type="page"/>
      </w:r>
    </w:p>
    <w:p w14:paraId="33B28E84" w14:textId="25EFEE82" w:rsidR="00B857EE" w:rsidRPr="00F852FD" w:rsidRDefault="00B857EE" w:rsidP="00A70CCC">
      <w:pPr>
        <w:spacing w:line="480" w:lineRule="auto"/>
        <w:rPr>
          <w:rFonts w:ascii="Times New Roman" w:hAnsi="Times New Roman" w:cs="Times New Roman"/>
          <w:b/>
          <w:bCs/>
          <w:sz w:val="24"/>
          <w:szCs w:val="24"/>
        </w:rPr>
      </w:pPr>
      <w:commentRangeStart w:id="183"/>
      <w:r w:rsidRPr="00F852FD">
        <w:rPr>
          <w:rFonts w:ascii="Times New Roman" w:hAnsi="Times New Roman" w:cs="Times New Roman"/>
          <w:b/>
          <w:bCs/>
          <w:sz w:val="24"/>
          <w:szCs w:val="24"/>
        </w:rPr>
        <w:lastRenderedPageBreak/>
        <w:t xml:space="preserve">Table S4. </w:t>
      </w:r>
      <w:commentRangeEnd w:id="183"/>
      <w:r w:rsidR="00E47003">
        <w:rPr>
          <w:rStyle w:val="CommentReference"/>
        </w:rPr>
        <w:commentReference w:id="183"/>
      </w:r>
    </w:p>
    <w:tbl>
      <w:tblPr>
        <w:tblStyle w:val="TableGrid"/>
        <w:tblW w:w="0" w:type="auto"/>
        <w:tblLook w:val="04A0" w:firstRow="1" w:lastRow="0" w:firstColumn="1" w:lastColumn="0" w:noHBand="0" w:noVBand="1"/>
      </w:tblPr>
      <w:tblGrid>
        <w:gridCol w:w="2245"/>
        <w:gridCol w:w="7105"/>
      </w:tblGrid>
      <w:tr w:rsidR="00B857EE" w:rsidRPr="00802BB0" w14:paraId="1AD7FD3A" w14:textId="77777777" w:rsidTr="008A1228">
        <w:tc>
          <w:tcPr>
            <w:tcW w:w="2245" w:type="dxa"/>
          </w:tcPr>
          <w:p w14:paraId="1B7A30C1" w14:textId="77777777" w:rsidR="00B857EE" w:rsidRPr="00A64CAE" w:rsidRDefault="00B857EE" w:rsidP="008A1228">
            <w:pPr>
              <w:spacing w:after="120"/>
              <w:rPr>
                <w:rFonts w:ascii="Times New Roman" w:hAnsi="Times New Roman" w:cs="Times New Roman"/>
                <w:b/>
                <w:sz w:val="24"/>
                <w:szCs w:val="24"/>
              </w:rPr>
            </w:pPr>
            <w:r w:rsidRPr="00A64CAE">
              <w:rPr>
                <w:rFonts w:ascii="Times New Roman" w:hAnsi="Times New Roman" w:cs="Times New Roman"/>
                <w:b/>
                <w:sz w:val="24"/>
                <w:szCs w:val="24"/>
              </w:rPr>
              <w:t>Indicator</w:t>
            </w:r>
          </w:p>
        </w:tc>
        <w:tc>
          <w:tcPr>
            <w:tcW w:w="7105" w:type="dxa"/>
          </w:tcPr>
          <w:p w14:paraId="39AD22EC" w14:textId="77777777" w:rsidR="00B857EE" w:rsidRDefault="00B857EE" w:rsidP="008A1228">
            <w:pPr>
              <w:spacing w:after="120"/>
              <w:rPr>
                <w:rFonts w:ascii="Times New Roman" w:hAnsi="Times New Roman" w:cs="Times New Roman"/>
                <w:b/>
                <w:sz w:val="24"/>
                <w:szCs w:val="24"/>
              </w:rPr>
            </w:pPr>
            <w:r w:rsidRPr="00A64CAE">
              <w:rPr>
                <w:rFonts w:ascii="Times New Roman" w:hAnsi="Times New Roman" w:cs="Times New Roman"/>
                <w:b/>
                <w:sz w:val="24"/>
                <w:szCs w:val="24"/>
              </w:rPr>
              <w:t>Definition</w:t>
            </w:r>
            <w:r>
              <w:rPr>
                <w:rFonts w:ascii="Times New Roman" w:hAnsi="Times New Roman" w:cs="Times New Roman"/>
                <w:b/>
                <w:sz w:val="24"/>
                <w:szCs w:val="24"/>
              </w:rPr>
              <w:t xml:space="preserve"> </w:t>
            </w:r>
          </w:p>
          <w:p w14:paraId="42218429" w14:textId="3C402070" w:rsidR="00B857EE" w:rsidRPr="00A64CAE" w:rsidRDefault="00B857EE" w:rsidP="008A1228">
            <w:pPr>
              <w:spacing w:after="120"/>
              <w:rPr>
                <w:rFonts w:ascii="Times New Roman" w:hAnsi="Times New Roman" w:cs="Times New Roman"/>
                <w:b/>
                <w:sz w:val="24"/>
                <w:szCs w:val="24"/>
              </w:rPr>
            </w:pPr>
            <w:r w:rsidRPr="00C60E80">
              <w:rPr>
                <w:rFonts w:ascii="Times New Roman" w:hAnsi="Times New Roman" w:cs="Times New Roman"/>
                <w:sz w:val="24"/>
                <w:szCs w:val="24"/>
              </w:rPr>
              <w:t>Source: World Bank, 2020</w:t>
            </w:r>
            <w:r w:rsidR="007644D2">
              <w:rPr>
                <w:rFonts w:ascii="Times New Roman" w:hAnsi="Times New Roman" w:cs="Times New Roman"/>
                <w:sz w:val="24"/>
                <w:szCs w:val="24"/>
              </w:rPr>
              <w:t xml:space="preserve"> (</w:t>
            </w:r>
            <w:hyperlink r:id="rId20" w:history="1">
              <w:r w:rsidR="007644D2" w:rsidRPr="00503FD5">
                <w:rPr>
                  <w:rStyle w:val="Hyperlink"/>
                  <w:rFonts w:ascii="Times New Roman" w:hAnsi="Times New Roman" w:cs="Times New Roman"/>
                  <w:sz w:val="24"/>
                  <w:szCs w:val="24"/>
                </w:rPr>
                <w:t>https://datacatalog.worldbank.org/dataset/worldwide-governance-indicators</w:t>
              </w:r>
            </w:hyperlink>
            <w:r w:rsidR="007644D2">
              <w:rPr>
                <w:rFonts w:ascii="Times New Roman" w:hAnsi="Times New Roman" w:cs="Times New Roman"/>
                <w:sz w:val="24"/>
                <w:szCs w:val="24"/>
              </w:rPr>
              <w:t>)</w:t>
            </w:r>
          </w:p>
        </w:tc>
      </w:tr>
      <w:tr w:rsidR="00B857EE" w14:paraId="40B7B5BC" w14:textId="77777777" w:rsidTr="008A1228">
        <w:tc>
          <w:tcPr>
            <w:tcW w:w="2245" w:type="dxa"/>
          </w:tcPr>
          <w:p w14:paraId="6B1A55DC" w14:textId="77777777" w:rsidR="00B857EE" w:rsidRDefault="00B857EE" w:rsidP="008A1228">
            <w:pPr>
              <w:spacing w:after="120"/>
              <w:rPr>
                <w:rFonts w:ascii="Times New Roman" w:hAnsi="Times New Roman" w:cs="Times New Roman"/>
                <w:sz w:val="24"/>
                <w:szCs w:val="24"/>
              </w:rPr>
            </w:pPr>
            <w:r>
              <w:rPr>
                <w:rFonts w:ascii="Times New Roman" w:hAnsi="Times New Roman" w:cs="Times New Roman"/>
                <w:sz w:val="24"/>
                <w:szCs w:val="24"/>
              </w:rPr>
              <w:t>V</w:t>
            </w:r>
            <w:r w:rsidRPr="005F71A7">
              <w:rPr>
                <w:rFonts w:ascii="Times New Roman" w:hAnsi="Times New Roman" w:cs="Times New Roman"/>
                <w:sz w:val="24"/>
                <w:szCs w:val="24"/>
              </w:rPr>
              <w:t>oice and accountability</w:t>
            </w:r>
          </w:p>
        </w:tc>
        <w:tc>
          <w:tcPr>
            <w:tcW w:w="7105" w:type="dxa"/>
          </w:tcPr>
          <w:p w14:paraId="6C5CD72C" w14:textId="77777777" w:rsidR="00B857EE" w:rsidRDefault="00B857EE" w:rsidP="008A1228">
            <w:pPr>
              <w:spacing w:after="120"/>
              <w:rPr>
                <w:rFonts w:ascii="Times New Roman" w:hAnsi="Times New Roman" w:cs="Times New Roman"/>
                <w:sz w:val="24"/>
                <w:szCs w:val="24"/>
              </w:rPr>
            </w:pPr>
            <w:commentRangeStart w:id="184"/>
            <w:r>
              <w:rPr>
                <w:rFonts w:ascii="Times New Roman" w:hAnsi="Times New Roman" w:cs="Times New Roman"/>
                <w:sz w:val="24"/>
                <w:szCs w:val="24"/>
              </w:rPr>
              <w:t>“</w:t>
            </w:r>
            <w:r w:rsidRPr="00802BB0">
              <w:rPr>
                <w:rFonts w:ascii="Times New Roman" w:hAnsi="Times New Roman" w:cs="Times New Roman"/>
                <w:sz w:val="24"/>
                <w:szCs w:val="24"/>
              </w:rPr>
              <w:t>Voice and accountability captures perceptions of the extent to which a country's citizens are able to participate in selecting their</w:t>
            </w:r>
            <w:r>
              <w:rPr>
                <w:rFonts w:ascii="Times New Roman" w:hAnsi="Times New Roman" w:cs="Times New Roman"/>
                <w:sz w:val="24"/>
                <w:szCs w:val="24"/>
              </w:rPr>
              <w:t xml:space="preserve"> </w:t>
            </w:r>
            <w:r w:rsidRPr="00802BB0">
              <w:rPr>
                <w:rFonts w:ascii="Times New Roman" w:hAnsi="Times New Roman" w:cs="Times New Roman"/>
                <w:sz w:val="24"/>
                <w:szCs w:val="24"/>
              </w:rPr>
              <w:t>government, as well as freedom of expression, freedom of association, and a free media.</w:t>
            </w:r>
            <w:r>
              <w:rPr>
                <w:rFonts w:ascii="Times New Roman" w:hAnsi="Times New Roman" w:cs="Times New Roman"/>
                <w:sz w:val="24"/>
                <w:szCs w:val="24"/>
              </w:rPr>
              <w:t>”</w:t>
            </w:r>
            <w:commentRangeEnd w:id="184"/>
            <w:r>
              <w:rPr>
                <w:rStyle w:val="CommentReference"/>
              </w:rPr>
              <w:commentReference w:id="184"/>
            </w:r>
          </w:p>
        </w:tc>
      </w:tr>
      <w:tr w:rsidR="00B857EE" w14:paraId="6CBA4C52" w14:textId="77777777" w:rsidTr="008A1228">
        <w:tc>
          <w:tcPr>
            <w:tcW w:w="2245" w:type="dxa"/>
          </w:tcPr>
          <w:p w14:paraId="62C3C5C9" w14:textId="77777777" w:rsidR="00B857EE" w:rsidRDefault="00B857EE" w:rsidP="008A1228">
            <w:pPr>
              <w:spacing w:after="120"/>
              <w:rPr>
                <w:rFonts w:ascii="Times New Roman" w:hAnsi="Times New Roman" w:cs="Times New Roman"/>
                <w:sz w:val="24"/>
                <w:szCs w:val="24"/>
              </w:rPr>
            </w:pPr>
            <w:r>
              <w:rPr>
                <w:rFonts w:ascii="Times New Roman" w:hAnsi="Times New Roman" w:cs="Times New Roman"/>
                <w:sz w:val="24"/>
                <w:szCs w:val="24"/>
              </w:rPr>
              <w:t>P</w:t>
            </w:r>
            <w:r w:rsidRPr="005F71A7">
              <w:rPr>
                <w:rFonts w:ascii="Times New Roman" w:hAnsi="Times New Roman" w:cs="Times New Roman"/>
                <w:sz w:val="24"/>
                <w:szCs w:val="24"/>
              </w:rPr>
              <w:t>olitical stability and absence of violence</w:t>
            </w:r>
          </w:p>
        </w:tc>
        <w:tc>
          <w:tcPr>
            <w:tcW w:w="7105" w:type="dxa"/>
          </w:tcPr>
          <w:p w14:paraId="0B879DB8" w14:textId="77777777" w:rsidR="00B857EE" w:rsidRDefault="00B857EE" w:rsidP="008A1228">
            <w:pPr>
              <w:spacing w:after="120"/>
              <w:rPr>
                <w:rFonts w:ascii="Times New Roman" w:hAnsi="Times New Roman" w:cs="Times New Roman"/>
                <w:sz w:val="24"/>
                <w:szCs w:val="24"/>
              </w:rPr>
            </w:pPr>
            <w:r>
              <w:rPr>
                <w:rFonts w:ascii="Times New Roman" w:hAnsi="Times New Roman" w:cs="Times New Roman"/>
                <w:sz w:val="24"/>
                <w:szCs w:val="24"/>
              </w:rPr>
              <w:t>“</w:t>
            </w:r>
            <w:r w:rsidRPr="00C60E80">
              <w:rPr>
                <w:rFonts w:ascii="Times New Roman" w:hAnsi="Times New Roman" w:cs="Times New Roman"/>
                <w:sz w:val="24"/>
                <w:szCs w:val="24"/>
              </w:rPr>
              <w:t>Political Stability and Absence of Violence/Terrorism measures perceptions of the likelihood of political instability and/or politically</w:t>
            </w:r>
            <w:r>
              <w:rPr>
                <w:rFonts w:ascii="Times New Roman" w:hAnsi="Times New Roman" w:cs="Times New Roman"/>
                <w:sz w:val="24"/>
                <w:szCs w:val="24"/>
              </w:rPr>
              <w:t>-</w:t>
            </w:r>
            <w:r w:rsidRPr="00C60E80">
              <w:rPr>
                <w:rFonts w:ascii="Times New Roman" w:hAnsi="Times New Roman" w:cs="Times New Roman"/>
                <w:sz w:val="24"/>
                <w:szCs w:val="24"/>
              </w:rPr>
              <w:t>motivated violence, including terrorism.</w:t>
            </w:r>
            <w:r>
              <w:rPr>
                <w:rFonts w:ascii="Times New Roman" w:hAnsi="Times New Roman" w:cs="Times New Roman"/>
                <w:sz w:val="24"/>
                <w:szCs w:val="24"/>
              </w:rPr>
              <w:t>”</w:t>
            </w:r>
          </w:p>
        </w:tc>
      </w:tr>
      <w:tr w:rsidR="00B857EE" w14:paraId="38780FD5" w14:textId="77777777" w:rsidTr="008A1228">
        <w:tc>
          <w:tcPr>
            <w:tcW w:w="2245" w:type="dxa"/>
          </w:tcPr>
          <w:p w14:paraId="420ED3A2" w14:textId="77777777" w:rsidR="00B857EE" w:rsidRDefault="00B857EE" w:rsidP="008A1228">
            <w:pPr>
              <w:spacing w:after="120"/>
              <w:rPr>
                <w:rFonts w:ascii="Times New Roman" w:hAnsi="Times New Roman" w:cs="Times New Roman"/>
                <w:sz w:val="24"/>
                <w:szCs w:val="24"/>
              </w:rPr>
            </w:pPr>
            <w:r>
              <w:rPr>
                <w:rFonts w:ascii="Times New Roman" w:hAnsi="Times New Roman" w:cs="Times New Roman"/>
                <w:sz w:val="24"/>
                <w:szCs w:val="24"/>
              </w:rPr>
              <w:t>G</w:t>
            </w:r>
            <w:r w:rsidRPr="005F71A7">
              <w:rPr>
                <w:rFonts w:ascii="Times New Roman" w:hAnsi="Times New Roman" w:cs="Times New Roman"/>
                <w:sz w:val="24"/>
                <w:szCs w:val="24"/>
              </w:rPr>
              <w:t>overnment effectiveness</w:t>
            </w:r>
          </w:p>
        </w:tc>
        <w:tc>
          <w:tcPr>
            <w:tcW w:w="7105" w:type="dxa"/>
          </w:tcPr>
          <w:p w14:paraId="4DD9D2C8" w14:textId="77777777" w:rsidR="00B857EE" w:rsidRDefault="00B857EE" w:rsidP="008A1228">
            <w:pPr>
              <w:spacing w:after="120"/>
              <w:rPr>
                <w:rFonts w:ascii="Times New Roman" w:hAnsi="Times New Roman" w:cs="Times New Roman"/>
                <w:sz w:val="24"/>
                <w:szCs w:val="24"/>
              </w:rPr>
            </w:pPr>
            <w:r>
              <w:rPr>
                <w:rFonts w:ascii="Times New Roman" w:hAnsi="Times New Roman" w:cs="Times New Roman"/>
                <w:sz w:val="24"/>
                <w:szCs w:val="24"/>
              </w:rPr>
              <w:t>“</w:t>
            </w:r>
            <w:r w:rsidRPr="00C60E80">
              <w:rPr>
                <w:rFonts w:ascii="Times New Roman" w:hAnsi="Times New Roman" w:cs="Times New Roman"/>
                <w:sz w:val="24"/>
                <w:szCs w:val="24"/>
              </w:rPr>
              <w:t>Government effectiveness captures perceptions of the quality of public services, the quality of the civil service and the degree</w:t>
            </w:r>
            <w:r>
              <w:rPr>
                <w:rFonts w:ascii="Times New Roman" w:hAnsi="Times New Roman" w:cs="Times New Roman"/>
                <w:sz w:val="24"/>
                <w:szCs w:val="24"/>
              </w:rPr>
              <w:t xml:space="preserve"> </w:t>
            </w:r>
            <w:r w:rsidRPr="00C60E80">
              <w:rPr>
                <w:rFonts w:ascii="Times New Roman" w:hAnsi="Times New Roman" w:cs="Times New Roman"/>
                <w:sz w:val="24"/>
                <w:szCs w:val="24"/>
              </w:rPr>
              <w:t>of its independence from political pressures, the quality of policy formulation and implementation, and the credibility of the</w:t>
            </w:r>
            <w:r>
              <w:rPr>
                <w:rFonts w:ascii="Times New Roman" w:hAnsi="Times New Roman" w:cs="Times New Roman"/>
                <w:sz w:val="24"/>
                <w:szCs w:val="24"/>
              </w:rPr>
              <w:t xml:space="preserve"> </w:t>
            </w:r>
            <w:r w:rsidRPr="00C60E80">
              <w:rPr>
                <w:rFonts w:ascii="Times New Roman" w:hAnsi="Times New Roman" w:cs="Times New Roman"/>
                <w:sz w:val="24"/>
                <w:szCs w:val="24"/>
              </w:rPr>
              <w:t>government's commitment to such policies.</w:t>
            </w:r>
            <w:r>
              <w:rPr>
                <w:rFonts w:ascii="Times New Roman" w:hAnsi="Times New Roman" w:cs="Times New Roman"/>
                <w:sz w:val="24"/>
                <w:szCs w:val="24"/>
              </w:rPr>
              <w:t>”</w:t>
            </w:r>
          </w:p>
        </w:tc>
      </w:tr>
      <w:tr w:rsidR="00B857EE" w14:paraId="0A150FD1" w14:textId="77777777" w:rsidTr="008A1228">
        <w:tc>
          <w:tcPr>
            <w:tcW w:w="2245" w:type="dxa"/>
          </w:tcPr>
          <w:p w14:paraId="71043BA9" w14:textId="77777777" w:rsidR="00B857EE" w:rsidRDefault="00B857EE" w:rsidP="008A1228">
            <w:pPr>
              <w:spacing w:after="120"/>
              <w:rPr>
                <w:rFonts w:ascii="Times New Roman" w:hAnsi="Times New Roman" w:cs="Times New Roman"/>
                <w:sz w:val="24"/>
                <w:szCs w:val="24"/>
              </w:rPr>
            </w:pPr>
            <w:r>
              <w:rPr>
                <w:rFonts w:ascii="Times New Roman" w:hAnsi="Times New Roman" w:cs="Times New Roman"/>
                <w:sz w:val="24"/>
                <w:szCs w:val="24"/>
              </w:rPr>
              <w:t>R</w:t>
            </w:r>
            <w:r w:rsidRPr="005F71A7">
              <w:rPr>
                <w:rFonts w:ascii="Times New Roman" w:hAnsi="Times New Roman" w:cs="Times New Roman"/>
                <w:sz w:val="24"/>
                <w:szCs w:val="24"/>
              </w:rPr>
              <w:t>egulatory quality</w:t>
            </w:r>
          </w:p>
        </w:tc>
        <w:tc>
          <w:tcPr>
            <w:tcW w:w="7105" w:type="dxa"/>
          </w:tcPr>
          <w:p w14:paraId="4A71C811" w14:textId="77777777" w:rsidR="00B857EE" w:rsidRDefault="00B857EE" w:rsidP="008A1228">
            <w:pPr>
              <w:spacing w:after="120"/>
              <w:rPr>
                <w:rFonts w:ascii="Times New Roman" w:hAnsi="Times New Roman" w:cs="Times New Roman"/>
                <w:sz w:val="24"/>
                <w:szCs w:val="24"/>
              </w:rPr>
            </w:pPr>
            <w:r>
              <w:rPr>
                <w:rFonts w:ascii="Times New Roman" w:hAnsi="Times New Roman" w:cs="Times New Roman"/>
                <w:sz w:val="24"/>
                <w:szCs w:val="24"/>
              </w:rPr>
              <w:t>“</w:t>
            </w:r>
            <w:r w:rsidRPr="00C60E80">
              <w:rPr>
                <w:rFonts w:ascii="Times New Roman" w:hAnsi="Times New Roman" w:cs="Times New Roman"/>
                <w:sz w:val="24"/>
                <w:szCs w:val="24"/>
              </w:rPr>
              <w:t>Regulatory quality captures perceptions of the ability of the government to formulate and implement sound policies and regulations that</w:t>
            </w:r>
            <w:r>
              <w:rPr>
                <w:rFonts w:ascii="Times New Roman" w:hAnsi="Times New Roman" w:cs="Times New Roman"/>
                <w:sz w:val="24"/>
                <w:szCs w:val="24"/>
              </w:rPr>
              <w:t xml:space="preserve"> </w:t>
            </w:r>
            <w:r w:rsidRPr="00C60E80">
              <w:rPr>
                <w:rFonts w:ascii="Times New Roman" w:hAnsi="Times New Roman" w:cs="Times New Roman"/>
                <w:sz w:val="24"/>
                <w:szCs w:val="24"/>
              </w:rPr>
              <w:t>permit and promote private sector development.</w:t>
            </w:r>
            <w:r>
              <w:rPr>
                <w:rFonts w:ascii="Times New Roman" w:hAnsi="Times New Roman" w:cs="Times New Roman"/>
                <w:sz w:val="24"/>
                <w:szCs w:val="24"/>
              </w:rPr>
              <w:t>”</w:t>
            </w:r>
          </w:p>
        </w:tc>
      </w:tr>
      <w:tr w:rsidR="00B857EE" w14:paraId="07FD268C" w14:textId="77777777" w:rsidTr="008A1228">
        <w:tc>
          <w:tcPr>
            <w:tcW w:w="2245" w:type="dxa"/>
          </w:tcPr>
          <w:p w14:paraId="650C7E05" w14:textId="77777777" w:rsidR="00B857EE" w:rsidRDefault="00B857EE" w:rsidP="008A1228">
            <w:pPr>
              <w:spacing w:after="120"/>
              <w:rPr>
                <w:rFonts w:ascii="Times New Roman" w:hAnsi="Times New Roman" w:cs="Times New Roman"/>
                <w:sz w:val="24"/>
                <w:szCs w:val="24"/>
              </w:rPr>
            </w:pPr>
            <w:r>
              <w:rPr>
                <w:rFonts w:ascii="Times New Roman" w:hAnsi="Times New Roman" w:cs="Times New Roman"/>
                <w:sz w:val="24"/>
                <w:szCs w:val="24"/>
              </w:rPr>
              <w:t>R</w:t>
            </w:r>
            <w:r w:rsidRPr="005F71A7">
              <w:rPr>
                <w:rFonts w:ascii="Times New Roman" w:hAnsi="Times New Roman" w:cs="Times New Roman"/>
                <w:sz w:val="24"/>
                <w:szCs w:val="24"/>
              </w:rPr>
              <w:t>ule of law</w:t>
            </w:r>
          </w:p>
        </w:tc>
        <w:tc>
          <w:tcPr>
            <w:tcW w:w="7105" w:type="dxa"/>
          </w:tcPr>
          <w:p w14:paraId="2B4B6F64" w14:textId="77777777" w:rsidR="00B857EE" w:rsidRDefault="00B857EE" w:rsidP="008A1228">
            <w:pPr>
              <w:spacing w:after="120"/>
              <w:rPr>
                <w:rFonts w:ascii="Times New Roman" w:hAnsi="Times New Roman" w:cs="Times New Roman"/>
                <w:sz w:val="24"/>
                <w:szCs w:val="24"/>
              </w:rPr>
            </w:pPr>
            <w:r>
              <w:rPr>
                <w:rFonts w:ascii="Times New Roman" w:hAnsi="Times New Roman" w:cs="Times New Roman"/>
                <w:sz w:val="24"/>
                <w:szCs w:val="24"/>
              </w:rPr>
              <w:t>“</w:t>
            </w:r>
            <w:r w:rsidRPr="00C60E80">
              <w:rPr>
                <w:rFonts w:ascii="Times New Roman" w:hAnsi="Times New Roman" w:cs="Times New Roman"/>
                <w:sz w:val="24"/>
                <w:szCs w:val="24"/>
              </w:rPr>
              <w:t>Rule of law captures perceptions of the extent to which agents have confidence in and abide by the rules of society, and in particular the</w:t>
            </w:r>
            <w:r>
              <w:rPr>
                <w:rFonts w:ascii="Times New Roman" w:hAnsi="Times New Roman" w:cs="Times New Roman"/>
                <w:sz w:val="24"/>
                <w:szCs w:val="24"/>
              </w:rPr>
              <w:t xml:space="preserve"> </w:t>
            </w:r>
            <w:r w:rsidRPr="00C60E80">
              <w:rPr>
                <w:rFonts w:ascii="Times New Roman" w:hAnsi="Times New Roman" w:cs="Times New Roman"/>
                <w:sz w:val="24"/>
                <w:szCs w:val="24"/>
              </w:rPr>
              <w:t>quality of contract enforcement, property rights, the police, and the courts, as well as the likelihood of crime and violence.</w:t>
            </w:r>
            <w:r>
              <w:rPr>
                <w:rFonts w:ascii="Times New Roman" w:hAnsi="Times New Roman" w:cs="Times New Roman"/>
                <w:sz w:val="24"/>
                <w:szCs w:val="24"/>
              </w:rPr>
              <w:t>”</w:t>
            </w:r>
          </w:p>
        </w:tc>
      </w:tr>
      <w:tr w:rsidR="00B857EE" w14:paraId="454AAA58" w14:textId="77777777" w:rsidTr="008A1228">
        <w:tc>
          <w:tcPr>
            <w:tcW w:w="2245" w:type="dxa"/>
          </w:tcPr>
          <w:p w14:paraId="15BC8CD2" w14:textId="77777777" w:rsidR="00B857EE" w:rsidRDefault="00B857EE" w:rsidP="008A1228">
            <w:pPr>
              <w:spacing w:after="120"/>
              <w:rPr>
                <w:rFonts w:ascii="Times New Roman" w:hAnsi="Times New Roman" w:cs="Times New Roman"/>
                <w:sz w:val="24"/>
                <w:szCs w:val="24"/>
              </w:rPr>
            </w:pPr>
            <w:r>
              <w:rPr>
                <w:rFonts w:ascii="Times New Roman" w:hAnsi="Times New Roman" w:cs="Times New Roman"/>
                <w:sz w:val="24"/>
                <w:szCs w:val="24"/>
              </w:rPr>
              <w:t>C</w:t>
            </w:r>
            <w:r w:rsidRPr="005F71A7">
              <w:rPr>
                <w:rFonts w:ascii="Times New Roman" w:hAnsi="Times New Roman" w:cs="Times New Roman"/>
                <w:sz w:val="24"/>
                <w:szCs w:val="24"/>
              </w:rPr>
              <w:t>ontrol of corruption</w:t>
            </w:r>
          </w:p>
        </w:tc>
        <w:tc>
          <w:tcPr>
            <w:tcW w:w="7105" w:type="dxa"/>
          </w:tcPr>
          <w:p w14:paraId="7D732475" w14:textId="77777777" w:rsidR="00B857EE" w:rsidRDefault="00B857EE" w:rsidP="008A1228">
            <w:pPr>
              <w:spacing w:after="120"/>
              <w:rPr>
                <w:rFonts w:ascii="Times New Roman" w:hAnsi="Times New Roman" w:cs="Times New Roman"/>
                <w:sz w:val="24"/>
                <w:szCs w:val="24"/>
              </w:rPr>
            </w:pPr>
            <w:r>
              <w:rPr>
                <w:rFonts w:ascii="Times New Roman" w:hAnsi="Times New Roman" w:cs="Times New Roman"/>
                <w:sz w:val="24"/>
                <w:szCs w:val="24"/>
              </w:rPr>
              <w:t>“</w:t>
            </w:r>
            <w:r w:rsidRPr="00C60E80">
              <w:rPr>
                <w:rFonts w:ascii="Times New Roman" w:hAnsi="Times New Roman" w:cs="Times New Roman"/>
                <w:sz w:val="24"/>
                <w:szCs w:val="24"/>
              </w:rPr>
              <w:t>Control of corruption captures perceptions of the extent to which public power is exercised for private gain, including both petty and grand</w:t>
            </w:r>
            <w:r>
              <w:rPr>
                <w:rFonts w:ascii="Times New Roman" w:hAnsi="Times New Roman" w:cs="Times New Roman"/>
                <w:sz w:val="24"/>
                <w:szCs w:val="24"/>
              </w:rPr>
              <w:t xml:space="preserve"> </w:t>
            </w:r>
            <w:r w:rsidRPr="00C60E80">
              <w:rPr>
                <w:rFonts w:ascii="Times New Roman" w:hAnsi="Times New Roman" w:cs="Times New Roman"/>
                <w:sz w:val="24"/>
                <w:szCs w:val="24"/>
              </w:rPr>
              <w:t>forms of corruption, as well as "capture" of the state by elites and private interests.</w:t>
            </w:r>
            <w:r>
              <w:rPr>
                <w:rFonts w:ascii="Times New Roman" w:hAnsi="Times New Roman" w:cs="Times New Roman"/>
                <w:sz w:val="24"/>
                <w:szCs w:val="24"/>
              </w:rPr>
              <w:t>”</w:t>
            </w:r>
          </w:p>
        </w:tc>
      </w:tr>
    </w:tbl>
    <w:p w14:paraId="3A8C5FC4" w14:textId="77777777" w:rsidR="00B857EE" w:rsidRDefault="00B857EE" w:rsidP="00A70CCC">
      <w:pPr>
        <w:spacing w:line="480" w:lineRule="auto"/>
        <w:rPr>
          <w:rFonts w:ascii="Times New Roman" w:hAnsi="Times New Roman" w:cs="Times New Roman"/>
          <w:sz w:val="24"/>
          <w:szCs w:val="24"/>
        </w:rPr>
      </w:pPr>
    </w:p>
    <w:p w14:paraId="5FD266C1" w14:textId="77777777" w:rsidR="00A70CCC" w:rsidRDefault="00A70CCC" w:rsidP="00BC1C25">
      <w:pPr>
        <w:spacing w:after="0" w:line="480" w:lineRule="auto"/>
        <w:rPr>
          <w:rFonts w:ascii="Times New Roman" w:hAnsi="Times New Roman" w:cs="Times New Roman"/>
          <w:b/>
          <w:bCs/>
          <w:sz w:val="24"/>
          <w:szCs w:val="24"/>
        </w:rPr>
      </w:pPr>
    </w:p>
    <w:p w14:paraId="112A8EBF" w14:textId="77777777" w:rsidR="00F852FD" w:rsidRDefault="00F852FD">
      <w:pPr>
        <w:rPr>
          <w:rFonts w:ascii="Times New Roman" w:hAnsi="Times New Roman" w:cs="Times New Roman"/>
          <w:b/>
          <w:bCs/>
          <w:sz w:val="24"/>
          <w:szCs w:val="24"/>
        </w:rPr>
      </w:pPr>
      <w:r>
        <w:rPr>
          <w:rFonts w:ascii="Times New Roman" w:hAnsi="Times New Roman" w:cs="Times New Roman"/>
          <w:b/>
          <w:bCs/>
          <w:sz w:val="24"/>
          <w:szCs w:val="24"/>
        </w:rPr>
        <w:br w:type="page"/>
      </w:r>
    </w:p>
    <w:p w14:paraId="4B85321B" w14:textId="1FFEABB8" w:rsidR="00A07D21" w:rsidRDefault="002B7A13" w:rsidP="00BC1C25">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 xml:space="preserve">Figure S1. </w:t>
      </w:r>
      <w:r w:rsidR="00C616CB">
        <w:rPr>
          <w:rFonts w:ascii="Times New Roman" w:hAnsi="Times New Roman" w:cs="Times New Roman"/>
          <w:b/>
          <w:bCs/>
          <w:sz w:val="24"/>
          <w:szCs w:val="24"/>
        </w:rPr>
        <w:t xml:space="preserve">Governance </w:t>
      </w:r>
      <w:r>
        <w:rPr>
          <w:rFonts w:ascii="Times New Roman" w:hAnsi="Times New Roman" w:cs="Times New Roman"/>
          <w:b/>
          <w:bCs/>
          <w:sz w:val="24"/>
          <w:szCs w:val="24"/>
        </w:rPr>
        <w:t xml:space="preserve">(green = good, red = </w:t>
      </w:r>
      <w:commentRangeStart w:id="185"/>
      <w:r>
        <w:rPr>
          <w:rFonts w:ascii="Times New Roman" w:hAnsi="Times New Roman" w:cs="Times New Roman"/>
          <w:b/>
          <w:bCs/>
          <w:sz w:val="24"/>
          <w:szCs w:val="24"/>
        </w:rPr>
        <w:t>bad</w:t>
      </w:r>
      <w:commentRangeEnd w:id="185"/>
      <w:r w:rsidR="00C50C77">
        <w:rPr>
          <w:rStyle w:val="CommentReference"/>
        </w:rPr>
        <w:commentReference w:id="185"/>
      </w:r>
      <w:r>
        <w:rPr>
          <w:rFonts w:ascii="Times New Roman" w:hAnsi="Times New Roman" w:cs="Times New Roman"/>
          <w:b/>
          <w:bCs/>
          <w:sz w:val="24"/>
          <w:szCs w:val="24"/>
        </w:rPr>
        <w:t>)</w:t>
      </w:r>
    </w:p>
    <w:p w14:paraId="48C38DCE" w14:textId="14C54E7D" w:rsidR="00E43581" w:rsidRDefault="00501067" w:rsidP="00BC1C25">
      <w:pPr>
        <w:spacing w:after="0" w:line="480" w:lineRule="auto"/>
        <w:rPr>
          <w:rFonts w:ascii="Times New Roman" w:hAnsi="Times New Roman" w:cs="Times New Roman"/>
          <w:b/>
          <w:bCs/>
          <w:sz w:val="24"/>
          <w:szCs w:val="24"/>
        </w:rPr>
      </w:pPr>
      <w:r>
        <w:rPr>
          <w:noProof/>
          <w:lang w:val="en-US"/>
        </w:rPr>
        <w:drawing>
          <wp:inline distT="0" distB="0" distL="0" distR="0" wp14:anchorId="28B7E3AB" wp14:editId="2C4B039A">
            <wp:extent cx="5943600" cy="25965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a:ext>
                      </a:extLst>
                    </a:blip>
                    <a:stretch>
                      <a:fillRect/>
                    </a:stretch>
                  </pic:blipFill>
                  <pic:spPr>
                    <a:xfrm>
                      <a:off x="0" y="0"/>
                      <a:ext cx="5943600" cy="2596515"/>
                    </a:xfrm>
                    <a:prstGeom prst="rect">
                      <a:avLst/>
                    </a:prstGeom>
                  </pic:spPr>
                </pic:pic>
              </a:graphicData>
            </a:graphic>
          </wp:inline>
        </w:drawing>
      </w:r>
    </w:p>
    <w:p w14:paraId="3668F50D" w14:textId="77777777" w:rsidR="00B61FDD" w:rsidRDefault="00B61FDD" w:rsidP="00B27540">
      <w:pPr>
        <w:spacing w:after="0" w:line="480" w:lineRule="auto"/>
        <w:rPr>
          <w:rFonts w:ascii="Times New Roman" w:hAnsi="Times New Roman" w:cs="Times New Roman"/>
          <w:b/>
          <w:bCs/>
          <w:sz w:val="24"/>
          <w:szCs w:val="24"/>
        </w:rPr>
      </w:pPr>
    </w:p>
    <w:p w14:paraId="4D238842" w14:textId="77777777" w:rsidR="00B61FDD" w:rsidRDefault="00B61FDD" w:rsidP="00B27540">
      <w:pPr>
        <w:spacing w:after="0" w:line="480" w:lineRule="auto"/>
        <w:rPr>
          <w:rFonts w:ascii="Times New Roman" w:hAnsi="Times New Roman" w:cs="Times New Roman"/>
          <w:b/>
          <w:bCs/>
          <w:sz w:val="24"/>
          <w:szCs w:val="24"/>
        </w:rPr>
      </w:pPr>
    </w:p>
    <w:p w14:paraId="65197459" w14:textId="2C646FA3" w:rsidR="00B27540" w:rsidRDefault="00B27540" w:rsidP="00B27540">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Figure S</w:t>
      </w:r>
      <w:r w:rsidR="0018549D">
        <w:rPr>
          <w:rFonts w:ascii="Times New Roman" w:hAnsi="Times New Roman" w:cs="Times New Roman"/>
          <w:b/>
          <w:bCs/>
          <w:sz w:val="24"/>
          <w:szCs w:val="24"/>
        </w:rPr>
        <w:t>2</w:t>
      </w:r>
      <w:r>
        <w:rPr>
          <w:rFonts w:ascii="Times New Roman" w:hAnsi="Times New Roman" w:cs="Times New Roman"/>
          <w:b/>
          <w:bCs/>
          <w:sz w:val="24"/>
          <w:szCs w:val="24"/>
        </w:rPr>
        <w:t>. Land use (green = good, red = bad)</w:t>
      </w:r>
    </w:p>
    <w:p w14:paraId="125570F8" w14:textId="47FD1596" w:rsidR="00E43581" w:rsidRPr="00E30373" w:rsidRDefault="009217D7" w:rsidP="00B27540">
      <w:pPr>
        <w:spacing w:after="0" w:line="480" w:lineRule="auto"/>
        <w:rPr>
          <w:rFonts w:ascii="Times New Roman" w:hAnsi="Times New Roman" w:cs="Times New Roman"/>
          <w:b/>
          <w:bCs/>
          <w:sz w:val="24"/>
          <w:szCs w:val="24"/>
        </w:rPr>
      </w:pPr>
      <w:r>
        <w:rPr>
          <w:noProof/>
          <w:lang w:val="en-US"/>
        </w:rPr>
        <w:drawing>
          <wp:inline distT="0" distB="0" distL="0" distR="0" wp14:anchorId="099B50D3" wp14:editId="179CC6B6">
            <wp:extent cx="5943600" cy="2476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476500"/>
                    </a:xfrm>
                    <a:prstGeom prst="rect">
                      <a:avLst/>
                    </a:prstGeom>
                  </pic:spPr>
                </pic:pic>
              </a:graphicData>
            </a:graphic>
          </wp:inline>
        </w:drawing>
      </w:r>
    </w:p>
    <w:p w14:paraId="59E43060" w14:textId="441922EE" w:rsidR="00B27540" w:rsidRDefault="00B27540" w:rsidP="00BC1C25">
      <w:pPr>
        <w:spacing w:after="0" w:line="480" w:lineRule="auto"/>
        <w:rPr>
          <w:rFonts w:ascii="Times New Roman" w:hAnsi="Times New Roman" w:cs="Times New Roman"/>
          <w:b/>
          <w:bCs/>
          <w:sz w:val="24"/>
          <w:szCs w:val="24"/>
        </w:rPr>
      </w:pPr>
    </w:p>
    <w:p w14:paraId="719AE968" w14:textId="77777777" w:rsidR="00B61FDD" w:rsidRDefault="00B61FDD">
      <w:pPr>
        <w:rPr>
          <w:rFonts w:ascii="Times New Roman" w:hAnsi="Times New Roman" w:cs="Times New Roman"/>
          <w:b/>
          <w:bCs/>
          <w:sz w:val="24"/>
          <w:szCs w:val="24"/>
        </w:rPr>
      </w:pPr>
      <w:r>
        <w:rPr>
          <w:rFonts w:ascii="Times New Roman" w:hAnsi="Times New Roman" w:cs="Times New Roman"/>
          <w:b/>
          <w:bCs/>
          <w:sz w:val="24"/>
          <w:szCs w:val="24"/>
        </w:rPr>
        <w:br w:type="page"/>
      </w:r>
    </w:p>
    <w:p w14:paraId="2E88B853" w14:textId="13DF1E52" w:rsidR="00AD0148" w:rsidRDefault="00AD0148" w:rsidP="00AD0148">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Figure S</w:t>
      </w:r>
      <w:r w:rsidR="0018549D">
        <w:rPr>
          <w:rFonts w:ascii="Times New Roman" w:hAnsi="Times New Roman" w:cs="Times New Roman"/>
          <w:b/>
          <w:bCs/>
          <w:sz w:val="24"/>
          <w:szCs w:val="24"/>
        </w:rPr>
        <w:t>3</w:t>
      </w:r>
      <w:r>
        <w:rPr>
          <w:rFonts w:ascii="Times New Roman" w:hAnsi="Times New Roman" w:cs="Times New Roman"/>
          <w:b/>
          <w:bCs/>
          <w:sz w:val="24"/>
          <w:szCs w:val="24"/>
        </w:rPr>
        <w:t>. Climate (extreme heat events) (green = good, red = bad)</w:t>
      </w:r>
    </w:p>
    <w:p w14:paraId="1134254B" w14:textId="748E28A9" w:rsidR="00B30330" w:rsidRDefault="00173226" w:rsidP="00B30330">
      <w:pPr>
        <w:spacing w:after="0" w:line="480" w:lineRule="auto"/>
        <w:rPr>
          <w:rFonts w:ascii="Times New Roman" w:hAnsi="Times New Roman" w:cs="Times New Roman"/>
          <w:b/>
          <w:bCs/>
          <w:sz w:val="24"/>
          <w:szCs w:val="24"/>
        </w:rPr>
      </w:pPr>
      <w:r>
        <w:rPr>
          <w:noProof/>
          <w:lang w:val="en-US"/>
        </w:rPr>
        <w:drawing>
          <wp:inline distT="0" distB="0" distL="0" distR="0" wp14:anchorId="3F1E2330" wp14:editId="7D0BCE48">
            <wp:extent cx="5943600" cy="26054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a:ext>
                      </a:extLst>
                    </a:blip>
                    <a:stretch>
                      <a:fillRect/>
                    </a:stretch>
                  </pic:blipFill>
                  <pic:spPr>
                    <a:xfrm>
                      <a:off x="0" y="0"/>
                      <a:ext cx="5943600" cy="2605405"/>
                    </a:xfrm>
                    <a:prstGeom prst="rect">
                      <a:avLst/>
                    </a:prstGeom>
                  </pic:spPr>
                </pic:pic>
              </a:graphicData>
            </a:graphic>
          </wp:inline>
        </w:drawing>
      </w:r>
    </w:p>
    <w:p w14:paraId="15A3C233" w14:textId="77777777" w:rsidR="00B30330" w:rsidRDefault="00B30330">
      <w:pPr>
        <w:rPr>
          <w:rFonts w:ascii="Times New Roman" w:hAnsi="Times New Roman" w:cs="Times New Roman"/>
          <w:b/>
          <w:bCs/>
          <w:sz w:val="24"/>
          <w:szCs w:val="24"/>
        </w:rPr>
      </w:pPr>
      <w:r>
        <w:rPr>
          <w:rFonts w:ascii="Times New Roman" w:hAnsi="Times New Roman" w:cs="Times New Roman"/>
          <w:b/>
          <w:bCs/>
          <w:sz w:val="24"/>
          <w:szCs w:val="24"/>
        </w:rPr>
        <w:br w:type="page"/>
      </w:r>
    </w:p>
    <w:p w14:paraId="657A5CA0" w14:textId="79CC39C5" w:rsidR="0009372A" w:rsidRDefault="0009372A">
      <w:pPr>
        <w:rPr>
          <w:rFonts w:ascii="Times New Roman" w:hAnsi="Times New Roman" w:cs="Times New Roman"/>
          <w:b/>
          <w:bCs/>
          <w:sz w:val="24"/>
          <w:szCs w:val="24"/>
        </w:rPr>
      </w:pPr>
      <w:commentRangeStart w:id="186"/>
      <w:r>
        <w:rPr>
          <w:rFonts w:ascii="Times New Roman" w:hAnsi="Times New Roman" w:cs="Times New Roman"/>
          <w:b/>
          <w:bCs/>
          <w:sz w:val="24"/>
          <w:szCs w:val="24"/>
        </w:rPr>
        <w:lastRenderedPageBreak/>
        <w:t xml:space="preserve">Figure S4. </w:t>
      </w:r>
      <w:r w:rsidR="005F2B2C">
        <w:rPr>
          <w:rFonts w:ascii="Times New Roman" w:hAnsi="Times New Roman" w:cs="Times New Roman"/>
          <w:b/>
          <w:bCs/>
          <w:sz w:val="24"/>
          <w:szCs w:val="24"/>
        </w:rPr>
        <w:t xml:space="preserve">Areas of </w:t>
      </w:r>
      <w:r w:rsidR="009C3874">
        <w:rPr>
          <w:rFonts w:ascii="Times New Roman" w:hAnsi="Times New Roman" w:cs="Times New Roman"/>
          <w:b/>
          <w:bCs/>
          <w:sz w:val="24"/>
          <w:szCs w:val="24"/>
        </w:rPr>
        <w:t xml:space="preserve">high </w:t>
      </w:r>
      <w:r w:rsidR="00BF5A1D">
        <w:rPr>
          <w:rFonts w:ascii="Times New Roman" w:hAnsi="Times New Roman" w:cs="Times New Roman"/>
          <w:b/>
          <w:bCs/>
          <w:sz w:val="24"/>
          <w:szCs w:val="24"/>
        </w:rPr>
        <w:t>scenario overlap (</w:t>
      </w:r>
      <w:r w:rsidR="009C3874">
        <w:rPr>
          <w:rFonts w:ascii="Times New Roman" w:hAnsi="Times New Roman" w:cs="Times New Roman"/>
          <w:b/>
          <w:bCs/>
          <w:sz w:val="24"/>
          <w:szCs w:val="24"/>
        </w:rPr>
        <w:t xml:space="preserve">&gt;5 scenarios, </w:t>
      </w:r>
      <w:r w:rsidR="00BF5A1D">
        <w:rPr>
          <w:rFonts w:ascii="Times New Roman" w:hAnsi="Times New Roman" w:cs="Times New Roman"/>
          <w:b/>
          <w:bCs/>
          <w:sz w:val="24"/>
          <w:szCs w:val="24"/>
        </w:rPr>
        <w:t>red) compared to Meyers et al. biodiversity hotspots (</w:t>
      </w:r>
      <w:r w:rsidR="00D50349">
        <w:rPr>
          <w:rFonts w:ascii="Times New Roman" w:hAnsi="Times New Roman" w:cs="Times New Roman"/>
          <w:b/>
          <w:bCs/>
          <w:sz w:val="24"/>
          <w:szCs w:val="24"/>
        </w:rPr>
        <w:t>blue</w:t>
      </w:r>
      <w:r w:rsidR="00BF5A1D">
        <w:rPr>
          <w:rFonts w:ascii="Times New Roman" w:hAnsi="Times New Roman" w:cs="Times New Roman"/>
          <w:b/>
          <w:bCs/>
          <w:sz w:val="24"/>
          <w:szCs w:val="24"/>
        </w:rPr>
        <w:t>).</w:t>
      </w:r>
      <w:commentRangeEnd w:id="186"/>
      <w:r w:rsidR="00EC2045">
        <w:rPr>
          <w:rStyle w:val="CommentReference"/>
        </w:rPr>
        <w:commentReference w:id="186"/>
      </w:r>
    </w:p>
    <w:p w14:paraId="2ACF36E0" w14:textId="4C6F15CC" w:rsidR="0009372A" w:rsidRDefault="00527972">
      <w:pPr>
        <w:rPr>
          <w:rFonts w:ascii="Times New Roman" w:hAnsi="Times New Roman" w:cs="Times New Roman"/>
          <w:b/>
          <w:bCs/>
          <w:sz w:val="24"/>
          <w:szCs w:val="24"/>
        </w:rPr>
      </w:pPr>
      <w:r>
        <w:rPr>
          <w:noProof/>
          <w:lang w:val="en-US"/>
        </w:rPr>
        <w:drawing>
          <wp:inline distT="0" distB="0" distL="0" distR="0" wp14:anchorId="64D3B791" wp14:editId="1B0FBF03">
            <wp:extent cx="5943600" cy="27406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740660"/>
                    </a:xfrm>
                    <a:prstGeom prst="rect">
                      <a:avLst/>
                    </a:prstGeom>
                  </pic:spPr>
                </pic:pic>
              </a:graphicData>
            </a:graphic>
          </wp:inline>
        </w:drawing>
      </w:r>
    </w:p>
    <w:p w14:paraId="303C5336" w14:textId="3A871947" w:rsidR="007568E4" w:rsidRDefault="007568E4">
      <w:pPr>
        <w:rPr>
          <w:rFonts w:ascii="Times New Roman" w:hAnsi="Times New Roman" w:cs="Times New Roman"/>
          <w:b/>
          <w:bCs/>
          <w:sz w:val="24"/>
          <w:szCs w:val="24"/>
        </w:rPr>
      </w:pPr>
      <w:r>
        <w:rPr>
          <w:rFonts w:ascii="Times New Roman" w:hAnsi="Times New Roman" w:cs="Times New Roman"/>
          <w:b/>
          <w:bCs/>
          <w:sz w:val="24"/>
          <w:szCs w:val="24"/>
        </w:rPr>
        <w:br w:type="page"/>
      </w:r>
    </w:p>
    <w:p w14:paraId="6BE19075" w14:textId="377F8729" w:rsidR="00AD0148" w:rsidRDefault="007568E4" w:rsidP="0075786C">
      <w:pPr>
        <w:rPr>
          <w:rFonts w:ascii="Times New Roman" w:hAnsi="Times New Roman" w:cs="Times New Roman"/>
          <w:b/>
          <w:bCs/>
          <w:sz w:val="24"/>
          <w:szCs w:val="24"/>
        </w:rPr>
      </w:pPr>
      <w:r>
        <w:rPr>
          <w:rFonts w:ascii="Times New Roman" w:hAnsi="Times New Roman" w:cs="Times New Roman"/>
          <w:b/>
          <w:bCs/>
          <w:sz w:val="24"/>
          <w:szCs w:val="24"/>
        </w:rPr>
        <w:lastRenderedPageBreak/>
        <w:t>Figure S5. Biomes</w:t>
      </w:r>
    </w:p>
    <w:p w14:paraId="3270EF83" w14:textId="71208EDF" w:rsidR="00CC429D" w:rsidRPr="00E30373" w:rsidRDefault="00CC429D" w:rsidP="0075786C">
      <w:pPr>
        <w:rPr>
          <w:rFonts w:ascii="Times New Roman" w:hAnsi="Times New Roman" w:cs="Times New Roman"/>
          <w:b/>
          <w:bCs/>
          <w:sz w:val="24"/>
          <w:szCs w:val="24"/>
        </w:rPr>
      </w:pPr>
      <w:r>
        <w:rPr>
          <w:rFonts w:ascii="Times New Roman" w:hAnsi="Times New Roman" w:cs="Times New Roman"/>
          <w:b/>
          <w:bCs/>
          <w:noProof/>
          <w:sz w:val="24"/>
          <w:szCs w:val="24"/>
          <w:lang w:val="en-US"/>
        </w:rPr>
        <w:drawing>
          <wp:inline distT="0" distB="0" distL="0" distR="0" wp14:anchorId="0915E57F" wp14:editId="204DAEA7">
            <wp:extent cx="6753225" cy="4775598"/>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om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764461" cy="4783544"/>
                    </a:xfrm>
                    <a:prstGeom prst="rect">
                      <a:avLst/>
                    </a:prstGeom>
                  </pic:spPr>
                </pic:pic>
              </a:graphicData>
            </a:graphic>
          </wp:inline>
        </w:drawing>
      </w:r>
    </w:p>
    <w:sectPr w:rsidR="00CC429D" w:rsidRPr="00E30373" w:rsidSect="003432B5">
      <w:pgSz w:w="12240" w:h="15840"/>
      <w:pgMar w:top="1440" w:right="1440" w:bottom="1440" w:left="1440"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 w:author="richard" w:date="2019-12-19T14:42:00Z" w:initials="r">
    <w:p w14:paraId="6082D76A" w14:textId="77777777" w:rsidR="00C87E18" w:rsidRDefault="00C87E18">
      <w:r>
        <w:rPr>
          <w:rFonts w:ascii="Liberation Serif" w:eastAsia="DejaVu Sans" w:hAnsi="Liberation Serif" w:cs="DejaVu Sans"/>
          <w:sz w:val="24"/>
          <w:szCs w:val="24"/>
          <w:lang w:val="en-US" w:bidi="en-US"/>
        </w:rPr>
        <w:t>fully referenced summary paragraph, ideally of no more than 200 words, which is separate from the main text and avoids numbers, abbreviations, acronyms or measurements unless essential.</w:t>
      </w:r>
    </w:p>
    <w:p w14:paraId="168EF180" w14:textId="77777777" w:rsidR="00C87E18" w:rsidRDefault="00C87E18">
      <w:r>
        <w:rPr>
          <w:rFonts w:ascii="Liberation Serif" w:eastAsia="DejaVu Sans" w:hAnsi="Liberation Serif" w:cs="DejaVu Sans"/>
          <w:sz w:val="24"/>
          <w:szCs w:val="24"/>
          <w:lang w:val="en-US" w:bidi="en-US"/>
        </w:rPr>
        <w:t>This summary paragraph should be structured as follows: 2-3 sentences of basic-level introduction to the field; a brief account of the background and rationale of the work; a statement of the main conclusions (introduced by the phrase 'Here we show' or its equivalent); and finally, 2-3 sentences putting the main findings into general context so it is clear how the results described in the paper have moved the field forwards. </w:t>
      </w:r>
    </w:p>
    <w:p w14:paraId="04D375E0" w14:textId="77777777" w:rsidR="00C87E18" w:rsidRDefault="00C87E18">
      <w:r>
        <w:rPr>
          <w:rFonts w:ascii="Liberation Serif" w:eastAsia="DejaVu Sans" w:hAnsi="Liberation Serif" w:cs="DejaVu Sans"/>
          <w:sz w:val="24"/>
          <w:szCs w:val="24"/>
          <w:lang w:val="en-US" w:bidi="en-US"/>
        </w:rPr>
        <w:t>https://www.nature.com/documents/nature-summary-paragraph.pdf</w:t>
      </w:r>
    </w:p>
  </w:comment>
  <w:comment w:id="2" w:author="Joe Bennett" w:date="2020-08-12T10:42:00Z" w:initials="JB">
    <w:p w14:paraId="38E602C0" w14:textId="1DE37B3C" w:rsidR="00C87E18" w:rsidRDefault="00C87E18">
      <w:pPr>
        <w:pStyle w:val="CommentText"/>
      </w:pPr>
      <w:r>
        <w:rPr>
          <w:rStyle w:val="CommentReference"/>
        </w:rPr>
        <w:annotationRef/>
      </w:r>
      <w:r>
        <w:t xml:space="preserve">order switches slightly in the doc. I’m easy but I like either this order or CC last. </w:t>
      </w:r>
    </w:p>
  </w:comment>
  <w:comment w:id="3" w:author="Joe Bennett" w:date="2020-08-11T13:07:00Z" w:initials="JB">
    <w:p w14:paraId="5A6AE1AB" w14:textId="57542FC2" w:rsidR="00C87E18" w:rsidRDefault="00C87E18">
      <w:pPr>
        <w:pStyle w:val="CommentText"/>
      </w:pPr>
      <w:r>
        <w:rPr>
          <w:rStyle w:val="CommentReference"/>
        </w:rPr>
        <w:annotationRef/>
      </w:r>
      <w:r>
        <w:t xml:space="preserve">added bc softens implication that we’re measuring these things in an absolute way, and also because the term is used later. </w:t>
      </w:r>
    </w:p>
  </w:comment>
  <w:comment w:id="14" w:author="richard" w:date="2019-12-19T14:43:00Z" w:initials="r">
    <w:p w14:paraId="35C5777D" w14:textId="7DDC1F9B" w:rsidR="00C87E18" w:rsidRDefault="00C87E18" w:rsidP="002E4693">
      <w:r w:rsidRPr="002E4693">
        <w:rPr>
          <w:rFonts w:ascii="Liberation Serif" w:hAnsi="Liberation Serif"/>
          <w:sz w:val="24"/>
          <w:lang w:val="en-US"/>
        </w:rPr>
        <w:t>The typical length of an article with 3-4 modest display items (figures and tables) is 2000-2500 words (summary paragraph plus body text). A ‘modest’ display item is one that, with its legend, occupies about a quarter of a page (equivalent to ~270 words). A composite figure (with several panels) usually needs to occupy at least half a page in order for all the elements to be visible - the text length may need to be reduced accordingly to accommodate such figures. Keep in mind that essential but technical details can be moved into the Methods or Supplementary Information.</w:t>
      </w:r>
    </w:p>
  </w:comment>
  <w:comment w:id="20" w:author="Joe Bennett" w:date="2020-08-11T13:16:00Z" w:initials="JB">
    <w:p w14:paraId="55A0BCF9" w14:textId="77777777" w:rsidR="00C87E18" w:rsidRDefault="00C87E18">
      <w:pPr>
        <w:pStyle w:val="CommentText"/>
      </w:pPr>
      <w:r>
        <w:rPr>
          <w:rStyle w:val="CommentReference"/>
        </w:rPr>
        <w:annotationRef/>
      </w:r>
      <w:r>
        <w:t>I know we note later, but should we have a caveat right after this sentence? Something like: “We note that these are examples among many potential metrics of governance, land-use and climate risk that could be chosen.”</w:t>
      </w:r>
    </w:p>
    <w:p w14:paraId="58FF91D9" w14:textId="77777777" w:rsidR="00C87E18" w:rsidRDefault="00C87E18">
      <w:pPr>
        <w:pStyle w:val="CommentText"/>
      </w:pPr>
    </w:p>
    <w:p w14:paraId="55F05F06" w14:textId="165E7816" w:rsidR="00C87E18" w:rsidRDefault="00C87E18">
      <w:pPr>
        <w:pStyle w:val="CommentText"/>
      </w:pPr>
      <w:r>
        <w:t xml:space="preserve">I can see a reviewer getting all in knots over this and caveat arriving perhaps too late. </w:t>
      </w:r>
    </w:p>
  </w:comment>
  <w:comment w:id="21" w:author="Buxton,Rachel" w:date="2020-08-18T14:44:00Z" w:initials="B">
    <w:p w14:paraId="724CBAD3" w14:textId="755AFA2B" w:rsidR="00C87E18" w:rsidRDefault="00C87E18">
      <w:pPr>
        <w:pStyle w:val="CommentText"/>
      </w:pPr>
      <w:r>
        <w:rPr>
          <w:rStyle w:val="CommentReference"/>
        </w:rPr>
        <w:annotationRef/>
      </w:r>
      <w:r>
        <w:t>Yeah I think that’s a good idea and moved the sentence from the conclusion to here. You could cite this paper as a climate change example:</w:t>
      </w:r>
    </w:p>
    <w:p w14:paraId="666A2277" w14:textId="77777777" w:rsidR="00C87E18" w:rsidRDefault="00C87E18">
      <w:pPr>
        <w:pStyle w:val="CommentText"/>
      </w:pPr>
    </w:p>
    <w:p w14:paraId="204E802B" w14:textId="37202FE2" w:rsidR="00C87E18" w:rsidRDefault="00C87E18" w:rsidP="008A1AD6">
      <w:pPr>
        <w:autoSpaceDE w:val="0"/>
        <w:autoSpaceDN w:val="0"/>
        <w:adjustRightInd w:val="0"/>
        <w:spacing w:after="0" w:line="240" w:lineRule="auto"/>
        <w:ind w:left="720" w:hanging="720"/>
        <w:rPr>
          <w:rFonts w:ascii="Segoe UI" w:hAnsi="Segoe UI" w:cs="Segoe UI"/>
          <w:sz w:val="18"/>
          <w:szCs w:val="18"/>
          <w:lang w:val="en-US"/>
        </w:rPr>
      </w:pPr>
      <w:r>
        <w:rPr>
          <w:rFonts w:ascii="Segoe UI" w:hAnsi="Segoe UI" w:cs="Segoe UI"/>
          <w:sz w:val="18"/>
          <w:szCs w:val="18"/>
          <w:lang w:val="en-US"/>
        </w:rPr>
        <w:t xml:space="preserve">Garcia R. A., Cabeza M., Rahbek C., Araújo M. B. Multiple dimensions of climate change and their implications for biodiversity. </w:t>
      </w:r>
      <w:r>
        <w:rPr>
          <w:rFonts w:ascii="Segoe UI" w:hAnsi="Segoe UI" w:cs="Segoe UI"/>
          <w:i/>
          <w:iCs/>
          <w:sz w:val="18"/>
          <w:szCs w:val="18"/>
          <w:lang w:val="en-US"/>
        </w:rPr>
        <w:t>Science</w:t>
      </w:r>
      <w:r>
        <w:rPr>
          <w:rFonts w:ascii="Segoe UI" w:hAnsi="Segoe UI" w:cs="Segoe UI"/>
          <w:sz w:val="18"/>
          <w:szCs w:val="18"/>
          <w:lang w:val="en-US"/>
        </w:rPr>
        <w:t xml:space="preserve"> </w:t>
      </w:r>
      <w:r>
        <w:rPr>
          <w:rFonts w:ascii="Segoe UI" w:hAnsi="Segoe UI" w:cs="Segoe UI"/>
          <w:b/>
          <w:bCs/>
          <w:sz w:val="18"/>
          <w:szCs w:val="18"/>
          <w:lang w:val="en-US"/>
        </w:rPr>
        <w:t>344</w:t>
      </w:r>
      <w:r>
        <w:rPr>
          <w:rFonts w:ascii="Segoe UI" w:hAnsi="Segoe UI" w:cs="Segoe UI"/>
          <w:sz w:val="18"/>
          <w:szCs w:val="18"/>
          <w:lang w:val="en-US"/>
        </w:rPr>
        <w:t>, 1247579 (2014).</w:t>
      </w:r>
    </w:p>
    <w:p w14:paraId="62554335" w14:textId="77777777" w:rsidR="00C87E18" w:rsidRDefault="00C87E18">
      <w:pPr>
        <w:pStyle w:val="CommentText"/>
      </w:pPr>
    </w:p>
  </w:comment>
  <w:comment w:id="22" w:author="Joseph Bennett" w:date="2020-04-14T08:23:00Z" w:initials="JB">
    <w:p w14:paraId="653BA101" w14:textId="77777777" w:rsidR="00C87E18" w:rsidRDefault="00C87E18" w:rsidP="00772045">
      <w:pPr>
        <w:pStyle w:val="CommentText"/>
      </w:pPr>
      <w:r>
        <w:rPr>
          <w:rStyle w:val="CommentReference"/>
        </w:rPr>
        <w:annotationRef/>
      </w:r>
      <w:r>
        <w:t>citation</w:t>
      </w:r>
    </w:p>
  </w:comment>
  <w:comment w:id="23" w:author="richard" w:date="2020-08-07T13:07:00Z" w:initials="r">
    <w:p w14:paraId="1F3778DD" w14:textId="3EB4FFDE" w:rsidR="00C87E18" w:rsidRDefault="00C87E18">
      <w:pPr>
        <w:pStyle w:val="CommentText"/>
      </w:pPr>
      <w:r>
        <w:rPr>
          <w:rStyle w:val="CommentReference"/>
        </w:rPr>
        <w:annotationRef/>
      </w:r>
      <w:r>
        <w:t>Still in review</w:t>
      </w:r>
    </w:p>
  </w:comment>
  <w:comment w:id="27" w:author="Buxton,Rachel" w:date="2020-08-05T09:43:00Z" w:initials="B">
    <w:p w14:paraId="4DBB70CC" w14:textId="03EBDD09" w:rsidR="00C87E18" w:rsidRDefault="00C87E18">
      <w:pPr>
        <w:pStyle w:val="CommentText"/>
      </w:pPr>
      <w:r>
        <w:rPr>
          <w:rStyle w:val="CommentReference"/>
        </w:rPr>
        <w:annotationRef/>
      </w:r>
      <w:r>
        <w:t>Citation? Poulzos et al. 2014?</w:t>
      </w:r>
    </w:p>
  </w:comment>
  <w:comment w:id="30" w:author="Joe Bennett" w:date="2020-08-11T13:21:00Z" w:initials="JB">
    <w:p w14:paraId="7E6CEA61" w14:textId="3B30B47E" w:rsidR="00C87E18" w:rsidRDefault="00C87E18">
      <w:pPr>
        <w:pStyle w:val="CommentText"/>
      </w:pPr>
      <w:r>
        <w:rPr>
          <w:rStyle w:val="CommentReference"/>
        </w:rPr>
        <w:annotationRef/>
      </w:r>
      <w:r>
        <w:t>Cite table here?</w:t>
      </w:r>
    </w:p>
  </w:comment>
  <w:comment w:id="32" w:author="Joe Bennett" w:date="2020-08-11T13:35:00Z" w:initials="JB">
    <w:p w14:paraId="09E7602C" w14:textId="77777777" w:rsidR="00C87E18" w:rsidRDefault="00C87E18">
      <w:pPr>
        <w:pStyle w:val="CommentText"/>
      </w:pPr>
      <w:r>
        <w:rPr>
          <w:rStyle w:val="CommentReference"/>
        </w:rPr>
        <w:annotationRef/>
      </w:r>
      <w:r>
        <w:t xml:space="preserve">Given Rachel’s comment below and that this is analogous to but different than the 30% CBD target, I wonder if we need to reword. </w:t>
      </w:r>
    </w:p>
    <w:p w14:paraId="13A484AD" w14:textId="77777777" w:rsidR="00C87E18" w:rsidRDefault="00C87E18">
      <w:pPr>
        <w:pStyle w:val="CommentText"/>
      </w:pPr>
    </w:p>
    <w:p w14:paraId="36B42309" w14:textId="73A954E1" w:rsidR="00C87E18" w:rsidRDefault="00C87E18">
      <w:pPr>
        <w:pStyle w:val="CommentText"/>
      </w:pPr>
      <w:r>
        <w:t xml:space="preserve">Something like “which we use as an example that is broadly analogous to the more general 30% total area CBD target”. Something like that? </w:t>
      </w:r>
    </w:p>
  </w:comment>
  <w:comment w:id="33" w:author="richard" w:date="2020-08-07T13:24:00Z" w:initials="r">
    <w:p w14:paraId="531AA171" w14:textId="14B02D23" w:rsidR="00C87E18" w:rsidRDefault="00C87E18">
      <w:pPr>
        <w:pStyle w:val="CommentText"/>
      </w:pPr>
      <w:r>
        <w:rPr>
          <w:rStyle w:val="CommentReference"/>
        </w:rPr>
        <w:annotationRef/>
      </w:r>
      <w:r>
        <w:t>How important is it to include this?</w:t>
      </w:r>
    </w:p>
  </w:comment>
  <w:comment w:id="34" w:author="richard" w:date="2020-08-07T13:55:00Z" w:initials="r">
    <w:p w14:paraId="7A77CD26" w14:textId="77777777" w:rsidR="00C87E18" w:rsidRDefault="00C87E18">
      <w:pPr>
        <w:pStyle w:val="CommentText"/>
      </w:pPr>
      <w:r>
        <w:rPr>
          <w:rStyle w:val="CommentReference"/>
        </w:rPr>
        <w:annotationRef/>
      </w:r>
      <w:r>
        <w:t xml:space="preserve">Its one paragraph in the main text. Its kind of neat, but I do wonder if we actually ‘need’ this part, or if it would be a distraction, especially now that we do talk more about countries as well. </w:t>
      </w:r>
    </w:p>
    <w:p w14:paraId="0CA07137" w14:textId="360FFF02" w:rsidR="00C87E18" w:rsidRDefault="00C87E18">
      <w:pPr>
        <w:pStyle w:val="CommentText"/>
      </w:pPr>
      <w:r>
        <w:t>What do you think?</w:t>
      </w:r>
    </w:p>
  </w:comment>
  <w:comment w:id="35" w:author="Joe Bennett" w:date="2020-08-11T13:31:00Z" w:initials="JB">
    <w:p w14:paraId="26EFB129" w14:textId="56FABFF7" w:rsidR="00C87E18" w:rsidRDefault="00C87E18">
      <w:pPr>
        <w:pStyle w:val="CommentText"/>
      </w:pPr>
      <w:r>
        <w:rPr>
          <w:rStyle w:val="CommentReference"/>
        </w:rPr>
        <w:annotationRef/>
      </w:r>
      <w:r>
        <w:t xml:space="preserve">I’m easy. The results are interesting, but if we’re focussing a lot on governance, I wonder if we should delete. Actions typically don’t take place on the scale of biomes. </w:t>
      </w:r>
    </w:p>
  </w:comment>
  <w:comment w:id="36" w:author="Buxton,Rachel" w:date="2020-08-18T14:47:00Z" w:initials="B">
    <w:p w14:paraId="47D996F3" w14:textId="557F145A" w:rsidR="00C87E18" w:rsidRDefault="00C87E18">
      <w:pPr>
        <w:pStyle w:val="CommentText"/>
      </w:pPr>
      <w:r>
        <w:rPr>
          <w:rStyle w:val="CommentReference"/>
        </w:rPr>
        <w:annotationRef/>
      </w:r>
      <w:r>
        <w:t>Good point, Joe. I thought the Mangrove thing was kind of neat, given they are screwed in almost every way. But we can’t fit everything. As is we have the words for it, but it could be the first to go?</w:t>
      </w:r>
    </w:p>
  </w:comment>
  <w:comment w:id="37" w:author="Buxton,Rachel" w:date="2020-08-05T10:21:00Z" w:initials="B">
    <w:p w14:paraId="4FC6A713" w14:textId="41DB4DE8" w:rsidR="00C87E18" w:rsidRDefault="00C87E18">
      <w:pPr>
        <w:pStyle w:val="CommentText"/>
      </w:pPr>
      <w:r>
        <w:rPr>
          <w:rStyle w:val="CommentReference"/>
        </w:rPr>
        <w:annotationRef/>
      </w:r>
      <w:r>
        <w:t>Can we open with a sentence about how much global terrestrial area is currently protected? It would be nice to place these numbers in the context of the percent more area we need to protect to meet the target. E.g.,</w:t>
      </w:r>
    </w:p>
    <w:p w14:paraId="679B09FE" w14:textId="77777777" w:rsidR="00C87E18" w:rsidRDefault="00C87E18">
      <w:pPr>
        <w:pStyle w:val="CommentText"/>
      </w:pPr>
    </w:p>
    <w:p w14:paraId="7D9846F0" w14:textId="2BDF40BD" w:rsidR="00C87E18" w:rsidRDefault="00C87E18">
      <w:pPr>
        <w:pStyle w:val="CommentText"/>
      </w:pPr>
      <w:r>
        <w:t xml:space="preserve">Currently, X% of global terrestrial areas are protected. </w:t>
      </w:r>
      <w:r>
        <w:rPr>
          <w:rFonts w:ascii="Times New Roman" w:hAnsi="Times New Roman" w:cs="Times New Roman"/>
          <w:sz w:val="24"/>
          <w:szCs w:val="24"/>
        </w:rPr>
        <w:t xml:space="preserve">We </w:t>
      </w:r>
      <w:r>
        <w:rPr>
          <w:rStyle w:val="CommentReference"/>
        </w:rPr>
        <w:annotationRef/>
      </w:r>
      <w:r>
        <w:rPr>
          <w:rFonts w:ascii="Times New Roman" w:hAnsi="Times New Roman" w:cs="Times New Roman"/>
          <w:sz w:val="24"/>
          <w:szCs w:val="24"/>
        </w:rPr>
        <w:t>found that the protected areas planning scenario incorporating all three risk categories required only 1.11% more global protected area expansion than the baseline scenario to meet the target of protecting 30% of vertebrate habitat (17.5 ± 0.01% mean increase ± standard deviation versus 16.4% increase of global protected area).</w:t>
      </w:r>
    </w:p>
  </w:comment>
  <w:comment w:id="38" w:author="richard" w:date="2020-08-07T13:26:00Z" w:initials="r">
    <w:p w14:paraId="749108E7" w14:textId="7B491913" w:rsidR="00C87E18" w:rsidRDefault="00C87E18">
      <w:pPr>
        <w:pStyle w:val="CommentText"/>
      </w:pPr>
      <w:r>
        <w:rPr>
          <w:rStyle w:val="CommentReference"/>
        </w:rPr>
        <w:annotationRef/>
      </w:r>
      <w:r>
        <w:t>Great idea! Will pull number from the data.</w:t>
      </w:r>
    </w:p>
  </w:comment>
  <w:comment w:id="39" w:author="Buxton,Rachel" w:date="2020-08-05T10:19:00Z" w:initials="B">
    <w:p w14:paraId="2C331CCE" w14:textId="38E02B7F" w:rsidR="00C87E18" w:rsidRDefault="00C87E18">
      <w:pPr>
        <w:pStyle w:val="CommentText"/>
      </w:pPr>
      <w:r>
        <w:rPr>
          <w:rStyle w:val="CommentReference"/>
        </w:rPr>
        <w:annotationRef/>
      </w:r>
      <w:r>
        <w:t>This seems weird – we say ‘meet the target of 30%, then present numbers that are less than 30%... I think this is because you gave the model some flexibility, but if I were a reviewer I would flag this. Perhaps we can stick to the “% increase in PAs” as per my comment above?</w:t>
      </w:r>
    </w:p>
  </w:comment>
  <w:comment w:id="40" w:author="richard" w:date="2020-08-07T13:25:00Z" w:initials="r">
    <w:p w14:paraId="0A88E4C0" w14:textId="77777777" w:rsidR="00C87E18" w:rsidRDefault="00C87E18">
      <w:pPr>
        <w:pStyle w:val="CommentText"/>
      </w:pPr>
      <w:r>
        <w:rPr>
          <w:rStyle w:val="CommentReference"/>
        </w:rPr>
        <w:annotationRef/>
      </w:r>
      <w:r>
        <w:t>We are within the 30% goal is meant here. As long as we stay below 30% land area we are good in terms of CBD targets.</w:t>
      </w:r>
    </w:p>
    <w:p w14:paraId="6C013B8C" w14:textId="27127430" w:rsidR="00C87E18" w:rsidRDefault="00C87E18">
      <w:pPr>
        <w:pStyle w:val="CommentText"/>
      </w:pPr>
      <w:r>
        <w:t>In other words, our solution does not require more land than CBD is proposed as 2030 targets.</w:t>
      </w:r>
    </w:p>
  </w:comment>
  <w:comment w:id="41" w:author="Buxton,Rachel" w:date="2020-08-18T14:49:00Z" w:initials="B">
    <w:p w14:paraId="5F98E90B" w14:textId="0F61623B" w:rsidR="00C87E18" w:rsidRDefault="00C87E18">
      <w:pPr>
        <w:pStyle w:val="CommentText"/>
      </w:pPr>
      <w:r>
        <w:rPr>
          <w:rStyle w:val="CommentReference"/>
        </w:rPr>
        <w:annotationRef/>
      </w:r>
      <w:r>
        <w:t>Hm… to avoid the confusion, maybe just present “% increase in PAs”? Or maybe I’m totally out to lunch and you can ignore!</w:t>
      </w:r>
    </w:p>
  </w:comment>
  <w:comment w:id="42" w:author="Buxton,Rachel" w:date="2020-08-07T13:06:00Z" w:initials="B">
    <w:p w14:paraId="02D1BFA5" w14:textId="0B06AAB2" w:rsidR="00C87E18" w:rsidRDefault="00C87E18">
      <w:pPr>
        <w:pStyle w:val="CommentText"/>
      </w:pPr>
      <w:r>
        <w:rPr>
          <w:rStyle w:val="CommentReference"/>
        </w:rPr>
        <w:annotationRef/>
      </w:r>
      <w:r>
        <w:t>I still don’t understand why the scenario with only two risk categories has a higher area required than the scenarios with all three. Perhaps explain here?</w:t>
      </w:r>
    </w:p>
    <w:p w14:paraId="77A39BD8" w14:textId="77777777" w:rsidR="00C87E18" w:rsidRDefault="00C87E18">
      <w:pPr>
        <w:pStyle w:val="CommentText"/>
      </w:pPr>
    </w:p>
    <w:p w14:paraId="3004DEFC" w14:textId="4BB47F63" w:rsidR="00C87E18" w:rsidRDefault="00C87E18">
      <w:pPr>
        <w:pStyle w:val="CommentText"/>
      </w:pPr>
      <w:r>
        <w:t>Also, I find it strange that land-use has the biggest increase in PA versus baseline at the global level (Table 1 you sent), but seems to have the flattest line at the country level (Figure 4). Anything interesting there? Like you said, governance is at the country level, so could be more of an artifact?  Or could be that if you take into account the finer scale you could see big risks due to land use change, but averaged over a country scale the effect is subsumed by governance?</w:t>
      </w:r>
    </w:p>
  </w:comment>
  <w:comment w:id="43" w:author="Buxton,Rachel" w:date="2020-08-04T16:10:00Z" w:initials="B">
    <w:p w14:paraId="5096DC4F" w14:textId="764D6D76" w:rsidR="00C87E18" w:rsidRDefault="00C87E18">
      <w:pPr>
        <w:pStyle w:val="CommentText"/>
      </w:pPr>
      <w:r>
        <w:rPr>
          <w:rStyle w:val="CommentReference"/>
        </w:rPr>
        <w:annotationRef/>
      </w:r>
      <w:r>
        <w:t>Will need to adjust based on the new 27.</w:t>
      </w:r>
    </w:p>
    <w:p w14:paraId="62DA1858" w14:textId="77777777" w:rsidR="00C87E18" w:rsidRDefault="00C87E18">
      <w:pPr>
        <w:pStyle w:val="CommentText"/>
      </w:pPr>
    </w:p>
    <w:p w14:paraId="299D06D5" w14:textId="464C33AB" w:rsidR="00C87E18" w:rsidRDefault="00C87E18">
      <w:pPr>
        <w:pStyle w:val="CommentText"/>
      </w:pPr>
      <w:r>
        <w:t>Also – 1.5% doesn’t seem like ‘considerable overlap’ – am I missing something? Do you mean 1.5% of the 30% (which is still only 5%)? Or perhaps you mean 1.5% of the increase in area needed to meet 30% (also, still only ~10%).</w:t>
      </w:r>
    </w:p>
  </w:comment>
  <w:comment w:id="44" w:author="richard" w:date="2020-08-07T13:29:00Z" w:initials="r">
    <w:p w14:paraId="63FAAB21" w14:textId="77777777" w:rsidR="00C87E18" w:rsidRDefault="00C87E18">
      <w:pPr>
        <w:pStyle w:val="CommentText"/>
      </w:pPr>
      <w:r>
        <w:rPr>
          <w:rStyle w:val="CommentReference"/>
        </w:rPr>
        <w:annotationRef/>
      </w:r>
      <w:r>
        <w:t>Its actually 16 scenarios, with area + all combination.</w:t>
      </w:r>
    </w:p>
    <w:p w14:paraId="4F989B34" w14:textId="77777777" w:rsidR="00C87E18" w:rsidRDefault="00C87E18">
      <w:pPr>
        <w:pStyle w:val="CommentText"/>
      </w:pPr>
    </w:p>
    <w:p w14:paraId="00599DA8" w14:textId="32EE8AE3" w:rsidR="00C87E18" w:rsidRDefault="00C87E18">
      <w:pPr>
        <w:pStyle w:val="CommentText"/>
      </w:pPr>
      <w:r>
        <w:t>Considerable in terms of area. This is again something that we need to change. Should we report on the overlap? The overlap would now be across the 16 scenarios. What do you think?</w:t>
      </w:r>
    </w:p>
  </w:comment>
  <w:comment w:id="45" w:author="Buxton,Rachel" w:date="2020-08-18T14:38:00Z" w:initials="B">
    <w:p w14:paraId="5A27F2E8" w14:textId="0EBC1DF0" w:rsidR="00C87E18" w:rsidRDefault="00C87E18">
      <w:pPr>
        <w:pStyle w:val="CommentText"/>
      </w:pPr>
      <w:r>
        <w:rPr>
          <w:rStyle w:val="CommentReference"/>
        </w:rPr>
        <w:annotationRef/>
      </w:r>
      <w:r>
        <w:t>Yeah, I like reporting the overlap, but I don’t think we should frame this as ‘considerable’, since percentage-wise it’s not. What about:</w:t>
      </w:r>
    </w:p>
    <w:p w14:paraId="569AE125" w14:textId="77777777" w:rsidR="00C87E18" w:rsidRDefault="00C87E18">
      <w:pPr>
        <w:pStyle w:val="CommentText"/>
      </w:pPr>
    </w:p>
    <w:p w14:paraId="35DBCAEB" w14:textId="5ED0840E" w:rsidR="00C87E18" w:rsidRDefault="00C87E18">
      <w:pPr>
        <w:pStyle w:val="CommentText"/>
      </w:pPr>
      <w:r>
        <w:t>“We found that X.Y% of global land area overlapped between all 16 scenarios, which represents a considerable spatial area of X.Y million km2.”</w:t>
      </w:r>
    </w:p>
  </w:comment>
  <w:comment w:id="46" w:author="Joe Bennett" w:date="2020-08-12T07:02:00Z" w:initials="JB">
    <w:p w14:paraId="18BDA949" w14:textId="04E68F44" w:rsidR="00C87E18" w:rsidRDefault="00C87E18">
      <w:pPr>
        <w:pStyle w:val="CommentText"/>
      </w:pPr>
      <w:r>
        <w:rPr>
          <w:rStyle w:val="CommentReference"/>
        </w:rPr>
        <w:annotationRef/>
      </w:r>
      <w:r>
        <w:t>Should we also note here that they are robust to assumptions of relative importance of risk factors?</w:t>
      </w:r>
    </w:p>
  </w:comment>
  <w:comment w:id="48" w:author="Buxton,Rachel" w:date="2020-08-04T16:11:00Z" w:initials="B">
    <w:p w14:paraId="6B23C6C1" w14:textId="29D82883" w:rsidR="00C87E18" w:rsidRDefault="00C87E18">
      <w:pPr>
        <w:pStyle w:val="CommentText"/>
      </w:pPr>
      <w:r>
        <w:rPr>
          <w:rStyle w:val="CommentReference"/>
        </w:rPr>
        <w:annotationRef/>
      </w:r>
      <w:r>
        <w:t>Not sure why the Yukon was singled out?</w:t>
      </w:r>
    </w:p>
  </w:comment>
  <w:comment w:id="49" w:author="richard" w:date="2020-08-07T13:27:00Z" w:initials="r">
    <w:p w14:paraId="7E949679" w14:textId="29FB18D6" w:rsidR="00C87E18" w:rsidRDefault="00C87E18">
      <w:pPr>
        <w:pStyle w:val="CommentText"/>
      </w:pPr>
      <w:r>
        <w:rPr>
          <w:rStyle w:val="CommentReference"/>
        </w:rPr>
        <w:annotationRef/>
      </w:r>
      <w:r>
        <w:t>It was because Canada is big and only parts of the country met the criteria. Yukon was a good jurisdictional boundary I thought. This has changed now and I don’t know if we should still report overlap (the new map doesn’t have overlap).</w:t>
      </w:r>
    </w:p>
  </w:comment>
  <w:comment w:id="50" w:author="Joe Bennett" w:date="2020-08-11T13:39:00Z" w:initials="JB">
    <w:p w14:paraId="35D44156" w14:textId="5349A836" w:rsidR="00C87E18" w:rsidRDefault="00C87E18">
      <w:pPr>
        <w:pStyle w:val="CommentText"/>
      </w:pPr>
      <w:r>
        <w:rPr>
          <w:rStyle w:val="CommentReference"/>
        </w:rPr>
        <w:annotationRef/>
      </w:r>
      <w:r>
        <w:t xml:space="preserve">My 2 cents for consistency would be to delete Yukon and just use Canada. </w:t>
      </w:r>
    </w:p>
  </w:comment>
  <w:comment w:id="51" w:author="Buxton,Rachel" w:date="2020-08-05T10:39:00Z" w:initials="B">
    <w:p w14:paraId="08CBAE80" w14:textId="3B839236" w:rsidR="00C87E18" w:rsidRDefault="00C87E18" w:rsidP="00C67FDF">
      <w:pPr>
        <w:pStyle w:val="CommentText"/>
      </w:pPr>
      <w:r>
        <w:rPr>
          <w:rStyle w:val="CommentReference"/>
        </w:rPr>
        <w:annotationRef/>
      </w:r>
      <w:r>
        <w:t>Along the lines of Viv’s comment – perhaps just a quick graph (for the supplement) of overlap vs governance, overlap vs climate, overlap vs land-use change (by country). Then we could add a couple sentences with Jeremy’s help. Something like:</w:t>
      </w:r>
    </w:p>
    <w:p w14:paraId="08F21A61" w14:textId="77777777" w:rsidR="00C87E18" w:rsidRDefault="00C87E18" w:rsidP="00C67FDF">
      <w:pPr>
        <w:pStyle w:val="CommentText"/>
      </w:pPr>
    </w:p>
    <w:p w14:paraId="2F4AA230" w14:textId="79B7B717" w:rsidR="00C87E18" w:rsidRDefault="00C87E18" w:rsidP="00C67FDF">
      <w:pPr>
        <w:pStyle w:val="CommentText"/>
      </w:pPr>
      <w:r>
        <w:t>“Overlap between scenarios was largely related to climate/land-use/governance (whatever the result may be), and countries with high overlap had wide variation in governance, and thus, varying future political commitment to biodiversity conservation. Moreover, overlap among scenarios was low in biodiversity hotspots, likely due to high probability of increased extreme events in these countries [*this is my speculation]. Thus, making decisions about protection of overlapping areas are complex, requiring trade-offs between governance and climate risk and high biodiversity.”</w:t>
      </w:r>
    </w:p>
  </w:comment>
  <w:comment w:id="52" w:author="richard" w:date="2020-08-07T13:34:00Z" w:initials="r">
    <w:p w14:paraId="7DB530A1" w14:textId="375FF13A" w:rsidR="00C87E18" w:rsidRDefault="00C87E18">
      <w:pPr>
        <w:pStyle w:val="CommentText"/>
      </w:pPr>
      <w:r>
        <w:rPr>
          <w:rStyle w:val="CommentReference"/>
        </w:rPr>
        <w:annotationRef/>
      </w:r>
      <w:r>
        <w:t>I like the idea. Made a note to produce those figures</w:t>
      </w:r>
    </w:p>
  </w:comment>
  <w:comment w:id="47" w:author="Viv Mcshane" w:date="2020-06-29T12:17:00Z" w:initials="VM">
    <w:p w14:paraId="4A24E0E0" w14:textId="77777777" w:rsidR="00C87E18" w:rsidRDefault="00C87E18" w:rsidP="00727A86">
      <w:pPr>
        <w:pStyle w:val="CommentText"/>
      </w:pPr>
      <w:r>
        <w:rPr>
          <w:rStyle w:val="CommentReference"/>
        </w:rPr>
        <w:annotationRef/>
      </w:r>
      <w:r>
        <w:t xml:space="preserve">Is there anything we can say about governance effectiveness in these countries given that this is a key objective of our analyses?  </w:t>
      </w:r>
      <w:r w:rsidRPr="00E11DF4">
        <w:rPr>
          <w:rFonts w:ascii="Calibri" w:hAnsi="Calibri"/>
        </w:rPr>
        <w:t xml:space="preserve">These nations differ substantially in their socio-economic demography and </w:t>
      </w:r>
      <w:r w:rsidRPr="007F7792">
        <w:rPr>
          <w:rFonts w:ascii="Calibri" w:eastAsia="Times New Roman" w:hAnsi="Calibri" w:cs="Times New Roman"/>
          <w:color w:val="000000"/>
          <w:shd w:val="clear" w:color="auto" w:fill="FFFFFF"/>
        </w:rPr>
        <w:t>political commitment to conserve biodiversity</w:t>
      </w:r>
      <w:r>
        <w:rPr>
          <w:rFonts w:ascii="Calibri" w:eastAsia="Times New Roman" w:hAnsi="Calibri" w:cs="Times New Roman"/>
          <w:color w:val="000000"/>
          <w:shd w:val="clear" w:color="auto" w:fill="FFFFFF"/>
        </w:rPr>
        <w:t>.</w:t>
      </w:r>
    </w:p>
    <w:p w14:paraId="03D3D496" w14:textId="77777777" w:rsidR="00C87E18" w:rsidRDefault="00C87E18" w:rsidP="00727A86">
      <w:pPr>
        <w:pStyle w:val="CommentText"/>
      </w:pPr>
      <w:r>
        <w:t>Canada has a higher governance index than the other countries, I think Egypt has the lowest of this group – what does this mean for their ability to enact protection?</w:t>
      </w:r>
    </w:p>
    <w:p w14:paraId="708F1E7C" w14:textId="77777777" w:rsidR="00C87E18" w:rsidRDefault="00C87E18" w:rsidP="00727A86">
      <w:pPr>
        <w:pStyle w:val="CommentText"/>
      </w:pPr>
    </w:p>
    <w:p w14:paraId="3D916A64" w14:textId="77777777" w:rsidR="00C87E18" w:rsidRDefault="00C87E18" w:rsidP="00727A86">
      <w:pPr>
        <w:pStyle w:val="CommentText"/>
      </w:pPr>
      <w:r>
        <w:t>Maybe that is still a caveat of this approach – e.g. the ability of NGOs to work with governments to establish PAs in Egypt/Kazakhstan is probably lower than in Peru/Finland/Canada  - so low chance of success in enacting conservation? but maybe higher governance index is also restrictive as there are already so many regulations and legislations in place its also hard to establish PAs.</w:t>
      </w:r>
    </w:p>
    <w:p w14:paraId="0EAB552C" w14:textId="77777777" w:rsidR="00C87E18" w:rsidRDefault="00C87E18" w:rsidP="00727A86">
      <w:pPr>
        <w:pStyle w:val="CommentText"/>
      </w:pPr>
    </w:p>
    <w:p w14:paraId="5DEF4077" w14:textId="77777777" w:rsidR="00C87E18" w:rsidRDefault="00C87E18" w:rsidP="00727A86">
      <w:pPr>
        <w:pStyle w:val="CommentText"/>
      </w:pPr>
      <w:r>
        <w:t>Just some food for thought!</w:t>
      </w:r>
    </w:p>
  </w:comment>
  <w:comment w:id="62" w:author="Buxton,Rachel" w:date="2020-08-18T14:52:00Z" w:initials="B">
    <w:p w14:paraId="2F68BC18" w14:textId="26777CD6" w:rsidR="00C87E18" w:rsidRDefault="00C87E18">
      <w:pPr>
        <w:pStyle w:val="CommentText"/>
      </w:pPr>
      <w:r>
        <w:rPr>
          <w:rStyle w:val="CommentReference"/>
        </w:rPr>
        <w:annotationRef/>
      </w:r>
      <w:r>
        <w:t xml:space="preserve">I’m fine if you want to delete, but I find having a sentence like this spelling things out is helpful. </w:t>
      </w:r>
    </w:p>
  </w:comment>
  <w:comment w:id="67" w:author="Buxton,Rachel" w:date="2020-08-07T13:51:00Z" w:initials="B">
    <w:p w14:paraId="4F24AD20" w14:textId="7C8EB52F" w:rsidR="00C87E18" w:rsidRDefault="00C87E18">
      <w:pPr>
        <w:pStyle w:val="CommentText"/>
      </w:pPr>
      <w:r>
        <w:rPr>
          <w:rStyle w:val="CommentReference"/>
        </w:rPr>
        <w:annotationRef/>
      </w:r>
      <w:r>
        <w:t>Too much to have a land use change example? It’s getting a little ‘examply’ – but just in case, you could focus on Liberia which has relatively low risk of landuse change relative to neighboring Cote d’Ivoire and Sierra Leone.</w:t>
      </w:r>
    </w:p>
    <w:p w14:paraId="1F0ACE07" w14:textId="77777777" w:rsidR="00C87E18" w:rsidRDefault="00C87E18">
      <w:pPr>
        <w:pStyle w:val="CommentText"/>
      </w:pPr>
    </w:p>
    <w:p w14:paraId="2B36ADBA" w14:textId="1DC5E32E" w:rsidR="00C87E18" w:rsidRDefault="00C87E18">
      <w:pPr>
        <w:pStyle w:val="CommentText"/>
      </w:pPr>
      <w:r>
        <w:t>Or maybe instead of an example for climate and land-use separately, we could have an example of where things intersect?</w:t>
      </w:r>
    </w:p>
    <w:p w14:paraId="157FEFE0" w14:textId="77777777" w:rsidR="00C87E18" w:rsidRDefault="00C87E18">
      <w:pPr>
        <w:pStyle w:val="CommentText"/>
      </w:pPr>
    </w:p>
    <w:p w14:paraId="2ADC1C16" w14:textId="3CFAAA3D" w:rsidR="00C87E18" w:rsidRDefault="00C87E18">
      <w:pPr>
        <w:pStyle w:val="CommentText"/>
      </w:pPr>
      <w:r>
        <w:t>A cool example might be North and South Korea – South Korea obvi has dismal governance, but has a lower risk due to land-use change and slightly lower frequency of extreme heat events. So they both end up with higher PA above baseline, but for different reasons. NEAT.</w:t>
      </w:r>
    </w:p>
  </w:comment>
  <w:comment w:id="68" w:author="Joe Bennett" w:date="2020-08-11T13:45:00Z" w:initials="JB">
    <w:p w14:paraId="6CFD3EEC" w14:textId="7CEF54D6" w:rsidR="00C87E18" w:rsidRDefault="00C87E18">
      <w:pPr>
        <w:pStyle w:val="CommentText"/>
      </w:pPr>
      <w:r>
        <w:rPr>
          <w:rStyle w:val="CommentReference"/>
        </w:rPr>
        <w:annotationRef/>
      </w:r>
      <w:r>
        <w:t xml:space="preserve">I don’t think 100% necessary but would be nice if we had the space. </w:t>
      </w:r>
    </w:p>
  </w:comment>
  <w:comment w:id="70" w:author="Jeffrey Owen Hanson" w:date="2020-03-16T10:26:00Z" w:initials="JOH">
    <w:p w14:paraId="55D6D3A5" w14:textId="77777777" w:rsidR="00C87E18" w:rsidRDefault="00C87E18" w:rsidP="0058173B">
      <w:pPr>
        <w:pStyle w:val="CommentText"/>
      </w:pPr>
      <w:r>
        <w:rPr>
          <w:rStyle w:val="CommentReference"/>
        </w:rPr>
        <w:annotationRef/>
      </w:r>
      <w:r>
        <w:t>Have you thought about talking about a few example “interesting” species? E.g. you could look for VU/EN/CR species that are represented in different places among the different scenarios and talk about them? E.g. in the blah scenario, species A was represented in (country A?, places with stable climates? Etc) and in the blah scenario it was represented somewhere else? This  would help show how the different scenarios affected species and could lead to different outcomes for biodiversity? This might also help readers understand what the scenarios actually mean for the species?</w:t>
      </w:r>
    </w:p>
  </w:comment>
  <w:comment w:id="71" w:author="richard" w:date="2020-04-15T13:05:00Z" w:initials="r">
    <w:p w14:paraId="2D824E57" w14:textId="77777777" w:rsidR="00C87E18" w:rsidRDefault="00C87E18" w:rsidP="0058173B">
      <w:pPr>
        <w:pStyle w:val="CommentText"/>
      </w:pPr>
      <w:r>
        <w:rPr>
          <w:rStyle w:val="CommentReference"/>
        </w:rPr>
        <w:annotationRef/>
      </w:r>
      <w:r>
        <w:t>Not sure how to best go about selecting species for this. Should we go with some well known species here or let the data drive things?</w:t>
      </w:r>
    </w:p>
  </w:comment>
  <w:comment w:id="72" w:author="richard" w:date="2020-04-24T13:37:00Z" w:initials="r">
    <w:p w14:paraId="7B041A92" w14:textId="77777777" w:rsidR="00C87E18" w:rsidRDefault="00C87E18" w:rsidP="0058173B">
      <w:pPr>
        <w:pStyle w:val="CommentText"/>
      </w:pPr>
      <w:r>
        <w:rPr>
          <w:rStyle w:val="CommentReference"/>
        </w:rPr>
        <w:annotationRef/>
      </w:r>
      <w:r>
        <w:t>From Scott:</w:t>
      </w:r>
    </w:p>
    <w:p w14:paraId="677C515E" w14:textId="77777777" w:rsidR="00C87E18" w:rsidRPr="006B1560" w:rsidRDefault="00C87E18" w:rsidP="0058173B">
      <w:pPr>
        <w:spacing w:before="100" w:beforeAutospacing="1" w:after="100" w:afterAutospacing="1" w:line="240" w:lineRule="auto"/>
        <w:rPr>
          <w:rFonts w:ascii="Times New Roman" w:eastAsia="Times New Roman" w:hAnsi="Times New Roman" w:cs="Times New Roman"/>
          <w:sz w:val="24"/>
          <w:szCs w:val="24"/>
          <w:lang w:eastAsia="en-CA"/>
        </w:rPr>
      </w:pPr>
      <w:r w:rsidRPr="006B1560">
        <w:rPr>
          <w:rFonts w:ascii="Times New Roman" w:eastAsia="Times New Roman" w:hAnsi="Times New Roman" w:cs="Times New Roman"/>
          <w:sz w:val="24"/>
          <w:szCs w:val="24"/>
          <w:lang w:val="en-US" w:eastAsia="en-CA"/>
        </w:rPr>
        <w:t xml:space="preserve">Great Green Macaw (Ara ambiguus) – Endangered, &lt;2500 individuals but range stretches from southern Honduras to western Colombia and so crosses a number of countries differing in political stability. I would expect those results to change with and without risk (IUCN site: </w:t>
      </w:r>
      <w:hyperlink r:id="rId1" w:history="1">
        <w:r w:rsidRPr="006B1560">
          <w:rPr>
            <w:rFonts w:ascii="Times New Roman" w:eastAsia="Times New Roman" w:hAnsi="Times New Roman" w:cs="Times New Roman"/>
            <w:color w:val="0000FF"/>
            <w:sz w:val="24"/>
            <w:szCs w:val="24"/>
            <w:u w:val="single"/>
            <w:lang w:val="en-US" w:eastAsia="en-CA"/>
          </w:rPr>
          <w:t>https://www.iucnredlist.org/species/22685553/93079606</w:t>
        </w:r>
      </w:hyperlink>
      <w:r w:rsidRPr="006B1560">
        <w:rPr>
          <w:rFonts w:ascii="Times New Roman" w:eastAsia="Times New Roman" w:hAnsi="Times New Roman" w:cs="Times New Roman"/>
          <w:sz w:val="24"/>
          <w:szCs w:val="24"/>
          <w:lang w:val="en-US" w:eastAsia="en-CA"/>
        </w:rPr>
        <w:t>)</w:t>
      </w:r>
    </w:p>
    <w:p w14:paraId="274A6695" w14:textId="77777777" w:rsidR="00C87E18" w:rsidRPr="006B1560" w:rsidRDefault="00C87E18" w:rsidP="0058173B">
      <w:pPr>
        <w:spacing w:before="100" w:beforeAutospacing="1" w:after="100" w:afterAutospacing="1" w:line="240" w:lineRule="auto"/>
        <w:rPr>
          <w:rFonts w:ascii="Times New Roman" w:eastAsia="Times New Roman" w:hAnsi="Times New Roman" w:cs="Times New Roman"/>
          <w:sz w:val="24"/>
          <w:szCs w:val="24"/>
          <w:lang w:eastAsia="en-CA"/>
        </w:rPr>
      </w:pPr>
      <w:r w:rsidRPr="006B1560">
        <w:rPr>
          <w:rFonts w:ascii="Times New Roman" w:eastAsia="Times New Roman" w:hAnsi="Times New Roman" w:cs="Times New Roman"/>
          <w:sz w:val="24"/>
          <w:szCs w:val="24"/>
          <w:lang w:val="en-US" w:eastAsia="en-CA"/>
        </w:rPr>
        <w:t xml:space="preserve">Wattled Curassow (Crax globulos) – Endangered, &lt; 1000 individuals with small disconnected populations in Colombia, Peru, Bolivia and western Brazil. Suspect the risk of forest loss differs considerably among these regions. </w:t>
      </w:r>
      <w:hyperlink r:id="rId2" w:history="1">
        <w:r w:rsidRPr="006B1560">
          <w:rPr>
            <w:rFonts w:ascii="Times New Roman" w:eastAsia="Times New Roman" w:hAnsi="Times New Roman" w:cs="Times New Roman"/>
            <w:color w:val="0000FF"/>
            <w:sz w:val="24"/>
            <w:szCs w:val="24"/>
            <w:u w:val="single"/>
            <w:lang w:val="en-US" w:eastAsia="en-CA"/>
          </w:rPr>
          <w:t>https://www.iucnredlist.org/species/22678537/92777596</w:t>
        </w:r>
      </w:hyperlink>
    </w:p>
    <w:p w14:paraId="6C4E1707" w14:textId="77777777" w:rsidR="00C87E18" w:rsidRPr="006B1560" w:rsidRDefault="00C87E18" w:rsidP="0058173B">
      <w:pPr>
        <w:spacing w:before="100" w:beforeAutospacing="1" w:after="100" w:afterAutospacing="1" w:line="240" w:lineRule="auto"/>
        <w:rPr>
          <w:rFonts w:ascii="Times New Roman" w:eastAsia="Times New Roman" w:hAnsi="Times New Roman" w:cs="Times New Roman"/>
          <w:sz w:val="24"/>
          <w:szCs w:val="24"/>
          <w:lang w:eastAsia="en-CA"/>
        </w:rPr>
      </w:pPr>
      <w:r w:rsidRPr="006B1560">
        <w:rPr>
          <w:rFonts w:ascii="Times New Roman" w:eastAsia="Times New Roman" w:hAnsi="Times New Roman" w:cs="Times New Roman"/>
          <w:sz w:val="24"/>
          <w:szCs w:val="24"/>
          <w:lang w:val="en-US" w:eastAsia="en-CA"/>
        </w:rPr>
        <w:t>Geoffrey’s Spider Monkey (</w:t>
      </w:r>
      <w:r w:rsidRPr="006B1560">
        <w:rPr>
          <w:rFonts w:ascii="Times New Roman" w:eastAsia="Times New Roman" w:hAnsi="Times New Roman" w:cs="Times New Roman"/>
          <w:sz w:val="24"/>
          <w:szCs w:val="24"/>
          <w:lang w:eastAsia="en-CA"/>
        </w:rPr>
        <w:t>Ateles geoffroyi</w:t>
      </w:r>
      <w:r w:rsidRPr="006B1560">
        <w:rPr>
          <w:rFonts w:ascii="Times New Roman" w:eastAsia="Times New Roman" w:hAnsi="Times New Roman" w:cs="Times New Roman"/>
          <w:sz w:val="24"/>
          <w:szCs w:val="24"/>
          <w:lang w:val="en-US" w:eastAsia="en-CA"/>
        </w:rPr>
        <w:t xml:space="preserve">) – Endangered, similar situation to the macaw with a broad distribution from Mexico to Panama. </w:t>
      </w:r>
      <w:hyperlink r:id="rId3" w:history="1">
        <w:r w:rsidRPr="006B1560">
          <w:rPr>
            <w:rFonts w:ascii="Times New Roman" w:eastAsia="Times New Roman" w:hAnsi="Times New Roman" w:cs="Times New Roman"/>
            <w:color w:val="0000FF"/>
            <w:sz w:val="24"/>
            <w:szCs w:val="24"/>
            <w:u w:val="single"/>
            <w:lang w:val="en-US" w:eastAsia="en-CA"/>
          </w:rPr>
          <w:t>https://www.iucnredlist.org/species/2279/9387270</w:t>
        </w:r>
      </w:hyperlink>
    </w:p>
    <w:p w14:paraId="0AD64A87" w14:textId="77777777" w:rsidR="00C87E18" w:rsidRPr="006B1560" w:rsidRDefault="00C87E18" w:rsidP="0058173B">
      <w:pPr>
        <w:spacing w:before="100" w:beforeAutospacing="1" w:after="100" w:afterAutospacing="1" w:line="240" w:lineRule="auto"/>
        <w:rPr>
          <w:rFonts w:ascii="Times New Roman" w:eastAsia="Times New Roman" w:hAnsi="Times New Roman" w:cs="Times New Roman"/>
          <w:sz w:val="24"/>
          <w:szCs w:val="24"/>
          <w:lang w:eastAsia="en-CA"/>
        </w:rPr>
      </w:pPr>
      <w:r w:rsidRPr="006B1560">
        <w:rPr>
          <w:rFonts w:ascii="Times New Roman" w:eastAsia="Times New Roman" w:hAnsi="Times New Roman" w:cs="Times New Roman"/>
          <w:sz w:val="24"/>
          <w:szCs w:val="24"/>
          <w:lang w:val="en-US" w:eastAsia="en-CA"/>
        </w:rPr>
        <w:t>Outside of the Americas we would likely get some interesting results in Africa. Charismatic and endangered species like Black Rhino and African Wild Dog have ranges spread across a number of countries that must vary in risk. I’d maybe suggest one bird example from the Americas and one mammal example from Africa assuming the change in area with and without risk comes out strongly?</w:t>
      </w:r>
    </w:p>
    <w:p w14:paraId="59F5CE92" w14:textId="77777777" w:rsidR="00C87E18" w:rsidRDefault="00C87E18" w:rsidP="0058173B">
      <w:pPr>
        <w:pStyle w:val="CommentText"/>
      </w:pPr>
    </w:p>
  </w:comment>
  <w:comment w:id="73" w:author="richard" w:date="2020-06-12T11:09:00Z" w:initials="r">
    <w:p w14:paraId="4602935A" w14:textId="77777777" w:rsidR="00C87E18" w:rsidRDefault="00C87E18" w:rsidP="0058173B">
      <w:pPr>
        <w:pStyle w:val="CommentText"/>
      </w:pPr>
      <w:r>
        <w:rPr>
          <w:rStyle w:val="CommentReference"/>
        </w:rPr>
        <w:annotationRef/>
      </w:r>
      <w:r>
        <w:t>What do others think?</w:t>
      </w:r>
    </w:p>
  </w:comment>
  <w:comment w:id="74" w:author="Allison Binley" w:date="2020-06-18T15:34:00Z" w:initials="AB">
    <w:p w14:paraId="6BDBB524" w14:textId="77777777" w:rsidR="00C87E18" w:rsidRDefault="00C87E18" w:rsidP="0058173B">
      <w:pPr>
        <w:pStyle w:val="CommentText"/>
      </w:pPr>
      <w:r>
        <w:rPr>
          <w:rStyle w:val="CommentReference"/>
        </w:rPr>
        <w:annotationRef/>
      </w:r>
      <w:r>
        <w:t xml:space="preserve">I like Scott’s suggestion, assuming we can show a substantial difference with and without risk. </w:t>
      </w:r>
    </w:p>
  </w:comment>
  <w:comment w:id="75" w:author="Viv Mcshane" w:date="2020-06-29T11:34:00Z" w:initials="VM">
    <w:p w14:paraId="66C110ED" w14:textId="77777777" w:rsidR="00C87E18" w:rsidRDefault="00C87E18" w:rsidP="0058173B">
      <w:pPr>
        <w:pStyle w:val="CommentText"/>
      </w:pPr>
      <w:r>
        <w:rPr>
          <w:rStyle w:val="CommentReference"/>
        </w:rPr>
        <w:annotationRef/>
      </w:r>
      <w:r>
        <w:t>I’d love to see a couple of “interesting” species highlighted – but picking just random one seems a little strange – could we just pull out a mammal, a reptile and a bird at least? I’d prefer it to be data driven but happy to go with what others decide</w:t>
      </w:r>
    </w:p>
  </w:comment>
  <w:comment w:id="76" w:author="Buxton,Rachel" w:date="2020-08-05T16:13:00Z" w:initials="B">
    <w:p w14:paraId="73F9A733" w14:textId="1FD62EC5" w:rsidR="00C87E18" w:rsidRDefault="00C87E18" w:rsidP="0058173B">
      <w:pPr>
        <w:pStyle w:val="CommentText"/>
      </w:pPr>
      <w:r>
        <w:rPr>
          <w:rStyle w:val="CommentReference"/>
        </w:rPr>
        <w:annotationRef/>
      </w:r>
      <w:r>
        <w:t>Really good idea. Leads well into how important coordinating across jurisdictions is.</w:t>
      </w:r>
    </w:p>
    <w:p w14:paraId="08CD6421" w14:textId="77777777" w:rsidR="00C87E18" w:rsidRDefault="00C87E18" w:rsidP="0058173B">
      <w:pPr>
        <w:pStyle w:val="CommentText"/>
      </w:pPr>
    </w:p>
    <w:p w14:paraId="17B32ED7" w14:textId="0C7438B3" w:rsidR="00C87E18" w:rsidRDefault="00C87E18" w:rsidP="0058173B">
      <w:pPr>
        <w:pStyle w:val="CommentText"/>
      </w:pPr>
      <w:r>
        <w:t xml:space="preserve">Could incorporate this in the Russia/Finland/Sweden example (some wide-ranging cool ungulate and bird, for example). </w:t>
      </w:r>
    </w:p>
    <w:p w14:paraId="5018A04F" w14:textId="77777777" w:rsidR="00C87E18" w:rsidRDefault="00C87E18" w:rsidP="0058173B">
      <w:pPr>
        <w:pStyle w:val="CommentText"/>
      </w:pPr>
    </w:p>
    <w:p w14:paraId="5BCAC4FF" w14:textId="52F39ADC" w:rsidR="00C87E18" w:rsidRDefault="00C87E18" w:rsidP="0058173B">
      <w:pPr>
        <w:pStyle w:val="CommentText"/>
      </w:pPr>
      <w:r>
        <w:t>OR we could use one of Scott’s wide-ranging examples across central America to explore governance (although El Salvador is a head scratcher – why so high?? It has such poor governance – Costa Rica makes sense though).</w:t>
      </w:r>
    </w:p>
  </w:comment>
  <w:comment w:id="77" w:author="richard" w:date="2020-08-07T13:38:00Z" w:initials="r">
    <w:p w14:paraId="205BFEF5" w14:textId="4F32D908" w:rsidR="00C87E18" w:rsidRDefault="00C87E18">
      <w:pPr>
        <w:pStyle w:val="CommentText"/>
      </w:pPr>
      <w:r>
        <w:rPr>
          <w:rStyle w:val="CommentReference"/>
        </w:rPr>
        <w:annotationRef/>
      </w:r>
      <w:r>
        <w:t>I like the idea of including in the Russia et al. example. Two birds with one stone so to speak.</w:t>
      </w:r>
    </w:p>
    <w:p w14:paraId="6CBCF6DF" w14:textId="467EA6CB" w:rsidR="00C87E18" w:rsidRDefault="00C87E18">
      <w:pPr>
        <w:pStyle w:val="CommentText"/>
      </w:pPr>
    </w:p>
    <w:p w14:paraId="03D190BE" w14:textId="21D81050" w:rsidR="00C87E18" w:rsidRDefault="00C87E18">
      <w:pPr>
        <w:pStyle w:val="CommentText"/>
      </w:pPr>
      <w:r>
        <w:t>Could try to think about a Central America example that also gets the climate and/or land use angle, so we could combine again.</w:t>
      </w:r>
    </w:p>
    <w:p w14:paraId="635207AF" w14:textId="77777777" w:rsidR="00C87E18" w:rsidRDefault="00C87E18">
      <w:pPr>
        <w:pStyle w:val="CommentText"/>
      </w:pPr>
    </w:p>
    <w:p w14:paraId="0633178A" w14:textId="21A573A3" w:rsidR="00C87E18" w:rsidRDefault="00C87E18">
      <w:pPr>
        <w:pStyle w:val="CommentText"/>
      </w:pPr>
    </w:p>
  </w:comment>
  <w:comment w:id="79" w:author="Joe Bennett" w:date="2020-08-11T20:17:00Z" w:initials="JB">
    <w:p w14:paraId="44785D2F" w14:textId="7A1B2CDD" w:rsidR="00C87E18" w:rsidRDefault="00C87E18">
      <w:pPr>
        <w:pStyle w:val="CommentText"/>
      </w:pPr>
      <w:r>
        <w:rPr>
          <w:rStyle w:val="CommentReference"/>
        </w:rPr>
        <w:annotationRef/>
      </w:r>
      <w:r>
        <w:t>Seems to transition from species to countries pretty quickly. Should focus on countries to be consistent? “For countries with a predominance of wide-ranging species whose ranges…”?</w:t>
      </w:r>
    </w:p>
  </w:comment>
  <w:comment w:id="82" w:author="Joe Bennett" w:date="2020-08-11T20:20:00Z" w:initials="JB">
    <w:p w14:paraId="725EB8D1" w14:textId="2A46118E" w:rsidR="00C87E18" w:rsidRDefault="00C87E18">
      <w:pPr>
        <w:pStyle w:val="CommentText"/>
      </w:pPr>
      <w:r>
        <w:rPr>
          <w:rStyle w:val="CommentReference"/>
        </w:rPr>
        <w:annotationRef/>
      </w:r>
      <w:r>
        <w:t>To distinguish from our 30%</w:t>
      </w:r>
    </w:p>
  </w:comment>
  <w:comment w:id="85" w:author="Joe Bennett" w:date="2020-08-11T20:20:00Z" w:initials="JB">
    <w:p w14:paraId="35E977AE" w14:textId="07C213CE" w:rsidR="00C87E18" w:rsidRDefault="00C87E18">
      <w:pPr>
        <w:pStyle w:val="CommentText"/>
      </w:pPr>
      <w:r>
        <w:rPr>
          <w:rStyle w:val="CommentReference"/>
        </w:rPr>
        <w:annotationRef/>
      </w:r>
      <w:r>
        <w:t xml:space="preserve">Yes – great point! </w:t>
      </w:r>
    </w:p>
  </w:comment>
  <w:comment w:id="86" w:author="Buxton,Rachel" w:date="2020-08-07T13:59:00Z" w:initials="B">
    <w:p w14:paraId="6E20E00A" w14:textId="20E2C500" w:rsidR="00C87E18" w:rsidRDefault="00C87E18">
      <w:pPr>
        <w:pStyle w:val="CommentText"/>
      </w:pPr>
      <w:r>
        <w:rPr>
          <w:rStyle w:val="CommentReference"/>
        </w:rPr>
        <w:annotationRef/>
      </w:r>
      <w:r>
        <w:t>Again, can we make these numbers % increase in protected area?</w:t>
      </w:r>
    </w:p>
  </w:comment>
  <w:comment w:id="87" w:author="Buxton,Rachel" w:date="2020-08-07T14:09:00Z" w:initials="B">
    <w:p w14:paraId="7A0E9052" w14:textId="1EA8F6C0" w:rsidR="00C87E18" w:rsidRDefault="00C87E18" w:rsidP="00153646">
      <w:pPr>
        <w:autoSpaceDE w:val="0"/>
        <w:autoSpaceDN w:val="0"/>
        <w:adjustRightInd w:val="0"/>
        <w:spacing w:after="0" w:line="240" w:lineRule="auto"/>
        <w:ind w:left="720" w:hanging="720"/>
        <w:rPr>
          <w:rFonts w:ascii="Segoe UI" w:hAnsi="Segoe UI" w:cs="Segoe UI"/>
          <w:sz w:val="18"/>
          <w:szCs w:val="18"/>
          <w:lang w:val="en-US"/>
        </w:rPr>
      </w:pPr>
      <w:r>
        <w:rPr>
          <w:rStyle w:val="CommentReference"/>
        </w:rPr>
        <w:annotationRef/>
      </w:r>
      <w:r>
        <w:rPr>
          <w:rFonts w:ascii="Segoe UI" w:hAnsi="Segoe UI" w:cs="Segoe UI"/>
          <w:sz w:val="18"/>
          <w:szCs w:val="18"/>
          <w:lang w:val="en-US"/>
        </w:rPr>
        <w:t xml:space="preserve">Duke NC, Meynecke JO, Dittmann S, Ellison AM, Anger K, Berger U, Cannicci S, Diele K, Ewel KC, Field CD, et al. 2007. A world without mangroves? Science </w:t>
      </w:r>
      <w:r>
        <w:rPr>
          <w:rFonts w:ascii="Segoe UI" w:hAnsi="Segoe UI" w:cs="Segoe UI"/>
          <w:b/>
          <w:bCs/>
          <w:sz w:val="18"/>
          <w:szCs w:val="18"/>
          <w:lang w:val="en-US"/>
        </w:rPr>
        <w:t>317</w:t>
      </w:r>
      <w:r>
        <w:rPr>
          <w:rFonts w:ascii="Segoe UI" w:hAnsi="Segoe UI" w:cs="Segoe UI"/>
          <w:sz w:val="18"/>
          <w:szCs w:val="18"/>
          <w:lang w:val="en-US"/>
        </w:rPr>
        <w:t>:41.</w:t>
      </w:r>
    </w:p>
    <w:p w14:paraId="402A5349" w14:textId="77777777" w:rsidR="00C87E18" w:rsidRDefault="00C87E18" w:rsidP="00153646">
      <w:pPr>
        <w:autoSpaceDE w:val="0"/>
        <w:autoSpaceDN w:val="0"/>
        <w:adjustRightInd w:val="0"/>
        <w:spacing w:after="0" w:line="240" w:lineRule="auto"/>
        <w:ind w:left="720" w:hanging="720"/>
        <w:rPr>
          <w:rFonts w:ascii="Segoe UI" w:hAnsi="Segoe UI" w:cs="Segoe UI"/>
          <w:sz w:val="18"/>
          <w:szCs w:val="18"/>
          <w:lang w:val="en-US"/>
        </w:rPr>
      </w:pPr>
    </w:p>
    <w:p w14:paraId="1BC29AF7" w14:textId="44760DF7" w:rsidR="00C87E18" w:rsidRDefault="00C87E18" w:rsidP="00153646">
      <w:pPr>
        <w:autoSpaceDE w:val="0"/>
        <w:autoSpaceDN w:val="0"/>
        <w:adjustRightInd w:val="0"/>
        <w:spacing w:after="0" w:line="240" w:lineRule="auto"/>
        <w:ind w:left="720" w:hanging="720"/>
        <w:rPr>
          <w:rFonts w:ascii="Segoe UI" w:hAnsi="Segoe UI" w:cs="Segoe UI"/>
          <w:sz w:val="18"/>
          <w:szCs w:val="18"/>
          <w:lang w:val="en-US"/>
        </w:rPr>
      </w:pPr>
      <w:r>
        <w:rPr>
          <w:rFonts w:ascii="Segoe UI" w:hAnsi="Segoe UI" w:cs="Segoe UI"/>
          <w:sz w:val="18"/>
          <w:szCs w:val="18"/>
          <w:lang w:val="en-US"/>
        </w:rPr>
        <w:t>Temperate forests were a bit of a head scratcher – not sure why these were singled out. Maybe because climate change will increase the threat of fire?</w:t>
      </w:r>
    </w:p>
    <w:p w14:paraId="05DE4882" w14:textId="77777777" w:rsidR="00C87E18" w:rsidRDefault="00C87E18" w:rsidP="00153646">
      <w:pPr>
        <w:autoSpaceDE w:val="0"/>
        <w:autoSpaceDN w:val="0"/>
        <w:adjustRightInd w:val="0"/>
        <w:spacing w:after="0" w:line="240" w:lineRule="auto"/>
        <w:ind w:left="720" w:hanging="720"/>
        <w:rPr>
          <w:rFonts w:ascii="Segoe UI" w:hAnsi="Segoe UI" w:cs="Segoe UI"/>
          <w:sz w:val="18"/>
          <w:szCs w:val="18"/>
          <w:lang w:val="en-US"/>
        </w:rPr>
      </w:pPr>
    </w:p>
    <w:p w14:paraId="443F4BBD" w14:textId="77777777" w:rsidR="00C87E18" w:rsidRDefault="00C87E18" w:rsidP="008F434D">
      <w:pPr>
        <w:autoSpaceDE w:val="0"/>
        <w:autoSpaceDN w:val="0"/>
        <w:adjustRightInd w:val="0"/>
        <w:spacing w:after="0" w:line="240" w:lineRule="auto"/>
        <w:ind w:left="720" w:hanging="720"/>
        <w:rPr>
          <w:rFonts w:ascii="Segoe UI" w:hAnsi="Segoe UI" w:cs="Segoe UI"/>
          <w:sz w:val="18"/>
          <w:szCs w:val="18"/>
          <w:lang w:val="en-US"/>
        </w:rPr>
      </w:pPr>
      <w:r>
        <w:rPr>
          <w:rFonts w:ascii="Segoe UI" w:hAnsi="Segoe UI" w:cs="Segoe UI"/>
          <w:sz w:val="18"/>
          <w:szCs w:val="18"/>
          <w:lang w:val="en-US"/>
        </w:rPr>
        <w:t xml:space="preserve">Enright NJ, Fontaine JB, Bowman DMJS, Bradstock RA, and Williams RJ. 2015. Interval squeeze: altered fire regimes and demographic responses interact to threaten woody species persistence as climate changes. Frontiers in Ecology and the Environment </w:t>
      </w:r>
      <w:r>
        <w:rPr>
          <w:rFonts w:ascii="Segoe UI" w:hAnsi="Segoe UI" w:cs="Segoe UI"/>
          <w:b/>
          <w:bCs/>
          <w:sz w:val="18"/>
          <w:szCs w:val="18"/>
          <w:lang w:val="en-US"/>
        </w:rPr>
        <w:t>13</w:t>
      </w:r>
      <w:r>
        <w:rPr>
          <w:rFonts w:ascii="Segoe UI" w:hAnsi="Segoe UI" w:cs="Segoe UI"/>
          <w:sz w:val="18"/>
          <w:szCs w:val="18"/>
          <w:lang w:val="en-US"/>
        </w:rPr>
        <w:t>:265-272.</w:t>
      </w:r>
    </w:p>
    <w:p w14:paraId="42855409" w14:textId="77777777" w:rsidR="00C87E18" w:rsidRPr="00153646" w:rsidRDefault="00C87E18" w:rsidP="008F434D">
      <w:pPr>
        <w:autoSpaceDE w:val="0"/>
        <w:autoSpaceDN w:val="0"/>
        <w:adjustRightInd w:val="0"/>
        <w:spacing w:after="0" w:line="240" w:lineRule="auto"/>
        <w:rPr>
          <w:rFonts w:ascii="Segoe UI" w:hAnsi="Segoe UI" w:cs="Segoe UI"/>
          <w:sz w:val="18"/>
          <w:szCs w:val="18"/>
          <w:lang w:val="en-US"/>
        </w:rPr>
      </w:pPr>
    </w:p>
  </w:comment>
  <w:comment w:id="89" w:author="Buxton,Rachel" w:date="2020-08-18T14:57:00Z" w:initials="B">
    <w:p w14:paraId="746B2029" w14:textId="136D1292" w:rsidR="00C87E18" w:rsidRDefault="00C87E18">
      <w:pPr>
        <w:pStyle w:val="CommentText"/>
      </w:pPr>
      <w:r>
        <w:rPr>
          <w:rStyle w:val="CommentReference"/>
        </w:rPr>
        <w:annotationRef/>
      </w:r>
      <w:r>
        <w:t xml:space="preserve">I think this needs some work to make it Nature-worthy. </w:t>
      </w:r>
      <w:r w:rsidR="000B38E0">
        <w:t>Doesn’t have to be this, but perhaps you can use something like this altered to your liking</w:t>
      </w:r>
      <w:r>
        <w:t>:</w:t>
      </w:r>
    </w:p>
    <w:p w14:paraId="07FC3F7E" w14:textId="77777777" w:rsidR="00C87E18" w:rsidRDefault="00C87E18">
      <w:pPr>
        <w:pStyle w:val="CommentText"/>
      </w:pPr>
    </w:p>
    <w:p w14:paraId="2E00842F" w14:textId="54961872" w:rsidR="007B6E93" w:rsidRPr="007A09F9" w:rsidRDefault="00C87E18" w:rsidP="007A09F9">
      <w:pPr>
        <w:autoSpaceDE w:val="0"/>
        <w:autoSpaceDN w:val="0"/>
        <w:adjustRightInd w:val="0"/>
        <w:spacing w:after="0" w:line="240" w:lineRule="auto"/>
        <w:rPr>
          <w:rFonts w:ascii="Times New Roman" w:hAnsi="Times New Roman" w:cs="Times New Roman"/>
          <w:sz w:val="24"/>
          <w:szCs w:val="24"/>
        </w:rPr>
      </w:pPr>
      <w:r>
        <w:rPr>
          <w:rFonts w:ascii="AdvTTd7835f12" w:hAnsi="AdvTTd7835f12" w:cs="AdvTTd7835f12"/>
          <w:color w:val="231F20"/>
          <w:sz w:val="16"/>
          <w:szCs w:val="16"/>
          <w:lang w:val="en-US"/>
        </w:rPr>
        <w:t xml:space="preserve">Despite the expansion of the protected area network in the past few decades, biodiversity has continued to decline, largely due to </w:t>
      </w:r>
      <w:r w:rsidR="007B6E93">
        <w:rPr>
          <w:rFonts w:ascii="AdvTTd7835f12" w:hAnsi="AdvTTd7835f12" w:cs="AdvTTd7835f12"/>
          <w:color w:val="231F20"/>
          <w:sz w:val="16"/>
          <w:szCs w:val="16"/>
          <w:lang w:val="en-US"/>
        </w:rPr>
        <w:t>intensifying</w:t>
      </w:r>
      <w:r>
        <w:rPr>
          <w:rFonts w:ascii="AdvTTd7835f12" w:hAnsi="AdvTTd7835f12" w:cs="AdvTTd7835f12"/>
          <w:color w:val="231F20"/>
          <w:sz w:val="16"/>
          <w:szCs w:val="16"/>
          <w:lang w:val="en-US"/>
        </w:rPr>
        <w:t xml:space="preserve"> land-use and climate change and </w:t>
      </w:r>
      <w:r w:rsidR="007B6E93">
        <w:rPr>
          <w:rFonts w:ascii="AdvTTd7835f12" w:hAnsi="AdvTTd7835f12" w:cs="AdvTTd7835f12"/>
          <w:color w:val="231F20"/>
          <w:sz w:val="16"/>
          <w:szCs w:val="16"/>
          <w:lang w:val="en-US"/>
        </w:rPr>
        <w:t xml:space="preserve">varying </w:t>
      </w:r>
      <w:r w:rsidR="00D05D07">
        <w:rPr>
          <w:rFonts w:ascii="AdvTTd7835f12" w:hAnsi="AdvTTd7835f12" w:cs="AdvTTd7835f12"/>
          <w:color w:val="231F20"/>
          <w:sz w:val="16"/>
          <w:szCs w:val="16"/>
          <w:lang w:val="en-US"/>
        </w:rPr>
        <w:t xml:space="preserve">quality of governance, </w:t>
      </w:r>
      <w:r w:rsidR="007B6E93">
        <w:rPr>
          <w:rFonts w:ascii="AdvTTd7835f12" w:hAnsi="AdvTTd7835f12" w:cs="AdvTTd7835f12"/>
          <w:color w:val="231F20"/>
          <w:sz w:val="16"/>
          <w:szCs w:val="16"/>
          <w:lang w:val="en-US"/>
        </w:rPr>
        <w:t>which result</w:t>
      </w:r>
      <w:r w:rsidR="00C7438C">
        <w:rPr>
          <w:rFonts w:ascii="AdvTTd7835f12" w:hAnsi="AdvTTd7835f12" w:cs="AdvTTd7835f12"/>
          <w:color w:val="231F20"/>
          <w:sz w:val="16"/>
          <w:szCs w:val="16"/>
          <w:lang w:val="en-US"/>
        </w:rPr>
        <w:t>s</w:t>
      </w:r>
      <w:r w:rsidR="00D05D07">
        <w:rPr>
          <w:rFonts w:ascii="AdvTTd7835f12" w:hAnsi="AdvTTd7835f12" w:cs="AdvTTd7835f12"/>
          <w:color w:val="231F20"/>
          <w:sz w:val="16"/>
          <w:szCs w:val="16"/>
          <w:lang w:val="en-US"/>
        </w:rPr>
        <w:t xml:space="preserve"> in </w:t>
      </w:r>
      <w:r w:rsidR="007B6E93">
        <w:rPr>
          <w:rFonts w:ascii="AdvTTd7835f12" w:hAnsi="AdvTTd7835f12" w:cs="AdvTTd7835f12"/>
          <w:color w:val="231F20"/>
          <w:sz w:val="16"/>
          <w:szCs w:val="16"/>
          <w:lang w:val="en-US"/>
        </w:rPr>
        <w:t>different</w:t>
      </w:r>
      <w:r w:rsidR="00D05D07">
        <w:rPr>
          <w:rFonts w:ascii="AdvTTd7835f12" w:hAnsi="AdvTTd7835f12" w:cs="AdvTTd7835f12"/>
          <w:color w:val="231F20"/>
          <w:sz w:val="16"/>
          <w:szCs w:val="16"/>
          <w:lang w:val="en-US"/>
        </w:rPr>
        <w:t xml:space="preserve"> levels of</w:t>
      </w:r>
      <w:r>
        <w:rPr>
          <w:rFonts w:ascii="AdvTTd7835f12" w:hAnsi="AdvTTd7835f12" w:cs="AdvTTd7835f12"/>
          <w:color w:val="231F20"/>
          <w:sz w:val="16"/>
          <w:szCs w:val="16"/>
          <w:lang w:val="en-US"/>
        </w:rPr>
        <w:t xml:space="preserve"> commitment to conservation</w:t>
      </w:r>
      <w:r w:rsidR="007B6E93">
        <w:rPr>
          <w:rFonts w:ascii="AdvTTd7835f12" w:hAnsi="AdvTTd7835f12" w:cs="AdvTTd7835f12"/>
          <w:color w:val="231F20"/>
          <w:sz w:val="16"/>
          <w:szCs w:val="16"/>
          <w:lang w:val="en-US"/>
        </w:rPr>
        <w:t xml:space="preserve"> among jurisdictions</w:t>
      </w:r>
      <w:r>
        <w:rPr>
          <w:rFonts w:ascii="AdvTTd7835f12" w:hAnsi="AdvTTd7835f12" w:cs="AdvTTd7835f12"/>
          <w:color w:val="231F20"/>
          <w:sz w:val="16"/>
          <w:szCs w:val="16"/>
          <w:lang w:val="en-US"/>
        </w:rPr>
        <w:t xml:space="preserve">. As conservation </w:t>
      </w:r>
      <w:r w:rsidR="007B6E93">
        <w:rPr>
          <w:rFonts w:ascii="AdvTTd7835f12" w:hAnsi="AdvTTd7835f12" w:cs="AdvTTd7835f12"/>
          <w:color w:val="231F20"/>
          <w:sz w:val="16"/>
          <w:szCs w:val="16"/>
          <w:lang w:val="en-US"/>
        </w:rPr>
        <w:t>agencies</w:t>
      </w:r>
      <w:r>
        <w:rPr>
          <w:rFonts w:ascii="AdvTTd7835f12" w:hAnsi="AdvTTd7835f12" w:cs="AdvTTd7835f12"/>
          <w:color w:val="231F20"/>
          <w:sz w:val="16"/>
          <w:szCs w:val="16"/>
          <w:lang w:val="en-US"/>
        </w:rPr>
        <w:t xml:space="preserve"> look to secure new areas for protection, risk of future change will be particularly important as projected changes in climate (citation from below), land-use (</w:t>
      </w:r>
      <w:r w:rsidR="00D05D07">
        <w:rPr>
          <w:rFonts w:ascii="AdvTTd7835f12" w:hAnsi="AdvTTd7835f12" w:cs="AdvTTd7835f12"/>
          <w:color w:val="231F20"/>
          <w:sz w:val="16"/>
          <w:szCs w:val="16"/>
          <w:lang w:val="en-US"/>
        </w:rPr>
        <w:t>citation from below</w:t>
      </w:r>
      <w:r>
        <w:rPr>
          <w:rFonts w:ascii="AdvTTd7835f12" w:hAnsi="AdvTTd7835f12" w:cs="AdvTTd7835f12"/>
          <w:color w:val="231F20"/>
          <w:sz w:val="16"/>
          <w:szCs w:val="16"/>
          <w:lang w:val="en-US"/>
        </w:rPr>
        <w:t xml:space="preserve">), and socio-economic </w:t>
      </w:r>
      <w:r w:rsidR="00D05D07">
        <w:rPr>
          <w:rFonts w:ascii="AdvTTd7835f12" w:hAnsi="AdvTTd7835f12" w:cs="AdvTTd7835f12"/>
          <w:color w:val="231F20"/>
          <w:sz w:val="16"/>
          <w:szCs w:val="16"/>
          <w:lang w:val="en-US"/>
        </w:rPr>
        <w:t>uncertainty can compromise</w:t>
      </w:r>
      <w:r>
        <w:rPr>
          <w:rFonts w:ascii="AdvTTd7835f12" w:hAnsi="AdvTTd7835f12" w:cs="AdvTTd7835f12"/>
          <w:color w:val="231F20"/>
          <w:sz w:val="16"/>
          <w:szCs w:val="16"/>
          <w:lang w:val="en-US"/>
        </w:rPr>
        <w:t xml:space="preserve"> protected area effectiveness. </w:t>
      </w:r>
      <w:r w:rsidR="007B6E93">
        <w:rPr>
          <w:rFonts w:ascii="AdvTTd7835f12" w:hAnsi="AdvTTd7835f12" w:cs="AdvTTd7835f12"/>
          <w:color w:val="231F20"/>
          <w:sz w:val="16"/>
          <w:szCs w:val="16"/>
          <w:lang w:val="en-US"/>
        </w:rPr>
        <w:t>O</w:t>
      </w:r>
      <w:r>
        <w:rPr>
          <w:rFonts w:ascii="AdvTTd7835f12" w:hAnsi="AdvTTd7835f12" w:cs="AdvTTd7835f12"/>
          <w:color w:val="231F20"/>
          <w:sz w:val="16"/>
          <w:szCs w:val="16"/>
          <w:lang w:val="en-US"/>
        </w:rPr>
        <w:t xml:space="preserve">ur results </w:t>
      </w:r>
      <w:r w:rsidR="00A52D4E">
        <w:rPr>
          <w:rFonts w:ascii="AdvTTd7835f12" w:hAnsi="AdvTTd7835f12" w:cs="AdvTTd7835f12"/>
          <w:color w:val="231F20"/>
          <w:sz w:val="16"/>
          <w:szCs w:val="16"/>
          <w:lang w:val="en-US"/>
        </w:rPr>
        <w:t>show t</w:t>
      </w:r>
      <w:r w:rsidR="00A52D4E">
        <w:rPr>
          <w:rFonts w:ascii="Times New Roman" w:eastAsia="Arial" w:hAnsi="Times New Roman" w:cs="Times New Roman"/>
          <w:color w:val="000000"/>
          <w:sz w:val="24"/>
          <w:szCs w:val="24"/>
        </w:rPr>
        <w:t>hat protected area expansion decisions can be profoundly influenced by risk</w:t>
      </w:r>
      <w:r>
        <w:rPr>
          <w:rFonts w:ascii="AdvTTd7835f12" w:hAnsi="AdvTTd7835f12" w:cs="AdvTTd7835f12"/>
          <w:color w:val="231F20"/>
          <w:sz w:val="16"/>
          <w:szCs w:val="16"/>
          <w:lang w:val="en-US"/>
        </w:rPr>
        <w:t>, particularly governance</w:t>
      </w:r>
      <w:r w:rsidR="007B6E93">
        <w:rPr>
          <w:rFonts w:ascii="AdvTTd7835f12" w:hAnsi="AdvTTd7835f12" w:cs="AdvTTd7835f12"/>
          <w:color w:val="231F20"/>
          <w:sz w:val="16"/>
          <w:szCs w:val="16"/>
          <w:lang w:val="en-US"/>
        </w:rPr>
        <w:t xml:space="preserve">, </w:t>
      </w:r>
      <w:r w:rsidR="00A52D4E">
        <w:rPr>
          <w:rFonts w:ascii="AdvTTd7835f12" w:hAnsi="AdvTTd7835f12" w:cs="AdvTTd7835f12"/>
          <w:color w:val="231F20"/>
          <w:sz w:val="16"/>
          <w:szCs w:val="16"/>
          <w:lang w:val="en-US"/>
        </w:rPr>
        <w:t>but</w:t>
      </w:r>
      <w:r w:rsidR="007B6E93">
        <w:rPr>
          <w:rFonts w:ascii="AdvTTd7835f12" w:hAnsi="AdvTTd7835f12" w:cs="AdvTTd7835f12"/>
          <w:color w:val="231F20"/>
          <w:sz w:val="16"/>
          <w:szCs w:val="16"/>
          <w:lang w:val="en-US"/>
        </w:rPr>
        <w:t xml:space="preserve"> that considering risk </w:t>
      </w:r>
      <w:r w:rsidR="00A52D4E">
        <w:rPr>
          <w:rFonts w:ascii="AdvTTd7835f12" w:hAnsi="AdvTTd7835f12" w:cs="AdvTTd7835f12"/>
          <w:color w:val="231F20"/>
          <w:sz w:val="16"/>
          <w:szCs w:val="16"/>
          <w:lang w:val="en-US"/>
        </w:rPr>
        <w:t>is achievable, only</w:t>
      </w:r>
      <w:r w:rsidR="007B6E93">
        <w:rPr>
          <w:rFonts w:ascii="AdvTTd7835f12" w:hAnsi="AdvTTd7835f12" w:cs="AdvTTd7835f12"/>
          <w:color w:val="231F20"/>
          <w:sz w:val="16"/>
          <w:szCs w:val="16"/>
          <w:lang w:val="en-US"/>
        </w:rPr>
        <w:t xml:space="preserve"> add</w:t>
      </w:r>
      <w:r w:rsidR="00A52D4E">
        <w:rPr>
          <w:rFonts w:ascii="AdvTTd7835f12" w:hAnsi="AdvTTd7835f12" w:cs="AdvTTd7835f12"/>
          <w:color w:val="231F20"/>
          <w:sz w:val="16"/>
          <w:szCs w:val="16"/>
          <w:lang w:val="en-US"/>
        </w:rPr>
        <w:t>ing</w:t>
      </w:r>
      <w:r w:rsidR="007B6E93">
        <w:rPr>
          <w:rFonts w:ascii="AdvTTd7835f12" w:hAnsi="AdvTTd7835f12" w:cs="AdvTTd7835f12"/>
          <w:color w:val="231F20"/>
          <w:sz w:val="16"/>
          <w:szCs w:val="16"/>
          <w:lang w:val="en-US"/>
        </w:rPr>
        <w:t xml:space="preserve"> </w:t>
      </w:r>
      <w:r w:rsidR="007A09F9">
        <w:rPr>
          <w:rFonts w:ascii="AdvTTd7835f12" w:hAnsi="AdvTTd7835f12" w:cs="AdvTTd7835f12"/>
          <w:color w:val="231F20"/>
          <w:sz w:val="16"/>
          <w:szCs w:val="16"/>
          <w:lang w:val="en-US"/>
        </w:rPr>
        <w:t>&lt;1%</w:t>
      </w:r>
      <w:r w:rsidR="007B6E93">
        <w:rPr>
          <w:rFonts w:ascii="AdvTTd7835f12" w:hAnsi="AdvTTd7835f12" w:cs="AdvTTd7835f12"/>
          <w:color w:val="231F20"/>
          <w:sz w:val="16"/>
          <w:szCs w:val="16"/>
          <w:lang w:val="en-US"/>
        </w:rPr>
        <w:t xml:space="preserve"> to the total global area required to meet biodiversity targets</w:t>
      </w:r>
      <w:r>
        <w:rPr>
          <w:rFonts w:ascii="AdvTTd7835f12" w:hAnsi="AdvTTd7835f12" w:cs="AdvTTd7835f12"/>
          <w:color w:val="231F20"/>
          <w:sz w:val="16"/>
          <w:szCs w:val="16"/>
          <w:lang w:val="en-US"/>
        </w:rPr>
        <w:t>.</w:t>
      </w:r>
      <w:r w:rsidR="007B6E93">
        <w:rPr>
          <w:rFonts w:ascii="AdvTTd7835f12" w:hAnsi="AdvTTd7835f12" w:cs="AdvTTd7835f12"/>
          <w:color w:val="231F20"/>
          <w:sz w:val="16"/>
          <w:szCs w:val="16"/>
          <w:lang w:val="en-US"/>
        </w:rPr>
        <w:t xml:space="preserve"> Moreover, </w:t>
      </w:r>
      <w:r w:rsidR="007B6E93">
        <w:rPr>
          <w:rFonts w:ascii="Times New Roman" w:hAnsi="Times New Roman" w:cs="Times New Roman"/>
          <w:sz w:val="24"/>
          <w:szCs w:val="24"/>
        </w:rPr>
        <w:t>our framework is flexible, allowing conservation agencies looking to set priorities from the global to local scale and incorporate different metrics, examining the influence of each metric according to its relative importance</w:t>
      </w:r>
      <w:r w:rsidR="007B6E93">
        <w:rPr>
          <w:rStyle w:val="CommentReference"/>
        </w:rPr>
        <w:annotationRef/>
      </w:r>
      <w:r w:rsidR="007B6E93">
        <w:rPr>
          <w:rFonts w:ascii="Times New Roman" w:hAnsi="Times New Roman" w:cs="Times New Roman"/>
          <w:sz w:val="24"/>
          <w:szCs w:val="24"/>
        </w:rPr>
        <w:t>.</w:t>
      </w:r>
      <w:r w:rsidR="007A09F9">
        <w:rPr>
          <w:rFonts w:ascii="Times New Roman" w:hAnsi="Times New Roman" w:cs="Times New Roman"/>
          <w:sz w:val="24"/>
          <w:szCs w:val="24"/>
        </w:rPr>
        <w:t xml:space="preserve"> Our results also emphasize the importance of cross-jurisdictional conservation initiatives, especially in adjacent countries sharing wide-ranging species where risk factors predominate. </w:t>
      </w:r>
      <w:r w:rsidR="007A09F9">
        <w:rPr>
          <w:rFonts w:ascii="Times New Roman" w:eastAsia="Arial" w:hAnsi="Times New Roman" w:cs="Times New Roman"/>
          <w:color w:val="000000"/>
          <w:sz w:val="24"/>
          <w:szCs w:val="24"/>
        </w:rPr>
        <w:t>Considering risk in conservation decision-making will lead</w:t>
      </w:r>
      <w:r w:rsidR="007B6E93">
        <w:rPr>
          <w:rFonts w:ascii="Times New Roman" w:eastAsia="Arial" w:hAnsi="Times New Roman" w:cs="Times New Roman"/>
          <w:color w:val="000000"/>
          <w:sz w:val="24"/>
          <w:szCs w:val="24"/>
        </w:rPr>
        <w:t xml:space="preserve"> to more resilient and effective conservation plans into the future to help safeguard our planet’s biodiversity in the face of the current extinction and climate crises.</w:t>
      </w:r>
    </w:p>
    <w:p w14:paraId="42E74FD8" w14:textId="77777777" w:rsidR="007B6E93" w:rsidRDefault="007B6E93" w:rsidP="00095B42">
      <w:pPr>
        <w:autoSpaceDE w:val="0"/>
        <w:autoSpaceDN w:val="0"/>
        <w:adjustRightInd w:val="0"/>
        <w:spacing w:after="0" w:line="240" w:lineRule="auto"/>
        <w:rPr>
          <w:rFonts w:ascii="AdvTTd7835f12" w:hAnsi="AdvTTd7835f12" w:cs="AdvTTd7835f12"/>
          <w:color w:val="231F20"/>
          <w:sz w:val="16"/>
          <w:szCs w:val="16"/>
          <w:lang w:val="en-US"/>
        </w:rPr>
      </w:pPr>
    </w:p>
    <w:p w14:paraId="4904E191" w14:textId="5F5C5F34" w:rsidR="00C87E18" w:rsidRPr="00095B42" w:rsidRDefault="00C87E18" w:rsidP="00095B42">
      <w:pPr>
        <w:autoSpaceDE w:val="0"/>
        <w:autoSpaceDN w:val="0"/>
        <w:adjustRightInd w:val="0"/>
        <w:spacing w:after="0" w:line="240" w:lineRule="auto"/>
        <w:rPr>
          <w:rFonts w:ascii="AdvTTd7835f12" w:hAnsi="AdvTTd7835f12" w:cs="AdvTTd7835f12"/>
          <w:color w:val="231F20"/>
          <w:sz w:val="16"/>
          <w:szCs w:val="16"/>
          <w:lang w:val="en-US"/>
        </w:rPr>
      </w:pPr>
    </w:p>
  </w:comment>
  <w:comment w:id="95" w:author="Joe Bennett" w:date="2020-08-12T07:04:00Z" w:initials="JB">
    <w:p w14:paraId="00080CAC" w14:textId="36AAD289" w:rsidR="00C87E18" w:rsidRDefault="00C87E18">
      <w:pPr>
        <w:pStyle w:val="CommentText"/>
      </w:pPr>
      <w:r>
        <w:rPr>
          <w:rStyle w:val="CommentReference"/>
        </w:rPr>
        <w:annotationRef/>
      </w:r>
      <w:r>
        <w:t>Something like this? I was hoping to reinforce flexibility to switch relative priority and examine differences (and overlap).</w:t>
      </w:r>
    </w:p>
  </w:comment>
  <w:comment w:id="98" w:author="richard" w:date="2020-04-15T13:14:00Z" w:initials="r">
    <w:p w14:paraId="566EC2F8" w14:textId="4F09C282" w:rsidR="00C87E18" w:rsidRDefault="00C87E18">
      <w:pPr>
        <w:pStyle w:val="CommentText"/>
      </w:pPr>
      <w:r>
        <w:rPr>
          <w:rStyle w:val="CommentReference"/>
        </w:rPr>
        <w:annotationRef/>
      </w:r>
      <w:r>
        <w:t xml:space="preserve">I think that’s a good idea. Have there been any global Marxan analysis at this resolution? I think not, but am not sure. </w:t>
      </w:r>
    </w:p>
    <w:p w14:paraId="373413F6" w14:textId="5F3450AE" w:rsidR="00C87E18" w:rsidRDefault="00C87E18">
      <w:pPr>
        <w:pStyle w:val="CommentText"/>
      </w:pPr>
      <w:r>
        <w:t xml:space="preserve">For ILP, there is a recent marine example out there that I reviewed: </w:t>
      </w:r>
      <w:hyperlink r:id="rId4" w:history="1">
        <w:r>
          <w:rPr>
            <w:rStyle w:val="Hyperlink"/>
          </w:rPr>
          <w:t>https://www.sciencedirect.com/science/article/pii/S2590332220300439</w:t>
        </w:r>
      </w:hyperlink>
    </w:p>
    <w:p w14:paraId="050931C1" w14:textId="0859E6B4" w:rsidR="00C87E18" w:rsidRDefault="00C87E18">
      <w:pPr>
        <w:pStyle w:val="CommentText"/>
      </w:pPr>
      <w:r>
        <w:t xml:space="preserve">And Jeff’s Nature paper. </w:t>
      </w:r>
    </w:p>
    <w:p w14:paraId="054B3FFC" w14:textId="754D72A5" w:rsidR="00C87E18" w:rsidRDefault="00C87E18">
      <w:pPr>
        <w:pStyle w:val="CommentText"/>
      </w:pPr>
    </w:p>
  </w:comment>
  <w:comment w:id="99" w:author="Viv Mcshane" w:date="2020-06-29T12:27:00Z" w:initials="VM">
    <w:p w14:paraId="5EE9D9C3" w14:textId="77777777" w:rsidR="00C87E18" w:rsidRDefault="00C87E18">
      <w:pPr>
        <w:pStyle w:val="CommentText"/>
      </w:pPr>
      <w:r>
        <w:rPr>
          <w:rStyle w:val="CommentReference"/>
        </w:rPr>
        <w:annotationRef/>
      </w:r>
      <w:r>
        <w:t xml:space="preserve">Yes to acknowledge stuff done before – </w:t>
      </w:r>
    </w:p>
    <w:p w14:paraId="64957F97" w14:textId="15B6D2AC" w:rsidR="00C87E18" w:rsidRDefault="00C87E18">
      <w:pPr>
        <w:pStyle w:val="CommentText"/>
      </w:pPr>
      <w:r>
        <w:t>e.g. global prioritisation for governance alone (Eklund et al 2011)</w:t>
      </w:r>
    </w:p>
    <w:p w14:paraId="21BCBE7E" w14:textId="6054541E" w:rsidR="00C87E18" w:rsidRDefault="00C87E18">
      <w:pPr>
        <w:pStyle w:val="CommentText"/>
      </w:pPr>
      <w:r>
        <w:t>There’s lots of regional work starting to account for climate change and land-use in prioritisations, but good to highlight the need for global maps to guide conservation investment for agencies working across the globe like NGOS etc?</w:t>
      </w:r>
    </w:p>
    <w:p w14:paraId="093C32D2" w14:textId="6064DBED" w:rsidR="00C87E18" w:rsidRDefault="00C87E18">
      <w:pPr>
        <w:pStyle w:val="CommentText"/>
      </w:pPr>
    </w:p>
  </w:comment>
  <w:comment w:id="100" w:author="Buxton,Rachel" w:date="2020-08-07T14:49:00Z" w:initials="B">
    <w:p w14:paraId="6F381348" w14:textId="747873C0" w:rsidR="00C87E18" w:rsidRDefault="00C87E18">
      <w:pPr>
        <w:pStyle w:val="CommentText"/>
      </w:pPr>
      <w:r>
        <w:rPr>
          <w:rStyle w:val="CommentReference"/>
        </w:rPr>
        <w:annotationRef/>
      </w:r>
      <w:r>
        <w:t>Climate stuff:</w:t>
      </w:r>
    </w:p>
    <w:p w14:paraId="12FC1507" w14:textId="646E589D" w:rsidR="00C87E18" w:rsidRDefault="00C87E18" w:rsidP="00131DB0">
      <w:pPr>
        <w:pStyle w:val="NormalWeb"/>
        <w:spacing w:before="0" w:beforeAutospacing="0" w:after="160" w:afterAutospacing="0"/>
        <w:ind w:hanging="480"/>
        <w:rPr>
          <w:color w:val="000000"/>
        </w:rPr>
      </w:pPr>
      <w:r>
        <w:rPr>
          <w:color w:val="000000"/>
        </w:rPr>
        <w:t xml:space="preserve">Ando, Amy, and Mindy L Mallory. 2012. “Optimal Portfolio Design to Reduce Climate-Related Conservation Uncertainty in the Prairie Pothole Region.” </w:t>
      </w:r>
      <w:r>
        <w:rPr>
          <w:i/>
          <w:iCs/>
          <w:color w:val="000000"/>
        </w:rPr>
        <w:t>Proceedings of the National Academy of Sciences</w:t>
      </w:r>
      <w:r>
        <w:rPr>
          <w:color w:val="000000"/>
        </w:rPr>
        <w:t xml:space="preserve"> 109(17): 6484 LP – 6489. </w:t>
      </w:r>
      <w:hyperlink r:id="rId5" w:history="1">
        <w:r w:rsidRPr="006579E9">
          <w:rPr>
            <w:rStyle w:val="Hyperlink"/>
          </w:rPr>
          <w:t>http://www.pnas.org/content/109/17/6484.abstract</w:t>
        </w:r>
      </w:hyperlink>
      <w:r>
        <w:rPr>
          <w:color w:val="000000"/>
        </w:rPr>
        <w:t>.</w:t>
      </w:r>
    </w:p>
    <w:p w14:paraId="5D30D413" w14:textId="77777777" w:rsidR="00C87E18" w:rsidRDefault="00C87E18" w:rsidP="00131DB0">
      <w:pPr>
        <w:pStyle w:val="NormalWeb"/>
        <w:spacing w:before="0" w:beforeAutospacing="0" w:after="160" w:afterAutospacing="0"/>
        <w:ind w:hanging="480"/>
        <w:rPr>
          <w:color w:val="000000"/>
        </w:rPr>
      </w:pPr>
    </w:p>
    <w:p w14:paraId="4A7EAA12" w14:textId="1A72ABDE" w:rsidR="00C87E18" w:rsidRDefault="00C87E18" w:rsidP="00131DB0">
      <w:pPr>
        <w:pStyle w:val="NormalWeb"/>
        <w:spacing w:before="0" w:beforeAutospacing="0" w:after="160" w:afterAutospacing="0"/>
        <w:ind w:hanging="480"/>
      </w:pPr>
      <w:r>
        <w:rPr>
          <w:color w:val="000000"/>
        </w:rPr>
        <w:t xml:space="preserve">Naujokaitis-Lewis, Ilona R et al. 2013. “Uncertainties in Coupled Species Distribution–Metapopulation Dynamics Models for Risk Assessments under Climate Change.” </w:t>
      </w:r>
      <w:r>
        <w:rPr>
          <w:i/>
          <w:iCs/>
          <w:color w:val="000000"/>
        </w:rPr>
        <w:t>Diversity and Distributions</w:t>
      </w:r>
      <w:r>
        <w:rPr>
          <w:color w:val="000000"/>
        </w:rPr>
        <w:t xml:space="preserve"> 19(5–6): 541–54. https://doi.org/10.1111/ddi.12063.</w:t>
      </w:r>
    </w:p>
    <w:p w14:paraId="7D4559C5" w14:textId="77777777" w:rsidR="00C87E18" w:rsidRDefault="00C87E18">
      <w:pPr>
        <w:pStyle w:val="CommentText"/>
      </w:pPr>
    </w:p>
    <w:p w14:paraId="2C54CDBF" w14:textId="22A8CB81" w:rsidR="00C87E18" w:rsidRDefault="00C87E18">
      <w:pPr>
        <w:pStyle w:val="CommentText"/>
      </w:pPr>
      <w:r>
        <w:t>Governance:</w:t>
      </w:r>
    </w:p>
    <w:p w14:paraId="2A4B7F63" w14:textId="58AA82B7" w:rsidR="00C87E18" w:rsidRDefault="00C87E18" w:rsidP="00131DB0">
      <w:pPr>
        <w:pStyle w:val="NormalWeb"/>
        <w:spacing w:before="0" w:beforeAutospacing="0" w:after="160" w:afterAutospacing="0"/>
        <w:ind w:hanging="480"/>
        <w:rPr>
          <w:color w:val="000000"/>
        </w:rPr>
      </w:pPr>
      <w:r>
        <w:rPr>
          <w:color w:val="000000"/>
        </w:rPr>
        <w:t xml:space="preserve">Eklund, Johanna, Anni Arponen, Piero Visconti, and Mar Cabeza. 2011. “Governance Factors in the Identification of Global Conservation Priorities for Mammals.” </w:t>
      </w:r>
      <w:r>
        <w:rPr>
          <w:i/>
          <w:iCs/>
          <w:color w:val="000000"/>
        </w:rPr>
        <w:t>Philosophical Transactions of the Royal Society B: Biological Sciences</w:t>
      </w:r>
      <w:r>
        <w:rPr>
          <w:color w:val="000000"/>
        </w:rPr>
        <w:t xml:space="preserve"> 366(1578): 2661–69. </w:t>
      </w:r>
      <w:hyperlink r:id="rId6" w:history="1">
        <w:r w:rsidRPr="006579E9">
          <w:rPr>
            <w:rStyle w:val="Hyperlink"/>
          </w:rPr>
          <w:t>https://doi.org/10.1098/rstb.2011.0114</w:t>
        </w:r>
      </w:hyperlink>
      <w:r>
        <w:rPr>
          <w:color w:val="000000"/>
        </w:rPr>
        <w:t>.</w:t>
      </w:r>
    </w:p>
    <w:p w14:paraId="3D2DEE9A" w14:textId="77777777" w:rsidR="00C87E18" w:rsidRDefault="00C87E18" w:rsidP="00131DB0">
      <w:pPr>
        <w:pStyle w:val="NormalWeb"/>
        <w:spacing w:before="0" w:beforeAutospacing="0" w:after="160" w:afterAutospacing="0"/>
        <w:ind w:hanging="480"/>
      </w:pPr>
    </w:p>
    <w:p w14:paraId="2D62CB03" w14:textId="0BF9A548" w:rsidR="00C87E18" w:rsidRDefault="00C87E18" w:rsidP="00131DB0">
      <w:pPr>
        <w:pStyle w:val="NormalWeb"/>
        <w:spacing w:before="0" w:beforeAutospacing="0" w:after="160" w:afterAutospacing="0"/>
        <w:ind w:hanging="480"/>
        <w:rPr>
          <w:color w:val="000000"/>
        </w:rPr>
      </w:pPr>
      <w:r>
        <w:rPr>
          <w:color w:val="000000"/>
        </w:rPr>
        <w:t xml:space="preserve">Hammill, E et al. 2016. “Factoring Attitudes towards Armed Conflict Risk into Selection of Protected Areas for Conservation.” </w:t>
      </w:r>
      <w:r>
        <w:rPr>
          <w:i/>
          <w:iCs/>
          <w:color w:val="000000"/>
        </w:rPr>
        <w:t>Nature Communications</w:t>
      </w:r>
      <w:r>
        <w:rPr>
          <w:color w:val="000000"/>
        </w:rPr>
        <w:t xml:space="preserve"> 7: 11042. </w:t>
      </w:r>
      <w:hyperlink r:id="rId7" w:history="1">
        <w:r w:rsidRPr="006579E9">
          <w:rPr>
            <w:rStyle w:val="Hyperlink"/>
          </w:rPr>
          <w:t>https://doi.org/10.1038/ncomms11042</w:t>
        </w:r>
      </w:hyperlink>
      <w:r>
        <w:rPr>
          <w:color w:val="000000"/>
        </w:rPr>
        <w:t>.</w:t>
      </w:r>
    </w:p>
    <w:p w14:paraId="53B0B1E4" w14:textId="77777777" w:rsidR="00C87E18" w:rsidRDefault="00C87E18" w:rsidP="00131DB0">
      <w:pPr>
        <w:pStyle w:val="NormalWeb"/>
        <w:spacing w:before="0" w:beforeAutospacing="0" w:after="160" w:afterAutospacing="0"/>
        <w:ind w:hanging="480"/>
        <w:rPr>
          <w:color w:val="000000"/>
        </w:rPr>
      </w:pPr>
    </w:p>
    <w:p w14:paraId="324B7493" w14:textId="5C552B82" w:rsidR="00C87E18" w:rsidRDefault="00C87E18" w:rsidP="00C45069">
      <w:pPr>
        <w:pStyle w:val="NormalWeb"/>
        <w:spacing w:before="0" w:beforeAutospacing="0" w:after="160" w:afterAutospacing="0"/>
        <w:ind w:hanging="480"/>
        <w:rPr>
          <w:color w:val="000000"/>
        </w:rPr>
      </w:pPr>
      <w:r>
        <w:rPr>
          <w:color w:val="000000"/>
        </w:rPr>
        <w:t xml:space="preserve">McBride, MARISSA F, KERRIE A Wilson, MICHAEL Bode, and HUGH P Possingham. 2007. “Incorporating the Effects of Socioeconomic Uncertainty into Priority Setting for Conservation Investment.” </w:t>
      </w:r>
      <w:r>
        <w:rPr>
          <w:i/>
          <w:iCs/>
          <w:color w:val="000000"/>
        </w:rPr>
        <w:t>Conservation Biology</w:t>
      </w:r>
      <w:r>
        <w:rPr>
          <w:color w:val="000000"/>
        </w:rPr>
        <w:t xml:space="preserve"> 21(6): 1463–74. </w:t>
      </w:r>
      <w:hyperlink r:id="rId8" w:history="1">
        <w:r w:rsidRPr="006579E9">
          <w:rPr>
            <w:rStyle w:val="Hyperlink"/>
          </w:rPr>
          <w:t>https://onlinelibrary.wiley.com/doi/abs/10.1111/j.1523-1739.2007.00832.x</w:t>
        </w:r>
      </w:hyperlink>
      <w:r>
        <w:rPr>
          <w:color w:val="000000"/>
        </w:rPr>
        <w:t>.</w:t>
      </w:r>
    </w:p>
    <w:p w14:paraId="140BBD66" w14:textId="77777777" w:rsidR="00C87E18" w:rsidRDefault="00C87E18" w:rsidP="00C45069">
      <w:pPr>
        <w:pStyle w:val="NormalWeb"/>
        <w:spacing w:before="0" w:beforeAutospacing="0" w:after="160" w:afterAutospacing="0"/>
        <w:ind w:hanging="480"/>
        <w:rPr>
          <w:color w:val="000000"/>
        </w:rPr>
      </w:pPr>
    </w:p>
    <w:p w14:paraId="7EB01A1A" w14:textId="369C6AF2" w:rsidR="00C87E18" w:rsidRDefault="00C87E18" w:rsidP="00C45069">
      <w:pPr>
        <w:pStyle w:val="NormalWeb"/>
        <w:spacing w:before="0" w:beforeAutospacing="0" w:after="160" w:afterAutospacing="0"/>
        <w:ind w:hanging="480"/>
        <w:rPr>
          <w:color w:val="000000"/>
        </w:rPr>
      </w:pPr>
      <w:r>
        <w:rPr>
          <w:color w:val="000000"/>
        </w:rPr>
        <w:t xml:space="preserve">Ranta, Pertti, Ari Jokinen, and Sanna Laaka-Lindberg. 2016. “Surviving in Europe: Geopolitics of Biodiversity Conservation Illustrated by a Proxy Species Viola Uliginosa.” </w:t>
      </w:r>
      <w:r>
        <w:rPr>
          <w:i/>
          <w:iCs/>
          <w:color w:val="000000"/>
        </w:rPr>
        <w:t>Ecosphere</w:t>
      </w:r>
      <w:r>
        <w:rPr>
          <w:color w:val="000000"/>
        </w:rPr>
        <w:t xml:space="preserve"> 7(9): e01401. </w:t>
      </w:r>
      <w:hyperlink r:id="rId9" w:history="1">
        <w:r w:rsidRPr="006579E9">
          <w:rPr>
            <w:rStyle w:val="Hyperlink"/>
          </w:rPr>
          <w:t>https://doi.org/10.1002/ecs2.1401</w:t>
        </w:r>
      </w:hyperlink>
      <w:r>
        <w:rPr>
          <w:color w:val="000000"/>
        </w:rPr>
        <w:t>.</w:t>
      </w:r>
    </w:p>
    <w:p w14:paraId="2CBA6454" w14:textId="77777777" w:rsidR="00C87E18" w:rsidRDefault="00C87E18" w:rsidP="00C45069">
      <w:pPr>
        <w:pStyle w:val="NormalWeb"/>
        <w:spacing w:before="0" w:beforeAutospacing="0" w:after="160" w:afterAutospacing="0"/>
        <w:ind w:hanging="480"/>
      </w:pPr>
    </w:p>
    <w:p w14:paraId="462EC9F1" w14:textId="74547F0A" w:rsidR="00C87E18" w:rsidRDefault="00C87E18" w:rsidP="00C45069">
      <w:pPr>
        <w:pStyle w:val="NormalWeb"/>
        <w:spacing w:before="0" w:beforeAutospacing="0" w:after="160" w:afterAutospacing="0"/>
        <w:ind w:hanging="480"/>
      </w:pPr>
      <w:r>
        <w:rPr>
          <w:color w:val="000000"/>
        </w:rPr>
        <w:t xml:space="preserve">Richardson, ELIZABETH A, MICHEL J Kaiser, GARETH Edwards-Jones, and Hugh Possingham. 2006. “Sensitivity of Marine-Reserve Design to the Spatial Resolution of Socioeconomic Data.” </w:t>
      </w:r>
      <w:r>
        <w:rPr>
          <w:i/>
          <w:iCs/>
          <w:color w:val="000000"/>
        </w:rPr>
        <w:t>Conservation Biology</w:t>
      </w:r>
      <w:r>
        <w:rPr>
          <w:color w:val="000000"/>
        </w:rPr>
        <w:t xml:space="preserve"> 20(4): 1191–1202. </w:t>
      </w:r>
      <w:hyperlink r:id="rId10" w:history="1">
        <w:r w:rsidRPr="006579E9">
          <w:rPr>
            <w:rStyle w:val="Hyperlink"/>
          </w:rPr>
          <w:t>https://doi.org/10.1111/j.1523-1739.2006.00426.x</w:t>
        </w:r>
      </w:hyperlink>
      <w:r>
        <w:rPr>
          <w:color w:val="000000"/>
        </w:rPr>
        <w:t>.</w:t>
      </w:r>
    </w:p>
    <w:p w14:paraId="3D283FEC" w14:textId="77777777" w:rsidR="00C87E18" w:rsidRDefault="00C87E18" w:rsidP="00C45069">
      <w:pPr>
        <w:pStyle w:val="NormalWeb"/>
        <w:spacing w:before="0" w:beforeAutospacing="0" w:after="160" w:afterAutospacing="0"/>
        <w:ind w:hanging="480"/>
      </w:pPr>
    </w:p>
    <w:p w14:paraId="24A2DF1C" w14:textId="77777777" w:rsidR="00C87E18" w:rsidRDefault="00C87E18" w:rsidP="00C45069">
      <w:pPr>
        <w:pStyle w:val="NormalWeb"/>
        <w:spacing w:before="0" w:beforeAutospacing="0" w:after="160" w:afterAutospacing="0"/>
        <w:ind w:hanging="480"/>
      </w:pPr>
      <w:r>
        <w:rPr>
          <w:color w:val="000000"/>
        </w:rPr>
        <w:t xml:space="preserve">Svancara, Leona K et al. 2005. “Policy-Driven versus Evidence-Based Conservation: A Review of Political Targets and Biological Needs.” </w:t>
      </w:r>
      <w:r>
        <w:rPr>
          <w:i/>
          <w:iCs/>
          <w:color w:val="000000"/>
        </w:rPr>
        <w:t>BioScience</w:t>
      </w:r>
      <w:r>
        <w:rPr>
          <w:color w:val="000000"/>
        </w:rPr>
        <w:t xml:space="preserve"> 55(11): 989–95. https://doi.org/10.1641/0006-3568(2005)055[0989:PVECAR]2.0.CO.</w:t>
      </w:r>
    </w:p>
    <w:p w14:paraId="2274BF7D" w14:textId="77777777" w:rsidR="00C87E18" w:rsidRDefault="00C87E18" w:rsidP="00C45069">
      <w:pPr>
        <w:pStyle w:val="NormalWeb"/>
        <w:spacing w:before="0" w:beforeAutospacing="0" w:after="160" w:afterAutospacing="0"/>
      </w:pPr>
    </w:p>
    <w:p w14:paraId="2483B6D6" w14:textId="62C73EB9" w:rsidR="00C87E18" w:rsidRDefault="00C87E18" w:rsidP="00C45069">
      <w:pPr>
        <w:pStyle w:val="NormalWeb"/>
        <w:spacing w:before="0" w:beforeAutospacing="0" w:after="160" w:afterAutospacing="0"/>
      </w:pPr>
      <w:r>
        <w:t>Land use:</w:t>
      </w:r>
    </w:p>
    <w:p w14:paraId="2AB85985" w14:textId="77777777" w:rsidR="00C87E18" w:rsidRDefault="00C87E18" w:rsidP="00C45069">
      <w:pPr>
        <w:pStyle w:val="NormalWeb"/>
        <w:spacing w:before="0" w:beforeAutospacing="0" w:after="160" w:afterAutospacing="0"/>
        <w:ind w:hanging="480"/>
      </w:pPr>
      <w:r>
        <w:rPr>
          <w:color w:val="000000"/>
        </w:rPr>
        <w:t xml:space="preserve">Pouzols, Federico Montesino et al. 2014. “Global Protected Area Expansion Is Compromised by Projected Land-Use and Parochialism.” </w:t>
      </w:r>
      <w:r>
        <w:rPr>
          <w:i/>
          <w:iCs/>
          <w:color w:val="000000"/>
        </w:rPr>
        <w:t>Nature</w:t>
      </w:r>
      <w:r>
        <w:rPr>
          <w:color w:val="000000"/>
        </w:rPr>
        <w:t xml:space="preserve"> 516: 383. https://doi.org/10.1038/nature14032.</w:t>
      </w:r>
    </w:p>
    <w:p w14:paraId="6BF60183" w14:textId="77777777" w:rsidR="00C87E18" w:rsidRDefault="00C87E18" w:rsidP="00131DB0">
      <w:pPr>
        <w:pStyle w:val="NormalWeb"/>
        <w:spacing w:before="0" w:beforeAutospacing="0" w:after="160" w:afterAutospacing="0"/>
        <w:ind w:hanging="480"/>
      </w:pPr>
    </w:p>
    <w:p w14:paraId="57383728" w14:textId="77777777" w:rsidR="00C87E18" w:rsidRDefault="00C87E18">
      <w:pPr>
        <w:pStyle w:val="CommentText"/>
      </w:pPr>
    </w:p>
    <w:p w14:paraId="64464678" w14:textId="20B8A4FE" w:rsidR="00C87E18" w:rsidRDefault="00C87E18">
      <w:pPr>
        <w:pStyle w:val="CommentText"/>
      </w:pPr>
      <w:r>
        <w:t>PADDD:</w:t>
      </w:r>
    </w:p>
    <w:p w14:paraId="29A5B43F" w14:textId="77777777" w:rsidR="00C87E18" w:rsidRDefault="00C87E18" w:rsidP="00131DB0">
      <w:pPr>
        <w:pStyle w:val="NormalWeb"/>
        <w:spacing w:before="0" w:beforeAutospacing="0" w:after="160" w:afterAutospacing="0"/>
        <w:ind w:hanging="480"/>
      </w:pPr>
      <w:r>
        <w:rPr>
          <w:color w:val="000000"/>
        </w:rPr>
        <w:t xml:space="preserve">Mascia, Michael B, and Sharon Pailler. 2011. “Protected Area Downgrading, Downsizing, and Degazettement (PADDD) and Its Conservation Implications.” </w:t>
      </w:r>
      <w:r>
        <w:rPr>
          <w:i/>
          <w:iCs/>
          <w:color w:val="000000"/>
        </w:rPr>
        <w:t>Conservation Letters</w:t>
      </w:r>
      <w:r>
        <w:rPr>
          <w:color w:val="000000"/>
        </w:rPr>
        <w:t xml:space="preserve"> 4(1): 9–20. https://doi.org/10.1111/j.1755-263X.2010.00147.x.</w:t>
      </w:r>
    </w:p>
    <w:p w14:paraId="06B498F0" w14:textId="77777777" w:rsidR="00C87E18" w:rsidRDefault="00C87E18">
      <w:pPr>
        <w:pStyle w:val="CommentText"/>
      </w:pPr>
    </w:p>
  </w:comment>
  <w:comment w:id="101" w:author="Joe Bennett" w:date="2020-08-12T06:59:00Z" w:initials="JB">
    <w:p w14:paraId="7788DA1B" w14:textId="5348247C" w:rsidR="00C87E18" w:rsidRDefault="00C87E18">
      <w:pPr>
        <w:pStyle w:val="CommentText"/>
      </w:pPr>
      <w:r>
        <w:rPr>
          <w:rStyle w:val="CommentReference"/>
        </w:rPr>
        <w:annotationRef/>
      </w:r>
      <w:r>
        <w:t>Land use: DiMinin, E., Slotow, R., Hunter, L.T.B., Pouzols, F.M., Toivonen, T., Verburg, P.H., Leader Williams, N., Petracca, L., Moilanen, A. 2016. Global priorities for national carnivore conservation under land use change. Sci. Rep. 6, 23814. DOI: 10.1038/srep23814.</w:t>
      </w:r>
    </w:p>
  </w:comment>
  <w:comment w:id="102" w:author="Joe Bennett" w:date="2020-08-12T07:00:00Z" w:initials="JB">
    <w:p w14:paraId="5A41C9E1" w14:textId="28EAA80A" w:rsidR="00C87E18" w:rsidRDefault="00C87E18">
      <w:pPr>
        <w:pStyle w:val="CommentText"/>
      </w:pPr>
      <w:r>
        <w:rPr>
          <w:rStyle w:val="CommentReference"/>
        </w:rPr>
        <w:annotationRef/>
      </w:r>
    </w:p>
  </w:comment>
  <w:comment w:id="120" w:author="Joseph Bennett" w:date="2020-06-11T06:35:00Z" w:initials="JB">
    <w:p w14:paraId="48110054" w14:textId="371838E3" w:rsidR="00C87E18" w:rsidRDefault="00C87E18">
      <w:pPr>
        <w:pStyle w:val="CommentText"/>
      </w:pPr>
      <w:r>
        <w:rPr>
          <w:rStyle w:val="CommentReference"/>
        </w:rPr>
        <w:annotationRef/>
      </w:r>
      <w:r>
        <w:t>Should we have a sentence just before this one comparing to previous analyses that have just done biodiversity, or maybe one extra thing?</w:t>
      </w:r>
    </w:p>
  </w:comment>
  <w:comment w:id="127" w:author="Joe Bennett" w:date="2020-08-12T10:34:00Z" w:initials="JB">
    <w:p w14:paraId="3577FD93" w14:textId="7FE5E991" w:rsidR="00C87E18" w:rsidRDefault="00C87E18">
      <w:pPr>
        <w:pStyle w:val="CommentText"/>
      </w:pPr>
      <w:r>
        <w:rPr>
          <w:rStyle w:val="CommentReference"/>
        </w:rPr>
        <w:annotationRef/>
      </w:r>
      <w:r>
        <w:t>Cool point maybe can still save but have deleted for now</w:t>
      </w:r>
    </w:p>
  </w:comment>
  <w:comment w:id="131" w:author="Jeffrey Owen Hanson" w:date="2020-03-16T10:42:00Z" w:initials="JOH">
    <w:p w14:paraId="4DB89186" w14:textId="4E818480" w:rsidR="00C87E18" w:rsidRDefault="00C87E18">
      <w:pPr>
        <w:pStyle w:val="CommentText"/>
      </w:pPr>
      <w:r>
        <w:rPr>
          <w:rStyle w:val="CommentReference"/>
        </w:rPr>
        <w:annotationRef/>
      </w:r>
      <w:r>
        <w:t>Perhaps you could use different colors for “protected area”, “only selected in this scenario”, “selected in at least one other scenario too”?</w:t>
      </w:r>
    </w:p>
  </w:comment>
  <w:comment w:id="132" w:author="richard" w:date="2020-06-12T11:06:00Z" w:initials="r">
    <w:p w14:paraId="30D03DD7" w14:textId="2B859554" w:rsidR="00C87E18" w:rsidRDefault="00C87E18">
      <w:pPr>
        <w:pStyle w:val="CommentText"/>
      </w:pPr>
      <w:r>
        <w:rPr>
          <w:rStyle w:val="CommentReference"/>
        </w:rPr>
        <w:annotationRef/>
      </w:r>
      <w:r>
        <w:t>I think that would be too busy. Probably best to move to supp mat.</w:t>
      </w:r>
    </w:p>
  </w:comment>
  <w:comment w:id="133" w:author="richard" w:date="2020-03-03T08:22:00Z" w:initials="r">
    <w:p w14:paraId="482D7CE4" w14:textId="77777777" w:rsidR="00C87E18" w:rsidRDefault="00C87E18">
      <w:pPr>
        <w:pStyle w:val="CommentText"/>
      </w:pPr>
      <w:r>
        <w:rPr>
          <w:rStyle w:val="CommentReference"/>
        </w:rPr>
        <w:annotationRef/>
      </w:r>
      <w:r>
        <w:t>Placeholder. Need to make this more useful</w:t>
      </w:r>
    </w:p>
    <w:p w14:paraId="0C87499A" w14:textId="389407F5" w:rsidR="00C87E18" w:rsidRDefault="00C87E18">
      <w:pPr>
        <w:pStyle w:val="CommentText"/>
      </w:pPr>
      <w:r>
        <w:t>Might also need to go into supp mat to save space</w:t>
      </w:r>
    </w:p>
  </w:comment>
  <w:comment w:id="134" w:author="Joseph Bennett" w:date="2020-04-14T09:02:00Z" w:initials="JB">
    <w:p w14:paraId="1A141592" w14:textId="77777777" w:rsidR="00C87E18" w:rsidRDefault="00C87E18">
      <w:pPr>
        <w:pStyle w:val="CommentText"/>
      </w:pPr>
      <w:r>
        <w:rPr>
          <w:rStyle w:val="CommentReference"/>
        </w:rPr>
        <w:annotationRef/>
      </w:r>
      <w:r>
        <w:t xml:space="preserve">If we can fix the colours, could keep in the main? </w:t>
      </w:r>
    </w:p>
    <w:p w14:paraId="68F85DCB" w14:textId="77777777" w:rsidR="00C87E18" w:rsidRDefault="00C87E18">
      <w:pPr>
        <w:pStyle w:val="CommentText"/>
      </w:pPr>
    </w:p>
    <w:p w14:paraId="7E8EB4EC" w14:textId="3928BB35" w:rsidR="00C87E18" w:rsidRDefault="00C87E18">
      <w:pPr>
        <w:pStyle w:val="CommentText"/>
      </w:pPr>
      <w:r>
        <w:t xml:space="preserve">Or could provide baseline versus all three together, then present all scenarios in the SI? </w:t>
      </w:r>
    </w:p>
  </w:comment>
  <w:comment w:id="135" w:author="Viv Mcshane" w:date="2020-06-29T11:39:00Z" w:initials="VM">
    <w:p w14:paraId="2F1568A8" w14:textId="66C0BB5E" w:rsidR="00C87E18" w:rsidRDefault="00C87E18">
      <w:pPr>
        <w:pStyle w:val="CommentText"/>
      </w:pPr>
      <w:r>
        <w:rPr>
          <w:rStyle w:val="CommentReference"/>
        </w:rPr>
        <w:annotationRef/>
      </w:r>
      <w:r>
        <w:t>Yes – difficult to see any large differences in these images – the difference map in fig 2 is a better comparison – this is good in supp</w:t>
      </w:r>
    </w:p>
  </w:comment>
  <w:comment w:id="136" w:author="Viv Mcshane" w:date="2020-03-16T10:06:00Z" w:initials="VM">
    <w:p w14:paraId="149BA32E" w14:textId="3003193A" w:rsidR="00C87E18" w:rsidRDefault="00C87E18">
      <w:pPr>
        <w:pStyle w:val="CommentText"/>
      </w:pPr>
      <w:r>
        <w:rPr>
          <w:rStyle w:val="CommentReference"/>
        </w:rPr>
        <w:annotationRef/>
      </w:r>
      <w:r>
        <w:t>Can we make the grey lighter in the background so that the blue stands out more? Its very hard to see with the country background colour.</w:t>
      </w:r>
    </w:p>
  </w:comment>
  <w:comment w:id="137" w:author="Joe Bennett" w:date="2020-08-12T10:35:00Z" w:initials="JB">
    <w:p w14:paraId="5A79308A" w14:textId="715F24A0" w:rsidR="00C87E18" w:rsidRDefault="00C87E18">
      <w:pPr>
        <w:pStyle w:val="CommentText"/>
      </w:pPr>
      <w:r>
        <w:rPr>
          <w:rStyle w:val="CommentReference"/>
        </w:rPr>
        <w:annotationRef/>
      </w:r>
      <w:r>
        <w:t>Could go in SI?</w:t>
      </w:r>
    </w:p>
  </w:comment>
  <w:comment w:id="138" w:author="Joe Bennett" w:date="2020-08-12T10:38:00Z" w:initials="JB">
    <w:p w14:paraId="6842E69F" w14:textId="152E2FDF" w:rsidR="00C87E18" w:rsidRDefault="00C87E18">
      <w:pPr>
        <w:pStyle w:val="CommentText"/>
      </w:pPr>
      <w:r>
        <w:rPr>
          <w:rStyle w:val="CommentReference"/>
        </w:rPr>
        <w:annotationRef/>
      </w:r>
      <w:r>
        <w:t xml:space="preserve">“list included all terrestrial vertebrate species from the…” is this OK? </w:t>
      </w:r>
    </w:p>
  </w:comment>
  <w:comment w:id="140" w:author="richard" w:date="2020-01-06T15:31:00Z" w:initials="r">
    <w:p w14:paraId="4DD25A8C" w14:textId="4F9C02CD" w:rsidR="00C87E18" w:rsidRDefault="00C87E18">
      <w:pPr>
        <w:pStyle w:val="CommentText"/>
      </w:pPr>
      <w:r>
        <w:rPr>
          <w:rStyle w:val="CommentReference"/>
        </w:rPr>
        <w:annotationRef/>
      </w:r>
      <w:r>
        <w:t>Total: 30930</w:t>
      </w:r>
    </w:p>
  </w:comment>
  <w:comment w:id="152" w:author="Joe Bennett" w:date="2020-08-12T10:46:00Z" w:initials="JB">
    <w:p w14:paraId="4424FAC9" w14:textId="77777777" w:rsidR="00C87E18" w:rsidRDefault="00C87E18">
      <w:pPr>
        <w:pStyle w:val="CommentText"/>
      </w:pPr>
      <w:r>
        <w:rPr>
          <w:rStyle w:val="CommentReference"/>
        </w:rPr>
        <w:annotationRef/>
      </w:r>
      <w:r>
        <w:t xml:space="preserve">Might this imply to a cranky reviewer that we claim to have invented multi-criteria decision making? </w:t>
      </w:r>
    </w:p>
    <w:p w14:paraId="3BE0A36A" w14:textId="77777777" w:rsidR="00C87E18" w:rsidRDefault="00C87E18">
      <w:pPr>
        <w:pStyle w:val="CommentText"/>
      </w:pPr>
    </w:p>
    <w:p w14:paraId="25A73A13" w14:textId="4A65E142" w:rsidR="00C87E18" w:rsidRDefault="00C87E18">
      <w:pPr>
        <w:pStyle w:val="CommentText"/>
      </w:pPr>
      <w:r>
        <w:t xml:space="preserve">Could just combine with next sentence? </w:t>
      </w:r>
    </w:p>
  </w:comment>
  <w:comment w:id="163" w:author="Joe Bennett" w:date="2020-08-12T10:47:00Z" w:initials="JB">
    <w:p w14:paraId="6081D898" w14:textId="77F883C4" w:rsidR="00C87E18" w:rsidRDefault="00C87E18">
      <w:pPr>
        <w:pStyle w:val="CommentText"/>
      </w:pPr>
      <w:r>
        <w:rPr>
          <w:rStyle w:val="CommentReference"/>
        </w:rPr>
        <w:annotationRef/>
      </w:r>
      <w:r>
        <w:t>This correct? Should be 16 total?</w:t>
      </w:r>
    </w:p>
  </w:comment>
  <w:comment w:id="165" w:author="richard" w:date="2020-03-03T12:47:00Z" w:initials="r">
    <w:p w14:paraId="0E5EC58A" w14:textId="1BBF8A37" w:rsidR="00C87E18" w:rsidRDefault="00C87E18">
      <w:pPr>
        <w:pStyle w:val="CommentText"/>
      </w:pPr>
      <w:r>
        <w:rPr>
          <w:rStyle w:val="CommentReference"/>
        </w:rPr>
        <w:annotationRef/>
      </w:r>
      <w:r>
        <w:t>We should probably add the maths in here. Jeff, would you be able to do that?</w:t>
      </w:r>
    </w:p>
  </w:comment>
  <w:comment w:id="166" w:author="Unknown Author" w:date="2020-01-15T13:03:00Z" w:initials="">
    <w:p w14:paraId="28762C38" w14:textId="77777777" w:rsidR="00C87E18" w:rsidRDefault="00C87E18">
      <w:r>
        <w:rPr>
          <w:rFonts w:ascii="Calibri" w:hAnsi="Calibri"/>
          <w:sz w:val="20"/>
        </w:rPr>
        <w:t>This will require some justification, standard approaches (though poorly justified) using log-linear scaling to calculate targets.</w:t>
      </w:r>
    </w:p>
  </w:comment>
  <w:comment w:id="167" w:author="Joseph Bennett" w:date="2020-01-11T07:23:00Z" w:initials="JB">
    <w:p w14:paraId="1FB287EC" w14:textId="75C88669" w:rsidR="00C87E18" w:rsidRDefault="00C87E18">
      <w:pPr>
        <w:pStyle w:val="CommentText"/>
      </w:pPr>
      <w:r>
        <w:rPr>
          <w:rStyle w:val="CommentReference"/>
        </w:rPr>
        <w:annotationRef/>
      </w:r>
      <w:r>
        <w:t xml:space="preserve">Cool – can cite new IUCN 2030 targets as justification (though I know they’re area rather than biodiversity targets) and we can also state that there is no agreed upon amount – this is a demonstration. </w:t>
      </w:r>
    </w:p>
  </w:comment>
  <w:comment w:id="168" w:author="richard" w:date="2020-03-03T11:25:00Z" w:initials="r">
    <w:p w14:paraId="5704DF23" w14:textId="249B360B" w:rsidR="00C87E18" w:rsidRDefault="00C87E18">
      <w:pPr>
        <w:pStyle w:val="CommentText"/>
      </w:pPr>
      <w:r>
        <w:rPr>
          <w:rStyle w:val="CommentReference"/>
        </w:rPr>
        <w:annotationRef/>
      </w:r>
      <w:r>
        <w:t>Area based works well for our range maps. If we cite IUCN 2030 targets, we might be good? I know they are total area, but I don’t think it would be hard to argue for 30% each making as much sense.</w:t>
      </w:r>
    </w:p>
  </w:comment>
  <w:comment w:id="169" w:author="Joe Bennett" w:date="2020-08-12T10:48:00Z" w:initials="JB">
    <w:p w14:paraId="62326E7E" w14:textId="6CA45620" w:rsidR="00C87E18" w:rsidRDefault="00C87E18">
      <w:pPr>
        <w:pStyle w:val="CommentText"/>
      </w:pPr>
      <w:r>
        <w:rPr>
          <w:rStyle w:val="CommentReference"/>
        </w:rPr>
        <w:annotationRef/>
      </w:r>
      <w:r>
        <w:t xml:space="preserve">See suggestions above. I think al good now. </w:t>
      </w:r>
    </w:p>
  </w:comment>
  <w:comment w:id="173" w:author="Joe Bennett" w:date="2020-08-12T10:49:00Z" w:initials="JB">
    <w:p w14:paraId="70F71DED" w14:textId="6A690233" w:rsidR="00C87E18" w:rsidRDefault="00C87E18">
      <w:pPr>
        <w:pStyle w:val="CommentText"/>
      </w:pPr>
      <w:r>
        <w:rPr>
          <w:rStyle w:val="CommentReference"/>
        </w:rPr>
        <w:annotationRef/>
      </w:r>
      <w:r>
        <w:t xml:space="preserve">In the end we did all orders, right? </w:t>
      </w:r>
    </w:p>
  </w:comment>
  <w:comment w:id="179" w:author="Joseph Bennett" w:date="2020-04-14T09:01:00Z" w:initials="JB">
    <w:p w14:paraId="34DACA19" w14:textId="77777777" w:rsidR="00C87E18" w:rsidRDefault="00C87E18" w:rsidP="00A70CCC">
      <w:pPr>
        <w:pStyle w:val="CommentText"/>
      </w:pPr>
      <w:r>
        <w:rPr>
          <w:rStyle w:val="CommentReference"/>
        </w:rPr>
        <w:annotationRef/>
      </w:r>
      <w:r>
        <w:t>I’m not totally clear on this table, and wondering if it should go in SI and identify the countries that represent the extremes?</w:t>
      </w:r>
    </w:p>
  </w:comment>
  <w:comment w:id="180" w:author="richard" w:date="2020-06-12T11:08:00Z" w:initials="r">
    <w:p w14:paraId="52EBA948" w14:textId="502EE814" w:rsidR="00C87E18" w:rsidRDefault="00C87E18">
      <w:pPr>
        <w:pStyle w:val="CommentText"/>
      </w:pPr>
      <w:r>
        <w:rPr>
          <w:rStyle w:val="CommentReference"/>
        </w:rPr>
        <w:annotationRef/>
      </w:r>
      <w:r>
        <w:rPr>
          <w:rStyle w:val="CommentReference"/>
        </w:rPr>
        <w:t>This is essentially a table that shows the detailed from Table S3 (country specific values) summarized. Maybe not that useful?</w:t>
      </w:r>
      <w:r>
        <w:t xml:space="preserve"> </w:t>
      </w:r>
    </w:p>
  </w:comment>
  <w:comment w:id="183" w:author="Viv Mcshane" w:date="2020-06-29T11:59:00Z" w:initials="VM">
    <w:p w14:paraId="4402BA93" w14:textId="49D43C6A" w:rsidR="00C87E18" w:rsidRDefault="00C87E18">
      <w:pPr>
        <w:pStyle w:val="CommentText"/>
      </w:pPr>
      <w:r>
        <w:rPr>
          <w:rStyle w:val="CommentReference"/>
        </w:rPr>
        <w:annotationRef/>
      </w:r>
      <w:r>
        <w:t>OK – so it is the WGI data that was used – in which case we need to remove the reference to transparency data in the beginning</w:t>
      </w:r>
    </w:p>
  </w:comment>
  <w:comment w:id="184" w:author="Jeremy Pittman" w:date="2020-04-24T13:28:00Z" w:initials="JP">
    <w:p w14:paraId="2D385FF6" w14:textId="77777777" w:rsidR="00C87E18" w:rsidRDefault="00C87E18" w:rsidP="00B857EE">
      <w:pPr>
        <w:pStyle w:val="CommentText"/>
      </w:pPr>
      <w:r>
        <w:rPr>
          <w:rStyle w:val="CommentReference"/>
        </w:rPr>
        <w:annotationRef/>
      </w:r>
      <w:r>
        <w:t>I just quoted these all verbatim for now… I think that’s the best way to convey the meaning, but if you want me to rework, just let me know.</w:t>
      </w:r>
    </w:p>
  </w:comment>
  <w:comment w:id="185" w:author="Viv Mcshane" w:date="2020-06-29T12:07:00Z" w:initials="VM">
    <w:p w14:paraId="001CD08A" w14:textId="2916F75F" w:rsidR="00C87E18" w:rsidRDefault="00C87E18">
      <w:pPr>
        <w:pStyle w:val="CommentText"/>
      </w:pPr>
      <w:r>
        <w:rPr>
          <w:rStyle w:val="CommentReference"/>
        </w:rPr>
        <w:annotationRef/>
      </w:r>
      <w:r>
        <w:t>Can we say “poor” or something else instead of “bad”?</w:t>
      </w:r>
    </w:p>
  </w:comment>
  <w:comment w:id="186" w:author="Joe Bennett" w:date="2020-08-12T10:51:00Z" w:initials="JB">
    <w:p w14:paraId="3B172389" w14:textId="265B65FF" w:rsidR="00C87E18" w:rsidRDefault="00C87E18">
      <w:pPr>
        <w:pStyle w:val="CommentText"/>
      </w:pPr>
      <w:r>
        <w:rPr>
          <w:rStyle w:val="CommentReference"/>
        </w:rPr>
        <w:annotationRef/>
      </w:r>
      <w:r>
        <w:t xml:space="preserve">Not clear where red and blue intersect, unless you really blow it up. Unsure what to do about that.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4D375E0" w15:done="0"/>
  <w15:commentEx w15:paraId="38E602C0" w15:done="0"/>
  <w15:commentEx w15:paraId="5A6AE1AB" w15:done="0"/>
  <w15:commentEx w15:paraId="35C5777D" w15:done="0"/>
  <w15:commentEx w15:paraId="55F05F06" w15:done="0"/>
  <w15:commentEx w15:paraId="62554335" w15:paraIdParent="55F05F06" w15:done="0"/>
  <w15:commentEx w15:paraId="653BA101" w15:done="0"/>
  <w15:commentEx w15:paraId="1F3778DD" w15:paraIdParent="653BA101" w15:done="0"/>
  <w15:commentEx w15:paraId="4DBB70CC" w15:done="0"/>
  <w15:commentEx w15:paraId="7E6CEA61" w15:done="0"/>
  <w15:commentEx w15:paraId="36B42309" w15:done="0"/>
  <w15:commentEx w15:paraId="531AA171" w15:done="0"/>
  <w15:commentEx w15:paraId="0CA07137" w15:paraIdParent="531AA171" w15:done="0"/>
  <w15:commentEx w15:paraId="26EFB129" w15:paraIdParent="531AA171" w15:done="0"/>
  <w15:commentEx w15:paraId="47D996F3" w15:paraIdParent="531AA171" w15:done="0"/>
  <w15:commentEx w15:paraId="7D9846F0" w15:done="0"/>
  <w15:commentEx w15:paraId="749108E7" w15:paraIdParent="7D9846F0" w15:done="0"/>
  <w15:commentEx w15:paraId="2C331CCE" w15:done="0"/>
  <w15:commentEx w15:paraId="6C013B8C" w15:paraIdParent="2C331CCE" w15:done="0"/>
  <w15:commentEx w15:paraId="5F98E90B" w15:paraIdParent="2C331CCE" w15:done="0"/>
  <w15:commentEx w15:paraId="3004DEFC" w15:done="0"/>
  <w15:commentEx w15:paraId="299D06D5" w15:done="0"/>
  <w15:commentEx w15:paraId="00599DA8" w15:paraIdParent="299D06D5" w15:done="0"/>
  <w15:commentEx w15:paraId="35DBCAEB" w15:paraIdParent="299D06D5" w15:done="0"/>
  <w15:commentEx w15:paraId="18BDA949" w15:done="0"/>
  <w15:commentEx w15:paraId="6B23C6C1" w15:done="0"/>
  <w15:commentEx w15:paraId="7E949679" w15:paraIdParent="6B23C6C1" w15:done="0"/>
  <w15:commentEx w15:paraId="35D44156" w15:paraIdParent="6B23C6C1" w15:done="0"/>
  <w15:commentEx w15:paraId="2F4AA230" w15:done="0"/>
  <w15:commentEx w15:paraId="7DB530A1" w15:paraIdParent="2F4AA230" w15:done="0"/>
  <w15:commentEx w15:paraId="5DEF4077" w15:done="0"/>
  <w15:commentEx w15:paraId="2F68BC18" w15:done="0"/>
  <w15:commentEx w15:paraId="2ADC1C16" w15:done="0"/>
  <w15:commentEx w15:paraId="6CFD3EEC" w15:paraIdParent="2ADC1C16" w15:done="0"/>
  <w15:commentEx w15:paraId="55D6D3A5" w15:done="0"/>
  <w15:commentEx w15:paraId="2D824E57" w15:paraIdParent="55D6D3A5" w15:done="0"/>
  <w15:commentEx w15:paraId="59F5CE92" w15:paraIdParent="55D6D3A5" w15:done="0"/>
  <w15:commentEx w15:paraId="4602935A" w15:paraIdParent="55D6D3A5" w15:done="0"/>
  <w15:commentEx w15:paraId="6BDBB524" w15:paraIdParent="55D6D3A5" w15:done="0"/>
  <w15:commentEx w15:paraId="66C110ED" w15:paraIdParent="55D6D3A5" w15:done="0"/>
  <w15:commentEx w15:paraId="5BCAC4FF" w15:paraIdParent="55D6D3A5" w15:done="0"/>
  <w15:commentEx w15:paraId="0633178A" w15:paraIdParent="55D6D3A5" w15:done="0"/>
  <w15:commentEx w15:paraId="44785D2F" w15:done="0"/>
  <w15:commentEx w15:paraId="725EB8D1" w15:done="0"/>
  <w15:commentEx w15:paraId="35E977AE" w15:done="0"/>
  <w15:commentEx w15:paraId="6E20E00A" w15:done="0"/>
  <w15:commentEx w15:paraId="42855409" w15:done="0"/>
  <w15:commentEx w15:paraId="4904E191" w15:done="0"/>
  <w15:commentEx w15:paraId="00080CAC" w15:done="0"/>
  <w15:commentEx w15:paraId="054B3FFC" w15:done="0"/>
  <w15:commentEx w15:paraId="093C32D2" w15:paraIdParent="054B3FFC" w15:done="0"/>
  <w15:commentEx w15:paraId="06B498F0" w15:paraIdParent="054B3FFC" w15:done="0"/>
  <w15:commentEx w15:paraId="7788DA1B" w15:paraIdParent="054B3FFC" w15:done="0"/>
  <w15:commentEx w15:paraId="5A41C9E1" w15:paraIdParent="054B3FFC" w15:done="0"/>
  <w15:commentEx w15:paraId="48110054" w15:done="0"/>
  <w15:commentEx w15:paraId="3577FD93" w15:done="0"/>
  <w15:commentEx w15:paraId="4DB89186" w15:done="0"/>
  <w15:commentEx w15:paraId="30D03DD7" w15:paraIdParent="4DB89186" w15:done="0"/>
  <w15:commentEx w15:paraId="0C87499A" w15:done="0"/>
  <w15:commentEx w15:paraId="7E8EB4EC" w15:paraIdParent="0C87499A" w15:done="0"/>
  <w15:commentEx w15:paraId="2F1568A8" w15:paraIdParent="0C87499A" w15:done="0"/>
  <w15:commentEx w15:paraId="149BA32E" w15:done="0"/>
  <w15:commentEx w15:paraId="5A79308A" w15:done="0"/>
  <w15:commentEx w15:paraId="6842E69F" w15:done="0"/>
  <w15:commentEx w15:paraId="4DD25A8C" w15:done="0"/>
  <w15:commentEx w15:paraId="25A73A13" w15:done="0"/>
  <w15:commentEx w15:paraId="6081D898" w15:done="0"/>
  <w15:commentEx w15:paraId="0E5EC58A" w15:done="0"/>
  <w15:commentEx w15:paraId="28762C38" w15:done="0"/>
  <w15:commentEx w15:paraId="1FB287EC" w15:done="0"/>
  <w15:commentEx w15:paraId="5704DF23" w15:paraIdParent="1FB287EC" w15:done="0"/>
  <w15:commentEx w15:paraId="62326E7E" w15:paraIdParent="1FB287EC" w15:done="0"/>
  <w15:commentEx w15:paraId="70F71DED" w15:done="0"/>
  <w15:commentEx w15:paraId="34DACA19" w15:done="0"/>
  <w15:commentEx w15:paraId="52EBA948" w15:paraIdParent="34DACA19" w15:done="0"/>
  <w15:commentEx w15:paraId="4402BA93" w15:done="0"/>
  <w15:commentEx w15:paraId="2D385FF6" w15:done="0"/>
  <w15:commentEx w15:paraId="001CD08A" w15:done="0"/>
  <w15:commentEx w15:paraId="3B17238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DE461F" w16cex:dateUtc="2020-08-12T14:42:00Z"/>
  <w16cex:commentExtensible w16cex:durableId="22DD168E" w16cex:dateUtc="2020-08-11T17:07:00Z"/>
  <w16cex:commentExtensible w16cex:durableId="22DD18C5" w16cex:dateUtc="2020-08-11T17:16:00Z"/>
  <w16cex:commentExtensible w16cex:durableId="22D7D092" w16cex:dateUtc="2020-08-07T20:07:00Z"/>
  <w16cex:commentExtensible w16cex:durableId="22DD19D4" w16cex:dateUtc="2020-08-11T17:21:00Z"/>
  <w16cex:commentExtensible w16cex:durableId="22DD1D14" w16cex:dateUtc="2020-08-11T17:35:00Z"/>
  <w16cex:commentExtensible w16cex:durableId="22D7D48B" w16cex:dateUtc="2020-08-07T20:24:00Z"/>
  <w16cex:commentExtensible w16cex:durableId="22D7DBC4" w16cex:dateUtc="2020-08-07T20:55:00Z"/>
  <w16cex:commentExtensible w16cex:durableId="22DD1C39" w16cex:dateUtc="2020-08-11T17:31:00Z"/>
  <w16cex:commentExtensible w16cex:durableId="22D7D523" w16cex:dateUtc="2020-08-07T20:26:00Z"/>
  <w16cex:commentExtensible w16cex:durableId="22D7D4D0" w16cex:dateUtc="2020-08-07T20:25:00Z"/>
  <w16cex:commentExtensible w16cex:durableId="22D7D5B8" w16cex:dateUtc="2020-08-07T20:29:00Z"/>
  <w16cex:commentExtensible w16cex:durableId="22DE1273" w16cex:dateUtc="2020-08-12T11:02:00Z"/>
  <w16cex:commentExtensible w16cex:durableId="22D7D55D" w16cex:dateUtc="2020-08-07T20:27:00Z"/>
  <w16cex:commentExtensible w16cex:durableId="22DD1E17" w16cex:dateUtc="2020-08-11T17:39:00Z"/>
  <w16cex:commentExtensible w16cex:durableId="22D7D6C8" w16cex:dateUtc="2020-08-07T20:34:00Z"/>
  <w16cex:commentExtensible w16cex:durableId="22DD1F5C" w16cex:dateUtc="2020-08-11T17:45:00Z"/>
  <w16cex:commentExtensible w16cex:durableId="22D7D7BF" w16cex:dateUtc="2020-08-07T20:38:00Z"/>
  <w16cex:commentExtensible w16cex:durableId="22DD7B74" w16cex:dateUtc="2020-08-12T00:17:00Z"/>
  <w16cex:commentExtensible w16cex:durableId="22DD7C29" w16cex:dateUtc="2020-08-12T00:20:00Z"/>
  <w16cex:commentExtensible w16cex:durableId="22DD7C0B" w16cex:dateUtc="2020-08-12T00:20:00Z"/>
  <w16cex:commentExtensible w16cex:durableId="22DE1302" w16cex:dateUtc="2020-08-12T11:04:00Z"/>
  <w16cex:commentExtensible w16cex:durableId="22A45CC4" w16cex:dateUtc="2020-06-29T19:27:00Z"/>
  <w16cex:commentExtensible w16cex:durableId="22DE11CA" w16cex:dateUtc="2020-08-12T10:59:00Z"/>
  <w16cex:commentExtensible w16cex:durableId="22DE11F8" w16cex:dateUtc="2020-08-12T11:00:00Z"/>
  <w16cex:commentExtensible w16cex:durableId="228C4F18" w16cex:dateUtc="2020-06-11T10:35:00Z"/>
  <w16cex:commentExtensible w16cex:durableId="22DE442E" w16cex:dateUtc="2020-08-12T14:34:00Z"/>
  <w16cex:commentExtensible w16cex:durableId="228DE048" w16cex:dateUtc="2020-06-12T18:06:00Z"/>
  <w16cex:commentExtensible w16cex:durableId="22A45160" w16cex:dateUtc="2020-06-29T18:39:00Z"/>
  <w16cex:commentExtensible w16cex:durableId="22DE4475" w16cex:dateUtc="2020-08-12T14:35:00Z"/>
  <w16cex:commentExtensible w16cex:durableId="22DE4515" w16cex:dateUtc="2020-08-12T14:38:00Z"/>
  <w16cex:commentExtensible w16cex:durableId="22DE46E9" w16cex:dateUtc="2020-08-12T14:46:00Z"/>
  <w16cex:commentExtensible w16cex:durableId="22DE4747" w16cex:dateUtc="2020-08-12T14:47:00Z"/>
  <w16cex:commentExtensible w16cex:durableId="22DE4770" w16cex:dateUtc="2020-08-12T14:48:00Z"/>
  <w16cex:commentExtensible w16cex:durableId="22DE479C" w16cex:dateUtc="2020-08-12T14:49:00Z"/>
  <w16cex:commentExtensible w16cex:durableId="228DE097" w16cex:dateUtc="2020-06-12T18:08:00Z"/>
  <w16cex:commentExtensible w16cex:durableId="22A45606" w16cex:dateUtc="2020-06-29T18:59:00Z"/>
  <w16cex:commentExtensible w16cex:durableId="22A457FF" w16cex:dateUtc="2020-06-29T19:07:00Z"/>
  <w16cex:commentExtensible w16cex:durableId="22DE4814" w16cex:dateUtc="2020-08-12T14:5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4D375E0" w16cid:durableId="21DFCB0D"/>
  <w16cid:commentId w16cid:paraId="38E602C0" w16cid:durableId="22DE461F"/>
  <w16cid:commentId w16cid:paraId="5A6AE1AB" w16cid:durableId="22DD168E"/>
  <w16cid:commentId w16cid:paraId="35C5777D" w16cid:durableId="21A60B2E"/>
  <w16cid:commentId w16cid:paraId="55F05F06" w16cid:durableId="22DD18C5"/>
  <w16cid:commentId w16cid:paraId="62554335" w16cid:durableId="22F74105"/>
  <w16cid:commentId w16cid:paraId="653BA101" w16cid:durableId="22D7CB33"/>
  <w16cid:commentId w16cid:paraId="1F3778DD" w16cid:durableId="22D7D092"/>
  <w16cid:commentId w16cid:paraId="4DBB70CC" w16cid:durableId="22D7CB34"/>
  <w16cid:commentId w16cid:paraId="7E6CEA61" w16cid:durableId="22DD19D4"/>
  <w16cid:commentId w16cid:paraId="36B42309" w16cid:durableId="22DD1D14"/>
  <w16cid:commentId w16cid:paraId="531AA171" w16cid:durableId="22D7D48B"/>
  <w16cid:commentId w16cid:paraId="0CA07137" w16cid:durableId="22D7DBC4"/>
  <w16cid:commentId w16cid:paraId="26EFB129" w16cid:durableId="22DD1C39"/>
  <w16cid:commentId w16cid:paraId="47D996F3" w16cid:durableId="22F7410E"/>
  <w16cid:commentId w16cid:paraId="7D9846F0" w16cid:durableId="22D7CB38"/>
  <w16cid:commentId w16cid:paraId="749108E7" w16cid:durableId="22D7D523"/>
  <w16cid:commentId w16cid:paraId="2C331CCE" w16cid:durableId="22D7CB39"/>
  <w16cid:commentId w16cid:paraId="6C013B8C" w16cid:durableId="22D7D4D0"/>
  <w16cid:commentId w16cid:paraId="5F98E90B" w16cid:durableId="22F74113"/>
  <w16cid:commentId w16cid:paraId="3004DEFC" w16cid:durableId="22D7CB3A"/>
  <w16cid:commentId w16cid:paraId="299D06D5" w16cid:durableId="22D7CB3B"/>
  <w16cid:commentId w16cid:paraId="00599DA8" w16cid:durableId="22D7D5B8"/>
  <w16cid:commentId w16cid:paraId="35DBCAEB" w16cid:durableId="22F74117"/>
  <w16cid:commentId w16cid:paraId="18BDA949" w16cid:durableId="22DE1273"/>
  <w16cid:commentId w16cid:paraId="6B23C6C1" w16cid:durableId="22D7CB3C"/>
  <w16cid:commentId w16cid:paraId="7E949679" w16cid:durableId="22D7D55D"/>
  <w16cid:commentId w16cid:paraId="35D44156" w16cid:durableId="22DD1E17"/>
  <w16cid:commentId w16cid:paraId="2F4AA230" w16cid:durableId="22D7CB3D"/>
  <w16cid:commentId w16cid:paraId="7DB530A1" w16cid:durableId="22D7D6C8"/>
  <w16cid:commentId w16cid:paraId="5DEF4077" w16cid:durableId="22D7CB3E"/>
  <w16cid:commentId w16cid:paraId="2F68BC18" w16cid:durableId="22F7411F"/>
  <w16cid:commentId w16cid:paraId="2ADC1C16" w16cid:durableId="22D7CB3F"/>
  <w16cid:commentId w16cid:paraId="6CFD3EEC" w16cid:durableId="22DD1F5C"/>
  <w16cid:commentId w16cid:paraId="55D6D3A5" w16cid:durableId="22D7CB40"/>
  <w16cid:commentId w16cid:paraId="2D824E57" w16cid:durableId="22D7CB41"/>
  <w16cid:commentId w16cid:paraId="59F5CE92" w16cid:durableId="22D7CB42"/>
  <w16cid:commentId w16cid:paraId="4602935A" w16cid:durableId="22D7CB43"/>
  <w16cid:commentId w16cid:paraId="6BDBB524" w16cid:durableId="22D7CB44"/>
  <w16cid:commentId w16cid:paraId="66C110ED" w16cid:durableId="22D7CB45"/>
  <w16cid:commentId w16cid:paraId="5BCAC4FF" w16cid:durableId="22D7CB46"/>
  <w16cid:commentId w16cid:paraId="0633178A" w16cid:durableId="22D7D7BF"/>
  <w16cid:commentId w16cid:paraId="44785D2F" w16cid:durableId="22DD7B74"/>
  <w16cid:commentId w16cid:paraId="725EB8D1" w16cid:durableId="22DD7C29"/>
  <w16cid:commentId w16cid:paraId="35E977AE" w16cid:durableId="22DD7C0B"/>
  <w16cid:commentId w16cid:paraId="6E20E00A" w16cid:durableId="22D7CB4F"/>
  <w16cid:commentId w16cid:paraId="42855409" w16cid:durableId="22D7CB50"/>
  <w16cid:commentId w16cid:paraId="4904E191" w16cid:durableId="22F7412F"/>
  <w16cid:commentId w16cid:paraId="00080CAC" w16cid:durableId="22DE1302"/>
  <w16cid:commentId w16cid:paraId="054B3FFC" w16cid:durableId="22418730"/>
  <w16cid:commentId w16cid:paraId="093C32D2" w16cid:durableId="22A45CC4"/>
  <w16cid:commentId w16cid:paraId="06B498F0" w16cid:durableId="22D7CB53"/>
  <w16cid:commentId w16cid:paraId="7788DA1B" w16cid:durableId="22DE11CA"/>
  <w16cid:commentId w16cid:paraId="5A41C9E1" w16cid:durableId="22DE11F8"/>
  <w16cid:commentId w16cid:paraId="48110054" w16cid:durableId="228C4F18"/>
  <w16cid:commentId w16cid:paraId="3577FD93" w16cid:durableId="22DE442E"/>
  <w16cid:commentId w16cid:paraId="4DB89186" w16cid:durableId="2219CD05"/>
  <w16cid:commentId w16cid:paraId="30D03DD7" w16cid:durableId="228DE048"/>
  <w16cid:commentId w16cid:paraId="0C87499A" w16cid:durableId="2208922D"/>
  <w16cid:commentId w16cid:paraId="7E8EB4EC" w16cid:durableId="223FFAC1"/>
  <w16cid:commentId w16cid:paraId="2F1568A8" w16cid:durableId="22A45160"/>
  <w16cid:commentId w16cid:paraId="149BA32E" w16cid:durableId="2219CE2B"/>
  <w16cid:commentId w16cid:paraId="5A79308A" w16cid:durableId="22DE4475"/>
  <w16cid:commentId w16cid:paraId="6842E69F" w16cid:durableId="22DE4515"/>
  <w16cid:commentId w16cid:paraId="4DD25A8C" w16cid:durableId="21BDD13E"/>
  <w16cid:commentId w16cid:paraId="25A73A13" w16cid:durableId="22DE46E9"/>
  <w16cid:commentId w16cid:paraId="6081D898" w16cid:durableId="22DE4747"/>
  <w16cid:commentId w16cid:paraId="0E5EC58A" w16cid:durableId="2208D06C"/>
  <w16cid:commentId w16cid:paraId="28762C38" w16cid:durableId="21DFCB39"/>
  <w16cid:commentId w16cid:paraId="1FB287EC" w16cid:durableId="21C3F65D"/>
  <w16cid:commentId w16cid:paraId="5704DF23" w16cid:durableId="2208BD30"/>
  <w16cid:commentId w16cid:paraId="62326E7E" w16cid:durableId="22DE4770"/>
  <w16cid:commentId w16cid:paraId="70F71DED" w16cid:durableId="22DE479C"/>
  <w16cid:commentId w16cid:paraId="34DACA19" w16cid:durableId="223FFA6C"/>
  <w16cid:commentId w16cid:paraId="52EBA948" w16cid:durableId="228DE097"/>
  <w16cid:commentId w16cid:paraId="4402BA93" w16cid:durableId="22A45606"/>
  <w16cid:commentId w16cid:paraId="2D385FF6" w16cid:durableId="2264E938"/>
  <w16cid:commentId w16cid:paraId="001CD08A" w16cid:durableId="22A457FF"/>
  <w16cid:commentId w16cid:paraId="3B172389" w16cid:durableId="22DE481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17BA1BF" w14:textId="77777777" w:rsidR="003B170A" w:rsidRDefault="003B170A" w:rsidP="0014008B">
      <w:pPr>
        <w:spacing w:after="0" w:line="240" w:lineRule="auto"/>
      </w:pPr>
      <w:r>
        <w:separator/>
      </w:r>
    </w:p>
  </w:endnote>
  <w:endnote w:type="continuationSeparator" w:id="0">
    <w:p w14:paraId="71D6CC0C" w14:textId="77777777" w:rsidR="003B170A" w:rsidRDefault="003B170A" w:rsidP="001400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Unicode MS">
    <w:altName w:val="Yu Gothic"/>
    <w:panose1 w:val="020B0604020202020204"/>
    <w:charset w:val="80"/>
    <w:family w:val="swiss"/>
    <w:pitch w:val="variable"/>
    <w:sig w:usb0="F7FFAFFF" w:usb1="E9DFFFFF" w:usb2="0000003F" w:usb3="00000000" w:csb0="003F01FF" w:csb1="00000000"/>
  </w:font>
  <w:font w:name="Liberation Sans">
    <w:altName w:val="Arial"/>
    <w:panose1 w:val="020B0604020202020204"/>
    <w:charset w:val="00"/>
    <w:family w:val="swiss"/>
    <w:pitch w:val="variable"/>
    <w:sig w:usb0="E0000AFF" w:usb1="500078FF" w:usb2="00000021" w:usb3="00000000" w:csb0="000001BF" w:csb1="00000000"/>
  </w:font>
  <w:font w:name="Noto Sans CJK SC Regular">
    <w:panose1 w:val="00000000000000000000"/>
    <w:charset w:val="00"/>
    <w:family w:val="roman"/>
    <w:notTrueType/>
    <w:pitch w:val="default"/>
  </w:font>
  <w:font w:name="FreeSans">
    <w:altName w:val="Cambria"/>
    <w:panose1 w:val="00000000000000000000"/>
    <w:charset w:val="00"/>
    <w:family w:val="roman"/>
    <w:notTrueType/>
    <w:pitch w:val="default"/>
  </w:font>
  <w:font w:name="Liberation Serif">
    <w:altName w:val="Times New Roman"/>
    <w:panose1 w:val="02020603050405020304"/>
    <w:charset w:val="00"/>
    <w:family w:val="roman"/>
    <w:pitch w:val="variable"/>
    <w:sig w:usb0="E0000AFF" w:usb1="500078FF" w:usb2="00000021" w:usb3="00000000" w:csb0="000001BF" w:csb1="00000000"/>
  </w:font>
  <w:font w:name="DejaVu Sans">
    <w:panose1 w:val="020B0603030804020204"/>
    <w:charset w:val="00"/>
    <w:family w:val="swiss"/>
    <w:pitch w:val="variable"/>
    <w:sig w:usb0="E7002EFF" w:usb1="D200FDFF" w:usb2="0A246029" w:usb3="00000000" w:csb0="000001FF" w:csb1="00000000"/>
  </w:font>
  <w:font w:name="AdvTTd7835f12">
    <w:altName w:val="Cambria"/>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8206D82" w14:textId="77777777" w:rsidR="003B170A" w:rsidRDefault="003B170A" w:rsidP="0014008B">
      <w:pPr>
        <w:spacing w:after="0" w:line="240" w:lineRule="auto"/>
      </w:pPr>
      <w:r>
        <w:separator/>
      </w:r>
    </w:p>
  </w:footnote>
  <w:footnote w:type="continuationSeparator" w:id="0">
    <w:p w14:paraId="635B81E3" w14:textId="77777777" w:rsidR="003B170A" w:rsidRDefault="003B170A" w:rsidP="0014008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1F5D63"/>
    <w:multiLevelType w:val="hybridMultilevel"/>
    <w:tmpl w:val="F9060642"/>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richard">
    <w15:presenceInfo w15:providerId="None" w15:userId="richard"/>
  </w15:person>
  <w15:person w15:author="Joe Bennett">
    <w15:presenceInfo w15:providerId="None" w15:userId="Joe Bennett"/>
  </w15:person>
  <w15:person w15:author="Buxton,Rachel">
    <w15:presenceInfo w15:providerId="AD" w15:userId="S-1-5-21-299502267-746137067-1417001333-428832"/>
  </w15:person>
  <w15:person w15:author="Joseph Bennett">
    <w15:presenceInfo w15:providerId="Windows Live" w15:userId="f43ab2b5ed2eb486"/>
  </w15:person>
  <w15:person w15:author="Viv Mcshane">
    <w15:presenceInfo w15:providerId="Windows Live" w15:userId="726bcc2aadf18af2"/>
  </w15:person>
  <w15:person w15:author="Jeffrey Owen Hanson">
    <w15:presenceInfo w15:providerId="None" w15:userId="Jeffrey Owen Hanson"/>
  </w15:person>
  <w15:person w15:author="Allison Binley">
    <w15:presenceInfo w15:providerId="None" w15:userId="Allison Binley"/>
  </w15:person>
  <w15:person w15:author="Amanda D. Rodewald">
    <w15:presenceInfo w15:providerId="AD" w15:userId="S-1-5-21-1275210071-879983540-725345543-789873"/>
  </w15:person>
  <w15:person w15:author="Jeremy Pittman">
    <w15:presenceInfo w15:providerId="AD" w15:userId="S-1-5-21-1417001333-651377827-839522115-40585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267BB"/>
    <w:rsid w:val="00000A05"/>
    <w:rsid w:val="00007B4C"/>
    <w:rsid w:val="00007E17"/>
    <w:rsid w:val="000115B9"/>
    <w:rsid w:val="000133D8"/>
    <w:rsid w:val="00015681"/>
    <w:rsid w:val="00016554"/>
    <w:rsid w:val="00016C70"/>
    <w:rsid w:val="00017AE9"/>
    <w:rsid w:val="000203DF"/>
    <w:rsid w:val="00022FF9"/>
    <w:rsid w:val="00023592"/>
    <w:rsid w:val="00027ED3"/>
    <w:rsid w:val="00030717"/>
    <w:rsid w:val="00032000"/>
    <w:rsid w:val="00032807"/>
    <w:rsid w:val="0003285E"/>
    <w:rsid w:val="00032C62"/>
    <w:rsid w:val="00033527"/>
    <w:rsid w:val="00035727"/>
    <w:rsid w:val="00035DFD"/>
    <w:rsid w:val="00036665"/>
    <w:rsid w:val="00036AAE"/>
    <w:rsid w:val="00040A3D"/>
    <w:rsid w:val="000418C7"/>
    <w:rsid w:val="000445E1"/>
    <w:rsid w:val="000453DF"/>
    <w:rsid w:val="00046914"/>
    <w:rsid w:val="00047F16"/>
    <w:rsid w:val="00054E48"/>
    <w:rsid w:val="00056143"/>
    <w:rsid w:val="00056FD3"/>
    <w:rsid w:val="000575BB"/>
    <w:rsid w:val="000604E2"/>
    <w:rsid w:val="00061058"/>
    <w:rsid w:val="00063B65"/>
    <w:rsid w:val="00064124"/>
    <w:rsid w:val="00065346"/>
    <w:rsid w:val="00065CFE"/>
    <w:rsid w:val="00070110"/>
    <w:rsid w:val="00070B9A"/>
    <w:rsid w:val="00071BCB"/>
    <w:rsid w:val="00071D70"/>
    <w:rsid w:val="000729A0"/>
    <w:rsid w:val="00072C2D"/>
    <w:rsid w:val="000730BB"/>
    <w:rsid w:val="00075445"/>
    <w:rsid w:val="00075733"/>
    <w:rsid w:val="000814A5"/>
    <w:rsid w:val="000829C2"/>
    <w:rsid w:val="00082F96"/>
    <w:rsid w:val="00083E12"/>
    <w:rsid w:val="00085F02"/>
    <w:rsid w:val="00086348"/>
    <w:rsid w:val="000932FF"/>
    <w:rsid w:val="0009372A"/>
    <w:rsid w:val="000945A2"/>
    <w:rsid w:val="00095B42"/>
    <w:rsid w:val="000A0765"/>
    <w:rsid w:val="000A0B49"/>
    <w:rsid w:val="000A5431"/>
    <w:rsid w:val="000A6BFC"/>
    <w:rsid w:val="000A7C0C"/>
    <w:rsid w:val="000B0277"/>
    <w:rsid w:val="000B38E0"/>
    <w:rsid w:val="000B43CC"/>
    <w:rsid w:val="000B71DE"/>
    <w:rsid w:val="000C6DE7"/>
    <w:rsid w:val="000D0256"/>
    <w:rsid w:val="000D0FC5"/>
    <w:rsid w:val="000D23F6"/>
    <w:rsid w:val="000D5A79"/>
    <w:rsid w:val="000E207F"/>
    <w:rsid w:val="000E3833"/>
    <w:rsid w:val="000E4F21"/>
    <w:rsid w:val="000E4F8D"/>
    <w:rsid w:val="000E7580"/>
    <w:rsid w:val="000F1F66"/>
    <w:rsid w:val="000F5F95"/>
    <w:rsid w:val="00100122"/>
    <w:rsid w:val="00101C4A"/>
    <w:rsid w:val="001055A6"/>
    <w:rsid w:val="00110DA5"/>
    <w:rsid w:val="001112AC"/>
    <w:rsid w:val="001206B1"/>
    <w:rsid w:val="0012255F"/>
    <w:rsid w:val="00122751"/>
    <w:rsid w:val="00122A5B"/>
    <w:rsid w:val="00123D81"/>
    <w:rsid w:val="00124ECC"/>
    <w:rsid w:val="00125231"/>
    <w:rsid w:val="00131DB0"/>
    <w:rsid w:val="00132E04"/>
    <w:rsid w:val="0014008B"/>
    <w:rsid w:val="001402F2"/>
    <w:rsid w:val="00141656"/>
    <w:rsid w:val="00141E2A"/>
    <w:rsid w:val="001421E2"/>
    <w:rsid w:val="001445A9"/>
    <w:rsid w:val="001459A1"/>
    <w:rsid w:val="00145E45"/>
    <w:rsid w:val="00146DAD"/>
    <w:rsid w:val="001478D6"/>
    <w:rsid w:val="00150A5D"/>
    <w:rsid w:val="00150B58"/>
    <w:rsid w:val="00153646"/>
    <w:rsid w:val="00163175"/>
    <w:rsid w:val="00163DE7"/>
    <w:rsid w:val="00165486"/>
    <w:rsid w:val="00165966"/>
    <w:rsid w:val="00167148"/>
    <w:rsid w:val="00170ABC"/>
    <w:rsid w:val="00173170"/>
    <w:rsid w:val="00173226"/>
    <w:rsid w:val="00173CD4"/>
    <w:rsid w:val="0017441C"/>
    <w:rsid w:val="0017472C"/>
    <w:rsid w:val="0017642E"/>
    <w:rsid w:val="00180A2B"/>
    <w:rsid w:val="00182CF4"/>
    <w:rsid w:val="00183584"/>
    <w:rsid w:val="00183C8A"/>
    <w:rsid w:val="001841E0"/>
    <w:rsid w:val="0018549D"/>
    <w:rsid w:val="00185CFD"/>
    <w:rsid w:val="001870A4"/>
    <w:rsid w:val="00190C67"/>
    <w:rsid w:val="00191609"/>
    <w:rsid w:val="001916B5"/>
    <w:rsid w:val="00191D11"/>
    <w:rsid w:val="00193B3C"/>
    <w:rsid w:val="0019514C"/>
    <w:rsid w:val="00196B9C"/>
    <w:rsid w:val="0019772F"/>
    <w:rsid w:val="001A0BF1"/>
    <w:rsid w:val="001A23CB"/>
    <w:rsid w:val="001A3887"/>
    <w:rsid w:val="001A4305"/>
    <w:rsid w:val="001A4F32"/>
    <w:rsid w:val="001A544B"/>
    <w:rsid w:val="001A6353"/>
    <w:rsid w:val="001A7839"/>
    <w:rsid w:val="001A7CC2"/>
    <w:rsid w:val="001B1047"/>
    <w:rsid w:val="001B2279"/>
    <w:rsid w:val="001B4364"/>
    <w:rsid w:val="001B4C00"/>
    <w:rsid w:val="001B7F3C"/>
    <w:rsid w:val="001C23DA"/>
    <w:rsid w:val="001C27A0"/>
    <w:rsid w:val="001C27A2"/>
    <w:rsid w:val="001C3406"/>
    <w:rsid w:val="001C615F"/>
    <w:rsid w:val="001D037A"/>
    <w:rsid w:val="001D0C58"/>
    <w:rsid w:val="001D0F29"/>
    <w:rsid w:val="001D13BF"/>
    <w:rsid w:val="001D1B2D"/>
    <w:rsid w:val="001D337F"/>
    <w:rsid w:val="001D3BC5"/>
    <w:rsid w:val="001D4B17"/>
    <w:rsid w:val="001E2D86"/>
    <w:rsid w:val="001E433B"/>
    <w:rsid w:val="001F0D4E"/>
    <w:rsid w:val="001F1C2D"/>
    <w:rsid w:val="00203451"/>
    <w:rsid w:val="00204A7A"/>
    <w:rsid w:val="00206B19"/>
    <w:rsid w:val="00210FAA"/>
    <w:rsid w:val="00211C3B"/>
    <w:rsid w:val="00220E9F"/>
    <w:rsid w:val="00222361"/>
    <w:rsid w:val="002225E4"/>
    <w:rsid w:val="00224334"/>
    <w:rsid w:val="00224A65"/>
    <w:rsid w:val="00224A96"/>
    <w:rsid w:val="002253D6"/>
    <w:rsid w:val="0022692E"/>
    <w:rsid w:val="00227305"/>
    <w:rsid w:val="0023192A"/>
    <w:rsid w:val="00232E73"/>
    <w:rsid w:val="002342BF"/>
    <w:rsid w:val="00234FAF"/>
    <w:rsid w:val="0023686A"/>
    <w:rsid w:val="00236FB2"/>
    <w:rsid w:val="00241182"/>
    <w:rsid w:val="00242449"/>
    <w:rsid w:val="0024344C"/>
    <w:rsid w:val="002442DE"/>
    <w:rsid w:val="00245E80"/>
    <w:rsid w:val="00250FF1"/>
    <w:rsid w:val="00255171"/>
    <w:rsid w:val="00255CF8"/>
    <w:rsid w:val="00256E7C"/>
    <w:rsid w:val="0027239D"/>
    <w:rsid w:val="0027367F"/>
    <w:rsid w:val="00273856"/>
    <w:rsid w:val="00275D6A"/>
    <w:rsid w:val="00280E10"/>
    <w:rsid w:val="00281DB3"/>
    <w:rsid w:val="002852B5"/>
    <w:rsid w:val="0028544D"/>
    <w:rsid w:val="0029150F"/>
    <w:rsid w:val="00296E1B"/>
    <w:rsid w:val="00297AD4"/>
    <w:rsid w:val="002A0A62"/>
    <w:rsid w:val="002A1C67"/>
    <w:rsid w:val="002A23E6"/>
    <w:rsid w:val="002A59D9"/>
    <w:rsid w:val="002A60D3"/>
    <w:rsid w:val="002A6810"/>
    <w:rsid w:val="002A790F"/>
    <w:rsid w:val="002A7A72"/>
    <w:rsid w:val="002A7F92"/>
    <w:rsid w:val="002B1CCE"/>
    <w:rsid w:val="002B223F"/>
    <w:rsid w:val="002B280A"/>
    <w:rsid w:val="002B72EB"/>
    <w:rsid w:val="002B7824"/>
    <w:rsid w:val="002B7A13"/>
    <w:rsid w:val="002B7BE3"/>
    <w:rsid w:val="002B7C81"/>
    <w:rsid w:val="002C5275"/>
    <w:rsid w:val="002C5916"/>
    <w:rsid w:val="002C70FC"/>
    <w:rsid w:val="002C7FD4"/>
    <w:rsid w:val="002D0EF1"/>
    <w:rsid w:val="002D1AF5"/>
    <w:rsid w:val="002D2271"/>
    <w:rsid w:val="002D22B4"/>
    <w:rsid w:val="002D4DD2"/>
    <w:rsid w:val="002D52CF"/>
    <w:rsid w:val="002D72CB"/>
    <w:rsid w:val="002E4693"/>
    <w:rsid w:val="002E54D3"/>
    <w:rsid w:val="002E71A9"/>
    <w:rsid w:val="002F1ADC"/>
    <w:rsid w:val="002F23AF"/>
    <w:rsid w:val="002F2E87"/>
    <w:rsid w:val="002F329F"/>
    <w:rsid w:val="002F41D7"/>
    <w:rsid w:val="002F6D7C"/>
    <w:rsid w:val="002F7764"/>
    <w:rsid w:val="0030114B"/>
    <w:rsid w:val="00302429"/>
    <w:rsid w:val="0030255B"/>
    <w:rsid w:val="00305D1F"/>
    <w:rsid w:val="003067E7"/>
    <w:rsid w:val="00310424"/>
    <w:rsid w:val="0031074F"/>
    <w:rsid w:val="00312A1B"/>
    <w:rsid w:val="00313E37"/>
    <w:rsid w:val="00314AF7"/>
    <w:rsid w:val="00320A65"/>
    <w:rsid w:val="00322DA9"/>
    <w:rsid w:val="0032443B"/>
    <w:rsid w:val="00324D4D"/>
    <w:rsid w:val="00326C77"/>
    <w:rsid w:val="00327691"/>
    <w:rsid w:val="003301C8"/>
    <w:rsid w:val="003331B6"/>
    <w:rsid w:val="00333368"/>
    <w:rsid w:val="003357D3"/>
    <w:rsid w:val="00336DAB"/>
    <w:rsid w:val="003400C4"/>
    <w:rsid w:val="00341F43"/>
    <w:rsid w:val="003427C6"/>
    <w:rsid w:val="003432B5"/>
    <w:rsid w:val="00344E21"/>
    <w:rsid w:val="00352795"/>
    <w:rsid w:val="00354042"/>
    <w:rsid w:val="003559CD"/>
    <w:rsid w:val="00357294"/>
    <w:rsid w:val="00357BC4"/>
    <w:rsid w:val="0036082B"/>
    <w:rsid w:val="00362163"/>
    <w:rsid w:val="00363C1C"/>
    <w:rsid w:val="00364791"/>
    <w:rsid w:val="00364D42"/>
    <w:rsid w:val="00364F67"/>
    <w:rsid w:val="003672CE"/>
    <w:rsid w:val="003672D4"/>
    <w:rsid w:val="00371032"/>
    <w:rsid w:val="00371DAF"/>
    <w:rsid w:val="00372915"/>
    <w:rsid w:val="003730C3"/>
    <w:rsid w:val="00374CE3"/>
    <w:rsid w:val="00374E84"/>
    <w:rsid w:val="00377F2F"/>
    <w:rsid w:val="0038114C"/>
    <w:rsid w:val="003816C9"/>
    <w:rsid w:val="0038298A"/>
    <w:rsid w:val="00383533"/>
    <w:rsid w:val="00385D0D"/>
    <w:rsid w:val="00387CF3"/>
    <w:rsid w:val="00390174"/>
    <w:rsid w:val="00390D9A"/>
    <w:rsid w:val="0039254E"/>
    <w:rsid w:val="003941FF"/>
    <w:rsid w:val="0039799C"/>
    <w:rsid w:val="003A02CA"/>
    <w:rsid w:val="003A7123"/>
    <w:rsid w:val="003B170A"/>
    <w:rsid w:val="003B199B"/>
    <w:rsid w:val="003B5238"/>
    <w:rsid w:val="003C0D0B"/>
    <w:rsid w:val="003C0EE9"/>
    <w:rsid w:val="003C2021"/>
    <w:rsid w:val="003C4183"/>
    <w:rsid w:val="003C4DF2"/>
    <w:rsid w:val="003C5710"/>
    <w:rsid w:val="003C723A"/>
    <w:rsid w:val="003C75C4"/>
    <w:rsid w:val="003C7C50"/>
    <w:rsid w:val="003D1DC4"/>
    <w:rsid w:val="003E16E7"/>
    <w:rsid w:val="003E1F52"/>
    <w:rsid w:val="003E2D06"/>
    <w:rsid w:val="003F0DC9"/>
    <w:rsid w:val="003F2379"/>
    <w:rsid w:val="00401301"/>
    <w:rsid w:val="004013F1"/>
    <w:rsid w:val="004041FC"/>
    <w:rsid w:val="004056A4"/>
    <w:rsid w:val="004118CE"/>
    <w:rsid w:val="00417AB4"/>
    <w:rsid w:val="00417F88"/>
    <w:rsid w:val="00420BD5"/>
    <w:rsid w:val="004238A0"/>
    <w:rsid w:val="00425B17"/>
    <w:rsid w:val="00427092"/>
    <w:rsid w:val="004311B9"/>
    <w:rsid w:val="004329D5"/>
    <w:rsid w:val="00434F2F"/>
    <w:rsid w:val="00441883"/>
    <w:rsid w:val="004421A9"/>
    <w:rsid w:val="00446E50"/>
    <w:rsid w:val="00454648"/>
    <w:rsid w:val="004546E0"/>
    <w:rsid w:val="00456849"/>
    <w:rsid w:val="00460EB0"/>
    <w:rsid w:val="00471CA3"/>
    <w:rsid w:val="00474521"/>
    <w:rsid w:val="0048124B"/>
    <w:rsid w:val="004832BB"/>
    <w:rsid w:val="004852F0"/>
    <w:rsid w:val="004877D5"/>
    <w:rsid w:val="00487A81"/>
    <w:rsid w:val="00490DFB"/>
    <w:rsid w:val="004A0877"/>
    <w:rsid w:val="004A0B36"/>
    <w:rsid w:val="004A2C07"/>
    <w:rsid w:val="004A3410"/>
    <w:rsid w:val="004A46A3"/>
    <w:rsid w:val="004A525F"/>
    <w:rsid w:val="004A5EEE"/>
    <w:rsid w:val="004A6B89"/>
    <w:rsid w:val="004B0C98"/>
    <w:rsid w:val="004B256A"/>
    <w:rsid w:val="004B2E18"/>
    <w:rsid w:val="004B4D7E"/>
    <w:rsid w:val="004B7909"/>
    <w:rsid w:val="004C08D8"/>
    <w:rsid w:val="004C21A8"/>
    <w:rsid w:val="004C366D"/>
    <w:rsid w:val="004C394C"/>
    <w:rsid w:val="004C3CBB"/>
    <w:rsid w:val="004C6601"/>
    <w:rsid w:val="004C70C0"/>
    <w:rsid w:val="004C751C"/>
    <w:rsid w:val="004D5925"/>
    <w:rsid w:val="004D7C43"/>
    <w:rsid w:val="004E0A5D"/>
    <w:rsid w:val="004E1B04"/>
    <w:rsid w:val="004E27F5"/>
    <w:rsid w:val="004E2E87"/>
    <w:rsid w:val="004E4136"/>
    <w:rsid w:val="004E470C"/>
    <w:rsid w:val="004E530F"/>
    <w:rsid w:val="004E68DE"/>
    <w:rsid w:val="004F4DC3"/>
    <w:rsid w:val="004F6D8B"/>
    <w:rsid w:val="004F743C"/>
    <w:rsid w:val="00500A02"/>
    <w:rsid w:val="00501067"/>
    <w:rsid w:val="00503D95"/>
    <w:rsid w:val="00511773"/>
    <w:rsid w:val="00516BD0"/>
    <w:rsid w:val="0052327C"/>
    <w:rsid w:val="005238D0"/>
    <w:rsid w:val="00526767"/>
    <w:rsid w:val="0052683E"/>
    <w:rsid w:val="00527972"/>
    <w:rsid w:val="0053094B"/>
    <w:rsid w:val="00530FBF"/>
    <w:rsid w:val="00532072"/>
    <w:rsid w:val="0053396D"/>
    <w:rsid w:val="00534F33"/>
    <w:rsid w:val="005358BA"/>
    <w:rsid w:val="00537683"/>
    <w:rsid w:val="005416E4"/>
    <w:rsid w:val="00541865"/>
    <w:rsid w:val="00542096"/>
    <w:rsid w:val="00542C89"/>
    <w:rsid w:val="00543E9D"/>
    <w:rsid w:val="005478F6"/>
    <w:rsid w:val="00550CB5"/>
    <w:rsid w:val="00552632"/>
    <w:rsid w:val="00554C96"/>
    <w:rsid w:val="005564A9"/>
    <w:rsid w:val="00556F1E"/>
    <w:rsid w:val="00560280"/>
    <w:rsid w:val="00562FB9"/>
    <w:rsid w:val="00564181"/>
    <w:rsid w:val="005648ED"/>
    <w:rsid w:val="00572248"/>
    <w:rsid w:val="0057233E"/>
    <w:rsid w:val="00572583"/>
    <w:rsid w:val="00572BEE"/>
    <w:rsid w:val="00573001"/>
    <w:rsid w:val="005731FF"/>
    <w:rsid w:val="00574126"/>
    <w:rsid w:val="00577F65"/>
    <w:rsid w:val="00581285"/>
    <w:rsid w:val="0058173B"/>
    <w:rsid w:val="0058186A"/>
    <w:rsid w:val="0058799E"/>
    <w:rsid w:val="005A0054"/>
    <w:rsid w:val="005A04A1"/>
    <w:rsid w:val="005A1A26"/>
    <w:rsid w:val="005A2D04"/>
    <w:rsid w:val="005A4A2C"/>
    <w:rsid w:val="005A6B6D"/>
    <w:rsid w:val="005B02DE"/>
    <w:rsid w:val="005B30D3"/>
    <w:rsid w:val="005C21D8"/>
    <w:rsid w:val="005C5A95"/>
    <w:rsid w:val="005C6403"/>
    <w:rsid w:val="005D0B50"/>
    <w:rsid w:val="005D1FEA"/>
    <w:rsid w:val="005D2C12"/>
    <w:rsid w:val="005D4502"/>
    <w:rsid w:val="005D7046"/>
    <w:rsid w:val="005D74A8"/>
    <w:rsid w:val="005E00EE"/>
    <w:rsid w:val="005E07C0"/>
    <w:rsid w:val="005E0929"/>
    <w:rsid w:val="005E27F1"/>
    <w:rsid w:val="005E4779"/>
    <w:rsid w:val="005E50C6"/>
    <w:rsid w:val="005E6CDF"/>
    <w:rsid w:val="005E7560"/>
    <w:rsid w:val="005E79F9"/>
    <w:rsid w:val="005F2B2C"/>
    <w:rsid w:val="005F2F3B"/>
    <w:rsid w:val="005F3942"/>
    <w:rsid w:val="005F3A1E"/>
    <w:rsid w:val="005F71A7"/>
    <w:rsid w:val="0060097D"/>
    <w:rsid w:val="00601170"/>
    <w:rsid w:val="006100EE"/>
    <w:rsid w:val="00611D8A"/>
    <w:rsid w:val="00617126"/>
    <w:rsid w:val="00617464"/>
    <w:rsid w:val="00620BB3"/>
    <w:rsid w:val="006267BB"/>
    <w:rsid w:val="00630B5C"/>
    <w:rsid w:val="00631834"/>
    <w:rsid w:val="0063188E"/>
    <w:rsid w:val="006347D6"/>
    <w:rsid w:val="006365BE"/>
    <w:rsid w:val="006371C5"/>
    <w:rsid w:val="00641488"/>
    <w:rsid w:val="006416B9"/>
    <w:rsid w:val="006472C7"/>
    <w:rsid w:val="00647A19"/>
    <w:rsid w:val="00650A1F"/>
    <w:rsid w:val="00651FA5"/>
    <w:rsid w:val="0065443F"/>
    <w:rsid w:val="00656E3A"/>
    <w:rsid w:val="006577C1"/>
    <w:rsid w:val="006625F3"/>
    <w:rsid w:val="00667D15"/>
    <w:rsid w:val="00674956"/>
    <w:rsid w:val="00676D46"/>
    <w:rsid w:val="00680129"/>
    <w:rsid w:val="00682A20"/>
    <w:rsid w:val="006866D5"/>
    <w:rsid w:val="00687F73"/>
    <w:rsid w:val="00692B6A"/>
    <w:rsid w:val="0069315B"/>
    <w:rsid w:val="006949F1"/>
    <w:rsid w:val="006967BA"/>
    <w:rsid w:val="00696DE2"/>
    <w:rsid w:val="00697DDF"/>
    <w:rsid w:val="006A048F"/>
    <w:rsid w:val="006A0722"/>
    <w:rsid w:val="006A0AD4"/>
    <w:rsid w:val="006A1AC8"/>
    <w:rsid w:val="006A1CCE"/>
    <w:rsid w:val="006A29D0"/>
    <w:rsid w:val="006A544D"/>
    <w:rsid w:val="006A6761"/>
    <w:rsid w:val="006A6B16"/>
    <w:rsid w:val="006A6E5C"/>
    <w:rsid w:val="006B1574"/>
    <w:rsid w:val="006B50E5"/>
    <w:rsid w:val="006B6C4C"/>
    <w:rsid w:val="006C25DF"/>
    <w:rsid w:val="006C540D"/>
    <w:rsid w:val="006C6780"/>
    <w:rsid w:val="006D276B"/>
    <w:rsid w:val="006D301B"/>
    <w:rsid w:val="006E0009"/>
    <w:rsid w:val="006E0A9C"/>
    <w:rsid w:val="006E104E"/>
    <w:rsid w:val="006E1433"/>
    <w:rsid w:val="006E5CAB"/>
    <w:rsid w:val="006E5D35"/>
    <w:rsid w:val="006F0750"/>
    <w:rsid w:val="006F1286"/>
    <w:rsid w:val="006F526D"/>
    <w:rsid w:val="006F6771"/>
    <w:rsid w:val="006F7C4D"/>
    <w:rsid w:val="007027F6"/>
    <w:rsid w:val="0070423F"/>
    <w:rsid w:val="007073A8"/>
    <w:rsid w:val="00714B22"/>
    <w:rsid w:val="00720A74"/>
    <w:rsid w:val="00720ECD"/>
    <w:rsid w:val="00721BAD"/>
    <w:rsid w:val="00722603"/>
    <w:rsid w:val="0072387D"/>
    <w:rsid w:val="00727A86"/>
    <w:rsid w:val="00730C91"/>
    <w:rsid w:val="0073298F"/>
    <w:rsid w:val="0073335E"/>
    <w:rsid w:val="00737AC5"/>
    <w:rsid w:val="007405CE"/>
    <w:rsid w:val="00740E4C"/>
    <w:rsid w:val="00742864"/>
    <w:rsid w:val="007477A4"/>
    <w:rsid w:val="00752DC3"/>
    <w:rsid w:val="00753412"/>
    <w:rsid w:val="00753720"/>
    <w:rsid w:val="007552F4"/>
    <w:rsid w:val="007568E4"/>
    <w:rsid w:val="0075786C"/>
    <w:rsid w:val="00757F63"/>
    <w:rsid w:val="00760B08"/>
    <w:rsid w:val="00761873"/>
    <w:rsid w:val="0076264D"/>
    <w:rsid w:val="00763021"/>
    <w:rsid w:val="00763905"/>
    <w:rsid w:val="007642B6"/>
    <w:rsid w:val="007644D2"/>
    <w:rsid w:val="00765436"/>
    <w:rsid w:val="00770331"/>
    <w:rsid w:val="00771D3C"/>
    <w:rsid w:val="00772045"/>
    <w:rsid w:val="00772BFF"/>
    <w:rsid w:val="0077408C"/>
    <w:rsid w:val="007744B7"/>
    <w:rsid w:val="00775268"/>
    <w:rsid w:val="00775A8E"/>
    <w:rsid w:val="007778E4"/>
    <w:rsid w:val="00777BD7"/>
    <w:rsid w:val="00777C16"/>
    <w:rsid w:val="00781230"/>
    <w:rsid w:val="00781355"/>
    <w:rsid w:val="00782659"/>
    <w:rsid w:val="00782808"/>
    <w:rsid w:val="00783B33"/>
    <w:rsid w:val="00785E97"/>
    <w:rsid w:val="00793E48"/>
    <w:rsid w:val="00793F89"/>
    <w:rsid w:val="007957FF"/>
    <w:rsid w:val="007A09F9"/>
    <w:rsid w:val="007A185C"/>
    <w:rsid w:val="007A3D1C"/>
    <w:rsid w:val="007A76EC"/>
    <w:rsid w:val="007A7F46"/>
    <w:rsid w:val="007B058E"/>
    <w:rsid w:val="007B1A0F"/>
    <w:rsid w:val="007B1C9E"/>
    <w:rsid w:val="007B235D"/>
    <w:rsid w:val="007B57DB"/>
    <w:rsid w:val="007B5B74"/>
    <w:rsid w:val="007B667D"/>
    <w:rsid w:val="007B6E93"/>
    <w:rsid w:val="007B7733"/>
    <w:rsid w:val="007C0E8D"/>
    <w:rsid w:val="007C1195"/>
    <w:rsid w:val="007C29BB"/>
    <w:rsid w:val="007C4DB2"/>
    <w:rsid w:val="007C4F4E"/>
    <w:rsid w:val="007D1734"/>
    <w:rsid w:val="007D3D02"/>
    <w:rsid w:val="007D5EB4"/>
    <w:rsid w:val="007D62F7"/>
    <w:rsid w:val="007E0D3A"/>
    <w:rsid w:val="007E5426"/>
    <w:rsid w:val="007E7A49"/>
    <w:rsid w:val="007F28F6"/>
    <w:rsid w:val="007F40A8"/>
    <w:rsid w:val="007F432A"/>
    <w:rsid w:val="0080004E"/>
    <w:rsid w:val="008012D7"/>
    <w:rsid w:val="00803633"/>
    <w:rsid w:val="00803BB9"/>
    <w:rsid w:val="008048E3"/>
    <w:rsid w:val="00804A37"/>
    <w:rsid w:val="00805A3F"/>
    <w:rsid w:val="008136D4"/>
    <w:rsid w:val="00814C65"/>
    <w:rsid w:val="00815009"/>
    <w:rsid w:val="008175F3"/>
    <w:rsid w:val="00820FBD"/>
    <w:rsid w:val="0082332F"/>
    <w:rsid w:val="0082416B"/>
    <w:rsid w:val="0082477F"/>
    <w:rsid w:val="00824B6A"/>
    <w:rsid w:val="0082609E"/>
    <w:rsid w:val="00827D93"/>
    <w:rsid w:val="00833EB1"/>
    <w:rsid w:val="00834833"/>
    <w:rsid w:val="00834B89"/>
    <w:rsid w:val="0084155F"/>
    <w:rsid w:val="00842806"/>
    <w:rsid w:val="008461BC"/>
    <w:rsid w:val="00851B8D"/>
    <w:rsid w:val="0085304E"/>
    <w:rsid w:val="00853CE1"/>
    <w:rsid w:val="00862461"/>
    <w:rsid w:val="008626B3"/>
    <w:rsid w:val="00862791"/>
    <w:rsid w:val="00863C85"/>
    <w:rsid w:val="00864710"/>
    <w:rsid w:val="00864FEE"/>
    <w:rsid w:val="00867230"/>
    <w:rsid w:val="00867BBF"/>
    <w:rsid w:val="008727F9"/>
    <w:rsid w:val="0087653D"/>
    <w:rsid w:val="00876DA9"/>
    <w:rsid w:val="0088148A"/>
    <w:rsid w:val="00886614"/>
    <w:rsid w:val="008921E1"/>
    <w:rsid w:val="0089293E"/>
    <w:rsid w:val="0089421E"/>
    <w:rsid w:val="00896347"/>
    <w:rsid w:val="00897D42"/>
    <w:rsid w:val="00897E1D"/>
    <w:rsid w:val="008A00F3"/>
    <w:rsid w:val="008A02F1"/>
    <w:rsid w:val="008A0739"/>
    <w:rsid w:val="008A1228"/>
    <w:rsid w:val="008A1701"/>
    <w:rsid w:val="008A1AD6"/>
    <w:rsid w:val="008A26E5"/>
    <w:rsid w:val="008A5084"/>
    <w:rsid w:val="008B0D9C"/>
    <w:rsid w:val="008B1850"/>
    <w:rsid w:val="008B2971"/>
    <w:rsid w:val="008B6FA5"/>
    <w:rsid w:val="008B7D5E"/>
    <w:rsid w:val="008C03CB"/>
    <w:rsid w:val="008C42D1"/>
    <w:rsid w:val="008C4B16"/>
    <w:rsid w:val="008C5B7D"/>
    <w:rsid w:val="008C5FA9"/>
    <w:rsid w:val="008C600C"/>
    <w:rsid w:val="008C6E97"/>
    <w:rsid w:val="008C7F20"/>
    <w:rsid w:val="008D024C"/>
    <w:rsid w:val="008D0B33"/>
    <w:rsid w:val="008D2491"/>
    <w:rsid w:val="008D3838"/>
    <w:rsid w:val="008D67B6"/>
    <w:rsid w:val="008D6AF7"/>
    <w:rsid w:val="008D6FDD"/>
    <w:rsid w:val="008E04C7"/>
    <w:rsid w:val="008E1D95"/>
    <w:rsid w:val="008E5391"/>
    <w:rsid w:val="008E7469"/>
    <w:rsid w:val="008F06DA"/>
    <w:rsid w:val="008F18CE"/>
    <w:rsid w:val="008F1B2B"/>
    <w:rsid w:val="008F23D6"/>
    <w:rsid w:val="008F3589"/>
    <w:rsid w:val="008F434D"/>
    <w:rsid w:val="008F4932"/>
    <w:rsid w:val="008F63ED"/>
    <w:rsid w:val="008F73DA"/>
    <w:rsid w:val="00900BC2"/>
    <w:rsid w:val="00902E0C"/>
    <w:rsid w:val="00903040"/>
    <w:rsid w:val="00905D4C"/>
    <w:rsid w:val="0090640E"/>
    <w:rsid w:val="00907206"/>
    <w:rsid w:val="00910E4F"/>
    <w:rsid w:val="00911607"/>
    <w:rsid w:val="00911E5C"/>
    <w:rsid w:val="00912996"/>
    <w:rsid w:val="00913FE0"/>
    <w:rsid w:val="00916567"/>
    <w:rsid w:val="009200A4"/>
    <w:rsid w:val="00920A7C"/>
    <w:rsid w:val="00920C52"/>
    <w:rsid w:val="009217D7"/>
    <w:rsid w:val="00921C83"/>
    <w:rsid w:val="00922555"/>
    <w:rsid w:val="00922E86"/>
    <w:rsid w:val="0092390B"/>
    <w:rsid w:val="00925330"/>
    <w:rsid w:val="00927170"/>
    <w:rsid w:val="00927503"/>
    <w:rsid w:val="00927736"/>
    <w:rsid w:val="00927C84"/>
    <w:rsid w:val="00931F8A"/>
    <w:rsid w:val="00932D1A"/>
    <w:rsid w:val="00933CC8"/>
    <w:rsid w:val="0093523C"/>
    <w:rsid w:val="00936A22"/>
    <w:rsid w:val="0093784F"/>
    <w:rsid w:val="00937D0B"/>
    <w:rsid w:val="00940953"/>
    <w:rsid w:val="00941F0E"/>
    <w:rsid w:val="00942DD2"/>
    <w:rsid w:val="00944C54"/>
    <w:rsid w:val="00945124"/>
    <w:rsid w:val="00946FCE"/>
    <w:rsid w:val="009502B7"/>
    <w:rsid w:val="009515E1"/>
    <w:rsid w:val="00953073"/>
    <w:rsid w:val="0095315C"/>
    <w:rsid w:val="009549EA"/>
    <w:rsid w:val="00956BB0"/>
    <w:rsid w:val="00956E9D"/>
    <w:rsid w:val="00957547"/>
    <w:rsid w:val="00961AEA"/>
    <w:rsid w:val="00964774"/>
    <w:rsid w:val="00965017"/>
    <w:rsid w:val="009669BF"/>
    <w:rsid w:val="00967FD3"/>
    <w:rsid w:val="009721CF"/>
    <w:rsid w:val="00972CF8"/>
    <w:rsid w:val="00973498"/>
    <w:rsid w:val="009761E7"/>
    <w:rsid w:val="00976305"/>
    <w:rsid w:val="00980A1F"/>
    <w:rsid w:val="00981CF9"/>
    <w:rsid w:val="009824DD"/>
    <w:rsid w:val="00983096"/>
    <w:rsid w:val="009852E1"/>
    <w:rsid w:val="00992187"/>
    <w:rsid w:val="00992DBC"/>
    <w:rsid w:val="009A3DEF"/>
    <w:rsid w:val="009A59FF"/>
    <w:rsid w:val="009A677F"/>
    <w:rsid w:val="009B150D"/>
    <w:rsid w:val="009B4049"/>
    <w:rsid w:val="009B5B75"/>
    <w:rsid w:val="009B70B2"/>
    <w:rsid w:val="009B7AA9"/>
    <w:rsid w:val="009B7FE4"/>
    <w:rsid w:val="009C1F8B"/>
    <w:rsid w:val="009C3874"/>
    <w:rsid w:val="009C3944"/>
    <w:rsid w:val="009C41CB"/>
    <w:rsid w:val="009C44DF"/>
    <w:rsid w:val="009C5097"/>
    <w:rsid w:val="009C5925"/>
    <w:rsid w:val="009C5C6C"/>
    <w:rsid w:val="009C60D2"/>
    <w:rsid w:val="009C7236"/>
    <w:rsid w:val="009D13AC"/>
    <w:rsid w:val="009D1568"/>
    <w:rsid w:val="009D1E55"/>
    <w:rsid w:val="009D2C49"/>
    <w:rsid w:val="009D36ED"/>
    <w:rsid w:val="009D41CF"/>
    <w:rsid w:val="009D46E9"/>
    <w:rsid w:val="009D4945"/>
    <w:rsid w:val="009D6876"/>
    <w:rsid w:val="009D7124"/>
    <w:rsid w:val="009E4E6D"/>
    <w:rsid w:val="009E5CA0"/>
    <w:rsid w:val="009E5FDD"/>
    <w:rsid w:val="009E78BC"/>
    <w:rsid w:val="009F0800"/>
    <w:rsid w:val="009F272A"/>
    <w:rsid w:val="009F3679"/>
    <w:rsid w:val="009F4C76"/>
    <w:rsid w:val="009F4CD5"/>
    <w:rsid w:val="009F5E88"/>
    <w:rsid w:val="009F75B7"/>
    <w:rsid w:val="00A01326"/>
    <w:rsid w:val="00A01925"/>
    <w:rsid w:val="00A03015"/>
    <w:rsid w:val="00A0478C"/>
    <w:rsid w:val="00A05063"/>
    <w:rsid w:val="00A0557E"/>
    <w:rsid w:val="00A064D2"/>
    <w:rsid w:val="00A06661"/>
    <w:rsid w:val="00A07D21"/>
    <w:rsid w:val="00A124C8"/>
    <w:rsid w:val="00A12B78"/>
    <w:rsid w:val="00A13108"/>
    <w:rsid w:val="00A14D28"/>
    <w:rsid w:val="00A174DA"/>
    <w:rsid w:val="00A309C6"/>
    <w:rsid w:val="00A31357"/>
    <w:rsid w:val="00A32138"/>
    <w:rsid w:val="00A32EC7"/>
    <w:rsid w:val="00A33C22"/>
    <w:rsid w:val="00A36963"/>
    <w:rsid w:val="00A4026F"/>
    <w:rsid w:val="00A43BC1"/>
    <w:rsid w:val="00A43FD6"/>
    <w:rsid w:val="00A45625"/>
    <w:rsid w:val="00A45B5F"/>
    <w:rsid w:val="00A508FD"/>
    <w:rsid w:val="00A523A8"/>
    <w:rsid w:val="00A52B46"/>
    <w:rsid w:val="00A52D4E"/>
    <w:rsid w:val="00A5356F"/>
    <w:rsid w:val="00A53B0E"/>
    <w:rsid w:val="00A545B2"/>
    <w:rsid w:val="00A55D79"/>
    <w:rsid w:val="00A56857"/>
    <w:rsid w:val="00A637DF"/>
    <w:rsid w:val="00A64336"/>
    <w:rsid w:val="00A656B9"/>
    <w:rsid w:val="00A70097"/>
    <w:rsid w:val="00A70CCC"/>
    <w:rsid w:val="00A7101B"/>
    <w:rsid w:val="00A727AA"/>
    <w:rsid w:val="00A8070F"/>
    <w:rsid w:val="00A82922"/>
    <w:rsid w:val="00A850B8"/>
    <w:rsid w:val="00A85557"/>
    <w:rsid w:val="00A87C15"/>
    <w:rsid w:val="00A90397"/>
    <w:rsid w:val="00AA37B4"/>
    <w:rsid w:val="00AA39A0"/>
    <w:rsid w:val="00AA543F"/>
    <w:rsid w:val="00AB0406"/>
    <w:rsid w:val="00AB17CE"/>
    <w:rsid w:val="00AB218D"/>
    <w:rsid w:val="00AC19E6"/>
    <w:rsid w:val="00AC690B"/>
    <w:rsid w:val="00AC7703"/>
    <w:rsid w:val="00AD0148"/>
    <w:rsid w:val="00AD1119"/>
    <w:rsid w:val="00AD31E9"/>
    <w:rsid w:val="00AD4EB8"/>
    <w:rsid w:val="00AD5029"/>
    <w:rsid w:val="00AE694D"/>
    <w:rsid w:val="00AE6E09"/>
    <w:rsid w:val="00AE77B6"/>
    <w:rsid w:val="00AF2531"/>
    <w:rsid w:val="00AF2C40"/>
    <w:rsid w:val="00AF6771"/>
    <w:rsid w:val="00AF6795"/>
    <w:rsid w:val="00AF6C18"/>
    <w:rsid w:val="00B02D09"/>
    <w:rsid w:val="00B0360D"/>
    <w:rsid w:val="00B1100A"/>
    <w:rsid w:val="00B11B6F"/>
    <w:rsid w:val="00B125AC"/>
    <w:rsid w:val="00B134D5"/>
    <w:rsid w:val="00B15082"/>
    <w:rsid w:val="00B15588"/>
    <w:rsid w:val="00B155AA"/>
    <w:rsid w:val="00B1613F"/>
    <w:rsid w:val="00B2145F"/>
    <w:rsid w:val="00B227B8"/>
    <w:rsid w:val="00B248C2"/>
    <w:rsid w:val="00B27540"/>
    <w:rsid w:val="00B30330"/>
    <w:rsid w:val="00B30AF2"/>
    <w:rsid w:val="00B3101C"/>
    <w:rsid w:val="00B410C9"/>
    <w:rsid w:val="00B458A1"/>
    <w:rsid w:val="00B5078C"/>
    <w:rsid w:val="00B52EC0"/>
    <w:rsid w:val="00B54ED5"/>
    <w:rsid w:val="00B55932"/>
    <w:rsid w:val="00B561A6"/>
    <w:rsid w:val="00B56E67"/>
    <w:rsid w:val="00B6009D"/>
    <w:rsid w:val="00B60512"/>
    <w:rsid w:val="00B612C6"/>
    <w:rsid w:val="00B61FDD"/>
    <w:rsid w:val="00B63296"/>
    <w:rsid w:val="00B64358"/>
    <w:rsid w:val="00B64676"/>
    <w:rsid w:val="00B65D07"/>
    <w:rsid w:val="00B671A7"/>
    <w:rsid w:val="00B67F5F"/>
    <w:rsid w:val="00B724D3"/>
    <w:rsid w:val="00B740C4"/>
    <w:rsid w:val="00B7538C"/>
    <w:rsid w:val="00B7603D"/>
    <w:rsid w:val="00B81D6F"/>
    <w:rsid w:val="00B857EE"/>
    <w:rsid w:val="00B85EB7"/>
    <w:rsid w:val="00B9051B"/>
    <w:rsid w:val="00B90E4F"/>
    <w:rsid w:val="00B90F36"/>
    <w:rsid w:val="00B9147C"/>
    <w:rsid w:val="00B91896"/>
    <w:rsid w:val="00B9282A"/>
    <w:rsid w:val="00B938D2"/>
    <w:rsid w:val="00B939EF"/>
    <w:rsid w:val="00B976CB"/>
    <w:rsid w:val="00B97891"/>
    <w:rsid w:val="00BA0CD3"/>
    <w:rsid w:val="00BA3955"/>
    <w:rsid w:val="00BA7065"/>
    <w:rsid w:val="00BA71BB"/>
    <w:rsid w:val="00BA73D0"/>
    <w:rsid w:val="00BA7D17"/>
    <w:rsid w:val="00BB33D0"/>
    <w:rsid w:val="00BB6D0F"/>
    <w:rsid w:val="00BC1C25"/>
    <w:rsid w:val="00BC33AC"/>
    <w:rsid w:val="00BC3A4C"/>
    <w:rsid w:val="00BC4273"/>
    <w:rsid w:val="00BC7AE4"/>
    <w:rsid w:val="00BD0245"/>
    <w:rsid w:val="00BD0862"/>
    <w:rsid w:val="00BD0C56"/>
    <w:rsid w:val="00BD4368"/>
    <w:rsid w:val="00BD4E48"/>
    <w:rsid w:val="00BE4F85"/>
    <w:rsid w:val="00BE6065"/>
    <w:rsid w:val="00BF0D87"/>
    <w:rsid w:val="00BF1D33"/>
    <w:rsid w:val="00BF4FAD"/>
    <w:rsid w:val="00BF53EB"/>
    <w:rsid w:val="00BF5A1D"/>
    <w:rsid w:val="00BF64DF"/>
    <w:rsid w:val="00BF6E2E"/>
    <w:rsid w:val="00C045D5"/>
    <w:rsid w:val="00C04C3D"/>
    <w:rsid w:val="00C0621E"/>
    <w:rsid w:val="00C06496"/>
    <w:rsid w:val="00C06D10"/>
    <w:rsid w:val="00C06EAD"/>
    <w:rsid w:val="00C12EB0"/>
    <w:rsid w:val="00C16E94"/>
    <w:rsid w:val="00C17956"/>
    <w:rsid w:val="00C202BD"/>
    <w:rsid w:val="00C21D0E"/>
    <w:rsid w:val="00C23EAD"/>
    <w:rsid w:val="00C24289"/>
    <w:rsid w:val="00C27116"/>
    <w:rsid w:val="00C27504"/>
    <w:rsid w:val="00C31E82"/>
    <w:rsid w:val="00C32341"/>
    <w:rsid w:val="00C32A41"/>
    <w:rsid w:val="00C33D7E"/>
    <w:rsid w:val="00C347A9"/>
    <w:rsid w:val="00C35908"/>
    <w:rsid w:val="00C37A8D"/>
    <w:rsid w:val="00C409C8"/>
    <w:rsid w:val="00C40F58"/>
    <w:rsid w:val="00C4145A"/>
    <w:rsid w:val="00C418A8"/>
    <w:rsid w:val="00C4365C"/>
    <w:rsid w:val="00C45069"/>
    <w:rsid w:val="00C461DD"/>
    <w:rsid w:val="00C47846"/>
    <w:rsid w:val="00C50C77"/>
    <w:rsid w:val="00C52769"/>
    <w:rsid w:val="00C53FB9"/>
    <w:rsid w:val="00C54795"/>
    <w:rsid w:val="00C55540"/>
    <w:rsid w:val="00C57BCE"/>
    <w:rsid w:val="00C57D48"/>
    <w:rsid w:val="00C616CB"/>
    <w:rsid w:val="00C6463D"/>
    <w:rsid w:val="00C64E7F"/>
    <w:rsid w:val="00C67FDF"/>
    <w:rsid w:val="00C73176"/>
    <w:rsid w:val="00C7438C"/>
    <w:rsid w:val="00C7450E"/>
    <w:rsid w:val="00C750B3"/>
    <w:rsid w:val="00C77CE3"/>
    <w:rsid w:val="00C77CF3"/>
    <w:rsid w:val="00C77FAF"/>
    <w:rsid w:val="00C803D8"/>
    <w:rsid w:val="00C809C8"/>
    <w:rsid w:val="00C815A1"/>
    <w:rsid w:val="00C84B07"/>
    <w:rsid w:val="00C866AF"/>
    <w:rsid w:val="00C87E18"/>
    <w:rsid w:val="00C91083"/>
    <w:rsid w:val="00C9186C"/>
    <w:rsid w:val="00C933E9"/>
    <w:rsid w:val="00C94A17"/>
    <w:rsid w:val="00C96A7A"/>
    <w:rsid w:val="00C96D69"/>
    <w:rsid w:val="00CA1C14"/>
    <w:rsid w:val="00CA2316"/>
    <w:rsid w:val="00CA42E2"/>
    <w:rsid w:val="00CA58D8"/>
    <w:rsid w:val="00CA5AB1"/>
    <w:rsid w:val="00CA64EA"/>
    <w:rsid w:val="00CB0730"/>
    <w:rsid w:val="00CC22BD"/>
    <w:rsid w:val="00CC24E1"/>
    <w:rsid w:val="00CC38D3"/>
    <w:rsid w:val="00CC429D"/>
    <w:rsid w:val="00CC7A9E"/>
    <w:rsid w:val="00CD0074"/>
    <w:rsid w:val="00CD0C87"/>
    <w:rsid w:val="00CD2F9A"/>
    <w:rsid w:val="00CD34A3"/>
    <w:rsid w:val="00CD3BA6"/>
    <w:rsid w:val="00CD58F3"/>
    <w:rsid w:val="00CD6D0F"/>
    <w:rsid w:val="00CD74F8"/>
    <w:rsid w:val="00CE0152"/>
    <w:rsid w:val="00CE0868"/>
    <w:rsid w:val="00CE1796"/>
    <w:rsid w:val="00CE291E"/>
    <w:rsid w:val="00CE2DB6"/>
    <w:rsid w:val="00CE3C90"/>
    <w:rsid w:val="00CE4CCB"/>
    <w:rsid w:val="00CF18C5"/>
    <w:rsid w:val="00CF2FE0"/>
    <w:rsid w:val="00CF4707"/>
    <w:rsid w:val="00CF533E"/>
    <w:rsid w:val="00CF6942"/>
    <w:rsid w:val="00CF7C00"/>
    <w:rsid w:val="00D0097D"/>
    <w:rsid w:val="00D00E66"/>
    <w:rsid w:val="00D01A4A"/>
    <w:rsid w:val="00D028D0"/>
    <w:rsid w:val="00D05D07"/>
    <w:rsid w:val="00D14DB2"/>
    <w:rsid w:val="00D15430"/>
    <w:rsid w:val="00D15C6C"/>
    <w:rsid w:val="00D16D7D"/>
    <w:rsid w:val="00D203D9"/>
    <w:rsid w:val="00D25F01"/>
    <w:rsid w:val="00D26702"/>
    <w:rsid w:val="00D303BB"/>
    <w:rsid w:val="00D306FB"/>
    <w:rsid w:val="00D30BC2"/>
    <w:rsid w:val="00D31BD2"/>
    <w:rsid w:val="00D3580E"/>
    <w:rsid w:val="00D36015"/>
    <w:rsid w:val="00D36EBD"/>
    <w:rsid w:val="00D376F9"/>
    <w:rsid w:val="00D40445"/>
    <w:rsid w:val="00D42239"/>
    <w:rsid w:val="00D44420"/>
    <w:rsid w:val="00D45204"/>
    <w:rsid w:val="00D454D3"/>
    <w:rsid w:val="00D46E07"/>
    <w:rsid w:val="00D500D8"/>
    <w:rsid w:val="00D50349"/>
    <w:rsid w:val="00D50E9F"/>
    <w:rsid w:val="00D538AF"/>
    <w:rsid w:val="00D564E5"/>
    <w:rsid w:val="00D56A32"/>
    <w:rsid w:val="00D63DCC"/>
    <w:rsid w:val="00D65FD7"/>
    <w:rsid w:val="00D725AF"/>
    <w:rsid w:val="00D72C4F"/>
    <w:rsid w:val="00D72E86"/>
    <w:rsid w:val="00D76726"/>
    <w:rsid w:val="00D76ADC"/>
    <w:rsid w:val="00D76ADD"/>
    <w:rsid w:val="00D76D42"/>
    <w:rsid w:val="00D801C4"/>
    <w:rsid w:val="00D82229"/>
    <w:rsid w:val="00D82778"/>
    <w:rsid w:val="00D85E86"/>
    <w:rsid w:val="00D86C45"/>
    <w:rsid w:val="00D86D26"/>
    <w:rsid w:val="00D9009E"/>
    <w:rsid w:val="00D9065A"/>
    <w:rsid w:val="00D90D45"/>
    <w:rsid w:val="00D90F9C"/>
    <w:rsid w:val="00D91287"/>
    <w:rsid w:val="00D92D84"/>
    <w:rsid w:val="00D93BB4"/>
    <w:rsid w:val="00D9414C"/>
    <w:rsid w:val="00D9505D"/>
    <w:rsid w:val="00D97FDF"/>
    <w:rsid w:val="00DA001F"/>
    <w:rsid w:val="00DA0438"/>
    <w:rsid w:val="00DA2559"/>
    <w:rsid w:val="00DA28BA"/>
    <w:rsid w:val="00DB075C"/>
    <w:rsid w:val="00DB14BF"/>
    <w:rsid w:val="00DB167F"/>
    <w:rsid w:val="00DB1797"/>
    <w:rsid w:val="00DB2F11"/>
    <w:rsid w:val="00DB3127"/>
    <w:rsid w:val="00DB3629"/>
    <w:rsid w:val="00DB417E"/>
    <w:rsid w:val="00DC1410"/>
    <w:rsid w:val="00DC1478"/>
    <w:rsid w:val="00DC486E"/>
    <w:rsid w:val="00DD0298"/>
    <w:rsid w:val="00DD0F9E"/>
    <w:rsid w:val="00DD2BD4"/>
    <w:rsid w:val="00DD32AD"/>
    <w:rsid w:val="00DD4ADA"/>
    <w:rsid w:val="00DD666D"/>
    <w:rsid w:val="00DE0D84"/>
    <w:rsid w:val="00DE115A"/>
    <w:rsid w:val="00DE793D"/>
    <w:rsid w:val="00DF00E5"/>
    <w:rsid w:val="00DF03D0"/>
    <w:rsid w:val="00DF0ABD"/>
    <w:rsid w:val="00DF30FC"/>
    <w:rsid w:val="00DF532F"/>
    <w:rsid w:val="00DF73D8"/>
    <w:rsid w:val="00DF7F0C"/>
    <w:rsid w:val="00E03E70"/>
    <w:rsid w:val="00E05EB1"/>
    <w:rsid w:val="00E070B1"/>
    <w:rsid w:val="00E07580"/>
    <w:rsid w:val="00E13087"/>
    <w:rsid w:val="00E144E9"/>
    <w:rsid w:val="00E21E87"/>
    <w:rsid w:val="00E21F96"/>
    <w:rsid w:val="00E22935"/>
    <w:rsid w:val="00E278B2"/>
    <w:rsid w:val="00E30373"/>
    <w:rsid w:val="00E330D0"/>
    <w:rsid w:val="00E3385D"/>
    <w:rsid w:val="00E33963"/>
    <w:rsid w:val="00E34C55"/>
    <w:rsid w:val="00E43280"/>
    <w:rsid w:val="00E43581"/>
    <w:rsid w:val="00E43ABF"/>
    <w:rsid w:val="00E47003"/>
    <w:rsid w:val="00E47D07"/>
    <w:rsid w:val="00E513BA"/>
    <w:rsid w:val="00E519F6"/>
    <w:rsid w:val="00E52175"/>
    <w:rsid w:val="00E53F30"/>
    <w:rsid w:val="00E55910"/>
    <w:rsid w:val="00E564AC"/>
    <w:rsid w:val="00E60030"/>
    <w:rsid w:val="00E63DC3"/>
    <w:rsid w:val="00E64A42"/>
    <w:rsid w:val="00E65DCD"/>
    <w:rsid w:val="00E660AC"/>
    <w:rsid w:val="00E7395E"/>
    <w:rsid w:val="00E73C80"/>
    <w:rsid w:val="00E75D4F"/>
    <w:rsid w:val="00E75E79"/>
    <w:rsid w:val="00E77ACB"/>
    <w:rsid w:val="00E77B8A"/>
    <w:rsid w:val="00E866B1"/>
    <w:rsid w:val="00E8699A"/>
    <w:rsid w:val="00E918F6"/>
    <w:rsid w:val="00E92C72"/>
    <w:rsid w:val="00E92E88"/>
    <w:rsid w:val="00E92FE9"/>
    <w:rsid w:val="00E93BFB"/>
    <w:rsid w:val="00E95F45"/>
    <w:rsid w:val="00E9690A"/>
    <w:rsid w:val="00EA2023"/>
    <w:rsid w:val="00EA2D36"/>
    <w:rsid w:val="00EA454A"/>
    <w:rsid w:val="00EA553F"/>
    <w:rsid w:val="00EA7986"/>
    <w:rsid w:val="00EB2E9F"/>
    <w:rsid w:val="00EB2EE0"/>
    <w:rsid w:val="00EB56AC"/>
    <w:rsid w:val="00EB5A12"/>
    <w:rsid w:val="00EC2045"/>
    <w:rsid w:val="00EC3B1D"/>
    <w:rsid w:val="00ED0870"/>
    <w:rsid w:val="00ED0D9E"/>
    <w:rsid w:val="00ED2313"/>
    <w:rsid w:val="00ED38FD"/>
    <w:rsid w:val="00ED7C9C"/>
    <w:rsid w:val="00ED7D3D"/>
    <w:rsid w:val="00EE3731"/>
    <w:rsid w:val="00EE3F28"/>
    <w:rsid w:val="00EE5BCF"/>
    <w:rsid w:val="00EE6396"/>
    <w:rsid w:val="00EF44A1"/>
    <w:rsid w:val="00EF5AF4"/>
    <w:rsid w:val="00F02700"/>
    <w:rsid w:val="00F03BF7"/>
    <w:rsid w:val="00F04A8F"/>
    <w:rsid w:val="00F0720B"/>
    <w:rsid w:val="00F133B0"/>
    <w:rsid w:val="00F14806"/>
    <w:rsid w:val="00F1496A"/>
    <w:rsid w:val="00F202C3"/>
    <w:rsid w:val="00F20A71"/>
    <w:rsid w:val="00F20E1F"/>
    <w:rsid w:val="00F272E0"/>
    <w:rsid w:val="00F27EC2"/>
    <w:rsid w:val="00F31C80"/>
    <w:rsid w:val="00F31EBA"/>
    <w:rsid w:val="00F32CB0"/>
    <w:rsid w:val="00F34130"/>
    <w:rsid w:val="00F3463A"/>
    <w:rsid w:val="00F4085D"/>
    <w:rsid w:val="00F45A83"/>
    <w:rsid w:val="00F5142E"/>
    <w:rsid w:val="00F52531"/>
    <w:rsid w:val="00F530EE"/>
    <w:rsid w:val="00F5392C"/>
    <w:rsid w:val="00F57C67"/>
    <w:rsid w:val="00F604B4"/>
    <w:rsid w:val="00F6164B"/>
    <w:rsid w:val="00F61888"/>
    <w:rsid w:val="00F63ED8"/>
    <w:rsid w:val="00F64BF2"/>
    <w:rsid w:val="00F7357D"/>
    <w:rsid w:val="00F76B9C"/>
    <w:rsid w:val="00F80A4D"/>
    <w:rsid w:val="00F81C32"/>
    <w:rsid w:val="00F852FD"/>
    <w:rsid w:val="00F90369"/>
    <w:rsid w:val="00F903CE"/>
    <w:rsid w:val="00F90F0F"/>
    <w:rsid w:val="00F9100C"/>
    <w:rsid w:val="00F92DBA"/>
    <w:rsid w:val="00F9411F"/>
    <w:rsid w:val="00F9436C"/>
    <w:rsid w:val="00F94DD5"/>
    <w:rsid w:val="00F95833"/>
    <w:rsid w:val="00F969F8"/>
    <w:rsid w:val="00F97319"/>
    <w:rsid w:val="00FA3056"/>
    <w:rsid w:val="00FA3E57"/>
    <w:rsid w:val="00FA5368"/>
    <w:rsid w:val="00FA7613"/>
    <w:rsid w:val="00FB0440"/>
    <w:rsid w:val="00FB2F0A"/>
    <w:rsid w:val="00FC05FA"/>
    <w:rsid w:val="00FC554C"/>
    <w:rsid w:val="00FC796E"/>
    <w:rsid w:val="00FD07F2"/>
    <w:rsid w:val="00FD4603"/>
    <w:rsid w:val="00FD477F"/>
    <w:rsid w:val="00FD67EE"/>
    <w:rsid w:val="00FE267D"/>
    <w:rsid w:val="00FE2920"/>
    <w:rsid w:val="00FE76AB"/>
    <w:rsid w:val="00FF0421"/>
    <w:rsid w:val="00FF1DA8"/>
    <w:rsid w:val="00FF2FEB"/>
    <w:rsid w:val="00FF73E8"/>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8720EB"/>
  <w15:chartTrackingRefBased/>
  <w15:docId w15:val="{B52E131F-33D3-493B-9B6A-C3A8FEE597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qFormat="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qFormat="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qFormat/>
    <w:rsid w:val="00046914"/>
  </w:style>
  <w:style w:type="paragraph" w:styleId="BalloonText">
    <w:name w:val="Balloon Text"/>
    <w:basedOn w:val="Normal"/>
    <w:link w:val="BalloonTextChar"/>
    <w:uiPriority w:val="99"/>
    <w:semiHidden/>
    <w:unhideWhenUsed/>
    <w:qFormat/>
    <w:rsid w:val="0004691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qFormat/>
    <w:rsid w:val="00046914"/>
    <w:rPr>
      <w:rFonts w:ascii="Segoe UI" w:hAnsi="Segoe UI" w:cs="Segoe UI"/>
      <w:sz w:val="18"/>
      <w:szCs w:val="18"/>
    </w:rPr>
  </w:style>
  <w:style w:type="paragraph" w:customStyle="1" w:styleId="Body">
    <w:name w:val="Body"/>
    <w:qFormat/>
    <w:rsid w:val="007B57DB"/>
    <w:pPr>
      <w:spacing w:after="200" w:line="240" w:lineRule="auto"/>
    </w:pPr>
    <w:rPr>
      <w:rFonts w:ascii="Times New Roman" w:eastAsia="Arial Unicode MS" w:hAnsi="Times New Roman" w:cs="Arial Unicode MS"/>
      <w:color w:val="000000"/>
      <w:sz w:val="24"/>
      <w:szCs w:val="24"/>
      <w:u w:color="000000"/>
      <w:lang w:val="en-US" w:eastAsia="en-CA"/>
    </w:rPr>
  </w:style>
  <w:style w:type="paragraph" w:customStyle="1" w:styleId="xmsonormal">
    <w:name w:val="x_msonormal"/>
    <w:basedOn w:val="Normal"/>
    <w:qFormat/>
    <w:rsid w:val="00022FF9"/>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5D0B50"/>
    <w:rPr>
      <w:color w:val="0000FF"/>
      <w:u w:val="single"/>
    </w:rPr>
  </w:style>
  <w:style w:type="character" w:styleId="CommentReference">
    <w:name w:val="annotation reference"/>
    <w:basedOn w:val="DefaultParagraphFont"/>
    <w:uiPriority w:val="99"/>
    <w:semiHidden/>
    <w:unhideWhenUsed/>
    <w:qFormat/>
    <w:rsid w:val="009D13AC"/>
    <w:rPr>
      <w:sz w:val="16"/>
      <w:szCs w:val="16"/>
    </w:rPr>
  </w:style>
  <w:style w:type="paragraph" w:styleId="CommentText">
    <w:name w:val="annotation text"/>
    <w:basedOn w:val="Normal"/>
    <w:link w:val="CommentTextChar"/>
    <w:uiPriority w:val="99"/>
    <w:unhideWhenUsed/>
    <w:qFormat/>
    <w:rsid w:val="009D13AC"/>
    <w:pPr>
      <w:spacing w:line="240" w:lineRule="auto"/>
    </w:pPr>
    <w:rPr>
      <w:sz w:val="20"/>
      <w:szCs w:val="20"/>
    </w:rPr>
  </w:style>
  <w:style w:type="character" w:customStyle="1" w:styleId="CommentTextChar">
    <w:name w:val="Comment Text Char"/>
    <w:basedOn w:val="DefaultParagraphFont"/>
    <w:link w:val="CommentText"/>
    <w:uiPriority w:val="99"/>
    <w:qFormat/>
    <w:rsid w:val="009D13AC"/>
    <w:rPr>
      <w:sz w:val="20"/>
      <w:szCs w:val="20"/>
    </w:rPr>
  </w:style>
  <w:style w:type="paragraph" w:styleId="CommentSubject">
    <w:name w:val="annotation subject"/>
    <w:basedOn w:val="CommentText"/>
    <w:link w:val="CommentSubjectChar"/>
    <w:uiPriority w:val="99"/>
    <w:semiHidden/>
    <w:unhideWhenUsed/>
    <w:qFormat/>
    <w:rsid w:val="009D13AC"/>
    <w:rPr>
      <w:b/>
      <w:bCs/>
    </w:rPr>
  </w:style>
  <w:style w:type="character" w:customStyle="1" w:styleId="CommentSubjectChar">
    <w:name w:val="Comment Subject Char"/>
    <w:basedOn w:val="CommentTextChar"/>
    <w:link w:val="CommentSubject"/>
    <w:uiPriority w:val="99"/>
    <w:semiHidden/>
    <w:qFormat/>
    <w:rsid w:val="009D13AC"/>
    <w:rPr>
      <w:b/>
      <w:bCs/>
      <w:sz w:val="20"/>
      <w:szCs w:val="20"/>
    </w:rPr>
  </w:style>
  <w:style w:type="paragraph" w:customStyle="1" w:styleId="xmsolistparagraph">
    <w:name w:val="x_msolistparagraph"/>
    <w:basedOn w:val="Normal"/>
    <w:qFormat/>
    <w:rsid w:val="005238D0"/>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apple-converted-space">
    <w:name w:val="apple-converted-space"/>
    <w:basedOn w:val="DefaultParagraphFont"/>
    <w:qFormat/>
    <w:rsid w:val="005238D0"/>
  </w:style>
  <w:style w:type="character" w:customStyle="1" w:styleId="Hyperlink0">
    <w:name w:val="Hyperlink.0"/>
    <w:basedOn w:val="Hyperlink"/>
    <w:qFormat/>
    <w:rsid w:val="0053094B"/>
    <w:rPr>
      <w:color w:val="0000FF"/>
      <w:u w:val="single" w:color="0000FF"/>
    </w:rPr>
  </w:style>
  <w:style w:type="character" w:customStyle="1" w:styleId="Hyperlink1">
    <w:name w:val="Hyperlink.1"/>
    <w:basedOn w:val="DefaultParagraphFont"/>
    <w:qFormat/>
    <w:rsid w:val="00CC38D3"/>
    <w:rPr>
      <w:color w:val="0000FF"/>
      <w:u w:val="single" w:color="0000FF"/>
    </w:rPr>
  </w:style>
  <w:style w:type="paragraph" w:styleId="Bibliography">
    <w:name w:val="Bibliography"/>
    <w:basedOn w:val="Normal"/>
    <w:next w:val="Normal"/>
    <w:uiPriority w:val="37"/>
    <w:unhideWhenUsed/>
    <w:qFormat/>
    <w:rsid w:val="00FD4603"/>
    <w:pPr>
      <w:tabs>
        <w:tab w:val="left" w:pos="264"/>
      </w:tabs>
      <w:spacing w:after="0" w:line="480" w:lineRule="auto"/>
      <w:ind w:left="264" w:hanging="264"/>
    </w:pPr>
  </w:style>
  <w:style w:type="paragraph" w:customStyle="1" w:styleId="Default">
    <w:name w:val="Default"/>
    <w:qFormat/>
    <w:rsid w:val="00150A5D"/>
    <w:pPr>
      <w:autoSpaceDE w:val="0"/>
      <w:autoSpaceDN w:val="0"/>
      <w:adjustRightInd w:val="0"/>
      <w:spacing w:after="0" w:line="240" w:lineRule="auto"/>
    </w:pPr>
    <w:rPr>
      <w:rFonts w:ascii="Calibri" w:hAnsi="Calibri" w:cs="Calibri"/>
      <w:color w:val="000000"/>
      <w:sz w:val="24"/>
      <w:szCs w:val="24"/>
      <w:lang w:val="en-US"/>
    </w:rPr>
  </w:style>
  <w:style w:type="character" w:customStyle="1" w:styleId="UnresolvedMention1">
    <w:name w:val="Unresolved Mention1"/>
    <w:basedOn w:val="DefaultParagraphFont"/>
    <w:uiPriority w:val="99"/>
    <w:semiHidden/>
    <w:unhideWhenUsed/>
    <w:rsid w:val="008D024C"/>
    <w:rPr>
      <w:color w:val="605E5C"/>
      <w:shd w:val="clear" w:color="auto" w:fill="E1DFDD"/>
    </w:rPr>
  </w:style>
  <w:style w:type="character" w:styleId="FollowedHyperlink">
    <w:name w:val="FollowedHyperlink"/>
    <w:basedOn w:val="DefaultParagraphFont"/>
    <w:uiPriority w:val="99"/>
    <w:semiHidden/>
    <w:unhideWhenUsed/>
    <w:qFormat/>
    <w:rsid w:val="00F64BF2"/>
    <w:rPr>
      <w:color w:val="954F72" w:themeColor="followedHyperlink"/>
      <w:u w:val="single"/>
    </w:rPr>
  </w:style>
  <w:style w:type="paragraph" w:styleId="Caption">
    <w:name w:val="caption"/>
    <w:basedOn w:val="Normal"/>
    <w:next w:val="Normal"/>
    <w:uiPriority w:val="35"/>
    <w:unhideWhenUsed/>
    <w:qFormat/>
    <w:rsid w:val="00ED7C9C"/>
    <w:pPr>
      <w:spacing w:after="200" w:line="240" w:lineRule="auto"/>
    </w:pPr>
    <w:rPr>
      <w:i/>
      <w:iCs/>
      <w:color w:val="44546A" w:themeColor="text2"/>
      <w:sz w:val="18"/>
      <w:szCs w:val="18"/>
    </w:rPr>
  </w:style>
  <w:style w:type="character" w:customStyle="1" w:styleId="InternetLink">
    <w:name w:val="Internet Link"/>
    <w:basedOn w:val="DefaultParagraphFont"/>
    <w:uiPriority w:val="99"/>
    <w:unhideWhenUsed/>
    <w:rsid w:val="002E4693"/>
    <w:rPr>
      <w:color w:val="0000FF"/>
      <w:u w:val="single"/>
    </w:rPr>
  </w:style>
  <w:style w:type="character" w:customStyle="1" w:styleId="UnresolvedMention10">
    <w:name w:val="Unresolved Mention1"/>
    <w:basedOn w:val="DefaultParagraphFont"/>
    <w:uiPriority w:val="99"/>
    <w:semiHidden/>
    <w:unhideWhenUsed/>
    <w:qFormat/>
    <w:rsid w:val="002E4693"/>
    <w:rPr>
      <w:color w:val="605E5C"/>
      <w:shd w:val="clear" w:color="auto" w:fill="E1DFDD"/>
    </w:rPr>
  </w:style>
  <w:style w:type="character" w:customStyle="1" w:styleId="LineNumbering">
    <w:name w:val="Line Numbering"/>
    <w:rsid w:val="002E4693"/>
  </w:style>
  <w:style w:type="paragraph" w:customStyle="1" w:styleId="Heading">
    <w:name w:val="Heading"/>
    <w:basedOn w:val="Normal"/>
    <w:next w:val="BodyText"/>
    <w:qFormat/>
    <w:rsid w:val="002E4693"/>
    <w:pPr>
      <w:keepNext/>
      <w:spacing w:before="240" w:after="120"/>
    </w:pPr>
    <w:rPr>
      <w:rFonts w:ascii="Liberation Sans" w:eastAsia="Noto Sans CJK SC Regular" w:hAnsi="Liberation Sans" w:cs="FreeSans"/>
      <w:sz w:val="28"/>
      <w:szCs w:val="28"/>
    </w:rPr>
  </w:style>
  <w:style w:type="paragraph" w:styleId="BodyText">
    <w:name w:val="Body Text"/>
    <w:basedOn w:val="Normal"/>
    <w:link w:val="BodyTextChar"/>
    <w:rsid w:val="002E4693"/>
    <w:pPr>
      <w:spacing w:after="140" w:line="288" w:lineRule="auto"/>
    </w:pPr>
  </w:style>
  <w:style w:type="character" w:customStyle="1" w:styleId="BodyTextChar">
    <w:name w:val="Body Text Char"/>
    <w:basedOn w:val="DefaultParagraphFont"/>
    <w:link w:val="BodyText"/>
    <w:rsid w:val="002E4693"/>
  </w:style>
  <w:style w:type="paragraph" w:styleId="List">
    <w:name w:val="List"/>
    <w:basedOn w:val="BodyText"/>
    <w:rsid w:val="002E4693"/>
    <w:rPr>
      <w:rFonts w:cs="FreeSans"/>
    </w:rPr>
  </w:style>
  <w:style w:type="paragraph" w:customStyle="1" w:styleId="Index">
    <w:name w:val="Index"/>
    <w:basedOn w:val="Normal"/>
    <w:qFormat/>
    <w:rsid w:val="002E4693"/>
    <w:pPr>
      <w:suppressLineNumbers/>
    </w:pPr>
    <w:rPr>
      <w:rFonts w:cs="FreeSans"/>
    </w:rPr>
  </w:style>
  <w:style w:type="paragraph" w:styleId="Revision">
    <w:name w:val="Revision"/>
    <w:hidden/>
    <w:uiPriority w:val="99"/>
    <w:semiHidden/>
    <w:rsid w:val="002E4693"/>
    <w:pPr>
      <w:spacing w:after="0" w:line="240" w:lineRule="auto"/>
    </w:pPr>
  </w:style>
  <w:style w:type="table" w:styleId="PlainTable1">
    <w:name w:val="Plain Table 1"/>
    <w:basedOn w:val="TableNormal"/>
    <w:uiPriority w:val="41"/>
    <w:rsid w:val="00E660A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1">
    <w:name w:val="Grid Table 4 Accent 1"/>
    <w:basedOn w:val="TableNormal"/>
    <w:uiPriority w:val="49"/>
    <w:rsid w:val="009515E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5">
    <w:name w:val="Grid Table 4 Accent 5"/>
    <w:basedOn w:val="TableNormal"/>
    <w:uiPriority w:val="49"/>
    <w:rsid w:val="009515E1"/>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3">
    <w:name w:val="Grid Table 3"/>
    <w:basedOn w:val="TableNormal"/>
    <w:uiPriority w:val="48"/>
    <w:rsid w:val="002B72EB"/>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
    <w:name w:val="Grid Table 7 Colorful"/>
    <w:basedOn w:val="TableNormal"/>
    <w:uiPriority w:val="52"/>
    <w:rsid w:val="002B72EB"/>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6Colorful-Accent3">
    <w:name w:val="Grid Table 6 Colorful Accent 3"/>
    <w:basedOn w:val="TableNormal"/>
    <w:uiPriority w:val="51"/>
    <w:rsid w:val="002B72EB"/>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6">
    <w:name w:val="Grid Table 4 Accent 6"/>
    <w:basedOn w:val="TableNormal"/>
    <w:uiPriority w:val="49"/>
    <w:rsid w:val="00B939EF"/>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UnresolvedMention2">
    <w:name w:val="Unresolved Mention2"/>
    <w:basedOn w:val="DefaultParagraphFont"/>
    <w:uiPriority w:val="99"/>
    <w:semiHidden/>
    <w:unhideWhenUsed/>
    <w:rsid w:val="00651FA5"/>
    <w:rPr>
      <w:color w:val="605E5C"/>
      <w:shd w:val="clear" w:color="auto" w:fill="E1DFDD"/>
    </w:rPr>
  </w:style>
  <w:style w:type="paragraph" w:styleId="Header">
    <w:name w:val="header"/>
    <w:basedOn w:val="Normal"/>
    <w:link w:val="HeaderChar"/>
    <w:uiPriority w:val="99"/>
    <w:unhideWhenUsed/>
    <w:rsid w:val="001400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14008B"/>
  </w:style>
  <w:style w:type="paragraph" w:styleId="Footer">
    <w:name w:val="footer"/>
    <w:basedOn w:val="Normal"/>
    <w:link w:val="FooterChar"/>
    <w:uiPriority w:val="99"/>
    <w:unhideWhenUsed/>
    <w:rsid w:val="001400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14008B"/>
  </w:style>
  <w:style w:type="table" w:styleId="TableGrid">
    <w:name w:val="Table Grid"/>
    <w:basedOn w:val="TableNormal"/>
    <w:uiPriority w:val="39"/>
    <w:rsid w:val="00B857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3">
    <w:name w:val="Unresolved Mention3"/>
    <w:basedOn w:val="DefaultParagraphFont"/>
    <w:uiPriority w:val="99"/>
    <w:semiHidden/>
    <w:unhideWhenUsed/>
    <w:rsid w:val="00374CE3"/>
    <w:rPr>
      <w:color w:val="605E5C"/>
      <w:shd w:val="clear" w:color="auto" w:fill="E1DFDD"/>
    </w:rPr>
  </w:style>
  <w:style w:type="paragraph" w:styleId="NormalWeb">
    <w:name w:val="Normal (Web)"/>
    <w:basedOn w:val="Normal"/>
    <w:uiPriority w:val="99"/>
    <w:semiHidden/>
    <w:unhideWhenUsed/>
    <w:rsid w:val="00131DB0"/>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5177919">
      <w:bodyDiv w:val="1"/>
      <w:marLeft w:val="0"/>
      <w:marRight w:val="0"/>
      <w:marTop w:val="0"/>
      <w:marBottom w:val="0"/>
      <w:divBdr>
        <w:top w:val="none" w:sz="0" w:space="0" w:color="auto"/>
        <w:left w:val="none" w:sz="0" w:space="0" w:color="auto"/>
        <w:bottom w:val="none" w:sz="0" w:space="0" w:color="auto"/>
        <w:right w:val="none" w:sz="0" w:space="0" w:color="auto"/>
      </w:divBdr>
    </w:div>
    <w:div w:id="292099338">
      <w:bodyDiv w:val="1"/>
      <w:marLeft w:val="0"/>
      <w:marRight w:val="0"/>
      <w:marTop w:val="0"/>
      <w:marBottom w:val="0"/>
      <w:divBdr>
        <w:top w:val="none" w:sz="0" w:space="0" w:color="auto"/>
        <w:left w:val="none" w:sz="0" w:space="0" w:color="auto"/>
        <w:bottom w:val="none" w:sz="0" w:space="0" w:color="auto"/>
        <w:right w:val="none" w:sz="0" w:space="0" w:color="auto"/>
      </w:divBdr>
    </w:div>
    <w:div w:id="301352974">
      <w:bodyDiv w:val="1"/>
      <w:marLeft w:val="0"/>
      <w:marRight w:val="0"/>
      <w:marTop w:val="0"/>
      <w:marBottom w:val="0"/>
      <w:divBdr>
        <w:top w:val="none" w:sz="0" w:space="0" w:color="auto"/>
        <w:left w:val="none" w:sz="0" w:space="0" w:color="auto"/>
        <w:bottom w:val="none" w:sz="0" w:space="0" w:color="auto"/>
        <w:right w:val="none" w:sz="0" w:space="0" w:color="auto"/>
      </w:divBdr>
    </w:div>
    <w:div w:id="312412747">
      <w:bodyDiv w:val="1"/>
      <w:marLeft w:val="0"/>
      <w:marRight w:val="0"/>
      <w:marTop w:val="0"/>
      <w:marBottom w:val="0"/>
      <w:divBdr>
        <w:top w:val="none" w:sz="0" w:space="0" w:color="auto"/>
        <w:left w:val="none" w:sz="0" w:space="0" w:color="auto"/>
        <w:bottom w:val="none" w:sz="0" w:space="0" w:color="auto"/>
        <w:right w:val="none" w:sz="0" w:space="0" w:color="auto"/>
      </w:divBdr>
    </w:div>
    <w:div w:id="338585203">
      <w:bodyDiv w:val="1"/>
      <w:marLeft w:val="0"/>
      <w:marRight w:val="0"/>
      <w:marTop w:val="0"/>
      <w:marBottom w:val="0"/>
      <w:divBdr>
        <w:top w:val="none" w:sz="0" w:space="0" w:color="auto"/>
        <w:left w:val="none" w:sz="0" w:space="0" w:color="auto"/>
        <w:bottom w:val="none" w:sz="0" w:space="0" w:color="auto"/>
        <w:right w:val="none" w:sz="0" w:space="0" w:color="auto"/>
      </w:divBdr>
    </w:div>
    <w:div w:id="574515427">
      <w:bodyDiv w:val="1"/>
      <w:marLeft w:val="0"/>
      <w:marRight w:val="0"/>
      <w:marTop w:val="0"/>
      <w:marBottom w:val="0"/>
      <w:divBdr>
        <w:top w:val="none" w:sz="0" w:space="0" w:color="auto"/>
        <w:left w:val="none" w:sz="0" w:space="0" w:color="auto"/>
        <w:bottom w:val="none" w:sz="0" w:space="0" w:color="auto"/>
        <w:right w:val="none" w:sz="0" w:space="0" w:color="auto"/>
      </w:divBdr>
    </w:div>
    <w:div w:id="610625398">
      <w:bodyDiv w:val="1"/>
      <w:marLeft w:val="0"/>
      <w:marRight w:val="0"/>
      <w:marTop w:val="0"/>
      <w:marBottom w:val="0"/>
      <w:divBdr>
        <w:top w:val="none" w:sz="0" w:space="0" w:color="auto"/>
        <w:left w:val="none" w:sz="0" w:space="0" w:color="auto"/>
        <w:bottom w:val="none" w:sz="0" w:space="0" w:color="auto"/>
        <w:right w:val="none" w:sz="0" w:space="0" w:color="auto"/>
      </w:divBdr>
    </w:div>
    <w:div w:id="662470121">
      <w:bodyDiv w:val="1"/>
      <w:marLeft w:val="0"/>
      <w:marRight w:val="0"/>
      <w:marTop w:val="0"/>
      <w:marBottom w:val="0"/>
      <w:divBdr>
        <w:top w:val="none" w:sz="0" w:space="0" w:color="auto"/>
        <w:left w:val="none" w:sz="0" w:space="0" w:color="auto"/>
        <w:bottom w:val="none" w:sz="0" w:space="0" w:color="auto"/>
        <w:right w:val="none" w:sz="0" w:space="0" w:color="auto"/>
      </w:divBdr>
    </w:div>
    <w:div w:id="844630868">
      <w:bodyDiv w:val="1"/>
      <w:marLeft w:val="0"/>
      <w:marRight w:val="0"/>
      <w:marTop w:val="0"/>
      <w:marBottom w:val="0"/>
      <w:divBdr>
        <w:top w:val="none" w:sz="0" w:space="0" w:color="auto"/>
        <w:left w:val="none" w:sz="0" w:space="0" w:color="auto"/>
        <w:bottom w:val="none" w:sz="0" w:space="0" w:color="auto"/>
        <w:right w:val="none" w:sz="0" w:space="0" w:color="auto"/>
      </w:divBdr>
    </w:div>
    <w:div w:id="939340873">
      <w:bodyDiv w:val="1"/>
      <w:marLeft w:val="0"/>
      <w:marRight w:val="0"/>
      <w:marTop w:val="0"/>
      <w:marBottom w:val="0"/>
      <w:divBdr>
        <w:top w:val="none" w:sz="0" w:space="0" w:color="auto"/>
        <w:left w:val="none" w:sz="0" w:space="0" w:color="auto"/>
        <w:bottom w:val="none" w:sz="0" w:space="0" w:color="auto"/>
        <w:right w:val="none" w:sz="0" w:space="0" w:color="auto"/>
      </w:divBdr>
    </w:div>
    <w:div w:id="988435554">
      <w:bodyDiv w:val="1"/>
      <w:marLeft w:val="0"/>
      <w:marRight w:val="0"/>
      <w:marTop w:val="0"/>
      <w:marBottom w:val="0"/>
      <w:divBdr>
        <w:top w:val="none" w:sz="0" w:space="0" w:color="auto"/>
        <w:left w:val="none" w:sz="0" w:space="0" w:color="auto"/>
        <w:bottom w:val="none" w:sz="0" w:space="0" w:color="auto"/>
        <w:right w:val="none" w:sz="0" w:space="0" w:color="auto"/>
      </w:divBdr>
    </w:div>
    <w:div w:id="1052462129">
      <w:bodyDiv w:val="1"/>
      <w:marLeft w:val="0"/>
      <w:marRight w:val="0"/>
      <w:marTop w:val="0"/>
      <w:marBottom w:val="0"/>
      <w:divBdr>
        <w:top w:val="none" w:sz="0" w:space="0" w:color="auto"/>
        <w:left w:val="none" w:sz="0" w:space="0" w:color="auto"/>
        <w:bottom w:val="none" w:sz="0" w:space="0" w:color="auto"/>
        <w:right w:val="none" w:sz="0" w:space="0" w:color="auto"/>
      </w:divBdr>
    </w:div>
    <w:div w:id="1171484621">
      <w:bodyDiv w:val="1"/>
      <w:marLeft w:val="0"/>
      <w:marRight w:val="0"/>
      <w:marTop w:val="0"/>
      <w:marBottom w:val="0"/>
      <w:divBdr>
        <w:top w:val="none" w:sz="0" w:space="0" w:color="auto"/>
        <w:left w:val="none" w:sz="0" w:space="0" w:color="auto"/>
        <w:bottom w:val="none" w:sz="0" w:space="0" w:color="auto"/>
        <w:right w:val="none" w:sz="0" w:space="0" w:color="auto"/>
      </w:divBdr>
    </w:div>
    <w:div w:id="1486779847">
      <w:bodyDiv w:val="1"/>
      <w:marLeft w:val="0"/>
      <w:marRight w:val="0"/>
      <w:marTop w:val="0"/>
      <w:marBottom w:val="0"/>
      <w:divBdr>
        <w:top w:val="none" w:sz="0" w:space="0" w:color="auto"/>
        <w:left w:val="none" w:sz="0" w:space="0" w:color="auto"/>
        <w:bottom w:val="none" w:sz="0" w:space="0" w:color="auto"/>
        <w:right w:val="none" w:sz="0" w:space="0" w:color="auto"/>
      </w:divBdr>
    </w:div>
    <w:div w:id="1550798962">
      <w:bodyDiv w:val="1"/>
      <w:marLeft w:val="0"/>
      <w:marRight w:val="0"/>
      <w:marTop w:val="0"/>
      <w:marBottom w:val="0"/>
      <w:divBdr>
        <w:top w:val="none" w:sz="0" w:space="0" w:color="auto"/>
        <w:left w:val="none" w:sz="0" w:space="0" w:color="auto"/>
        <w:bottom w:val="none" w:sz="0" w:space="0" w:color="auto"/>
        <w:right w:val="none" w:sz="0" w:space="0" w:color="auto"/>
      </w:divBdr>
    </w:div>
    <w:div w:id="1588613153">
      <w:bodyDiv w:val="1"/>
      <w:marLeft w:val="0"/>
      <w:marRight w:val="0"/>
      <w:marTop w:val="0"/>
      <w:marBottom w:val="0"/>
      <w:divBdr>
        <w:top w:val="none" w:sz="0" w:space="0" w:color="auto"/>
        <w:left w:val="none" w:sz="0" w:space="0" w:color="auto"/>
        <w:bottom w:val="none" w:sz="0" w:space="0" w:color="auto"/>
        <w:right w:val="none" w:sz="0" w:space="0" w:color="auto"/>
      </w:divBdr>
    </w:div>
    <w:div w:id="1639335529">
      <w:bodyDiv w:val="1"/>
      <w:marLeft w:val="0"/>
      <w:marRight w:val="0"/>
      <w:marTop w:val="0"/>
      <w:marBottom w:val="0"/>
      <w:divBdr>
        <w:top w:val="none" w:sz="0" w:space="0" w:color="auto"/>
        <w:left w:val="none" w:sz="0" w:space="0" w:color="auto"/>
        <w:bottom w:val="none" w:sz="0" w:space="0" w:color="auto"/>
        <w:right w:val="none" w:sz="0" w:space="0" w:color="auto"/>
      </w:divBdr>
    </w:div>
    <w:div w:id="21015638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8" Type="http://schemas.openxmlformats.org/officeDocument/2006/relationships/hyperlink" Target="https://onlinelibrary.wiley.com/doi/abs/10.1111/j.1523-1739.2007.00832.x" TargetMode="External"/><Relationship Id="rId3" Type="http://schemas.openxmlformats.org/officeDocument/2006/relationships/hyperlink" Target="https://www.iucnredlist.org/species/2279/9387270" TargetMode="External"/><Relationship Id="rId7" Type="http://schemas.openxmlformats.org/officeDocument/2006/relationships/hyperlink" Target="https://doi.org/10.1038/ncomms11042" TargetMode="External"/><Relationship Id="rId2" Type="http://schemas.openxmlformats.org/officeDocument/2006/relationships/hyperlink" Target="https://www.iucnredlist.org/species/22678537/92777596" TargetMode="External"/><Relationship Id="rId1" Type="http://schemas.openxmlformats.org/officeDocument/2006/relationships/hyperlink" Target="https://www.iucnredlist.org/species/22685553/93079606" TargetMode="External"/><Relationship Id="rId6" Type="http://schemas.openxmlformats.org/officeDocument/2006/relationships/hyperlink" Target="https://doi.org/10.1098/rstb.2011.0114" TargetMode="External"/><Relationship Id="rId5" Type="http://schemas.openxmlformats.org/officeDocument/2006/relationships/hyperlink" Target="http://www.pnas.org/content/109/17/6484.abstract" TargetMode="External"/><Relationship Id="rId10" Type="http://schemas.openxmlformats.org/officeDocument/2006/relationships/hyperlink" Target="https://doi.org/10.1111/j.1523-1739.2006.00426.x" TargetMode="External"/><Relationship Id="rId4" Type="http://schemas.openxmlformats.org/officeDocument/2006/relationships/hyperlink" Target="https://www.sciencedirect.com/science/article/pii/S2590332220300439" TargetMode="External"/><Relationship Id="rId9" Type="http://schemas.openxmlformats.org/officeDocument/2006/relationships/hyperlink" Target="https://doi.org/10.1002/ecs2.1401" TargetMode="External"/></Relationships>
</file>

<file path=word/_rels/document.xml.rels><?xml version="1.0" encoding="UTF-8" standalone="yes"?>
<Relationships xmlns="http://schemas.openxmlformats.org/package/2006/relationships"><Relationship Id="rId8" Type="http://schemas.openxmlformats.org/officeDocument/2006/relationships/hyperlink" Target="mailto:richard.schuster@glel.carleton.ca" TargetMode="External"/><Relationship Id="rId13" Type="http://schemas.openxmlformats.org/officeDocument/2006/relationships/image" Target="media/image1.png"/><Relationship Id="rId18" Type="http://schemas.openxmlformats.org/officeDocument/2006/relationships/hyperlink" Target="http://gadm.org/"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hyperlink" Target="http://www.birdlife.org/datazone/home" TargetMode="External"/><Relationship Id="rId25"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hyperlink" Target="http://www.iucnredlist.org/" TargetMode="External"/><Relationship Id="rId20" Type="http://schemas.openxmlformats.org/officeDocument/2006/relationships/hyperlink" Target="https://datacatalog.worldbank.org/dataset/worldwide-governance-indicator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6.png"/><Relationship Id="rId28"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hyperlink" Target="https://www.protectedplanet.net/" TargetMode="Externa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image" Target="media/image5.png"/><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51447B-64E9-4E93-B404-5AB094D4A6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32</Pages>
  <Words>17262</Words>
  <Characters>98399</Characters>
  <Application>Microsoft Office Word</Application>
  <DocSecurity>0</DocSecurity>
  <Lines>819</Lines>
  <Paragraphs>230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dc:creator>
  <cp:keywords/>
  <dc:description/>
  <cp:lastModifiedBy>richard</cp:lastModifiedBy>
  <cp:revision>2</cp:revision>
  <dcterms:created xsi:type="dcterms:W3CDTF">2020-08-31T16:27:00Z</dcterms:created>
  <dcterms:modified xsi:type="dcterms:W3CDTF">2020-08-31T16:27:00Z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zotero-version="5.0.89"&gt;&lt;session id="Yt80h0ER"/&gt;&lt;style id="http://www.zotero.org/styles/nature" hasBibliography="1" bibliographyStyleHasBeenSet="1"/&gt;&lt;prefs&gt;&lt;pref name="fieldType" value="Field"/&gt;&lt;/prefs&gt;&lt;/data&gt;</vt:lpwstr>
  </property>
  <property fmtid="{D5CDD505-2E9C-101B-9397-08002B2CF9AE}" pid="3" name="AppVersion">
    <vt:lpwstr>16.0000</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