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r w:rsidR="00EA2023" w:rsidRPr="00BE6065">
        <w:rPr>
          <w:rFonts w:ascii="Times New Roman" w:hAnsi="Times New Roman" w:cs="Times New Roman"/>
          <w:sz w:val="24"/>
          <w:szCs w:val="24"/>
          <w:vertAlign w:val="superscript"/>
        </w:rPr>
        <w:t>a,b,*</w:t>
      </w:r>
      <w:r w:rsidRPr="00BE6065">
        <w:rPr>
          <w:rFonts w:ascii="Times New Roman" w:hAnsi="Times New Roman" w:cs="Times New Roman"/>
          <w:sz w:val="24"/>
          <w:szCs w:val="24"/>
        </w:rPr>
        <w:t>, Rachel Buxton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Allison Binley</w:t>
      </w:r>
      <w:r w:rsidR="009B7FE4" w:rsidRPr="00BE6065">
        <w:rPr>
          <w:rFonts w:ascii="Times New Roman" w:hAnsi="Times New Roman" w:cs="Times New Roman"/>
          <w:sz w:val="24"/>
          <w:szCs w:val="24"/>
          <w:vertAlign w:val="superscript"/>
        </w:rPr>
        <w:t>a</w:t>
      </w:r>
      <w:r w:rsidR="009B7FE4">
        <w:rPr>
          <w:rFonts w:ascii="Times New Roman" w:hAnsi="Times New Roman" w:cs="Times New Roman"/>
          <w:sz w:val="24"/>
          <w:szCs w:val="24"/>
        </w:rPr>
        <w:t xml:space="preserve">, </w:t>
      </w:r>
      <w:r w:rsidRPr="00BE6065">
        <w:rPr>
          <w:rFonts w:ascii="Times New Roman" w:hAnsi="Times New Roman" w:cs="Times New Roman"/>
          <w:sz w:val="24"/>
          <w:szCs w:val="24"/>
        </w:rPr>
        <w:t>Jeremy Pittman</w:t>
      </w:r>
      <w:r w:rsidR="00E43ABF" w:rsidRPr="00BE6065">
        <w:rPr>
          <w:rFonts w:ascii="Times New Roman" w:hAnsi="Times New Roman" w:cs="Times New Roman"/>
          <w:sz w:val="24"/>
          <w:szCs w:val="24"/>
          <w:vertAlign w:val="superscript"/>
        </w:rPr>
        <w:t>c</w:t>
      </w:r>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r w:rsidR="0084155F">
        <w:rPr>
          <w:rFonts w:ascii="Times New Roman" w:hAnsi="Times New Roman" w:cs="Times New Roman"/>
          <w:sz w:val="24"/>
          <w:szCs w:val="24"/>
        </w:rPr>
        <w:t xml:space="preserve">, </w:t>
      </w:r>
      <w:r w:rsidRPr="00BE6065">
        <w:rPr>
          <w:rFonts w:ascii="Times New Roman" w:hAnsi="Times New Roman" w:cs="Times New Roman"/>
          <w:sz w:val="24"/>
          <w:szCs w:val="24"/>
        </w:rPr>
        <w:t>Frank La Sorte</w:t>
      </w:r>
      <w:r w:rsidR="006A6E5C">
        <w:rPr>
          <w:rFonts w:ascii="Times New Roman" w:hAnsi="Times New Roman" w:cs="Times New Roman"/>
          <w:sz w:val="24"/>
          <w:szCs w:val="24"/>
          <w:vertAlign w:val="superscript"/>
        </w:rPr>
        <w:t>e</w:t>
      </w:r>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Raquel Garcia</w:t>
      </w:r>
      <w:r w:rsidR="006A6E5C">
        <w:rPr>
          <w:rFonts w:ascii="Times New Roman" w:hAnsi="Times New Roman" w:cs="Times New Roman"/>
          <w:sz w:val="24"/>
          <w:szCs w:val="24"/>
          <w:vertAlign w:val="superscript"/>
        </w:rPr>
        <w:t>f</w:t>
      </w:r>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H. Verburg</w:t>
      </w:r>
      <w:r w:rsidR="006A6E5C">
        <w:rPr>
          <w:rFonts w:ascii="Times New Roman" w:hAnsi="Times New Roman" w:cs="Times New Roman"/>
          <w:sz w:val="24"/>
          <w:szCs w:val="24"/>
          <w:vertAlign w:val="superscript"/>
        </w:rPr>
        <w:t>g</w:t>
      </w:r>
      <w:r w:rsidR="00E34C55" w:rsidRPr="00BE6065">
        <w:rPr>
          <w:rFonts w:ascii="Times New Roman" w:hAnsi="Times New Roman" w:cs="Times New Roman"/>
          <w:sz w:val="24"/>
          <w:szCs w:val="24"/>
        </w:rPr>
        <w:t>, Amanda D. 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Scott Wilson</w:t>
      </w:r>
      <w:r w:rsidR="006A6E5C">
        <w:rPr>
          <w:rFonts w:ascii="Times New Roman" w:hAnsi="Times New Roman" w:cs="Times New Roman"/>
          <w:sz w:val="24"/>
          <w:szCs w:val="24"/>
          <w:vertAlign w:val="superscript"/>
        </w:rPr>
        <w:t>i</w:t>
      </w:r>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Arcese</w:t>
      </w:r>
      <w:r w:rsidR="006A6E5C">
        <w:rPr>
          <w:rFonts w:ascii="Times New Roman" w:hAnsi="Times New Roman" w:cs="Times New Roman"/>
          <w:sz w:val="24"/>
          <w:szCs w:val="24"/>
          <w:vertAlign w:val="superscript"/>
        </w:rPr>
        <w:t>d</w:t>
      </w:r>
      <w:r w:rsidR="00E34C55" w:rsidRPr="00BE6065">
        <w:rPr>
          <w:rFonts w:ascii="Times New Roman" w:hAnsi="Times New Roman" w:cs="Times New Roman"/>
          <w:sz w:val="24"/>
          <w:szCs w:val="24"/>
        </w:rPr>
        <w:t>, Hugh Possingham</w:t>
      </w:r>
      <w:r w:rsidR="009824DD" w:rsidRPr="00BE6065">
        <w:rPr>
          <w:rFonts w:ascii="Times New Roman" w:hAnsi="Times New Roman" w:cs="Times New Roman"/>
          <w:sz w:val="24"/>
          <w:szCs w:val="24"/>
          <w:vertAlign w:val="superscript"/>
        </w:rPr>
        <w:t>j,k</w:t>
      </w:r>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Joseph R. Bennett</w:t>
      </w:r>
      <w:r w:rsidR="001C23DA" w:rsidRPr="00BE6065">
        <w:rPr>
          <w:rFonts w:ascii="Times New Roman" w:hAnsi="Times New Roman" w:cs="Times New Roman"/>
          <w:sz w:val="24"/>
          <w:szCs w:val="24"/>
          <w:vertAlign w:val="superscript"/>
        </w:rPr>
        <w:t>a</w:t>
      </w:r>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r w:rsidRPr="00BE6065">
        <w:rPr>
          <w:rFonts w:cs="Times New Roman"/>
          <w:vertAlign w:val="superscript"/>
          <w:lang w:val="en-CA"/>
        </w:rPr>
        <w:t>c</w:t>
      </w:r>
      <w:r w:rsidRPr="00BE6065">
        <w:rPr>
          <w:rFonts w:cs="Times New Roman"/>
          <w:lang w:val="en-CA"/>
        </w:rPr>
        <w:t>School of Planning, University of Waterloo, 200 University Ave W, Waterloo, ON, N2T 3G1, Canada</w:t>
      </w:r>
    </w:p>
    <w:p w14:paraId="4B494DCC" w14:textId="71212752"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ins w:id="1" w:author="Viv Mcshane" w:date="2020-06-29T11:18:00Z">
        <w:r w:rsidR="004B256A">
          <w:rPr>
            <w:rFonts w:cs="Times New Roman"/>
            <w:lang w:val="en-CA"/>
          </w:rPr>
          <w:t>Conservation Decisions Lab, D</w:t>
        </w:r>
      </w:ins>
      <w:del w:id="2" w:author="Viv Mcshane" w:date="2020-06-29T11:18:00Z">
        <w:r w:rsidR="00B11B6F" w:rsidRPr="00BE6065" w:rsidDel="004B256A">
          <w:rPr>
            <w:rFonts w:cs="Times New Roman"/>
            <w:lang w:val="en-CA"/>
          </w:rPr>
          <w:delText>D</w:delText>
        </w:r>
      </w:del>
      <w:r w:rsidR="00B11B6F" w:rsidRPr="00BE6065">
        <w:rPr>
          <w:rFonts w:cs="Times New Roman"/>
          <w:lang w:val="en-CA"/>
        </w:rPr>
        <w:t>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Fernow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r>
        <w:rPr>
          <w:rFonts w:cs="Times New Roman"/>
          <w:vertAlign w:val="superscript"/>
          <w:lang w:val="en-CA"/>
        </w:rPr>
        <w:t>i</w:t>
      </w:r>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3"/>
      <w:r w:rsidRPr="00927C84">
        <w:rPr>
          <w:rFonts w:ascii="Times New Roman" w:hAnsi="Times New Roman" w:cs="Times New Roman"/>
          <w:b/>
          <w:bCs/>
          <w:sz w:val="24"/>
          <w:szCs w:val="24"/>
        </w:rPr>
        <w:lastRenderedPageBreak/>
        <w:t>First paragraph</w:t>
      </w:r>
      <w:commentRangeEnd w:id="3"/>
      <w:r w:rsidR="00364F67" w:rsidRPr="00927C84">
        <w:rPr>
          <w:b/>
          <w:bCs/>
        </w:rPr>
        <w:commentReference w:id="3"/>
      </w:r>
    </w:p>
    <w:p w14:paraId="5D44119E" w14:textId="7F68F14A" w:rsidR="00D16D7D" w:rsidRDefault="00324D4D" w:rsidP="00BC1C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006B1574" w:rsidRPr="006B1574">
        <w:rPr>
          <w:rFonts w:ascii="Times New Roman" w:hAnsi="Times New Roman" w:cs="Times New Roman"/>
          <w:sz w:val="24"/>
          <w:szCs w:val="24"/>
        </w:rPr>
        <w:t>one of the great challenges of the 21</w:t>
      </w:r>
      <w:r w:rsidR="006B1574" w:rsidRPr="006B1574">
        <w:rPr>
          <w:rFonts w:ascii="Times New Roman" w:hAnsi="Times New Roman" w:cs="Times New Roman"/>
          <w:sz w:val="24"/>
          <w:szCs w:val="24"/>
          <w:vertAlign w:val="superscript"/>
        </w:rPr>
        <w:t>st</w:t>
      </w:r>
      <w:r w:rsidR="006B1574" w:rsidRPr="006B1574">
        <w:rPr>
          <w:rFonts w:ascii="Times New Roman" w:hAnsi="Times New Roman" w:cs="Times New Roman"/>
          <w:sz w:val="24"/>
          <w:szCs w:val="24"/>
        </w:rPr>
        <w:t xml:space="preserve"> Century</w:t>
      </w:r>
      <w:r w:rsidR="00827D93">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D30BC2" w:rsidRPr="00D30BC2">
        <w:rPr>
          <w:rFonts w:ascii="Times New Roman" w:eastAsia="Times New Roman" w:hAnsi="Times New Roman" w:cs="Times New Roman"/>
          <w:sz w:val="24"/>
          <w:szCs w:val="24"/>
        </w:rPr>
        <w:t xml:space="preserve">As </w:t>
      </w:r>
      <w:commentRangeStart w:id="4"/>
      <w:r w:rsidR="00D30BC2" w:rsidRPr="00D30BC2">
        <w:rPr>
          <w:rFonts w:ascii="Times New Roman" w:eastAsia="Times New Roman" w:hAnsi="Times New Roman" w:cs="Times New Roman"/>
          <w:sz w:val="24"/>
          <w:szCs w:val="24"/>
        </w:rPr>
        <w:t xml:space="preserve">land cover </w:t>
      </w:r>
      <w:commentRangeEnd w:id="4"/>
      <w:r w:rsidR="004B256A">
        <w:rPr>
          <w:rStyle w:val="CommentReference"/>
        </w:rPr>
        <w:commentReference w:id="4"/>
      </w:r>
      <w:r w:rsidR="00D30BC2" w:rsidRPr="00D30BC2">
        <w:rPr>
          <w:rFonts w:ascii="Times New Roman" w:eastAsia="Times New Roman" w:hAnsi="Times New Roman" w:cs="Times New Roman"/>
          <w:sz w:val="24"/>
          <w:szCs w:val="24"/>
        </w:rPr>
        <w:t xml:space="preserve">and climate change intensify, their impacts on biodiversity will be influenced by </w:t>
      </w:r>
      <w:commentRangeStart w:id="5"/>
      <w:r w:rsidR="00D30BC2" w:rsidRPr="00D30BC2">
        <w:rPr>
          <w:rFonts w:ascii="Times New Roman" w:eastAsia="Times New Roman" w:hAnsi="Times New Roman" w:cs="Times New Roman"/>
          <w:sz w:val="24"/>
          <w:szCs w:val="24"/>
        </w:rPr>
        <w:t xml:space="preserve">socio-political </w:t>
      </w:r>
      <w:commentRangeEnd w:id="5"/>
      <w:r w:rsidR="00E77ACB">
        <w:rPr>
          <w:rStyle w:val="CommentReference"/>
        </w:rPr>
        <w:commentReference w:id="5"/>
      </w:r>
      <w:r w:rsidR="00D30BC2" w:rsidRPr="00D30BC2">
        <w:rPr>
          <w:rFonts w:ascii="Times New Roman" w:eastAsia="Times New Roman" w:hAnsi="Times New Roman" w:cs="Times New Roman"/>
          <w:sz w:val="24"/>
          <w:szCs w:val="24"/>
        </w:rPr>
        <w:t>pressures, requiring</w:t>
      </w:r>
      <w:r w:rsidR="0077408C">
        <w:rPr>
          <w:rFonts w:ascii="Times New Roman" w:eastAsia="Times New Roman" w:hAnsi="Times New Roman" w:cs="Times New Roman"/>
          <w:sz w:val="24"/>
          <w:szCs w:val="24"/>
        </w:rPr>
        <w:t>, requiring targeted investment</w:t>
      </w:r>
      <w:r>
        <w:rPr>
          <w:rFonts w:ascii="Times New Roman" w:eastAsia="Times New Roman" w:hAnsi="Times New Roman" w:cs="Times New Roman"/>
          <w:sz w:val="24"/>
          <w:szCs w:val="24"/>
        </w:rPr>
        <w:t xml:space="preserve"> in projects that </w:t>
      </w:r>
      <w:r w:rsidR="00CE291E" w:rsidRPr="00CE291E">
        <w:rPr>
          <w:rFonts w:ascii="Times New Roman" w:eastAsia="Times New Roman" w:hAnsi="Times New Roman" w:cs="Times New Roman"/>
          <w:sz w:val="24"/>
          <w:szCs w:val="24"/>
        </w:rPr>
        <w:t>are as effective as possible</w:t>
      </w:r>
      <w:r>
        <w:rPr>
          <w:rFonts w:ascii="Times New Roman" w:eastAsia="Times New Roman" w:hAnsi="Times New Roman" w:cs="Times New Roman"/>
          <w:sz w:val="24"/>
          <w:szCs w:val="24"/>
        </w:rPr>
        <w:t xml:space="preserve">. </w:t>
      </w:r>
      <w:r w:rsidR="00C750B3">
        <w:rPr>
          <w:rFonts w:ascii="Times New Roman" w:eastAsia="Times New Roman" w:hAnsi="Times New Roman" w:cs="Times New Roman"/>
          <w:sz w:val="24"/>
          <w:szCs w:val="24"/>
        </w:rPr>
        <w:t xml:space="preserve">Here we </w:t>
      </w:r>
      <w:r w:rsidR="00692B6A">
        <w:rPr>
          <w:rFonts w:ascii="Times New Roman" w:eastAsia="Times New Roman" w:hAnsi="Times New Roman" w:cs="Times New Roman"/>
          <w:sz w:val="24"/>
          <w:szCs w:val="24"/>
        </w:rPr>
        <w:t xml:space="preserve">show how socio-political pressures, land-use </w:t>
      </w:r>
      <w:r w:rsidR="00E519F6">
        <w:rPr>
          <w:rFonts w:ascii="Times New Roman" w:eastAsia="Times New Roman" w:hAnsi="Times New Roman" w:cs="Times New Roman"/>
          <w:sz w:val="24"/>
          <w:szCs w:val="24"/>
        </w:rPr>
        <w:t xml:space="preserve">impacts </w:t>
      </w:r>
      <w:r w:rsidR="00692B6A">
        <w:rPr>
          <w:rFonts w:ascii="Times New Roman" w:eastAsia="Times New Roman" w:hAnsi="Times New Roman" w:cs="Times New Roman"/>
          <w:sz w:val="24"/>
          <w:szCs w:val="24"/>
        </w:rPr>
        <w:t>and</w:t>
      </w:r>
      <w:r w:rsidR="00DC1410" w:rsidRPr="008175F3">
        <w:rPr>
          <w:rFonts w:ascii="Times New Roman" w:eastAsia="Times New Roman" w:hAnsi="Times New Roman" w:cs="Times New Roman"/>
          <w:sz w:val="24"/>
          <w:szCs w:val="24"/>
        </w:rPr>
        <w:t xml:space="preserve"> </w:t>
      </w:r>
      <w:r w:rsidR="00DC1410">
        <w:rPr>
          <w:rFonts w:ascii="Times New Roman" w:eastAsia="Times New Roman" w:hAnsi="Times New Roman" w:cs="Times New Roman"/>
          <w:sz w:val="24"/>
          <w:szCs w:val="24"/>
        </w:rPr>
        <w:t>climate impacts</w:t>
      </w:r>
      <w:r w:rsidR="00692B6A">
        <w:rPr>
          <w:rFonts w:ascii="Times New Roman" w:eastAsia="Times New Roman" w:hAnsi="Times New Roman" w:cs="Times New Roman"/>
          <w:sz w:val="24"/>
          <w:szCs w:val="24"/>
        </w:rPr>
        <w:t xml:space="preserve"> can be incorporated </w:t>
      </w:r>
      <w:r w:rsidR="00C750B3">
        <w:rPr>
          <w:rFonts w:ascii="Times New Roman" w:eastAsia="Times New Roman" w:hAnsi="Times New Roman" w:cs="Times New Roman"/>
          <w:sz w:val="24"/>
          <w:szCs w:val="24"/>
        </w:rPr>
        <w:t xml:space="preserve">into global biodiversity </w:t>
      </w:r>
      <w:commentRangeStart w:id="6"/>
      <w:r w:rsidR="00C750B3">
        <w:rPr>
          <w:rFonts w:ascii="Times New Roman" w:eastAsia="Times New Roman" w:hAnsi="Times New Roman" w:cs="Times New Roman"/>
          <w:sz w:val="24"/>
          <w:szCs w:val="24"/>
        </w:rPr>
        <w:t>conservation planning</w:t>
      </w:r>
      <w:commentRangeEnd w:id="6"/>
      <w:r w:rsidR="006E1433">
        <w:rPr>
          <w:rStyle w:val="CommentReference"/>
        </w:rPr>
        <w:commentReference w:id="6"/>
      </w:r>
      <w:r w:rsidR="00C750B3">
        <w:rPr>
          <w:rFonts w:ascii="Times New Roman" w:eastAsia="Times New Roman" w:hAnsi="Times New Roman" w:cs="Times New Roman"/>
          <w:sz w:val="24"/>
          <w:szCs w:val="24"/>
        </w:rPr>
        <w:t xml:space="preserve">. </w:t>
      </w:r>
      <w:r w:rsidR="00692B6A">
        <w:rPr>
          <w:rFonts w:ascii="Times New Roman" w:eastAsia="Times New Roman" w:hAnsi="Times New Roman" w:cs="Times New Roman"/>
          <w:sz w:val="24"/>
          <w:szCs w:val="24"/>
        </w:rPr>
        <w:t xml:space="preserve">Doing so </w:t>
      </w:r>
      <w:r w:rsidR="002253D6">
        <w:rPr>
          <w:rFonts w:ascii="Times New Roman" w:eastAsia="Times New Roman" w:hAnsi="Times New Roman" w:cs="Times New Roman"/>
          <w:sz w:val="24"/>
          <w:szCs w:val="24"/>
        </w:rPr>
        <w:t>identifies different priority areas</w:t>
      </w:r>
      <w:r w:rsidR="00385D0D">
        <w:rPr>
          <w:rFonts w:ascii="Times New Roman" w:eastAsia="Times New Roman" w:hAnsi="Times New Roman" w:cs="Times New Roman"/>
          <w:sz w:val="24"/>
          <w:szCs w:val="24"/>
        </w:rPr>
        <w:t xml:space="preserve"> for conservation</w:t>
      </w:r>
      <w:r w:rsidR="00692B6A">
        <w:rPr>
          <w:rFonts w:ascii="Times New Roman" w:eastAsia="Times New Roman" w:hAnsi="Times New Roman" w:cs="Times New Roman"/>
          <w:sz w:val="24"/>
          <w:szCs w:val="24"/>
        </w:rPr>
        <w:t xml:space="preserve"> than </w:t>
      </w:r>
      <w:r w:rsidR="00385D0D">
        <w:rPr>
          <w:rFonts w:ascii="Times New Roman" w:eastAsia="Times New Roman" w:hAnsi="Times New Roman" w:cs="Times New Roman"/>
          <w:sz w:val="24"/>
          <w:szCs w:val="24"/>
        </w:rPr>
        <w:t xml:space="preserve">conventional </w:t>
      </w:r>
      <w:r w:rsidR="00692B6A">
        <w:rPr>
          <w:rFonts w:ascii="Times New Roman" w:eastAsia="Times New Roman" w:hAnsi="Times New Roman" w:cs="Times New Roman"/>
          <w:sz w:val="24"/>
          <w:szCs w:val="24"/>
        </w:rPr>
        <w:t>approaches</w:t>
      </w:r>
      <w:r w:rsidR="00D46E07">
        <w:rPr>
          <w:rFonts w:ascii="Times New Roman" w:eastAsia="Times New Roman" w:hAnsi="Times New Roman" w:cs="Times New Roman"/>
          <w:sz w:val="24"/>
          <w:szCs w:val="24"/>
        </w:rPr>
        <w:t xml:space="preserve">, which </w:t>
      </w:r>
      <w:r>
        <w:rPr>
          <w:rFonts w:ascii="Times New Roman" w:eastAsia="Times New Roman" w:hAnsi="Times New Roman" w:cs="Times New Roman"/>
          <w:sz w:val="24"/>
          <w:szCs w:val="24"/>
        </w:rPr>
        <w:t>identify areas</w:t>
      </w:r>
      <w:r w:rsidR="00385D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predominantly </w:t>
      </w:r>
      <w:r w:rsidR="00385D0D">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measures of regional biodiversity or ecosystem services</w:t>
      </w:r>
      <w:r w:rsidR="00C57D48">
        <w:rPr>
          <w:rFonts w:ascii="Times New Roman" w:eastAsia="Times New Roman" w:hAnsi="Times New Roman" w:cs="Times New Roman"/>
          <w:sz w:val="24"/>
          <w:szCs w:val="24"/>
        </w:rPr>
        <w:t xml:space="preserve"> and do not incorporate multiple </w:t>
      </w:r>
      <w:r w:rsidR="004A2C07">
        <w:rPr>
          <w:rFonts w:ascii="Times New Roman" w:eastAsia="Times New Roman" w:hAnsi="Times New Roman" w:cs="Times New Roman"/>
          <w:sz w:val="24"/>
          <w:szCs w:val="24"/>
        </w:rPr>
        <w:t>anthropogenic pressures</w:t>
      </w:r>
      <w:r w:rsidR="001B1047">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Areas such as </w:t>
      </w:r>
      <w:commentRangeStart w:id="7"/>
      <w:commentRangeStart w:id="8"/>
      <w:r w:rsidR="00385D0D">
        <w:rPr>
          <w:rFonts w:ascii="Times New Roman" w:eastAsia="Times New Roman" w:hAnsi="Times New Roman" w:cs="Times New Roman"/>
          <w:sz w:val="24"/>
          <w:szCs w:val="24"/>
        </w:rPr>
        <w:t>[</w:t>
      </w:r>
      <w:r w:rsidR="00385D0D" w:rsidRPr="00B55932">
        <w:rPr>
          <w:rFonts w:ascii="Times New Roman" w:eastAsia="Times New Roman" w:hAnsi="Times New Roman" w:cs="Times New Roman"/>
          <w:sz w:val="24"/>
          <w:szCs w:val="24"/>
          <w:highlight w:val="yellow"/>
        </w:rPr>
        <w:t>mention them</w:t>
      </w:r>
      <w:commentRangeEnd w:id="7"/>
      <w:r w:rsidR="006F7C4D">
        <w:rPr>
          <w:rStyle w:val="CommentReference"/>
        </w:rPr>
        <w:commentReference w:id="7"/>
      </w:r>
      <w:commentRangeEnd w:id="8"/>
      <w:r w:rsidR="008A1228">
        <w:rPr>
          <w:rStyle w:val="CommentReference"/>
        </w:rPr>
        <w:commentReference w:id="8"/>
      </w:r>
      <w:r w:rsidR="00385D0D">
        <w:rPr>
          <w:rFonts w:ascii="Times New Roman" w:eastAsia="Times New Roman" w:hAnsi="Times New Roman" w:cs="Times New Roman"/>
          <w:sz w:val="24"/>
          <w:szCs w:val="24"/>
        </w:rPr>
        <w:t>]</w:t>
      </w:r>
      <w:r w:rsidR="00692B6A">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 identified as having relatively high biodiversity and low </w:t>
      </w:r>
      <w:r w:rsidR="00FB0440">
        <w:rPr>
          <w:rFonts w:ascii="Times New Roman" w:eastAsia="Times New Roman" w:hAnsi="Times New Roman" w:cs="Times New Roman"/>
          <w:sz w:val="24"/>
          <w:szCs w:val="24"/>
        </w:rPr>
        <w:t>pressures</w:t>
      </w:r>
      <w:r w:rsidR="00385D0D">
        <w:rPr>
          <w:rFonts w:ascii="Times New Roman" w:eastAsia="Times New Roman" w:hAnsi="Times New Roman" w:cs="Times New Roman"/>
          <w:sz w:val="24"/>
          <w:szCs w:val="24"/>
        </w:rPr>
        <w:t>, and</w:t>
      </w:r>
      <w:r w:rsidR="00692B6A">
        <w:rPr>
          <w:rFonts w:ascii="Times New Roman" w:eastAsia="Times New Roman" w:hAnsi="Times New Roman" w:cs="Times New Roman"/>
          <w:sz w:val="24"/>
          <w:szCs w:val="24"/>
        </w:rPr>
        <w:t xml:space="preserve"> may be priorities for developing protected area networks that are resilient to multiple aspects of anthropogenic change</w:t>
      </w:r>
      <w:r w:rsidR="00385D0D">
        <w:rPr>
          <w:rFonts w:ascii="Times New Roman" w:eastAsia="Times New Roman" w:hAnsi="Times New Roman" w:cs="Times New Roman"/>
          <w:sz w:val="24"/>
          <w:szCs w:val="24"/>
        </w:rPr>
        <w:t xml:space="preserve">. We also identify key areas [mention them] that are indicated as priorities regardless of whether </w:t>
      </w:r>
      <w:r w:rsidR="008A1228">
        <w:rPr>
          <w:rFonts w:ascii="Times New Roman" w:eastAsia="Times New Roman" w:hAnsi="Times New Roman" w:cs="Times New Roman"/>
          <w:sz w:val="24"/>
          <w:szCs w:val="24"/>
        </w:rPr>
        <w:t xml:space="preserve">anthropogenic </w:t>
      </w:r>
      <w:r w:rsidR="00CA2316">
        <w:rPr>
          <w:rFonts w:ascii="Times New Roman" w:eastAsia="Times New Roman" w:hAnsi="Times New Roman" w:cs="Times New Roman"/>
          <w:sz w:val="24"/>
          <w:szCs w:val="24"/>
        </w:rPr>
        <w:t>pressures are</w:t>
      </w:r>
      <w:r w:rsidR="00385D0D">
        <w:rPr>
          <w:rFonts w:ascii="Times New Roman" w:eastAsia="Times New Roman" w:hAnsi="Times New Roman" w:cs="Times New Roman"/>
          <w:sz w:val="24"/>
          <w:szCs w:val="24"/>
        </w:rPr>
        <w:t xml:space="preserve"> considered. O</w:t>
      </w:r>
      <w:r w:rsidR="00B976CB">
        <w:rPr>
          <w:rFonts w:ascii="Times New Roman" w:eastAsia="Times New Roman" w:hAnsi="Times New Roman" w:cs="Times New Roman"/>
          <w:sz w:val="24"/>
          <w:szCs w:val="24"/>
        </w:rPr>
        <w:t xml:space="preserve">ur </w:t>
      </w:r>
      <w:r w:rsidR="00C06D10">
        <w:rPr>
          <w:rFonts w:ascii="Times New Roman" w:eastAsia="Times New Roman" w:hAnsi="Times New Roman" w:cs="Times New Roman"/>
          <w:sz w:val="24"/>
          <w:szCs w:val="24"/>
        </w:rPr>
        <w:t>approach</w:t>
      </w:r>
      <w:r w:rsidR="00692B6A">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allows for </w:t>
      </w:r>
      <w:r w:rsidR="00B976CB">
        <w:rPr>
          <w:rFonts w:ascii="Times New Roman" w:eastAsia="Times New Roman" w:hAnsi="Times New Roman" w:cs="Times New Roman"/>
          <w:sz w:val="24"/>
          <w:szCs w:val="24"/>
        </w:rPr>
        <w:t xml:space="preserve">management agencies to </w:t>
      </w:r>
      <w:r w:rsidR="00842806">
        <w:rPr>
          <w:rFonts w:ascii="Times New Roman" w:eastAsia="Times New Roman" w:hAnsi="Times New Roman" w:cs="Times New Roman"/>
          <w:sz w:val="24"/>
          <w:szCs w:val="24"/>
        </w:rPr>
        <w:t xml:space="preserve">include </w:t>
      </w:r>
      <w:r w:rsidR="00B976CB">
        <w:rPr>
          <w:rFonts w:ascii="Times New Roman" w:eastAsia="Times New Roman" w:hAnsi="Times New Roman" w:cs="Times New Roman"/>
          <w:sz w:val="24"/>
          <w:szCs w:val="24"/>
        </w:rPr>
        <w:t xml:space="preserve">their own measures of </w:t>
      </w:r>
      <w:r w:rsidR="00D454D3">
        <w:rPr>
          <w:rFonts w:ascii="Times New Roman" w:eastAsia="Times New Roman" w:hAnsi="Times New Roman" w:cs="Times New Roman"/>
          <w:sz w:val="24"/>
          <w:szCs w:val="24"/>
        </w:rPr>
        <w:t>anthropogenic pressures</w:t>
      </w:r>
      <w:r w:rsidR="00B976CB">
        <w:rPr>
          <w:rFonts w:ascii="Times New Roman" w:eastAsia="Times New Roman" w:hAnsi="Times New Roman" w:cs="Times New Roman"/>
          <w:sz w:val="24"/>
          <w:szCs w:val="24"/>
        </w:rPr>
        <w:t xml:space="preserve"> into </w:t>
      </w:r>
      <w:commentRangeStart w:id="9"/>
      <w:commentRangeStart w:id="10"/>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planning.</w:t>
      </w:r>
      <w:commentRangeEnd w:id="9"/>
      <w:r w:rsidR="00F9100C">
        <w:rPr>
          <w:rStyle w:val="CommentReference"/>
        </w:rPr>
        <w:commentReference w:id="9"/>
      </w:r>
      <w:commentRangeEnd w:id="10"/>
      <w:r w:rsidR="004B256A">
        <w:rPr>
          <w:rStyle w:val="CommentReference"/>
        </w:rPr>
        <w:commentReference w:id="10"/>
      </w:r>
    </w:p>
    <w:p w14:paraId="2C5CB381" w14:textId="77777777" w:rsidR="00D16D7D" w:rsidRDefault="00D16D7D"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11"/>
      <w:commentRangeStart w:id="12"/>
      <w:r w:rsidRPr="00682A20">
        <w:rPr>
          <w:rFonts w:ascii="Times New Roman" w:hAnsi="Times New Roman" w:cs="Times New Roman"/>
          <w:b/>
          <w:bCs/>
          <w:sz w:val="24"/>
          <w:szCs w:val="24"/>
        </w:rPr>
        <w:t>Main text</w:t>
      </w:r>
      <w:commentRangeEnd w:id="11"/>
      <w:r w:rsidR="00E3385D" w:rsidRPr="003432B5">
        <w:rPr>
          <w:rStyle w:val="CommentReference"/>
          <w:b/>
          <w:bCs/>
        </w:rPr>
        <w:commentReference w:id="11"/>
      </w:r>
      <w:commentRangeEnd w:id="12"/>
      <w:r w:rsidR="00775A8E">
        <w:rPr>
          <w:rStyle w:val="CommentReference"/>
        </w:rPr>
        <w:commentReference w:id="12"/>
      </w:r>
    </w:p>
    <w:p w14:paraId="2F9B51BC" w14:textId="3312201E" w:rsidR="00DC486E" w:rsidRDefault="008A5084"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rapid</w:t>
      </w:r>
      <w:r w:rsidR="00DC486E">
        <w:rPr>
          <w:rFonts w:ascii="Times New Roman" w:eastAsia="Times New Roman" w:hAnsi="Times New Roman" w:cs="Times New Roman"/>
          <w:sz w:val="24"/>
          <w:szCs w:val="24"/>
        </w:rPr>
        <w:t xml:space="preserve"> </w:t>
      </w:r>
      <w:r w:rsidR="00DC486E">
        <w:rPr>
          <w:rFonts w:ascii="Times New Roman" w:eastAsia="Times New Roman" w:hAnsi="Times New Roman" w:cs="Times New Roman"/>
          <w:color w:val="000000"/>
          <w:sz w:val="24"/>
          <w:szCs w:val="24"/>
        </w:rPr>
        <w:t xml:space="preserve">human-caused change </w:t>
      </w:r>
      <w:r w:rsidR="00ED38FD">
        <w:rPr>
          <w:rFonts w:ascii="Times New Roman" w:eastAsia="Times New Roman" w:hAnsi="Times New Roman" w:cs="Times New Roman"/>
          <w:color w:val="000000"/>
          <w:sz w:val="24"/>
          <w:szCs w:val="24"/>
        </w:rPr>
        <w:t>creates</w:t>
      </w:r>
      <w:r w:rsidR="00DC486E">
        <w:rPr>
          <w:rFonts w:ascii="Times New Roman" w:eastAsia="Times New Roman" w:hAnsi="Times New Roman" w:cs="Times New Roman"/>
          <w:color w:val="000000"/>
          <w:sz w:val="24"/>
          <w:szCs w:val="24"/>
        </w:rPr>
        <w:t xml:space="preserve"> uncertainty </w:t>
      </w:r>
      <w:r w:rsidR="00ED38FD">
        <w:rPr>
          <w:rFonts w:ascii="Times New Roman" w:eastAsia="Times New Roman" w:hAnsi="Times New Roman" w:cs="Times New Roman"/>
          <w:color w:val="000000"/>
          <w:sz w:val="24"/>
          <w:szCs w:val="24"/>
        </w:rPr>
        <w:t xml:space="preserve">regarding </w:t>
      </w:r>
      <w:r w:rsidR="00A727AA">
        <w:rPr>
          <w:rFonts w:ascii="Times New Roman" w:eastAsia="Times New Roman" w:hAnsi="Times New Roman" w:cs="Times New Roman"/>
          <w:color w:val="000000"/>
          <w:sz w:val="24"/>
          <w:szCs w:val="24"/>
        </w:rPr>
        <w:t>decisions for establish</w:t>
      </w:r>
      <w:r w:rsidR="00CD58F3">
        <w:rPr>
          <w:rFonts w:ascii="Times New Roman" w:eastAsia="Times New Roman" w:hAnsi="Times New Roman" w:cs="Times New Roman"/>
          <w:color w:val="000000"/>
          <w:sz w:val="24"/>
          <w:szCs w:val="24"/>
        </w:rPr>
        <w:t>ing</w:t>
      </w:r>
      <w:r w:rsidR="00A727AA">
        <w:rPr>
          <w:rFonts w:ascii="Times New Roman" w:eastAsia="Times New Roman" w:hAnsi="Times New Roman" w:cs="Times New Roman"/>
          <w:color w:val="000000"/>
          <w:sz w:val="24"/>
          <w:szCs w:val="24"/>
        </w:rPr>
        <w:t xml:space="preserve"> protected areas</w:t>
      </w:r>
      <w:r w:rsidR="00DC486E">
        <w:rPr>
          <w:rFonts w:ascii="Times New Roman" w:eastAsia="Times New Roman" w:hAnsi="Times New Roman" w:cs="Times New Roman"/>
          <w:color w:val="000000"/>
          <w:sz w:val="24"/>
          <w:szCs w:val="24"/>
        </w:rPr>
        <w:t xml:space="preserve">. </w:t>
      </w:r>
      <w:r w:rsidR="00A727AA">
        <w:rPr>
          <w:rFonts w:ascii="Times New Roman" w:eastAsia="Times New Roman" w:hAnsi="Times New Roman" w:cs="Times New Roman"/>
          <w:color w:val="000000"/>
          <w:sz w:val="24"/>
          <w:szCs w:val="24"/>
        </w:rPr>
        <w:t xml:space="preserve">Climate change, </w:t>
      </w:r>
      <w:r w:rsidR="00CD58F3">
        <w:rPr>
          <w:rFonts w:ascii="Times New Roman" w:eastAsia="Times New Roman" w:hAnsi="Times New Roman" w:cs="Times New Roman"/>
          <w:color w:val="000000"/>
          <w:sz w:val="24"/>
          <w:szCs w:val="24"/>
        </w:rPr>
        <w:t xml:space="preserve">pressure </w:t>
      </w:r>
      <w:r w:rsidR="00A727AA">
        <w:rPr>
          <w:rFonts w:ascii="Times New Roman" w:eastAsia="Times New Roman" w:hAnsi="Times New Roman" w:cs="Times New Roman"/>
          <w:color w:val="000000"/>
          <w:sz w:val="24"/>
          <w:szCs w:val="24"/>
        </w:rPr>
        <w:t xml:space="preserve">for land use intensification (for example, from agricultural mosaics to intensive agriculture), and socio-political </w:t>
      </w:r>
      <w:r w:rsidR="00BA7D17">
        <w:rPr>
          <w:rFonts w:ascii="Times New Roman" w:eastAsia="Times New Roman" w:hAnsi="Times New Roman" w:cs="Times New Roman"/>
          <w:color w:val="000000"/>
          <w:sz w:val="24"/>
          <w:szCs w:val="24"/>
        </w:rPr>
        <w:t>pressures</w:t>
      </w:r>
      <w:r w:rsidR="00A727AA">
        <w:rPr>
          <w:rFonts w:ascii="Times New Roman" w:eastAsia="Times New Roman" w:hAnsi="Times New Roman" w:cs="Times New Roman"/>
          <w:color w:val="000000"/>
          <w:sz w:val="24"/>
          <w:szCs w:val="24"/>
        </w:rPr>
        <w:t xml:space="preserve"> </w:t>
      </w:r>
      <w:r w:rsidR="00CD58F3">
        <w:rPr>
          <w:rFonts w:ascii="Times New Roman" w:eastAsia="Times New Roman" w:hAnsi="Times New Roman" w:cs="Times New Roman"/>
          <w:color w:val="000000"/>
          <w:sz w:val="24"/>
          <w:szCs w:val="24"/>
        </w:rPr>
        <w:t>create an urgent need to protect areas</w:t>
      </w:r>
      <w:r w:rsidR="00A727AA">
        <w:rPr>
          <w:rFonts w:ascii="Times New Roman" w:eastAsia="Times New Roman" w:hAnsi="Times New Roman" w:cs="Times New Roman"/>
          <w:color w:val="000000"/>
          <w:sz w:val="24"/>
          <w:szCs w:val="24"/>
        </w:rPr>
        <w:t xml:space="preserve"> </w:t>
      </w:r>
      <w:r w:rsidR="003E16E7">
        <w:rPr>
          <w:rFonts w:ascii="Times New Roman" w:eastAsia="Times New Roman" w:hAnsi="Times New Roman" w:cs="Times New Roman"/>
          <w:color w:val="000000"/>
          <w:sz w:val="24"/>
          <w:szCs w:val="24"/>
        </w:rPr>
        <w:t>to buttress against future biodiversity loss. However, all of these factors will also affect the potential performance of candidate protected areas</w:t>
      </w:r>
      <w:r w:rsidR="00A727AA">
        <w:rPr>
          <w:rFonts w:ascii="Times New Roman" w:eastAsia="Times New Roman" w:hAnsi="Times New Roman" w:cs="Times New Roman"/>
          <w:color w:val="000000"/>
          <w:sz w:val="24"/>
          <w:szCs w:val="24"/>
        </w:rPr>
        <w:t>.</w:t>
      </w:r>
      <w:r w:rsidR="00ED38FD">
        <w:rPr>
          <w:rFonts w:ascii="Times New Roman" w:eastAsia="Times New Roman" w:hAnsi="Times New Roman" w:cs="Times New Roman"/>
          <w:color w:val="000000"/>
          <w:sz w:val="24"/>
          <w:szCs w:val="24"/>
        </w:rPr>
        <w:t xml:space="preserve"> </w:t>
      </w:r>
      <w:r w:rsidR="009761E7">
        <w:rPr>
          <w:rFonts w:ascii="Times New Roman" w:eastAsia="Times New Roman" w:hAnsi="Times New Roman" w:cs="Times New Roman"/>
          <w:color w:val="000000"/>
          <w:sz w:val="24"/>
          <w:szCs w:val="24"/>
        </w:rPr>
        <w:t xml:space="preserve">To make effective use of limited resources, </w:t>
      </w:r>
      <w:r w:rsidR="00DC486E">
        <w:rPr>
          <w:rFonts w:ascii="Times New Roman" w:eastAsia="Times New Roman" w:hAnsi="Times New Roman" w:cs="Times New Roman"/>
          <w:sz w:val="24"/>
          <w:szCs w:val="24"/>
        </w:rPr>
        <w:t xml:space="preserve">decision-making </w:t>
      </w:r>
      <w:r w:rsidR="003E16E7">
        <w:rPr>
          <w:rFonts w:ascii="Times New Roman" w:eastAsia="Times New Roman" w:hAnsi="Times New Roman" w:cs="Times New Roman"/>
          <w:sz w:val="24"/>
          <w:szCs w:val="24"/>
        </w:rPr>
        <w:t xml:space="preserve">for future protected areas </w:t>
      </w:r>
      <w:r w:rsidR="00DC486E">
        <w:rPr>
          <w:rFonts w:ascii="Times New Roman" w:eastAsia="Times New Roman" w:hAnsi="Times New Roman" w:cs="Times New Roman"/>
          <w:sz w:val="24"/>
          <w:szCs w:val="24"/>
        </w:rPr>
        <w:t xml:space="preserve">must </w:t>
      </w:r>
      <w:r w:rsidR="003E16E7">
        <w:rPr>
          <w:rFonts w:ascii="Times New Roman" w:eastAsia="Times New Roman" w:hAnsi="Times New Roman" w:cs="Times New Roman"/>
          <w:sz w:val="24"/>
          <w:szCs w:val="24"/>
        </w:rPr>
        <w:t xml:space="preserve">account for these pressures.  </w:t>
      </w:r>
    </w:p>
    <w:p w14:paraId="613B77B3" w14:textId="3BD6AD16" w:rsidR="00D85E86" w:rsidRDefault="00C347A9" w:rsidP="00D85E86">
      <w:pPr>
        <w:spacing w:before="240" w:after="0" w:line="480" w:lineRule="auto"/>
        <w:rPr>
          <w:rFonts w:ascii="Times New Roman" w:hAnsi="Times New Roman" w:cs="Times New Roman"/>
          <w:sz w:val="24"/>
          <w:szCs w:val="24"/>
        </w:rPr>
      </w:pPr>
      <w:r>
        <w:rPr>
          <w:rFonts w:ascii="Times New Roman" w:hAnsi="Times New Roman" w:cs="Times New Roman"/>
          <w:sz w:val="24"/>
          <w:szCs w:val="24"/>
        </w:rPr>
        <w:lastRenderedPageBreak/>
        <w:t>Here</w:t>
      </w:r>
      <w:r w:rsidR="003E16E7">
        <w:rPr>
          <w:rFonts w:ascii="Times New Roman" w:hAnsi="Times New Roman" w:cs="Times New Roman"/>
          <w:sz w:val="24"/>
          <w:szCs w:val="24"/>
        </w:rPr>
        <w:t>,</w:t>
      </w:r>
      <w:r>
        <w:rPr>
          <w:rFonts w:ascii="Times New Roman" w:hAnsi="Times New Roman" w:cs="Times New Roman"/>
          <w:sz w:val="24"/>
          <w:szCs w:val="24"/>
        </w:rPr>
        <w:t xml:space="preserve"> </w:t>
      </w:r>
      <w:commentRangeStart w:id="13"/>
      <w:r w:rsidR="003E16E7">
        <w:rPr>
          <w:rFonts w:ascii="Times New Roman" w:hAnsi="Times New Roman" w:cs="Times New Roman"/>
          <w:sz w:val="24"/>
          <w:szCs w:val="24"/>
        </w:rPr>
        <w:t xml:space="preserve">we show how accounting for </w:t>
      </w:r>
      <w:commentRangeStart w:id="14"/>
      <w:commentRangeStart w:id="15"/>
      <w:commentRangeStart w:id="16"/>
      <w:r w:rsidR="00FF1DA8">
        <w:rPr>
          <w:rFonts w:ascii="Times New Roman" w:hAnsi="Times New Roman" w:cs="Times New Roman"/>
          <w:sz w:val="24"/>
          <w:szCs w:val="24"/>
        </w:rPr>
        <w:t xml:space="preserve">governance </w:t>
      </w:r>
      <w:r w:rsidR="00C6463D">
        <w:rPr>
          <w:rFonts w:ascii="Times New Roman" w:hAnsi="Times New Roman" w:cs="Times New Roman"/>
          <w:sz w:val="24"/>
          <w:szCs w:val="24"/>
        </w:rPr>
        <w:t>pressures</w:t>
      </w:r>
      <w:r w:rsidR="003E16E7">
        <w:rPr>
          <w:rFonts w:ascii="Times New Roman" w:hAnsi="Times New Roman" w:cs="Times New Roman"/>
          <w:sz w:val="24"/>
          <w:szCs w:val="24"/>
        </w:rPr>
        <w:t xml:space="preserve">, land-use pressure and climate </w:t>
      </w:r>
      <w:r w:rsidR="00A31357">
        <w:rPr>
          <w:rFonts w:ascii="Times New Roman" w:hAnsi="Times New Roman" w:cs="Times New Roman"/>
          <w:sz w:val="24"/>
          <w:szCs w:val="24"/>
        </w:rPr>
        <w:t>pressure</w:t>
      </w:r>
      <w:r w:rsidR="003E16E7">
        <w:rPr>
          <w:rFonts w:ascii="Times New Roman" w:hAnsi="Times New Roman" w:cs="Times New Roman"/>
          <w:sz w:val="24"/>
          <w:szCs w:val="24"/>
        </w:rPr>
        <w:t xml:space="preserve"> </w:t>
      </w:r>
      <w:commentRangeEnd w:id="14"/>
      <w:r w:rsidR="009761E7">
        <w:rPr>
          <w:rStyle w:val="CommentReference"/>
        </w:rPr>
        <w:commentReference w:id="14"/>
      </w:r>
      <w:commentRangeEnd w:id="15"/>
      <w:r w:rsidR="004B7909">
        <w:rPr>
          <w:rStyle w:val="CommentReference"/>
        </w:rPr>
        <w:commentReference w:id="15"/>
      </w:r>
      <w:commentRangeEnd w:id="13"/>
      <w:commentRangeEnd w:id="16"/>
      <w:r w:rsidR="00C045D5">
        <w:rPr>
          <w:rStyle w:val="CommentReference"/>
        </w:rPr>
        <w:commentReference w:id="16"/>
      </w:r>
      <w:r w:rsidR="004B256A">
        <w:rPr>
          <w:rStyle w:val="CommentReference"/>
        </w:rPr>
        <w:commentReference w:id="13"/>
      </w:r>
      <w:r w:rsidR="003E16E7">
        <w:rPr>
          <w:rFonts w:ascii="Times New Roman" w:hAnsi="Times New Roman" w:cs="Times New Roman"/>
          <w:sz w:val="24"/>
          <w:szCs w:val="24"/>
        </w:rPr>
        <w:t xml:space="preserve">can </w:t>
      </w:r>
      <w:r w:rsidR="00D85E86">
        <w:rPr>
          <w:rFonts w:ascii="Times New Roman" w:hAnsi="Times New Roman" w:cs="Times New Roman"/>
          <w:sz w:val="24"/>
          <w:szCs w:val="24"/>
        </w:rPr>
        <w:t xml:space="preserve">strongly </w:t>
      </w:r>
      <w:r w:rsidR="003E16E7">
        <w:rPr>
          <w:rFonts w:ascii="Times New Roman" w:hAnsi="Times New Roman" w:cs="Times New Roman"/>
          <w:sz w:val="24"/>
          <w:szCs w:val="24"/>
        </w:rPr>
        <w:t>influence decisions for conservation at a global scale</w:t>
      </w:r>
      <w:r w:rsidR="00D85E86">
        <w:rPr>
          <w:rFonts w:ascii="Times New Roman" w:hAnsi="Times New Roman" w:cs="Times New Roman"/>
          <w:sz w:val="24"/>
          <w:szCs w:val="24"/>
        </w:rPr>
        <w:t xml:space="preserve">. We also show how accounting for all of these </w:t>
      </w:r>
      <w:r w:rsidR="002D4DD2">
        <w:rPr>
          <w:rFonts w:ascii="Times New Roman" w:hAnsi="Times New Roman" w:cs="Times New Roman"/>
          <w:sz w:val="24"/>
          <w:szCs w:val="24"/>
        </w:rPr>
        <w:t xml:space="preserve">anthropogenic pressures </w:t>
      </w:r>
      <w:r w:rsidR="00D85E86">
        <w:rPr>
          <w:rFonts w:ascii="Times New Roman" w:hAnsi="Times New Roman" w:cs="Times New Roman"/>
          <w:sz w:val="24"/>
          <w:szCs w:val="24"/>
        </w:rPr>
        <w:t xml:space="preserve">can identify key areas that may be most resilient to future </w:t>
      </w:r>
      <w:commentRangeStart w:id="17"/>
      <w:ins w:id="18" w:author="Joseph Bennett" w:date="2020-06-10T11:13:00Z">
        <w:r w:rsidR="00AA37B4">
          <w:rPr>
            <w:rFonts w:ascii="Times New Roman" w:hAnsi="Times New Roman" w:cs="Times New Roman"/>
            <w:sz w:val="24"/>
            <w:szCs w:val="24"/>
          </w:rPr>
          <w:t>change</w:t>
        </w:r>
      </w:ins>
      <w:del w:id="19" w:author="Joseph Bennett" w:date="2020-06-10T11:13:00Z">
        <w:r w:rsidR="00D85E86" w:rsidDel="00AA37B4">
          <w:rPr>
            <w:rFonts w:ascii="Times New Roman" w:hAnsi="Times New Roman" w:cs="Times New Roman"/>
            <w:sz w:val="24"/>
            <w:szCs w:val="24"/>
          </w:rPr>
          <w:delText>pressures</w:delText>
        </w:r>
      </w:del>
      <w:commentRangeEnd w:id="17"/>
      <w:r w:rsidR="00AA37B4">
        <w:rPr>
          <w:rStyle w:val="CommentReference"/>
        </w:rPr>
        <w:commentReference w:id="17"/>
      </w:r>
      <w:r w:rsidR="00D85E86">
        <w:rPr>
          <w:rFonts w:ascii="Times New Roman" w:hAnsi="Times New Roman" w:cs="Times New Roman"/>
          <w:sz w:val="24"/>
          <w:szCs w:val="24"/>
        </w:rPr>
        <w:t>.</w:t>
      </w:r>
      <w:r w:rsidR="003E16E7">
        <w:rPr>
          <w:rFonts w:ascii="Times New Roman" w:hAnsi="Times New Roman" w:cs="Times New Roman"/>
          <w:sz w:val="24"/>
          <w:szCs w:val="24"/>
        </w:rPr>
        <w:t xml:space="preserve"> </w:t>
      </w:r>
      <w:r w:rsidR="00D85E86">
        <w:rPr>
          <w:rFonts w:ascii="Times New Roman" w:hAnsi="Times New Roman" w:cs="Times New Roman"/>
          <w:sz w:val="24"/>
          <w:szCs w:val="24"/>
        </w:rPr>
        <w:t>In our analysis, 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A31357">
        <w:rPr>
          <w:rFonts w:ascii="Times New Roman" w:hAnsi="Times New Roman" w:cs="Times New Roman"/>
          <w:sz w:val="24"/>
          <w:szCs w:val="24"/>
        </w:rPr>
        <w:t>pressures</w:t>
      </w:r>
      <w:r w:rsidR="00D85E86">
        <w:rPr>
          <w:rFonts w:ascii="Times New Roman" w:hAnsi="Times New Roman" w:cs="Times New Roman"/>
          <w:sz w:val="24"/>
          <w:szCs w:val="24"/>
        </w:rPr>
        <w:t xml:space="preserve">: </w:t>
      </w:r>
      <w:r w:rsidR="00D85E86" w:rsidRPr="00A13108">
        <w:rPr>
          <w:rFonts w:ascii="Times New Roman" w:hAnsi="Times New Roman" w:cs="Times New Roman"/>
          <w:sz w:val="24"/>
          <w:szCs w:val="24"/>
        </w:rPr>
        <w:t xml:space="preserve">i) </w:t>
      </w:r>
      <w:commentRangeStart w:id="20"/>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xml:space="preserve"> </w:t>
      </w:r>
      <w:r w:rsidR="001D037A">
        <w:rPr>
          <w:rFonts w:ascii="Times New Roman" w:hAnsi="Times New Roman" w:cs="Times New Roman"/>
          <w:sz w:val="24"/>
          <w:szCs w:val="24"/>
        </w:rPr>
        <w:t>pressure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6A0722">
        <w:rPr>
          <w:rFonts w:ascii="Times New Roman" w:hAnsi="Times New Roman" w:cs="Times New Roman"/>
          <w:sz w:val="24"/>
          <w:szCs w:val="24"/>
        </w:rPr>
        <w:t>impacts</w:t>
      </w:r>
      <w:r w:rsidR="00D85E86" w:rsidRPr="00A13108">
        <w:rPr>
          <w:rFonts w:ascii="Times New Roman" w:hAnsi="Times New Roman" w:cs="Times New Roman"/>
          <w:sz w:val="24"/>
          <w:szCs w:val="24"/>
        </w:rPr>
        <w:t xml:space="preserve">, iii) climate </w:t>
      </w:r>
      <w:r w:rsidR="0063188E">
        <w:rPr>
          <w:rFonts w:ascii="Times New Roman" w:hAnsi="Times New Roman" w:cs="Times New Roman"/>
          <w:sz w:val="24"/>
          <w:szCs w:val="24"/>
        </w:rPr>
        <w:t>impacts</w:t>
      </w:r>
      <w:commentRangeEnd w:id="20"/>
      <w:r w:rsidR="00C045D5">
        <w:rPr>
          <w:rStyle w:val="CommentReference"/>
        </w:rPr>
        <w:commentReference w:id="20"/>
      </w:r>
      <w:r w:rsidR="00D85E86">
        <w:rPr>
          <w:rFonts w:ascii="Times New Roman" w:hAnsi="Times New Roman" w:cs="Times New Roman"/>
          <w:sz w:val="24"/>
          <w:szCs w:val="24"/>
        </w:rPr>
        <w:t xml:space="preserve">. </w:t>
      </w:r>
      <w:commentRangeStart w:id="21"/>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t>
      </w:r>
      <w:r w:rsidR="00D25F01">
        <w:rPr>
          <w:rFonts w:ascii="Times New Roman" w:hAnsi="Times New Roman" w:cs="Times New Roman"/>
          <w:sz w:val="24"/>
          <w:szCs w:val="24"/>
        </w:rPr>
        <w:t>pressure</w:t>
      </w:r>
      <w:r w:rsidR="00CD58F3">
        <w:rPr>
          <w:rFonts w:ascii="Times New Roman" w:hAnsi="Times New Roman" w:cs="Times New Roman"/>
          <w:sz w:val="24"/>
          <w:szCs w:val="24"/>
        </w:rPr>
        <w:t>, we use a national-scale metric that combines six governance indicators from Transparency International</w:t>
      </w:r>
      <w:commentRangeEnd w:id="21"/>
      <w:r w:rsidR="00245E80">
        <w:rPr>
          <w:rStyle w:val="CommentReference"/>
        </w:rPr>
        <w:commentReference w:id="21"/>
      </w:r>
      <w:r w:rsidR="00F969F8">
        <w:rPr>
          <w:rFonts w:ascii="Times New Roman" w:hAnsi="Times New Roman" w:cs="Times New Roman"/>
          <w:sz w:val="24"/>
          <w:szCs w:val="24"/>
        </w:rPr>
        <w:fldChar w:fldCharType="begin"/>
      </w:r>
      <w:r w:rsidR="00F969F8">
        <w:rPr>
          <w:rFonts w:ascii="Times New Roman" w:hAnsi="Times New Roman" w:cs="Times New Roman"/>
          <w:sz w:val="24"/>
          <w:szCs w:val="24"/>
        </w:rPr>
        <w:instrText xml:space="preserve"> ADDIN ZOTERO_ITEM CSL_CITATION {"citationID":"iMJnh7K5","properties":{"formattedCitation":"\\super 4\\nosupersub{}","plainCitation":"4","noteIndex":0},"citationItems":[{"id":2719,"uris":["http://zotero.org/users/878981/items/RYEZBYMB"],"uri":["http://zotero.org/users/878981/items/RYEZBYMB"],"itemData":{"id":2719,"type":"webpage","title":"Transparency International - The Global Anti-Corruption Coalition","URL":"https://www.transparency.org/","accessed":{"date-parts":[["2020",4,22]]}}}],"schema":"https://github.com/citation-style-language/schema/raw/master/csl-citation.json"} </w:instrText>
      </w:r>
      <w:r w:rsidR="00F969F8">
        <w:rPr>
          <w:rFonts w:ascii="Times New Roman" w:hAnsi="Times New Roman" w:cs="Times New Roman"/>
          <w:sz w:val="24"/>
          <w:szCs w:val="24"/>
        </w:rPr>
        <w:fldChar w:fldCharType="separate"/>
      </w:r>
      <w:r w:rsidR="00F969F8" w:rsidRPr="00F969F8">
        <w:rPr>
          <w:rFonts w:ascii="Times New Roman" w:hAnsi="Times New Roman" w:cs="Times New Roman"/>
          <w:sz w:val="24"/>
          <w:szCs w:val="24"/>
          <w:vertAlign w:val="superscript"/>
        </w:rPr>
        <w:t>4</w:t>
      </w:r>
      <w:r w:rsidR="00F969F8">
        <w:rPr>
          <w:rFonts w:ascii="Times New Roman" w:hAnsi="Times New Roman" w:cs="Times New Roman"/>
          <w:sz w:val="24"/>
          <w:szCs w:val="24"/>
        </w:rPr>
        <w:fldChar w:fldCharType="end"/>
      </w:r>
      <w:ins w:id="22" w:author="Viv Mcshane" w:date="2020-06-29T11:44:00Z">
        <w:r w:rsidR="00245E80">
          <w:rPr>
            <w:rFonts w:ascii="Times New Roman" w:hAnsi="Times New Roman" w:cs="Times New Roman"/>
            <w:sz w:val="24"/>
            <w:szCs w:val="24"/>
          </w:rPr>
          <w:t>, describing</w:t>
        </w:r>
      </w:ins>
      <w:ins w:id="23" w:author="Viv Mcshane" w:date="2020-06-29T11:53:00Z">
        <w:r w:rsidR="00E47003">
          <w:rPr>
            <w:rFonts w:ascii="Times New Roman" w:hAnsi="Times New Roman" w:cs="Times New Roman"/>
            <w:sz w:val="24"/>
            <w:szCs w:val="24"/>
          </w:rPr>
          <w:t xml:space="preserve"> how corrupt public sectors are for each nation???</w:t>
        </w:r>
      </w:ins>
      <w:ins w:id="24" w:author="Viv Mcshane" w:date="2020-06-29T11:44:00Z">
        <w:r w:rsidR="00245E80">
          <w:rPr>
            <w:rFonts w:ascii="Times New Roman" w:hAnsi="Times New Roman" w:cs="Times New Roman"/>
            <w:sz w:val="24"/>
            <w:szCs w:val="24"/>
          </w:rPr>
          <w:t>….</w:t>
        </w:r>
      </w:ins>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1A4F32">
        <w:rPr>
          <w:rFonts w:ascii="Times New Roman" w:hAnsi="Times New Roman" w:cs="Times New Roman"/>
          <w:sz w:val="24"/>
          <w:szCs w:val="24"/>
        </w:rPr>
        <w:t>impacts</w:t>
      </w:r>
      <w:r w:rsidR="00941F0E">
        <w:rPr>
          <w:rFonts w:ascii="Times New Roman" w:hAnsi="Times New Roman" w:cs="Times New Roman"/>
          <w:sz w:val="24"/>
          <w:szCs w:val="24"/>
        </w:rPr>
        <w:t>, we use methods of Kehoe et al.</w:t>
      </w:r>
      <w:r w:rsidR="001112AC">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{"citationID":"5e6chLh3","properties":{"formattedCitation":"\\super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941F0E">
        <w:rPr>
          <w:rFonts w:ascii="Times New Roman" w:hAnsi="Times New Roman" w:cs="Times New Roman"/>
          <w:sz w:val="24"/>
          <w:szCs w:val="24"/>
        </w:rPr>
        <w:t>to estimate</w:t>
      </w:r>
      <w:r w:rsidR="00941F0E" w:rsidRPr="0082332F">
        <w:rPr>
          <w:rFonts w:ascii="Times New Roman" w:hAnsi="Times New Roman" w:cs="Times New Roman"/>
          <w:sz w:val="24"/>
          <w:szCs w:val="24"/>
        </w:rPr>
        <w:t xml:space="preserve"> average biodiversity loss per land</w:t>
      </w:r>
      <w:r w:rsidR="00941F0E">
        <w:rPr>
          <w:rFonts w:ascii="Times New Roman" w:hAnsi="Times New Roman" w:cs="Times New Roman"/>
          <w:sz w:val="24"/>
          <w:szCs w:val="24"/>
        </w:rPr>
        <w:t>-use category</w:t>
      </w:r>
      <w:r w:rsidR="008D0B33">
        <w:rPr>
          <w:rFonts w:ascii="Times New Roman" w:hAnsi="Times New Roman" w:cs="Times New Roman"/>
          <w:sz w:val="24"/>
          <w:szCs w:val="24"/>
        </w:rPr>
        <w:t xml:space="preserve"> (Figure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we use the frequency of extreme heat events</w:t>
      </w:r>
      <w:commentRangeStart w:id="25"/>
      <w:r w:rsidR="00941F0E">
        <w:rPr>
          <w:rFonts w:ascii="Times New Roman" w:hAnsi="Times New Roman" w:cs="Times New Roman"/>
          <w:sz w:val="24"/>
          <w:szCs w:val="24"/>
        </w:rPr>
        <w:t>*</w:t>
      </w:r>
      <w:commentRangeEnd w:id="25"/>
      <w:r w:rsidR="00941F0E">
        <w:rPr>
          <w:rStyle w:val="CommentReference"/>
        </w:rPr>
        <w:commentReference w:id="25"/>
      </w:r>
      <w:r w:rsidR="00941F0E">
        <w:rPr>
          <w:rFonts w:ascii="Times New Roman" w:hAnsi="Times New Roman" w:cs="Times New Roman"/>
          <w:sz w:val="24"/>
          <w:szCs w:val="24"/>
        </w:rPr>
        <w:t xml:space="preserve">, at </w:t>
      </w:r>
      <w:r w:rsidR="00941F0E" w:rsidRPr="009200A4">
        <w:rPr>
          <w:rFonts w:ascii="Times New Roman" w:hAnsi="Times New Roman" w:cs="Times New Roman"/>
          <w:sz w:val="24"/>
          <w:szCs w:val="24"/>
          <w:highlight w:val="yellow"/>
        </w:rPr>
        <w:t>[X]</w:t>
      </w:r>
      <w:r w:rsidR="00941F0E">
        <w:rPr>
          <w:rFonts w:ascii="Times New Roman" w:hAnsi="Times New Roman" w:cs="Times New Roman"/>
          <w:sz w:val="24"/>
          <w:szCs w:val="24"/>
        </w:rPr>
        <w:t xml:space="preserve"> scale. </w:t>
      </w:r>
      <w:r w:rsidR="00D85E86">
        <w:rPr>
          <w:rFonts w:ascii="Times New Roman" w:hAnsi="Times New Roman" w:cs="Times New Roman"/>
          <w:sz w:val="24"/>
          <w:szCs w:val="24"/>
        </w:rPr>
        <w:t>We consider the influence of each of these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D85E86">
        <w:rPr>
          <w:rFonts w:ascii="Times New Roman" w:hAnsi="Times New Roman" w:cs="Times New Roman"/>
          <w:sz w:val="24"/>
          <w:szCs w:val="24"/>
        </w:rPr>
        <w:t>, and then consider the</w:t>
      </w:r>
      <w:r w:rsidR="00F95833">
        <w:rPr>
          <w:rFonts w:ascii="Times New Roman" w:hAnsi="Times New Roman" w:cs="Times New Roman"/>
          <w:sz w:val="24"/>
          <w:szCs w:val="24"/>
        </w:rPr>
        <w:t>m</w:t>
      </w:r>
      <w:r w:rsidR="00D85E86">
        <w:rPr>
          <w:rFonts w:ascii="Times New Roman" w:hAnsi="Times New Roman" w:cs="Times New Roman"/>
          <w:sz w:val="24"/>
          <w:szCs w:val="24"/>
        </w:rPr>
        <w:t xml:space="preserve"> in combination, including </w:t>
      </w:r>
      <w:r w:rsidR="00A508FD">
        <w:rPr>
          <w:rFonts w:ascii="Times New Roman" w:hAnsi="Times New Roman" w:cs="Times New Roman"/>
          <w:sz w:val="24"/>
          <w:szCs w:val="24"/>
        </w:rPr>
        <w:t xml:space="preserve">solutions that account for all three types of </w:t>
      </w:r>
      <w:r w:rsidR="00F133B0">
        <w:rPr>
          <w:rFonts w:ascii="Times New Roman" w:hAnsi="Times New Roman" w:cs="Times New Roman"/>
          <w:sz w:val="24"/>
          <w:szCs w:val="24"/>
        </w:rPr>
        <w:t>pressures</w:t>
      </w:r>
      <w:r w:rsidR="00A508FD">
        <w:rPr>
          <w:rFonts w:ascii="Times New Roman" w:hAnsi="Times New Roman" w:cs="Times New Roman"/>
          <w:sz w:val="24"/>
          <w:szCs w:val="24"/>
        </w:rPr>
        <w:t xml:space="preserve">. </w:t>
      </w:r>
      <w:r w:rsidR="00CD58F3">
        <w:rPr>
          <w:rFonts w:ascii="Times New Roman" w:hAnsi="Times New Roman" w:cs="Times New Roman"/>
          <w:sz w:val="24"/>
          <w:szCs w:val="24"/>
        </w:rPr>
        <w:t xml:space="preserve">Our methods </w:t>
      </w:r>
      <w:r w:rsidR="00DB14BF">
        <w:rPr>
          <w:rFonts w:ascii="Times New Roman" w:hAnsi="Times New Roman" w:cs="Times New Roman"/>
          <w:sz w:val="24"/>
          <w:szCs w:val="24"/>
        </w:rPr>
        <w:t xml:space="preserve">use </w:t>
      </w:r>
      <w:r w:rsidR="00CD58F3">
        <w:rPr>
          <w:rFonts w:ascii="Times New Roman" w:hAnsi="Times New Roman" w:cs="Times New Roman"/>
          <w:sz w:val="24"/>
          <w:szCs w:val="24"/>
        </w:rPr>
        <w:t xml:space="preserve">a flexible framework with which conservation agencies can account for future </w:t>
      </w:r>
      <w:r w:rsidR="00273856">
        <w:rPr>
          <w:rFonts w:ascii="Times New Roman" w:hAnsi="Times New Roman" w:cs="Times New Roman"/>
          <w:sz w:val="24"/>
          <w:szCs w:val="24"/>
        </w:rPr>
        <w:t>impacts</w:t>
      </w:r>
      <w:r w:rsidR="00BC7AE4">
        <w:rPr>
          <w:rFonts w:ascii="Times New Roman" w:hAnsi="Times New Roman" w:cs="Times New Roman"/>
          <w:sz w:val="24"/>
          <w:szCs w:val="24"/>
        </w:rPr>
        <w:t xml:space="preserve"> </w:t>
      </w:r>
      <w:r w:rsidR="00CD58F3">
        <w:rPr>
          <w:rFonts w:ascii="Times New Roman" w:hAnsi="Times New Roman" w:cs="Times New Roman"/>
          <w:sz w:val="24"/>
          <w:szCs w:val="24"/>
        </w:rPr>
        <w:t xml:space="preserve">that may be most important to them. </w:t>
      </w:r>
    </w:p>
    <w:p w14:paraId="0F0526C1" w14:textId="47691817" w:rsidR="001A544B" w:rsidRDefault="00A508FD" w:rsidP="00BC1C25">
      <w:pPr>
        <w:spacing w:before="240" w:after="0" w:line="480" w:lineRule="auto"/>
        <w:rPr>
          <w:rFonts w:ascii="Times New Roman" w:hAnsi="Times New Roman" w:cs="Times New Roman"/>
          <w:sz w:val="24"/>
          <w:szCs w:val="24"/>
        </w:rPr>
      </w:pPr>
      <w:r>
        <w:rPr>
          <w:rFonts w:ascii="Times New Roman" w:hAnsi="Times New Roman" w:cs="Times New Roman"/>
          <w:sz w:val="24"/>
          <w:szCs w:val="24"/>
        </w:rPr>
        <w:t xml:space="preserve">To </w:t>
      </w:r>
      <w:r w:rsidR="00941F0E">
        <w:rPr>
          <w:rFonts w:ascii="Times New Roman" w:hAnsi="Times New Roman" w:cs="Times New Roman"/>
          <w:sz w:val="24"/>
          <w:szCs w:val="24"/>
        </w:rPr>
        <w:t>identify candidate areas for protection</w:t>
      </w:r>
      <w:r>
        <w:rPr>
          <w:rFonts w:ascii="Times New Roman" w:hAnsi="Times New Roman" w:cs="Times New Roman"/>
          <w:sz w:val="24"/>
          <w:szCs w:val="24"/>
        </w:rPr>
        <w:t>, w</w:t>
      </w:r>
      <w:r w:rsidR="00876DA9">
        <w:rPr>
          <w:rFonts w:ascii="Times New Roman" w:hAnsi="Times New Roman" w:cs="Times New Roman"/>
          <w:sz w:val="24"/>
          <w:szCs w:val="24"/>
        </w:rPr>
        <w:t xml:space="preserve">e </w:t>
      </w:r>
      <w:r w:rsidR="00876DA9" w:rsidRPr="00A13108">
        <w:rPr>
          <w:rFonts w:ascii="Times New Roman" w:hAnsi="Times New Roman" w:cs="Times New Roman"/>
          <w:sz w:val="24"/>
          <w:szCs w:val="24"/>
        </w:rPr>
        <w:t xml:space="preserve">build on a classical problem formulation from the systematic conservation planning literature, the minimum set problem, where the goal is to minimize the cost of a solution while reaching feature targets. </w:t>
      </w:r>
      <w:commentRangeStart w:id="26"/>
      <w:r w:rsidR="00876DA9" w:rsidRPr="00A13108">
        <w:rPr>
          <w:rFonts w:ascii="Times New Roman" w:hAnsi="Times New Roman" w:cs="Times New Roman"/>
          <w:sz w:val="24"/>
          <w:szCs w:val="24"/>
        </w:rPr>
        <w:t>We expand this approach to include multiple objectives</w:t>
      </w:r>
      <w:r w:rsidR="00876DA9">
        <w:rPr>
          <w:rFonts w:ascii="Times New Roman" w:hAnsi="Times New Roman" w:cs="Times New Roman"/>
          <w:sz w:val="24"/>
          <w:szCs w:val="24"/>
        </w:rPr>
        <w:t xml:space="preserve"> accounting for </w:t>
      </w:r>
      <w:r w:rsidR="00D42239">
        <w:rPr>
          <w:rFonts w:ascii="Times New Roman" w:hAnsi="Times New Roman" w:cs="Times New Roman"/>
          <w:sz w:val="24"/>
          <w:szCs w:val="24"/>
        </w:rPr>
        <w:t xml:space="preserve">varying </w:t>
      </w:r>
      <w:r w:rsidR="001A23CB">
        <w:rPr>
          <w:rFonts w:ascii="Times New Roman" w:hAnsi="Times New Roman" w:cs="Times New Roman"/>
          <w:sz w:val="24"/>
          <w:szCs w:val="24"/>
        </w:rPr>
        <w:t xml:space="preserve">anthropogenic </w:t>
      </w:r>
      <w:r w:rsidR="007C29BB">
        <w:rPr>
          <w:rFonts w:ascii="Times New Roman" w:hAnsi="Times New Roman" w:cs="Times New Roman"/>
          <w:sz w:val="24"/>
          <w:szCs w:val="24"/>
        </w:rPr>
        <w:t>pressures</w:t>
      </w:r>
      <w:r w:rsidR="007C29BB" w:rsidRPr="00A13108">
        <w:rPr>
          <w:rFonts w:ascii="Times New Roman" w:hAnsi="Times New Roman" w:cs="Times New Roman"/>
          <w:sz w:val="24"/>
          <w:szCs w:val="24"/>
        </w:rPr>
        <w:t xml:space="preserve"> </w:t>
      </w:r>
      <w:r w:rsidR="00876DA9" w:rsidRPr="00A13108">
        <w:rPr>
          <w:rFonts w:ascii="Times New Roman" w:hAnsi="Times New Roman" w:cs="Times New Roman"/>
          <w:sz w:val="24"/>
          <w:szCs w:val="24"/>
        </w:rPr>
        <w:t xml:space="preserve">in the problem formulation. </w:t>
      </w:r>
      <w:commentRangeEnd w:id="26"/>
      <w:r w:rsidR="00C50C77">
        <w:rPr>
          <w:rStyle w:val="CommentReference"/>
        </w:rPr>
        <w:commentReference w:id="26"/>
      </w:r>
      <w:r w:rsidR="00C461DD"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1C27A2">
        <w:rPr>
          <w:rFonts w:ascii="Times New Roman" w:hAnsi="Times New Roman" w:cs="Times New Roman"/>
          <w:sz w:val="24"/>
          <w:szCs w:val="24"/>
        </w:rPr>
        <w:t>the approach</w:t>
      </w:r>
      <w:r w:rsidR="00C461DD"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C461DD">
        <w:rPr>
          <w:rFonts w:ascii="Times New Roman" w:hAnsi="Times New Roman" w:cs="Times New Roman"/>
          <w:sz w:val="24"/>
          <w:szCs w:val="24"/>
        </w:rPr>
        <w:t>.</w:t>
      </w:r>
      <w:r w:rsidR="00C461DD" w:rsidRPr="00C461DD">
        <w:rPr>
          <w:rFonts w:ascii="Times New Roman" w:hAnsi="Times New Roman" w:cs="Times New Roman"/>
          <w:sz w:val="24"/>
          <w:szCs w:val="24"/>
        </w:rPr>
        <w:t xml:space="preserve"> </w:t>
      </w:r>
    </w:p>
    <w:p w14:paraId="05A4A0D0" w14:textId="628649D3" w:rsidR="008136D4" w:rsidRDefault="00B30AF2"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created </w:t>
      </w:r>
      <w:r w:rsidR="00E07580">
        <w:rPr>
          <w:rFonts w:ascii="Times New Roman" w:eastAsia="Times New Roman" w:hAnsi="Times New Roman" w:cs="Times New Roman"/>
          <w:sz w:val="24"/>
          <w:szCs w:val="24"/>
        </w:rPr>
        <w:t xml:space="preserve">eight </w:t>
      </w:r>
      <w:r>
        <w:rPr>
          <w:rFonts w:ascii="Times New Roman" w:eastAsia="Times New Roman" w:hAnsi="Times New Roman" w:cs="Times New Roman"/>
          <w:sz w:val="24"/>
          <w:szCs w:val="24"/>
        </w:rPr>
        <w:t>planning scenarios using vertebrate species data from the IUCN Red List of Threatened Species</w:t>
      </w:r>
      <w:r w:rsidR="00927503">
        <w:rPr>
          <w:rFonts w:ascii="Times New Roman" w:eastAsia="Times New Roman" w:hAnsi="Times New Roman" w:cs="Times New Roman"/>
          <w:sz w:val="24"/>
          <w:szCs w:val="24"/>
        </w:rPr>
        <w:t xml:space="preserve"> and incorporating different combinations of the </w:t>
      </w:r>
      <w:commentRangeStart w:id="27"/>
      <w:r w:rsidR="008E5391">
        <w:rPr>
          <w:rFonts w:ascii="Times New Roman" w:eastAsia="Times New Roman" w:hAnsi="Times New Roman" w:cs="Times New Roman"/>
          <w:sz w:val="24"/>
          <w:szCs w:val="24"/>
        </w:rPr>
        <w:t xml:space="preserve">three </w:t>
      </w:r>
      <w:r w:rsidR="001421E2">
        <w:rPr>
          <w:rFonts w:ascii="Times New Roman" w:eastAsia="Times New Roman" w:hAnsi="Times New Roman" w:cs="Times New Roman"/>
          <w:sz w:val="24"/>
          <w:szCs w:val="24"/>
        </w:rPr>
        <w:t>pressure</w:t>
      </w:r>
      <w:r w:rsidR="00927503">
        <w:rPr>
          <w:rFonts w:ascii="Times New Roman" w:eastAsia="Times New Roman" w:hAnsi="Times New Roman" w:cs="Times New Roman"/>
          <w:sz w:val="24"/>
          <w:szCs w:val="24"/>
        </w:rPr>
        <w:t xml:space="preserve"> metrics</w:t>
      </w:r>
      <w:commentRangeEnd w:id="27"/>
      <w:r w:rsidR="00C50C77">
        <w:rPr>
          <w:rStyle w:val="CommentReference"/>
        </w:rPr>
        <w:commentReference w:id="27"/>
      </w:r>
      <w:r w:rsidR="00927503">
        <w:rPr>
          <w:rFonts w:ascii="Times New Roman" w:eastAsia="Times New Roman" w:hAnsi="Times New Roman" w:cs="Times New Roman"/>
          <w:sz w:val="24"/>
          <w:szCs w:val="24"/>
        </w:rPr>
        <w:t>, as well as one baseline scenario where we d</w:t>
      </w:r>
      <w:r w:rsidR="005A04A1">
        <w:rPr>
          <w:rFonts w:ascii="Times New Roman" w:eastAsia="Times New Roman" w:hAnsi="Times New Roman" w:cs="Times New Roman"/>
          <w:sz w:val="24"/>
          <w:szCs w:val="24"/>
        </w:rPr>
        <w:t>id</w:t>
      </w:r>
      <w:r w:rsidR="00927503">
        <w:rPr>
          <w:rFonts w:ascii="Times New Roman" w:eastAsia="Times New Roman" w:hAnsi="Times New Roman" w:cs="Times New Roman"/>
          <w:sz w:val="24"/>
          <w:szCs w:val="24"/>
        </w:rPr>
        <w:t xml:space="preserve"> not include a</w:t>
      </w:r>
      <w:r w:rsidR="001421E2">
        <w:rPr>
          <w:rFonts w:ascii="Times New Roman" w:eastAsia="Times New Roman" w:hAnsi="Times New Roman" w:cs="Times New Roman"/>
          <w:sz w:val="24"/>
          <w:szCs w:val="24"/>
        </w:rPr>
        <w:t>ny</w:t>
      </w:r>
      <w:r w:rsidR="00927503">
        <w:rPr>
          <w:rFonts w:ascii="Times New Roman" w:eastAsia="Times New Roman" w:hAnsi="Times New Roman" w:cs="Times New Roman"/>
          <w:sz w:val="24"/>
          <w:szCs w:val="24"/>
        </w:rPr>
        <w:t xml:space="preserve"> </w:t>
      </w:r>
      <w:r w:rsidR="001421E2">
        <w:rPr>
          <w:rFonts w:ascii="Times New Roman" w:eastAsia="Times New Roman" w:hAnsi="Times New Roman" w:cs="Times New Roman"/>
          <w:sz w:val="24"/>
          <w:szCs w:val="24"/>
        </w:rPr>
        <w:t>pressures</w:t>
      </w:r>
      <w:r w:rsidR="007E5426">
        <w:rPr>
          <w:rFonts w:ascii="Times New Roman" w:eastAsia="Times New Roman" w:hAnsi="Times New Roman" w:cs="Times New Roman"/>
          <w:sz w:val="24"/>
          <w:szCs w:val="24"/>
        </w:rPr>
        <w:t xml:space="preserve">, representing the classical approach to solving these kinds of </w:t>
      </w:r>
      <w:r w:rsidR="009B150D">
        <w:rPr>
          <w:rFonts w:ascii="Times New Roman" w:eastAsia="Times New Roman" w:hAnsi="Times New Roman" w:cs="Times New Roman"/>
          <w:sz w:val="24"/>
          <w:szCs w:val="24"/>
        </w:rPr>
        <w:t xml:space="preserve">conservation planning </w:t>
      </w:r>
      <w:r w:rsidR="007E5426">
        <w:rPr>
          <w:rFonts w:ascii="Times New Roman" w:eastAsia="Times New Roman" w:hAnsi="Times New Roman" w:cs="Times New Roman"/>
          <w:sz w:val="24"/>
          <w:szCs w:val="24"/>
        </w:rPr>
        <w:t>problems</w:t>
      </w:r>
      <w:r w:rsidR="00D538AF">
        <w:rPr>
          <w:rFonts w:ascii="Times New Roman" w:eastAsia="Times New Roman" w:hAnsi="Times New Roman" w:cs="Times New Roman"/>
          <w:sz w:val="24"/>
          <w:szCs w:val="24"/>
        </w:rPr>
        <w:fldChar w:fldCharType="begin"/>
      </w:r>
      <w:r w:rsidR="00D538AF">
        <w:rPr>
          <w:rFonts w:ascii="Times New Roman" w:eastAsia="Times New Roman" w:hAnsi="Times New Roman" w:cs="Times New Roman"/>
          <w:sz w:val="24"/>
          <w:szCs w:val="24"/>
        </w:rPr>
        <w:instrText xml:space="preserve"> ADDIN ZOTERO_ITEM CSL_CITATION {"citationID":"Uusk6LrF","properties":{"formattedCitation":"\\super 6\\nosupersub{}","plainCitation":"6","noteIndex":0},"citationItems":[{"id":1089,"uris":["http://zotero.org/users/878981/items/HRZ9EATX"],"uri":["http://zotero.org/users/878981/items/HRZ9EATX"],"itemData":{"id":1089,"type":"chapter","container-title":"Spatial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D538AF">
        <w:rPr>
          <w:rFonts w:ascii="Times New Roman" w:eastAsia="Times New Roman" w:hAnsi="Times New Roman" w:cs="Times New Roman"/>
          <w:sz w:val="24"/>
          <w:szCs w:val="24"/>
        </w:rPr>
        <w:fldChar w:fldCharType="separate"/>
      </w:r>
      <w:r w:rsidR="00D538AF" w:rsidRPr="00D538AF">
        <w:rPr>
          <w:rFonts w:ascii="Times New Roman" w:hAnsi="Times New Roman" w:cs="Times New Roman"/>
          <w:sz w:val="24"/>
          <w:szCs w:val="24"/>
          <w:vertAlign w:val="superscript"/>
        </w:rPr>
        <w:t>6</w:t>
      </w:r>
      <w:r w:rsidR="00D538AF">
        <w:rPr>
          <w:rFonts w:ascii="Times New Roman" w:eastAsia="Times New Roman" w:hAnsi="Times New Roman" w:cs="Times New Roman"/>
          <w:sz w:val="24"/>
          <w:szCs w:val="24"/>
        </w:rPr>
        <w:fldChar w:fldCharType="end"/>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t>vertebrate species, in line with guidelines from the IUCN</w:t>
      </w:r>
      <w:r w:rsidR="004E27F5">
        <w:rPr>
          <w:rFonts w:ascii="Times New Roman" w:eastAsia="Times New Roman" w:hAnsi="Times New Roman" w:cs="Times New Roman"/>
          <w:sz w:val="24"/>
          <w:szCs w:val="24"/>
        </w:rPr>
        <w:fldChar w:fldCharType="begin"/>
      </w:r>
      <w:r w:rsidR="004E27F5">
        <w:rPr>
          <w:rFonts w:ascii="Times New Roman" w:eastAsia="Times New Roman" w:hAnsi="Times New Roman" w:cs="Times New Roman"/>
          <w:sz w:val="24"/>
          <w:szCs w:val="24"/>
        </w:rPr>
        <w:instrText xml:space="preserve"> ADDIN ZOTERO_ITEM CSL_CITATION {"citationID":"hfney63i","properties":{"formattedCitation":"\\super 7\\nosupersub{}","plainCitation":"7","noteIndex":0},"citationItems":[{"id":2721,"uris":["http://zotero.org/users/878981/items/UF3U7G2Y"],"uri":["http://zotero.org/users/878981/items/UF3U7G2Y"],"itemData":{"id":2721,"type":"webpage","abstract":"Photo: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7</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Pr>
          <w:rFonts w:ascii="Times New Roman" w:eastAsia="Times New Roman" w:hAnsi="Times New Roman" w:cs="Times New Roman"/>
          <w:sz w:val="24"/>
          <w:szCs w:val="24"/>
        </w:rPr>
        <w:t xml:space="preserve">To investigate the effects of including our three </w:t>
      </w:r>
      <w:r w:rsidR="001421E2">
        <w:rPr>
          <w:rFonts w:ascii="Times New Roman" w:eastAsia="Times New Roman" w:hAnsi="Times New Roman" w:cs="Times New Roman"/>
          <w:sz w:val="24"/>
          <w:szCs w:val="24"/>
        </w:rPr>
        <w:t>pressure</w:t>
      </w:r>
      <w:r w:rsidR="00B64358">
        <w:rPr>
          <w:rFonts w:ascii="Times New Roman" w:eastAsia="Times New Roman" w:hAnsi="Times New Roman" w:cs="Times New Roman"/>
          <w:sz w:val="24"/>
          <w:szCs w:val="24"/>
        </w:rPr>
        <w:t xml:space="preserve"> metrics, w</w:t>
      </w:r>
      <w:r w:rsidR="0085304E">
        <w:rPr>
          <w:rFonts w:ascii="Times New Roman" w:eastAsia="Times New Roman" w:hAnsi="Times New Roman" w:cs="Times New Roman"/>
          <w:sz w:val="24"/>
          <w:szCs w:val="24"/>
        </w:rPr>
        <w:t>e then compared the spatial representation of each scenario at the global</w:t>
      </w:r>
      <w:r w:rsidR="00B64358">
        <w:rPr>
          <w:rFonts w:ascii="Times New Roman" w:eastAsia="Times New Roman" w:hAnsi="Times New Roman" w:cs="Times New Roman"/>
          <w:sz w:val="24"/>
          <w:szCs w:val="24"/>
        </w:rPr>
        <w:t xml:space="preserve"> and</w:t>
      </w:r>
      <w:r w:rsidR="0085304E">
        <w:rPr>
          <w:rFonts w:ascii="Times New Roman" w:eastAsia="Times New Roman" w:hAnsi="Times New Roman" w:cs="Times New Roman"/>
          <w:sz w:val="24"/>
          <w:szCs w:val="24"/>
        </w:rPr>
        <w:t xml:space="preserve"> country scale</w:t>
      </w:r>
      <w:r w:rsidR="004E470C">
        <w:rPr>
          <w:rFonts w:ascii="Times New Roman" w:eastAsia="Times New Roman" w:hAnsi="Times New Roman" w:cs="Times New Roman"/>
          <w:sz w:val="24"/>
          <w:szCs w:val="24"/>
        </w:rPr>
        <w:t xml:space="preserve">. </w:t>
      </w:r>
      <w:r w:rsidR="00777BD7">
        <w:rPr>
          <w:rFonts w:ascii="Times New Roman" w:eastAsia="Times New Roman" w:hAnsi="Times New Roman" w:cs="Times New Roman"/>
          <w:sz w:val="24"/>
          <w:szCs w:val="24"/>
        </w:rPr>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w:t>
      </w:r>
      <w:r w:rsidR="001421E2">
        <w:rPr>
          <w:rFonts w:ascii="Times New Roman" w:eastAsia="Times New Roman" w:hAnsi="Times New Roman" w:cs="Times New Roman"/>
          <w:sz w:val="24"/>
          <w:szCs w:val="24"/>
        </w:rPr>
        <w:t>pressure</w:t>
      </w:r>
      <w:r w:rsidR="006E5CAB">
        <w:rPr>
          <w:rFonts w:ascii="Times New Roman" w:eastAsia="Times New Roman" w:hAnsi="Times New Roman" w:cs="Times New Roman"/>
          <w:sz w:val="24"/>
          <w:szCs w:val="24"/>
        </w:rPr>
        <w:t xml:space="preserve"> metrics would </w:t>
      </w:r>
      <w:r w:rsidR="006E5CAB" w:rsidRPr="00922E86">
        <w:rPr>
          <w:rFonts w:ascii="Times New Roman" w:eastAsia="Times New Roman" w:hAnsi="Times New Roman" w:cs="Times New Roman"/>
          <w:sz w:val="24"/>
          <w:szCs w:val="24"/>
        </w:rPr>
        <w:t xml:space="preserve">have. </w:t>
      </w:r>
    </w:p>
    <w:p w14:paraId="2E5DFBEA" w14:textId="77777777" w:rsidR="00DF7F0C" w:rsidRDefault="00DF7F0C" w:rsidP="00BC1C25">
      <w:pPr>
        <w:spacing w:line="480" w:lineRule="auto"/>
        <w:rPr>
          <w:ins w:id="28" w:author="Joseph Bennett" w:date="2020-04-14T08:35:00Z"/>
          <w:rFonts w:ascii="Times New Roman" w:hAnsi="Times New Roman" w:cs="Times New Roman"/>
          <w:sz w:val="24"/>
          <w:szCs w:val="24"/>
        </w:rPr>
      </w:pPr>
    </w:p>
    <w:p w14:paraId="7D7DD3D5" w14:textId="1CA63200" w:rsidR="00017AE9" w:rsidRPr="003C0EE9" w:rsidDel="00DF7F0C" w:rsidRDefault="00017AE9" w:rsidP="00BC1C25">
      <w:pPr>
        <w:spacing w:line="480" w:lineRule="auto"/>
        <w:rPr>
          <w:del w:id="29" w:author="Joseph Bennett" w:date="2020-04-14T08:35:00Z"/>
          <w:rFonts w:ascii="Times New Roman" w:hAnsi="Times New Roman" w:cs="Times New Roman"/>
          <w:b/>
          <w:bCs/>
          <w:sz w:val="24"/>
          <w:szCs w:val="24"/>
        </w:rPr>
      </w:pPr>
      <w:commentRangeStart w:id="30"/>
      <w:commentRangeStart w:id="31"/>
      <w:commentRangeStart w:id="32"/>
      <w:commentRangeStart w:id="33"/>
      <w:commentRangeStart w:id="34"/>
      <w:commentRangeStart w:id="35"/>
      <w:del w:id="36" w:author="Joseph Bennett" w:date="2020-04-14T08:35:00Z">
        <w:r w:rsidRPr="003C0EE9" w:rsidDel="00DF7F0C">
          <w:rPr>
            <w:rFonts w:ascii="Times New Roman" w:hAnsi="Times New Roman" w:cs="Times New Roman"/>
            <w:b/>
            <w:bCs/>
            <w:sz w:val="24"/>
            <w:szCs w:val="24"/>
          </w:rPr>
          <w:delText>Results</w:delText>
        </w:r>
        <w:commentRangeEnd w:id="30"/>
        <w:r w:rsidR="009B4049" w:rsidDel="00DF7F0C">
          <w:rPr>
            <w:rStyle w:val="CommentReference"/>
          </w:rPr>
          <w:commentReference w:id="30"/>
        </w:r>
      </w:del>
      <w:commentRangeEnd w:id="31"/>
      <w:r w:rsidR="00E8699A">
        <w:rPr>
          <w:rStyle w:val="CommentReference"/>
        </w:rPr>
        <w:commentReference w:id="31"/>
      </w:r>
      <w:commentRangeEnd w:id="32"/>
      <w:r w:rsidR="00851B8D">
        <w:rPr>
          <w:rStyle w:val="CommentReference"/>
        </w:rPr>
        <w:commentReference w:id="32"/>
      </w:r>
      <w:commentRangeEnd w:id="33"/>
      <w:r w:rsidR="00BD4E48">
        <w:rPr>
          <w:rStyle w:val="CommentReference"/>
        </w:rPr>
        <w:commentReference w:id="33"/>
      </w:r>
      <w:commentRangeEnd w:id="34"/>
      <w:r w:rsidR="004B7909">
        <w:rPr>
          <w:rStyle w:val="CommentReference"/>
        </w:rPr>
        <w:commentReference w:id="34"/>
      </w:r>
      <w:commentRangeEnd w:id="35"/>
      <w:r w:rsidR="00C045D5">
        <w:rPr>
          <w:rStyle w:val="CommentReference"/>
        </w:rPr>
        <w:commentReference w:id="35"/>
      </w:r>
    </w:p>
    <w:p w14:paraId="12153D04" w14:textId="68D4866E" w:rsidR="001459A1" w:rsidRPr="00032807" w:rsidRDefault="00A508FD" w:rsidP="001459A1">
      <w:pPr>
        <w:keepNext/>
        <w:spacing w:line="480" w:lineRule="auto"/>
        <w:rPr>
          <w:rFonts w:ascii="Times New Roman" w:hAnsi="Times New Roman" w:cs="Times New Roman"/>
          <w:sz w:val="24"/>
          <w:szCs w:val="24"/>
        </w:rPr>
      </w:pPr>
      <w:r>
        <w:rPr>
          <w:rFonts w:ascii="Times New Roman" w:hAnsi="Times New Roman" w:cs="Times New Roman"/>
          <w:sz w:val="24"/>
          <w:szCs w:val="24"/>
        </w:rPr>
        <w:t>We found that priority areas for conservation to meet the 30% target varied substantially among scenarios, despite relatively similar overall extent (</w:t>
      </w:r>
      <w:commentRangeStart w:id="37"/>
      <w:r>
        <w:rPr>
          <w:rFonts w:ascii="Times New Roman" w:hAnsi="Times New Roman" w:cs="Times New Roman"/>
          <w:sz w:val="24"/>
          <w:szCs w:val="24"/>
        </w:rPr>
        <w:t>Fig. 1</w:t>
      </w:r>
      <w:commentRangeEnd w:id="37"/>
      <w:r w:rsidR="00245E80">
        <w:rPr>
          <w:rStyle w:val="CommentReference"/>
        </w:rPr>
        <w:commentReference w:id="37"/>
      </w:r>
      <w:r>
        <w:rPr>
          <w:rFonts w:ascii="Times New Roman" w:hAnsi="Times New Roman" w:cs="Times New Roman"/>
          <w:sz w:val="24"/>
          <w:szCs w:val="24"/>
        </w:rPr>
        <w:t xml:space="preserve">; Table </w:t>
      </w:r>
      <w:r w:rsidR="007A7F46">
        <w:rPr>
          <w:rFonts w:ascii="Times New Roman" w:hAnsi="Times New Roman" w:cs="Times New Roman"/>
          <w:sz w:val="24"/>
          <w:szCs w:val="24"/>
        </w:rPr>
        <w:t>S</w:t>
      </w:r>
      <w:r>
        <w:rPr>
          <w:rFonts w:ascii="Times New Roman" w:hAnsi="Times New Roman" w:cs="Times New Roman"/>
          <w:sz w:val="24"/>
          <w:szCs w:val="24"/>
        </w:rPr>
        <w:t xml:space="preserve">1). </w:t>
      </w:r>
      <w:r w:rsidR="00DF7F0C">
        <w:rPr>
          <w:rFonts w:ascii="Times New Roman" w:hAnsi="Times New Roman" w:cs="Times New Roman"/>
          <w:sz w:val="24"/>
          <w:szCs w:val="24"/>
        </w:rPr>
        <w:t xml:space="preserve">At the national scale, results were very different among scenarios for some countries, but not others. For example, for Libya, which is suffering from conflict, </w:t>
      </w:r>
      <w:r w:rsidR="00490DFB">
        <w:rPr>
          <w:rFonts w:ascii="Times New Roman" w:hAnsi="Times New Roman" w:cs="Times New Roman"/>
          <w:sz w:val="24"/>
          <w:szCs w:val="24"/>
        </w:rPr>
        <w:t xml:space="preserve">as defined by the </w:t>
      </w:r>
      <w:commentRangeStart w:id="38"/>
      <w:r w:rsidR="00490DFB">
        <w:rPr>
          <w:rFonts w:ascii="Times New Roman" w:hAnsi="Times New Roman" w:cs="Times New Roman"/>
          <w:sz w:val="24"/>
          <w:szCs w:val="24"/>
        </w:rPr>
        <w:t>Worldwide Governance Indicator (WGI) on ‘</w:t>
      </w:r>
      <w:r w:rsidR="00490DFB" w:rsidRPr="00490DFB">
        <w:rPr>
          <w:rFonts w:ascii="Times New Roman" w:hAnsi="Times New Roman" w:cs="Times New Roman"/>
          <w:sz w:val="24"/>
          <w:szCs w:val="24"/>
        </w:rPr>
        <w:t>Political Stability and Absence of Violence</w:t>
      </w:r>
      <w:r w:rsidR="00490DFB">
        <w:rPr>
          <w:rFonts w:ascii="Times New Roman" w:hAnsi="Times New Roman" w:cs="Times New Roman"/>
          <w:sz w:val="24"/>
          <w:szCs w:val="24"/>
        </w:rPr>
        <w:t>’</w:t>
      </w:r>
      <w:commentRangeEnd w:id="38"/>
      <w:r w:rsidR="00245E80">
        <w:rPr>
          <w:rStyle w:val="CommentReference"/>
        </w:rPr>
        <w:commentReference w:id="38"/>
      </w:r>
      <w:r w:rsidR="00490DFB">
        <w:rPr>
          <w:rFonts w:ascii="Times New Roman" w:hAnsi="Times New Roman" w:cs="Times New Roman"/>
          <w:sz w:val="24"/>
          <w:szCs w:val="24"/>
        </w:rPr>
        <w:t>,</w:t>
      </w:r>
      <w:r w:rsidR="00490DFB" w:rsidRPr="00490DFB">
        <w:rPr>
          <w:rFonts w:ascii="Times New Roman" w:hAnsi="Times New Roman" w:cs="Times New Roman"/>
          <w:sz w:val="24"/>
          <w:szCs w:val="24"/>
        </w:rPr>
        <w:t xml:space="preserve"> </w:t>
      </w:r>
      <w:r w:rsidR="00DF7F0C">
        <w:rPr>
          <w:rFonts w:ascii="Times New Roman" w:hAnsi="Times New Roman" w:cs="Times New Roman"/>
          <w:sz w:val="24"/>
          <w:szCs w:val="24"/>
        </w:rPr>
        <w:t xml:space="preserve">but has low predicted land use </w:t>
      </w:r>
      <w:r w:rsidR="001421E2">
        <w:rPr>
          <w:rFonts w:ascii="Times New Roman" w:hAnsi="Times New Roman" w:cs="Times New Roman"/>
          <w:sz w:val="24"/>
          <w:szCs w:val="24"/>
        </w:rPr>
        <w:t xml:space="preserve">pressure </w:t>
      </w:r>
      <w:r w:rsidR="00DF7F0C">
        <w:rPr>
          <w:rFonts w:ascii="Times New Roman" w:hAnsi="Times New Roman" w:cs="Times New Roman"/>
          <w:sz w:val="24"/>
          <w:szCs w:val="24"/>
        </w:rPr>
        <w:t xml:space="preserve">and climate </w:t>
      </w:r>
      <w:r w:rsidR="001421E2">
        <w:rPr>
          <w:rFonts w:ascii="Times New Roman" w:hAnsi="Times New Roman" w:cs="Times New Roman"/>
          <w:sz w:val="24"/>
          <w:szCs w:val="24"/>
        </w:rPr>
        <w:t>pressure</w:t>
      </w:r>
      <w:r w:rsidR="00DF7F0C">
        <w:rPr>
          <w:rFonts w:ascii="Times New Roman" w:hAnsi="Times New Roman" w:cs="Times New Roman"/>
          <w:sz w:val="24"/>
          <w:szCs w:val="24"/>
        </w:rPr>
        <w:t xml:space="preserve"> (Figures S1-3), the scenario including </w:t>
      </w:r>
      <w:r w:rsidR="006347D6">
        <w:rPr>
          <w:rFonts w:ascii="Times New Roman" w:hAnsi="Times New Roman" w:cs="Times New Roman"/>
          <w:sz w:val="24"/>
          <w:szCs w:val="24"/>
        </w:rPr>
        <w:t>governance</w:t>
      </w:r>
      <w:r w:rsidR="00DF7F0C">
        <w:rPr>
          <w:rFonts w:ascii="Times New Roman" w:hAnsi="Times New Roman" w:cs="Times New Roman"/>
          <w:sz w:val="24"/>
          <w:szCs w:val="24"/>
        </w:rPr>
        <w:t xml:space="preserve"> </w:t>
      </w:r>
      <w:r w:rsidR="00E33963">
        <w:rPr>
          <w:rFonts w:ascii="Times New Roman" w:hAnsi="Times New Roman" w:cs="Times New Roman"/>
          <w:sz w:val="24"/>
          <w:szCs w:val="24"/>
        </w:rPr>
        <w:t>pressure</w:t>
      </w:r>
      <w:r w:rsidR="00DF7F0C">
        <w:rPr>
          <w:rFonts w:ascii="Times New Roman" w:hAnsi="Times New Roman" w:cs="Times New Roman"/>
          <w:sz w:val="24"/>
          <w:szCs w:val="24"/>
        </w:rPr>
        <w:t xml:space="preserve"> would lead to a selection of only </w:t>
      </w:r>
      <w:r w:rsidR="005E27F1">
        <w:rPr>
          <w:rFonts w:ascii="Times New Roman" w:hAnsi="Times New Roman" w:cs="Times New Roman"/>
          <w:sz w:val="24"/>
          <w:szCs w:val="24"/>
        </w:rPr>
        <w:t>2.2</w:t>
      </w:r>
      <w:r w:rsidR="00DF7F0C">
        <w:rPr>
          <w:rFonts w:ascii="Times New Roman" w:hAnsi="Times New Roman" w:cs="Times New Roman"/>
          <w:sz w:val="24"/>
          <w:szCs w:val="24"/>
        </w:rPr>
        <w:t xml:space="preserve">% of </w:t>
      </w:r>
      <w:r w:rsidR="00165486">
        <w:rPr>
          <w:rFonts w:ascii="Times New Roman" w:hAnsi="Times New Roman" w:cs="Times New Roman"/>
          <w:sz w:val="24"/>
          <w:szCs w:val="24"/>
        </w:rPr>
        <w:t xml:space="preserve">Libya’s </w:t>
      </w:r>
      <w:r w:rsidR="00DF7F0C">
        <w:rPr>
          <w:rFonts w:ascii="Times New Roman" w:hAnsi="Times New Roman" w:cs="Times New Roman"/>
          <w:sz w:val="24"/>
          <w:szCs w:val="24"/>
        </w:rPr>
        <w:t xml:space="preserve">land </w:t>
      </w:r>
      <w:r w:rsidR="00C933E9">
        <w:rPr>
          <w:rFonts w:ascii="Times New Roman" w:hAnsi="Times New Roman" w:cs="Times New Roman"/>
          <w:sz w:val="24"/>
          <w:szCs w:val="24"/>
        </w:rPr>
        <w:t xml:space="preserve">area compared to </w:t>
      </w:r>
      <w:r w:rsidR="00DF7F0C">
        <w:rPr>
          <w:rFonts w:ascii="Times New Roman" w:hAnsi="Times New Roman" w:cs="Times New Roman"/>
          <w:sz w:val="24"/>
          <w:szCs w:val="24"/>
        </w:rPr>
        <w:t xml:space="preserve">the baseline scenario </w:t>
      </w:r>
      <w:r w:rsidR="005E27F1">
        <w:rPr>
          <w:rFonts w:ascii="Times New Roman" w:hAnsi="Times New Roman" w:cs="Times New Roman"/>
          <w:sz w:val="24"/>
          <w:szCs w:val="24"/>
        </w:rPr>
        <w:t xml:space="preserve">with 20.5% </w:t>
      </w:r>
      <w:r w:rsidR="00DF7F0C">
        <w:rPr>
          <w:rFonts w:ascii="Times New Roman" w:hAnsi="Times New Roman" w:cs="Times New Roman"/>
          <w:sz w:val="24"/>
          <w:szCs w:val="24"/>
        </w:rPr>
        <w:t>(Table</w:t>
      </w:r>
      <w:r w:rsidR="00083E12">
        <w:rPr>
          <w:rFonts w:ascii="Times New Roman" w:hAnsi="Times New Roman" w:cs="Times New Roman"/>
          <w:sz w:val="24"/>
          <w:szCs w:val="24"/>
        </w:rPr>
        <w:t>s</w:t>
      </w:r>
      <w:r w:rsidR="00DF7F0C">
        <w:rPr>
          <w:rFonts w:ascii="Times New Roman" w:hAnsi="Times New Roman" w:cs="Times New Roman"/>
          <w:sz w:val="24"/>
          <w:szCs w:val="24"/>
        </w:rPr>
        <w:t xml:space="preserve"> S</w:t>
      </w:r>
      <w:r w:rsidR="007A7F46">
        <w:rPr>
          <w:rFonts w:ascii="Times New Roman" w:hAnsi="Times New Roman" w:cs="Times New Roman"/>
          <w:sz w:val="24"/>
          <w:szCs w:val="24"/>
        </w:rPr>
        <w:t>2</w:t>
      </w:r>
      <w:r w:rsidR="0019772F">
        <w:rPr>
          <w:rFonts w:ascii="Times New Roman" w:hAnsi="Times New Roman" w:cs="Times New Roman"/>
          <w:sz w:val="24"/>
          <w:szCs w:val="24"/>
        </w:rPr>
        <w:t xml:space="preserve">, </w:t>
      </w:r>
      <w:r w:rsidR="00083E12">
        <w:rPr>
          <w:rFonts w:ascii="Times New Roman" w:hAnsi="Times New Roman" w:cs="Times New Roman"/>
          <w:sz w:val="24"/>
          <w:szCs w:val="24"/>
        </w:rPr>
        <w:t>S3</w:t>
      </w:r>
      <w:r w:rsidR="00DF7F0C">
        <w:rPr>
          <w:rFonts w:ascii="Times New Roman" w:hAnsi="Times New Roman" w:cs="Times New Roman"/>
          <w:sz w:val="24"/>
          <w:szCs w:val="24"/>
        </w:rPr>
        <w:t xml:space="preserve">). If the focus </w:t>
      </w:r>
      <w:r w:rsidR="003E2D06">
        <w:rPr>
          <w:rFonts w:ascii="Times New Roman" w:hAnsi="Times New Roman" w:cs="Times New Roman"/>
          <w:sz w:val="24"/>
          <w:szCs w:val="24"/>
        </w:rPr>
        <w:t xml:space="preserve">was </w:t>
      </w:r>
      <w:r w:rsidR="00DF7F0C">
        <w:rPr>
          <w:rFonts w:ascii="Times New Roman" w:hAnsi="Times New Roman" w:cs="Times New Roman"/>
          <w:sz w:val="24"/>
          <w:szCs w:val="24"/>
        </w:rPr>
        <w:t xml:space="preserve">on land use change or climate only, the </w:t>
      </w:r>
      <w:r w:rsidR="00F92DBA">
        <w:rPr>
          <w:rFonts w:ascii="Times New Roman" w:hAnsi="Times New Roman" w:cs="Times New Roman"/>
          <w:sz w:val="24"/>
          <w:szCs w:val="24"/>
        </w:rPr>
        <w:t xml:space="preserve">area selected would be </w:t>
      </w:r>
      <w:r w:rsidR="00D72E86">
        <w:rPr>
          <w:rFonts w:ascii="Times New Roman" w:hAnsi="Times New Roman" w:cs="Times New Roman"/>
          <w:sz w:val="24"/>
          <w:szCs w:val="24"/>
        </w:rPr>
        <w:t>21.6</w:t>
      </w:r>
      <w:r w:rsidR="00F92DBA">
        <w:rPr>
          <w:rFonts w:ascii="Times New Roman" w:hAnsi="Times New Roman" w:cs="Times New Roman"/>
          <w:sz w:val="24"/>
          <w:szCs w:val="24"/>
        </w:rPr>
        <w:t xml:space="preserve"> and </w:t>
      </w:r>
      <w:r w:rsidR="00D72E86">
        <w:rPr>
          <w:rFonts w:ascii="Times New Roman" w:hAnsi="Times New Roman" w:cs="Times New Roman"/>
          <w:sz w:val="24"/>
          <w:szCs w:val="24"/>
        </w:rPr>
        <w:t>25.4</w:t>
      </w:r>
      <w:r w:rsidR="00F92DBA">
        <w:rPr>
          <w:rFonts w:ascii="Times New Roman" w:hAnsi="Times New Roman" w:cs="Times New Roman"/>
          <w:sz w:val="24"/>
          <w:szCs w:val="24"/>
        </w:rPr>
        <w:t>% respectively</w:t>
      </w:r>
      <w:r w:rsidR="00DF7F0C">
        <w:rPr>
          <w:rFonts w:ascii="Times New Roman" w:hAnsi="Times New Roman" w:cs="Times New Roman"/>
          <w:sz w:val="24"/>
          <w:szCs w:val="24"/>
        </w:rPr>
        <w:t xml:space="preserve">. Including all three metrics at the same time leads to </w:t>
      </w:r>
      <w:r w:rsidR="00145E45">
        <w:rPr>
          <w:rFonts w:ascii="Times New Roman" w:hAnsi="Times New Roman" w:cs="Times New Roman"/>
          <w:sz w:val="24"/>
          <w:szCs w:val="24"/>
        </w:rPr>
        <w:t>a selection of 21.2% of Libya’s land area</w:t>
      </w:r>
      <w:r w:rsidR="00DF7F0C">
        <w:rPr>
          <w:rFonts w:ascii="Times New Roman" w:hAnsi="Times New Roman" w:cs="Times New Roman"/>
          <w:sz w:val="24"/>
          <w:szCs w:val="24"/>
        </w:rPr>
        <w:t xml:space="preserve">. </w:t>
      </w:r>
      <w:commentRangeStart w:id="39"/>
      <w:commentRangeStart w:id="40"/>
      <w:commentRangeStart w:id="41"/>
      <w:commentRangeStart w:id="42"/>
      <w:r w:rsidR="00DF7F0C">
        <w:rPr>
          <w:rFonts w:ascii="Times New Roman" w:hAnsi="Times New Roman" w:cs="Times New Roman"/>
          <w:sz w:val="24"/>
          <w:szCs w:val="24"/>
        </w:rPr>
        <w:t>In</w:t>
      </w:r>
      <w:commentRangeEnd w:id="39"/>
      <w:r w:rsidR="00DF7F0C">
        <w:rPr>
          <w:rStyle w:val="CommentReference"/>
        </w:rPr>
        <w:commentReference w:id="39"/>
      </w:r>
      <w:commentRangeEnd w:id="40"/>
      <w:r w:rsidR="00775268">
        <w:rPr>
          <w:rStyle w:val="CommentReference"/>
        </w:rPr>
        <w:commentReference w:id="40"/>
      </w:r>
      <w:commentRangeEnd w:id="41"/>
      <w:r w:rsidR="008E7469">
        <w:rPr>
          <w:rStyle w:val="CommentReference"/>
        </w:rPr>
        <w:commentReference w:id="41"/>
      </w:r>
      <w:commentRangeEnd w:id="42"/>
      <w:r w:rsidR="003301C8">
        <w:rPr>
          <w:rStyle w:val="CommentReference"/>
        </w:rPr>
        <w:commentReference w:id="42"/>
      </w:r>
      <w:r w:rsidR="00DF7F0C">
        <w:rPr>
          <w:rFonts w:ascii="Times New Roman" w:hAnsi="Times New Roman" w:cs="Times New Roman"/>
          <w:sz w:val="24"/>
          <w:szCs w:val="24"/>
        </w:rPr>
        <w:t xml:space="preserve"> contrast, for Indonesia, a country of similar size to Libya but low </w:t>
      </w:r>
      <w:r w:rsidR="00DF7F0C">
        <w:rPr>
          <w:rFonts w:ascii="Times New Roman" w:hAnsi="Times New Roman" w:cs="Times New Roman"/>
          <w:sz w:val="24"/>
          <w:szCs w:val="24"/>
        </w:rPr>
        <w:lastRenderedPageBreak/>
        <w:t xml:space="preserve">levels of internal conflict the </w:t>
      </w:r>
      <w:r w:rsidR="007D1734">
        <w:rPr>
          <w:rFonts w:ascii="Times New Roman" w:hAnsi="Times New Roman" w:cs="Times New Roman"/>
          <w:sz w:val="24"/>
          <w:szCs w:val="24"/>
        </w:rPr>
        <w:t xml:space="preserve">selected area varied only slightly, from </w:t>
      </w:r>
      <w:r w:rsidR="00F530EE">
        <w:rPr>
          <w:rFonts w:ascii="Times New Roman" w:hAnsi="Times New Roman" w:cs="Times New Roman"/>
          <w:sz w:val="24"/>
          <w:szCs w:val="24"/>
        </w:rPr>
        <w:t>30.6</w:t>
      </w:r>
      <w:r w:rsidR="007D1734">
        <w:rPr>
          <w:rFonts w:ascii="Times New Roman" w:hAnsi="Times New Roman" w:cs="Times New Roman"/>
          <w:sz w:val="24"/>
          <w:szCs w:val="24"/>
        </w:rPr>
        <w:t xml:space="preserve">% to </w:t>
      </w:r>
      <w:r w:rsidR="00F530EE">
        <w:rPr>
          <w:rFonts w:ascii="Times New Roman" w:hAnsi="Times New Roman" w:cs="Times New Roman"/>
          <w:sz w:val="24"/>
          <w:szCs w:val="24"/>
        </w:rPr>
        <w:t>31.9</w:t>
      </w:r>
      <w:r w:rsidR="007D1734">
        <w:rPr>
          <w:rFonts w:ascii="Times New Roman" w:hAnsi="Times New Roman" w:cs="Times New Roman"/>
          <w:sz w:val="24"/>
          <w:szCs w:val="24"/>
        </w:rPr>
        <w:t xml:space="preserve">% across </w:t>
      </w:r>
      <w:r w:rsidR="00327691">
        <w:rPr>
          <w:rFonts w:ascii="Times New Roman" w:hAnsi="Times New Roman" w:cs="Times New Roman"/>
          <w:sz w:val="24"/>
          <w:szCs w:val="24"/>
        </w:rPr>
        <w:t>scenarios.</w:t>
      </w:r>
      <w:r w:rsidR="00DF7F0C">
        <w:rPr>
          <w:rFonts w:ascii="Times New Roman" w:hAnsi="Times New Roman" w:cs="Times New Roman"/>
          <w:sz w:val="24"/>
          <w:szCs w:val="24"/>
        </w:rPr>
        <w:t xml:space="preserve"> </w:t>
      </w:r>
      <w:r w:rsidR="002F23AF">
        <w:rPr>
          <w:rFonts w:ascii="Times New Roman" w:hAnsi="Times New Roman" w:cs="Times New Roman"/>
          <w:sz w:val="24"/>
          <w:szCs w:val="24"/>
        </w:rPr>
        <w:t xml:space="preserve">Comparing prioritization results across the 14 global biomes revealed considerable variation </w:t>
      </w:r>
      <w:r w:rsidR="00047F16">
        <w:rPr>
          <w:rFonts w:ascii="Times New Roman" w:hAnsi="Times New Roman" w:cs="Times New Roman"/>
          <w:sz w:val="24"/>
          <w:szCs w:val="24"/>
        </w:rPr>
        <w:t>in</w:t>
      </w:r>
      <w:r w:rsidR="002F23AF">
        <w:rPr>
          <w:rFonts w:ascii="Times New Roman" w:hAnsi="Times New Roman" w:cs="Times New Roman"/>
          <w:sz w:val="24"/>
          <w:szCs w:val="24"/>
        </w:rPr>
        <w:t xml:space="preserve"> biome </w:t>
      </w:r>
      <w:r w:rsidR="00047F16">
        <w:rPr>
          <w:rFonts w:ascii="Times New Roman" w:hAnsi="Times New Roman" w:cs="Times New Roman"/>
          <w:sz w:val="24"/>
          <w:szCs w:val="24"/>
        </w:rPr>
        <w:t>representation</w:t>
      </w:r>
      <w:r w:rsidR="002F23AF">
        <w:rPr>
          <w:rFonts w:ascii="Times New Roman" w:hAnsi="Times New Roman" w:cs="Times New Roman"/>
          <w:sz w:val="24"/>
          <w:szCs w:val="24"/>
        </w:rPr>
        <w:t xml:space="preserve"> across scenarios (Figure 3). </w:t>
      </w:r>
      <w:r w:rsidR="001459A1" w:rsidRPr="001459A1">
        <w:rPr>
          <w:rFonts w:ascii="Times New Roman" w:hAnsi="Times New Roman" w:cs="Times New Roman"/>
          <w:sz w:val="24"/>
          <w:szCs w:val="24"/>
        </w:rPr>
        <w:t xml:space="preserve">The most pronounced variation was for temperate conifer forests with a total variation of 9.1% of biome area, ranging from 31.8% for the baseline scenario, to 39.5% for the scenario incorporating governance and land use constraints. Mangroves had the second highest total variation of 6.5%, ranging from 36.8% of the biome areas for the scenario only considering governance constraints, to 43.2% for the scenario only considering the land use constraint. In contrast, Mediterranean forests or Montane Grasslands had a total variation of less than 0.72% across all scenarios. </w:t>
      </w:r>
      <w:commentRangeStart w:id="43"/>
      <w:commentRangeStart w:id="44"/>
      <w:commentRangeStart w:id="45"/>
      <w:r w:rsidR="001459A1">
        <w:rPr>
          <w:rFonts w:ascii="Times New Roman" w:hAnsi="Times New Roman" w:cs="Times New Roman"/>
          <w:sz w:val="24"/>
          <w:szCs w:val="24"/>
        </w:rPr>
        <w:t xml:space="preserve"> </w:t>
      </w:r>
      <w:commentRangeEnd w:id="43"/>
      <w:r w:rsidR="001459A1">
        <w:rPr>
          <w:rStyle w:val="CommentReference"/>
        </w:rPr>
        <w:commentReference w:id="43"/>
      </w:r>
      <w:commentRangeEnd w:id="44"/>
      <w:r w:rsidR="007568E4">
        <w:rPr>
          <w:rStyle w:val="CommentReference"/>
        </w:rPr>
        <w:commentReference w:id="44"/>
      </w:r>
      <w:commentRangeEnd w:id="45"/>
      <w:r w:rsidR="00C57BCE">
        <w:rPr>
          <w:rStyle w:val="CommentReference"/>
        </w:rPr>
        <w:commentReference w:id="45"/>
      </w:r>
    </w:p>
    <w:p w14:paraId="571D8175" w14:textId="13728E93" w:rsidR="00E866B1" w:rsidRDefault="00886614"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Despite differences </w:t>
      </w:r>
      <w:r w:rsidR="00E866B1">
        <w:rPr>
          <w:rFonts w:ascii="Times New Roman" w:hAnsi="Times New Roman" w:cs="Times New Roman"/>
          <w:sz w:val="24"/>
          <w:szCs w:val="24"/>
        </w:rPr>
        <w:t>in areas selected among scenarios</w:t>
      </w:r>
      <w:r>
        <w:rPr>
          <w:rFonts w:ascii="Times New Roman" w:hAnsi="Times New Roman" w:cs="Times New Roman"/>
          <w:sz w:val="24"/>
          <w:szCs w:val="24"/>
        </w:rPr>
        <w:t xml:space="preserve">, the scenario that incorporated all three </w:t>
      </w:r>
      <w:r w:rsidR="002D22B4">
        <w:rPr>
          <w:rFonts w:ascii="Times New Roman" w:hAnsi="Times New Roman" w:cs="Times New Roman"/>
          <w:sz w:val="24"/>
          <w:szCs w:val="24"/>
        </w:rPr>
        <w:t>pressure</w:t>
      </w:r>
      <w:r>
        <w:rPr>
          <w:rFonts w:ascii="Times New Roman" w:hAnsi="Times New Roman" w:cs="Times New Roman"/>
          <w:sz w:val="24"/>
          <w:szCs w:val="24"/>
        </w:rPr>
        <w:t xml:space="preserve"> metrics required </w:t>
      </w:r>
      <w:r w:rsidR="00047F16">
        <w:rPr>
          <w:rFonts w:ascii="Times New Roman" w:hAnsi="Times New Roman" w:cs="Times New Roman"/>
          <w:sz w:val="24"/>
          <w:szCs w:val="24"/>
        </w:rPr>
        <w:t xml:space="preserve">only </w:t>
      </w:r>
      <w:r>
        <w:rPr>
          <w:rFonts w:ascii="Times New Roman" w:hAnsi="Times New Roman" w:cs="Times New Roman"/>
          <w:sz w:val="24"/>
          <w:szCs w:val="24"/>
        </w:rPr>
        <w:t xml:space="preserve">1.09% more global area than the base scenario to meet the </w:t>
      </w:r>
      <w:r w:rsidR="00047F16">
        <w:rPr>
          <w:rFonts w:ascii="Times New Roman" w:hAnsi="Times New Roman" w:cs="Times New Roman"/>
          <w:sz w:val="24"/>
          <w:szCs w:val="24"/>
        </w:rPr>
        <w:t xml:space="preserve">30% of home range protection </w:t>
      </w:r>
      <w:r>
        <w:rPr>
          <w:rFonts w:ascii="Times New Roman" w:hAnsi="Times New Roman" w:cs="Times New Roman"/>
          <w:sz w:val="24"/>
          <w:szCs w:val="24"/>
        </w:rPr>
        <w:t>target (29.17% vs 28.07%</w:t>
      </w:r>
      <w:r w:rsidR="00047F16">
        <w:rPr>
          <w:rFonts w:ascii="Times New Roman" w:hAnsi="Times New Roman" w:cs="Times New Roman"/>
          <w:sz w:val="24"/>
          <w:szCs w:val="24"/>
        </w:rPr>
        <w:t xml:space="preserve"> of global area</w:t>
      </w:r>
      <w:r>
        <w:rPr>
          <w:rFonts w:ascii="Times New Roman" w:hAnsi="Times New Roman" w:cs="Times New Roman"/>
          <w:sz w:val="24"/>
          <w:szCs w:val="24"/>
        </w:rPr>
        <w:t xml:space="preserve">). </w:t>
      </w:r>
      <w:commentRangeStart w:id="46"/>
      <w:r>
        <w:rPr>
          <w:rFonts w:ascii="Times New Roman" w:hAnsi="Times New Roman" w:cs="Times New Roman"/>
          <w:sz w:val="24"/>
          <w:szCs w:val="24"/>
        </w:rPr>
        <w:t xml:space="preserve">This is encouraging because it means that we can account for </w:t>
      </w:r>
      <w:ins w:id="47" w:author="Viv Mcshane" w:date="2020-06-29T12:16:00Z">
        <w:r w:rsidR="00C57BCE">
          <w:rPr>
            <w:rFonts w:ascii="Times New Roman" w:hAnsi="Times New Roman" w:cs="Times New Roman"/>
            <w:sz w:val="24"/>
            <w:szCs w:val="24"/>
          </w:rPr>
          <w:t>climate change as well as other</w:t>
        </w:r>
      </w:ins>
      <w:del w:id="48" w:author="Viv Mcshane" w:date="2020-06-29T12:16:00Z">
        <w:r w:rsidDel="00C57BCE">
          <w:rPr>
            <w:rFonts w:ascii="Times New Roman" w:hAnsi="Times New Roman" w:cs="Times New Roman"/>
            <w:sz w:val="24"/>
            <w:szCs w:val="24"/>
          </w:rPr>
          <w:delText>these important</w:delText>
        </w:r>
      </w:del>
      <w:ins w:id="49" w:author="Viv Mcshane" w:date="2020-06-29T12:16:00Z">
        <w:r w:rsidR="00C57BCE">
          <w:rPr>
            <w:rFonts w:ascii="Times New Roman" w:hAnsi="Times New Roman" w:cs="Times New Roman"/>
            <w:sz w:val="24"/>
            <w:szCs w:val="24"/>
          </w:rPr>
          <w:t xml:space="preserve"> key human</w:t>
        </w:r>
      </w:ins>
      <w:r>
        <w:rPr>
          <w:rFonts w:ascii="Times New Roman" w:hAnsi="Times New Roman" w:cs="Times New Roman"/>
          <w:sz w:val="24"/>
          <w:szCs w:val="24"/>
        </w:rPr>
        <w:t xml:space="preserve"> </w:t>
      </w:r>
      <w:r w:rsidR="002D22B4">
        <w:rPr>
          <w:rFonts w:ascii="Times New Roman" w:hAnsi="Times New Roman" w:cs="Times New Roman"/>
          <w:sz w:val="24"/>
          <w:szCs w:val="24"/>
        </w:rPr>
        <w:t>pressures</w:t>
      </w:r>
      <w:r>
        <w:rPr>
          <w:rFonts w:ascii="Times New Roman" w:hAnsi="Times New Roman" w:cs="Times New Roman"/>
          <w:sz w:val="24"/>
          <w:szCs w:val="24"/>
        </w:rPr>
        <w:t xml:space="preserve"> to produce more effective and resilient conservation networks</w:t>
      </w:r>
      <w:commentRangeEnd w:id="46"/>
      <w:r w:rsidR="00C57BCE">
        <w:rPr>
          <w:rStyle w:val="CommentReference"/>
        </w:rPr>
        <w:commentReference w:id="46"/>
      </w:r>
      <w:r>
        <w:rPr>
          <w:rFonts w:ascii="Times New Roman" w:hAnsi="Times New Roman" w:cs="Times New Roman"/>
          <w:sz w:val="24"/>
          <w:szCs w:val="24"/>
        </w:rPr>
        <w:t>, while not substantially increas</w:t>
      </w:r>
      <w:r w:rsidR="00047F16">
        <w:rPr>
          <w:rFonts w:ascii="Times New Roman" w:hAnsi="Times New Roman" w:cs="Times New Roman"/>
          <w:sz w:val="24"/>
          <w:szCs w:val="24"/>
        </w:rPr>
        <w:t>ing</w:t>
      </w:r>
      <w:r>
        <w:rPr>
          <w:rFonts w:ascii="Times New Roman" w:hAnsi="Times New Roman" w:cs="Times New Roman"/>
          <w:sz w:val="24"/>
          <w:szCs w:val="24"/>
        </w:rPr>
        <w:t xml:space="preserve"> the global area required to meet the 30% protection targets. In addition, we found that all eight scenarios reached their goals of 30% of the range of each species, without surpassing the 30% global area target that the Convention on Biological Diversity (CBD) is currently considering as post-Aichi targets. </w:t>
      </w:r>
    </w:p>
    <w:p w14:paraId="12E2B13C" w14:textId="6AFB4884" w:rsidR="00886614" w:rsidRDefault="00E866B1"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Encouragingly, t</w:t>
      </w:r>
      <w:r w:rsidR="00886614">
        <w:rPr>
          <w:rFonts w:ascii="Times New Roman" w:hAnsi="Times New Roman" w:cs="Times New Roman"/>
          <w:sz w:val="24"/>
          <w:szCs w:val="24"/>
        </w:rPr>
        <w:t>here was considerable spatial overlap among scenarios, with the same 10.1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rPr>
        <w:t xml:space="preserve"> </w:t>
      </w:r>
      <w:r w:rsidR="00C53FB9">
        <w:rPr>
          <w:rFonts w:ascii="Times New Roman" w:hAnsi="Times New Roman" w:cs="Times New Roman"/>
          <w:sz w:val="24"/>
          <w:szCs w:val="24"/>
        </w:rPr>
        <w:t xml:space="preserve">(6.9% of global land area) </w:t>
      </w:r>
      <w:r w:rsidR="00886614">
        <w:rPr>
          <w:rFonts w:ascii="Times New Roman" w:hAnsi="Times New Roman" w:cs="Times New Roman"/>
          <w:sz w:val="24"/>
          <w:szCs w:val="24"/>
        </w:rPr>
        <w:t>being selected to expand the current protected area portfolio in at least five scenarios and 2.21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vertAlign w:val="superscript"/>
        </w:rPr>
        <w:t xml:space="preserve"> </w:t>
      </w:r>
      <w:r w:rsidR="00D564E5">
        <w:rPr>
          <w:rFonts w:ascii="Times New Roman" w:hAnsi="Times New Roman" w:cs="Times New Roman"/>
          <w:sz w:val="24"/>
          <w:szCs w:val="24"/>
        </w:rPr>
        <w:t>(1.5% of global land area) i</w:t>
      </w:r>
      <w:r w:rsidR="00886614">
        <w:rPr>
          <w:rFonts w:ascii="Times New Roman" w:hAnsi="Times New Roman" w:cs="Times New Roman"/>
          <w:sz w:val="24"/>
          <w:szCs w:val="24"/>
        </w:rPr>
        <w:t>n all eight scenarios.</w:t>
      </w:r>
      <w:r>
        <w:rPr>
          <w:rFonts w:ascii="Times New Roman" w:hAnsi="Times New Roman" w:cs="Times New Roman"/>
          <w:sz w:val="24"/>
          <w:szCs w:val="24"/>
        </w:rPr>
        <w:t xml:space="preserve"> Such overlaps provide examples of areas that could be targets for international agencies </w:t>
      </w:r>
      <w:r w:rsidR="00D72C4F">
        <w:rPr>
          <w:rFonts w:ascii="Times New Roman" w:hAnsi="Times New Roman" w:cs="Times New Roman"/>
          <w:sz w:val="24"/>
          <w:szCs w:val="24"/>
        </w:rPr>
        <w:t>wishing to maximize the resilience of protected area</w:t>
      </w:r>
      <w:r w:rsidR="00E9690A">
        <w:rPr>
          <w:rFonts w:ascii="Times New Roman" w:hAnsi="Times New Roman" w:cs="Times New Roman"/>
          <w:sz w:val="24"/>
          <w:szCs w:val="24"/>
        </w:rPr>
        <w:t xml:space="preserve"> networks</w:t>
      </w:r>
      <w:r w:rsidR="00D72C4F">
        <w:rPr>
          <w:rFonts w:ascii="Times New Roman" w:hAnsi="Times New Roman" w:cs="Times New Roman"/>
          <w:sz w:val="24"/>
          <w:szCs w:val="24"/>
        </w:rPr>
        <w:t xml:space="preserve">. </w:t>
      </w:r>
      <w:r w:rsidR="006E104E">
        <w:rPr>
          <w:rFonts w:ascii="Times New Roman" w:hAnsi="Times New Roman" w:cs="Times New Roman"/>
          <w:sz w:val="24"/>
          <w:szCs w:val="24"/>
        </w:rPr>
        <w:t>Example</w:t>
      </w:r>
      <w:r w:rsidR="00427092">
        <w:rPr>
          <w:rFonts w:ascii="Times New Roman" w:hAnsi="Times New Roman" w:cs="Times New Roman"/>
          <w:sz w:val="24"/>
          <w:szCs w:val="24"/>
        </w:rPr>
        <w:t xml:space="preserve"> countries that </w:t>
      </w:r>
      <w:r w:rsidR="00427092">
        <w:rPr>
          <w:rFonts w:ascii="Times New Roman" w:hAnsi="Times New Roman" w:cs="Times New Roman"/>
          <w:sz w:val="24"/>
          <w:szCs w:val="24"/>
        </w:rPr>
        <w:lastRenderedPageBreak/>
        <w:t xml:space="preserve">have </w:t>
      </w:r>
      <w:r w:rsidR="00D63DCC">
        <w:rPr>
          <w:rFonts w:ascii="Times New Roman" w:hAnsi="Times New Roman" w:cs="Times New Roman"/>
          <w:sz w:val="24"/>
          <w:szCs w:val="24"/>
        </w:rPr>
        <w:t xml:space="preserve">contiguous </w:t>
      </w:r>
      <w:r w:rsidR="00427092">
        <w:rPr>
          <w:rFonts w:ascii="Times New Roman" w:hAnsi="Times New Roman" w:cs="Times New Roman"/>
          <w:sz w:val="24"/>
          <w:szCs w:val="24"/>
        </w:rPr>
        <w:t xml:space="preserve">areas of high overlap </w:t>
      </w:r>
      <w:r w:rsidR="007C4F4E">
        <w:rPr>
          <w:rFonts w:ascii="Times New Roman" w:hAnsi="Times New Roman" w:cs="Times New Roman"/>
          <w:sz w:val="24"/>
          <w:szCs w:val="24"/>
        </w:rPr>
        <w:t xml:space="preserve">among scenarios </w:t>
      </w:r>
      <w:r w:rsidR="00427092">
        <w:rPr>
          <w:rFonts w:ascii="Times New Roman" w:hAnsi="Times New Roman" w:cs="Times New Roman"/>
          <w:sz w:val="24"/>
          <w:szCs w:val="24"/>
        </w:rPr>
        <w:t xml:space="preserve">are </w:t>
      </w:r>
      <w:commentRangeStart w:id="50"/>
      <w:r w:rsidR="003331B6">
        <w:rPr>
          <w:rFonts w:ascii="Times New Roman" w:hAnsi="Times New Roman" w:cs="Times New Roman"/>
          <w:sz w:val="24"/>
          <w:szCs w:val="24"/>
        </w:rPr>
        <w:t xml:space="preserve">Canada (Yukon Territory), </w:t>
      </w:r>
      <w:r w:rsidR="0017472C">
        <w:rPr>
          <w:rFonts w:ascii="Times New Roman" w:hAnsi="Times New Roman" w:cs="Times New Roman"/>
          <w:sz w:val="24"/>
          <w:szCs w:val="24"/>
        </w:rPr>
        <w:t>Egypt</w:t>
      </w:r>
      <w:r w:rsidR="00427092">
        <w:rPr>
          <w:rFonts w:ascii="Times New Roman" w:hAnsi="Times New Roman" w:cs="Times New Roman"/>
          <w:sz w:val="24"/>
          <w:szCs w:val="24"/>
        </w:rPr>
        <w:t xml:space="preserve">, Finland, </w:t>
      </w:r>
      <w:r w:rsidR="003331B6">
        <w:rPr>
          <w:rFonts w:ascii="Times New Roman" w:hAnsi="Times New Roman" w:cs="Times New Roman"/>
          <w:sz w:val="24"/>
          <w:szCs w:val="24"/>
        </w:rPr>
        <w:t xml:space="preserve">Kazakhstan and </w:t>
      </w:r>
      <w:r w:rsidR="00427092">
        <w:rPr>
          <w:rFonts w:ascii="Times New Roman" w:hAnsi="Times New Roman" w:cs="Times New Roman"/>
          <w:sz w:val="24"/>
          <w:szCs w:val="24"/>
        </w:rPr>
        <w:t xml:space="preserve">Peru </w:t>
      </w:r>
      <w:r w:rsidR="00C52769">
        <w:rPr>
          <w:rFonts w:ascii="Times New Roman" w:hAnsi="Times New Roman" w:cs="Times New Roman"/>
          <w:sz w:val="24"/>
          <w:szCs w:val="24"/>
        </w:rPr>
        <w:t>(Figure S4)</w:t>
      </w:r>
      <w:r w:rsidR="00427092">
        <w:rPr>
          <w:rFonts w:ascii="Times New Roman" w:hAnsi="Times New Roman" w:cs="Times New Roman"/>
          <w:sz w:val="24"/>
          <w:szCs w:val="24"/>
        </w:rPr>
        <w:t xml:space="preserve">. </w:t>
      </w:r>
      <w:commentRangeEnd w:id="50"/>
      <w:r w:rsidR="00C57BCE">
        <w:rPr>
          <w:rStyle w:val="CommentReference"/>
        </w:rPr>
        <w:commentReference w:id="50"/>
      </w:r>
      <w:r w:rsidR="00F90369">
        <w:rPr>
          <w:rFonts w:ascii="Times New Roman" w:hAnsi="Times New Roman" w:cs="Times New Roman"/>
          <w:sz w:val="24"/>
          <w:szCs w:val="24"/>
        </w:rPr>
        <w:t>There is some overlap with global biodiversity hotspots</w:t>
      </w:r>
      <w:r w:rsidR="001A7839">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{"citationID":"tFleSbqR","properties":{"formattedCitation":"\\super 8\\nosupersub{}","plainCitation":"8","noteIndex":0},"citationItems":[{"id":2716,"uris":["http://zotero.org/users/878981/items/5FSZ9YL2"],"uri":["http://zotero.org/users/878981/items/5FSZ9YL2"],"itemData":{"id":2716,"type":"article-journal","abstract":"Conservationists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1A7839">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8</w:t>
      </w:r>
      <w:r w:rsidR="001A7839">
        <w:rPr>
          <w:rFonts w:ascii="Times New Roman" w:hAnsi="Times New Roman" w:cs="Times New Roman"/>
          <w:sz w:val="24"/>
          <w:szCs w:val="24"/>
        </w:rPr>
        <w:fldChar w:fldCharType="end"/>
      </w:r>
      <w:r w:rsidR="00F90369">
        <w:rPr>
          <w:rFonts w:ascii="Times New Roman" w:hAnsi="Times New Roman" w:cs="Times New Roman"/>
          <w:sz w:val="24"/>
          <w:szCs w:val="24"/>
        </w:rPr>
        <w:t xml:space="preserve">, but a considerable percentage of high overlap </w:t>
      </w:r>
      <w:r w:rsidR="007C4F4E">
        <w:rPr>
          <w:rFonts w:ascii="Times New Roman" w:hAnsi="Times New Roman" w:cs="Times New Roman"/>
          <w:sz w:val="24"/>
          <w:szCs w:val="24"/>
        </w:rPr>
        <w:t xml:space="preserve">among scenarios </w:t>
      </w:r>
      <w:r w:rsidR="00F90369">
        <w:rPr>
          <w:rFonts w:ascii="Times New Roman" w:hAnsi="Times New Roman" w:cs="Times New Roman"/>
          <w:sz w:val="24"/>
          <w:szCs w:val="24"/>
        </w:rPr>
        <w:t xml:space="preserve">areas lies either outside these hotspots </w:t>
      </w:r>
      <w:r w:rsidR="00CA42E2">
        <w:rPr>
          <w:rFonts w:ascii="Times New Roman" w:hAnsi="Times New Roman" w:cs="Times New Roman"/>
          <w:sz w:val="24"/>
          <w:szCs w:val="24"/>
        </w:rPr>
        <w:t>(</w:t>
      </w:r>
      <w:r w:rsidR="00CA42E2" w:rsidRPr="00A5356F">
        <w:rPr>
          <w:rFonts w:ascii="Times New Roman" w:hAnsi="Times New Roman" w:cs="Times New Roman"/>
          <w:sz w:val="24"/>
          <w:szCs w:val="24"/>
          <w:highlight w:val="yellow"/>
        </w:rPr>
        <w:t>XX %</w:t>
      </w:r>
      <w:r w:rsidR="00CA42E2">
        <w:rPr>
          <w:rFonts w:ascii="Times New Roman" w:hAnsi="Times New Roman" w:cs="Times New Roman"/>
          <w:sz w:val="24"/>
          <w:szCs w:val="24"/>
        </w:rPr>
        <w:t xml:space="preserve">) </w:t>
      </w:r>
      <w:r w:rsidR="00541865" w:rsidRPr="00541865">
        <w:rPr>
          <w:rFonts w:ascii="Times New Roman" w:hAnsi="Times New Roman" w:cs="Times New Roman"/>
          <w:sz w:val="24"/>
          <w:szCs w:val="24"/>
        </w:rPr>
        <w:t>or occurs withing small portions of these areas</w:t>
      </w:r>
      <w:r w:rsidR="00F90369">
        <w:rPr>
          <w:rFonts w:ascii="Times New Roman" w:hAnsi="Times New Roman" w:cs="Times New Roman"/>
          <w:sz w:val="24"/>
          <w:szCs w:val="24"/>
        </w:rPr>
        <w:t xml:space="preserve">. </w:t>
      </w:r>
    </w:p>
    <w:p w14:paraId="0AB7E68F" w14:textId="4CD4E85E" w:rsidR="0053396D" w:rsidRDefault="00D72C4F" w:rsidP="00BC1C25">
      <w:pPr>
        <w:spacing w:before="240" w:after="0" w:line="480" w:lineRule="auto"/>
        <w:rPr>
          <w:rFonts w:ascii="Times New Roman" w:eastAsia="Arial" w:hAnsi="Times New Roman" w:cs="Times New Roman"/>
          <w:color w:val="000000"/>
          <w:sz w:val="24"/>
          <w:szCs w:val="24"/>
        </w:rPr>
      </w:pPr>
      <w:r>
        <w:rPr>
          <w:rFonts w:ascii="Times New Roman" w:hAnsi="Times New Roman" w:cs="Times New Roman"/>
          <w:sz w:val="24"/>
          <w:szCs w:val="24"/>
        </w:rPr>
        <w:t xml:space="preserve">It is important to note that our specific metrics of </w:t>
      </w:r>
      <w:r w:rsidR="005564A9">
        <w:rPr>
          <w:rFonts w:ascii="Times New Roman" w:hAnsi="Times New Roman" w:cs="Times New Roman"/>
          <w:sz w:val="24"/>
          <w:szCs w:val="24"/>
        </w:rPr>
        <w:t xml:space="preserve">anthropogenic pressures </w:t>
      </w:r>
      <w:r w:rsidR="00B15588">
        <w:rPr>
          <w:rFonts w:ascii="Times New Roman" w:hAnsi="Times New Roman" w:cs="Times New Roman"/>
          <w:sz w:val="24"/>
          <w:szCs w:val="24"/>
        </w:rPr>
        <w:t xml:space="preserve">are intended as examples, used to demonstrate the importance of considering </w:t>
      </w:r>
      <w:r w:rsidR="00E47D07">
        <w:rPr>
          <w:rFonts w:ascii="Times New Roman" w:hAnsi="Times New Roman" w:cs="Times New Roman"/>
          <w:sz w:val="24"/>
          <w:szCs w:val="24"/>
        </w:rPr>
        <w:t>governance</w:t>
      </w:r>
      <w:r w:rsidR="00B15588">
        <w:rPr>
          <w:rFonts w:ascii="Times New Roman" w:hAnsi="Times New Roman" w:cs="Times New Roman"/>
          <w:sz w:val="24"/>
          <w:szCs w:val="24"/>
        </w:rPr>
        <w:t xml:space="preserve">, land use and climate </w:t>
      </w:r>
      <w:r w:rsidR="00A55D79">
        <w:rPr>
          <w:rFonts w:ascii="Times New Roman" w:hAnsi="Times New Roman" w:cs="Times New Roman"/>
          <w:sz w:val="24"/>
          <w:szCs w:val="24"/>
        </w:rPr>
        <w:t xml:space="preserve">pressures </w:t>
      </w:r>
      <w:r w:rsidR="00B15588">
        <w:rPr>
          <w:rFonts w:ascii="Times New Roman" w:hAnsi="Times New Roman" w:cs="Times New Roman"/>
          <w:sz w:val="24"/>
          <w:szCs w:val="24"/>
        </w:rPr>
        <w:t xml:space="preserve">in combination. Our framework is flexible, allowing conservation agencies looking to set global or national </w:t>
      </w:r>
      <w:r w:rsidR="00CC24E1">
        <w:rPr>
          <w:rFonts w:ascii="Times New Roman" w:hAnsi="Times New Roman" w:cs="Times New Roman"/>
          <w:sz w:val="24"/>
          <w:szCs w:val="24"/>
        </w:rPr>
        <w:t xml:space="preserve">or even smaller-scale </w:t>
      </w:r>
      <w:r w:rsidR="00B15588">
        <w:rPr>
          <w:rFonts w:ascii="Times New Roman" w:hAnsi="Times New Roman" w:cs="Times New Roman"/>
          <w:sz w:val="24"/>
          <w:szCs w:val="24"/>
        </w:rPr>
        <w:t xml:space="preserve">priorities could </w:t>
      </w:r>
      <w:r w:rsidR="001402F2">
        <w:rPr>
          <w:rFonts w:ascii="Times New Roman" w:hAnsi="Times New Roman" w:cs="Times New Roman"/>
          <w:sz w:val="24"/>
          <w:szCs w:val="24"/>
        </w:rPr>
        <w:t>use</w:t>
      </w:r>
      <w:r w:rsidR="00B15588">
        <w:rPr>
          <w:rFonts w:ascii="Times New Roman" w:hAnsi="Times New Roman" w:cs="Times New Roman"/>
          <w:sz w:val="24"/>
          <w:szCs w:val="24"/>
        </w:rPr>
        <w:t xml:space="preserve"> different metrics. </w:t>
      </w:r>
      <w:r w:rsidR="00CC24E1">
        <w:rPr>
          <w:rFonts w:ascii="Times New Roman" w:hAnsi="Times New Roman" w:cs="Times New Roman"/>
          <w:sz w:val="24"/>
          <w:szCs w:val="24"/>
        </w:rPr>
        <w:t>It is also important to note that [</w:t>
      </w:r>
      <w:commentRangeStart w:id="51"/>
      <w:commentRangeStart w:id="52"/>
      <w:r w:rsidR="00CC24E1" w:rsidRPr="009200A4">
        <w:rPr>
          <w:rFonts w:ascii="Times New Roman" w:hAnsi="Times New Roman" w:cs="Times New Roman"/>
          <w:sz w:val="24"/>
          <w:szCs w:val="24"/>
          <w:highlight w:val="yellow"/>
        </w:rPr>
        <w:t>SHOULD WE MENTION SOMETHING ABOUT UNCERTAINTY IN THE PARAMETERS THEMSELVES? IN OTHER WORDS, WE DEVISE PARAMETERS TO ACCOUNT FOR UNCERTAINTY BUT THE PARAMETERS THEMSELVES ARE SUBJECT TO UNCERTAINTY – WE HAVE NOT DONE A SENSITIVITY ANALYSIS. COULD WE INDICATE POTENTIAL UTILITY OF SENSITIVITY ANALYSIS TO INDICATE PARAMETERS THAT MOST INFLUENCE DIFFERENCES IN SOLUTIONS, SO INDIVIDUAL AGENCIES CAN DETERMINE WHICH ONES THEY MIGHT BE ABLE TO EITHER TRY TO INFLUENCE – E.G. LAND USE CHANGE, OR BUFFER AGAINST? ]</w:t>
      </w:r>
      <w:commentRangeEnd w:id="51"/>
      <w:r w:rsidR="00A64336">
        <w:rPr>
          <w:rStyle w:val="CommentReference"/>
        </w:rPr>
        <w:commentReference w:id="51"/>
      </w:r>
      <w:commentRangeEnd w:id="52"/>
      <w:r w:rsidR="005E7560">
        <w:rPr>
          <w:rStyle w:val="CommentReference"/>
        </w:rPr>
        <w:commentReference w:id="52"/>
      </w:r>
      <w:r w:rsidR="00CC24E1" w:rsidRPr="009200A4">
        <w:rPr>
          <w:rFonts w:ascii="Times New Roman" w:hAnsi="Times New Roman" w:cs="Times New Roman"/>
          <w:sz w:val="24"/>
          <w:szCs w:val="24"/>
          <w:highlight w:val="yellow"/>
        </w:rPr>
        <w:t>.</w:t>
      </w:r>
      <w:r w:rsidR="0014008B">
        <w:rPr>
          <w:rFonts w:ascii="Times New Roman" w:eastAsia="Arial" w:hAnsi="Times New Roman" w:cs="Times New Roman"/>
          <w:color w:val="000000"/>
          <w:sz w:val="24"/>
          <w:szCs w:val="24"/>
        </w:rPr>
        <w:t>[</w:t>
      </w:r>
      <w:commentRangeStart w:id="53"/>
      <w:commentRangeStart w:id="54"/>
      <w:r w:rsidR="0014008B" w:rsidRPr="009200A4">
        <w:rPr>
          <w:rFonts w:ascii="Times New Roman" w:eastAsia="Arial" w:hAnsi="Times New Roman" w:cs="Times New Roman"/>
          <w:color w:val="000000"/>
          <w:sz w:val="24"/>
          <w:szCs w:val="24"/>
          <w:highlight w:val="yellow"/>
        </w:rPr>
        <w:t>2 SENTENCES ON WHAT PREVIOUS ANALYSES HAVE DONE? SOME HAVE CONSIDERED EACH OF THESE THINGS SEPARATELY, NONE HAVE CONSIDERED ALLTOGETHER</w:t>
      </w:r>
      <w:commentRangeEnd w:id="53"/>
      <w:r w:rsidR="00C40F58">
        <w:rPr>
          <w:rStyle w:val="CommentReference"/>
        </w:rPr>
        <w:commentReference w:id="53"/>
      </w:r>
      <w:commentRangeEnd w:id="54"/>
      <w:r w:rsidR="005E7560">
        <w:rPr>
          <w:rStyle w:val="CommentReference"/>
        </w:rPr>
        <w:commentReference w:id="54"/>
      </w:r>
      <w:r w:rsidR="0014008B" w:rsidRPr="009200A4">
        <w:rPr>
          <w:rFonts w:ascii="Times New Roman" w:eastAsia="Arial" w:hAnsi="Times New Roman" w:cs="Times New Roman"/>
          <w:color w:val="000000"/>
          <w:sz w:val="24"/>
          <w:szCs w:val="24"/>
          <w:highlight w:val="yellow"/>
        </w:rPr>
        <w:t>?]</w:t>
      </w:r>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Where data are on these or other factors that may affect the effectiveness of biodiversity protection are available and reasonably reliable, we argue that they should therefore be used together to support decisions for resilient protected area networks. Our </w:t>
      </w:r>
      <w:r w:rsidR="0014008B">
        <w:rPr>
          <w:rFonts w:ascii="Times New Roman" w:eastAsia="Arial" w:hAnsi="Times New Roman" w:cs="Times New Roman"/>
          <w:color w:val="000000"/>
          <w:sz w:val="24"/>
          <w:szCs w:val="24"/>
        </w:rPr>
        <w:lastRenderedPageBreak/>
        <w:t xml:space="preserve">framework and methods can allow management agencies to </w:t>
      </w:r>
      <w:r w:rsidR="00761873">
        <w:rPr>
          <w:rFonts w:ascii="Times New Roman" w:eastAsia="Arial" w:hAnsi="Times New Roman" w:cs="Times New Roman"/>
          <w:color w:val="000000"/>
          <w:sz w:val="24"/>
          <w:szCs w:val="24"/>
        </w:rPr>
        <w:t xml:space="preserve">do so, and also to explore the </w:t>
      </w:r>
      <w:r w:rsidR="001B7F3C">
        <w:rPr>
          <w:rFonts w:ascii="Times New Roman" w:eastAsia="Arial" w:hAnsi="Times New Roman" w:cs="Times New Roman"/>
          <w:color w:val="000000"/>
          <w:sz w:val="24"/>
          <w:szCs w:val="24"/>
        </w:rPr>
        <w:t xml:space="preserve">influence of individual parameters on decisions. </w:t>
      </w:r>
    </w:p>
    <w:p w14:paraId="51273B13" w14:textId="4B00B92C" w:rsidR="00357294" w:rsidRPr="00B02D09" w:rsidRDefault="00B9147C" w:rsidP="003067E7">
      <w:pPr>
        <w:spacing w:before="240" w:after="0" w:line="480" w:lineRule="auto"/>
        <w:rPr>
          <w:rFonts w:ascii="Times New Roman" w:hAnsi="Times New Roman" w:cs="Times New Roman"/>
          <w:b/>
          <w:bCs/>
          <w:sz w:val="24"/>
          <w:szCs w:val="24"/>
        </w:rPr>
      </w:pPr>
      <w:commentRangeStart w:id="55"/>
      <w:r>
        <w:rPr>
          <w:rFonts w:ascii="Times New Roman" w:eastAsia="Arial" w:hAnsi="Times New Roman" w:cs="Times New Roman"/>
          <w:color w:val="000000"/>
          <w:sz w:val="24"/>
          <w:szCs w:val="24"/>
        </w:rPr>
        <w:t>A</w:t>
      </w:r>
      <w:commentRangeEnd w:id="55"/>
      <w:r w:rsidR="007778E4">
        <w:rPr>
          <w:rStyle w:val="CommentReference"/>
        </w:rPr>
        <w:commentReference w:id="55"/>
      </w:r>
      <w:r>
        <w:rPr>
          <w:rFonts w:ascii="Times New Roman" w:eastAsia="Arial" w:hAnsi="Times New Roman" w:cs="Times New Roman"/>
          <w:color w:val="000000"/>
          <w:sz w:val="24"/>
          <w:szCs w:val="24"/>
        </w:rPr>
        <w:t xml:space="preserve">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w:t>
      </w:r>
      <w:commentRangeStart w:id="56"/>
      <w:r>
        <w:rPr>
          <w:rFonts w:ascii="Times New Roman" w:eastAsia="Arial" w:hAnsi="Times New Roman" w:cs="Times New Roman"/>
          <w:color w:val="000000"/>
          <w:sz w:val="24"/>
          <w:szCs w:val="24"/>
        </w:rPr>
        <w:t xml:space="preserve">uncertainties can </w:t>
      </w:r>
      <w:commentRangeEnd w:id="56"/>
      <w:r w:rsidR="00A01326">
        <w:rPr>
          <w:rStyle w:val="CommentReference"/>
        </w:rPr>
        <w:commentReference w:id="56"/>
      </w:r>
      <w:r>
        <w:rPr>
          <w:rFonts w:ascii="Times New Roman" w:eastAsia="Arial" w:hAnsi="Times New Roman" w:cs="Times New Roman"/>
          <w:color w:val="000000"/>
          <w:sz w:val="24"/>
          <w:szCs w:val="24"/>
        </w:rPr>
        <w:t xml:space="preserve">be incorporated into the conservation planning effort at the same time, which leads to conservation planning solutions </w:t>
      </w:r>
      <w:r w:rsidR="00C12EB0">
        <w:rPr>
          <w:rFonts w:ascii="Times New Roman" w:eastAsia="Arial" w:hAnsi="Times New Roman" w:cs="Times New Roman"/>
          <w:color w:val="000000"/>
          <w:sz w:val="24"/>
          <w:szCs w:val="24"/>
        </w:rPr>
        <w:t>are</w:t>
      </w:r>
      <w:r>
        <w:rPr>
          <w:rFonts w:ascii="Times New Roman" w:eastAsia="Arial" w:hAnsi="Times New Roman" w:cs="Times New Roman"/>
          <w:color w:val="000000"/>
          <w:sz w:val="24"/>
          <w:szCs w:val="24"/>
        </w:rPr>
        <w:t xml:space="preserve"> more resilient to anticipated future changes due </w:t>
      </w:r>
      <w:r w:rsidR="00E47D07">
        <w:rPr>
          <w:rFonts w:ascii="Times New Roman" w:eastAsia="Arial" w:hAnsi="Times New Roman" w:cs="Times New Roman"/>
          <w:color w:val="000000"/>
          <w:sz w:val="24"/>
          <w:szCs w:val="24"/>
        </w:rPr>
        <w:t>governance</w:t>
      </w:r>
      <w:r>
        <w:rPr>
          <w:rFonts w:ascii="Times New Roman" w:eastAsia="Arial" w:hAnsi="Times New Roman" w:cs="Times New Roman"/>
          <w:color w:val="000000"/>
          <w:sz w:val="24"/>
          <w:szCs w:val="24"/>
        </w:rPr>
        <w:t>, land</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 xml:space="preserve">use, and climate uncertainties. </w:t>
      </w:r>
      <w:commentRangeStart w:id="57"/>
      <w:r w:rsidR="007C4F4E">
        <w:rPr>
          <w:rFonts w:ascii="Times New Roman" w:eastAsia="Arial" w:hAnsi="Times New Roman" w:cs="Times New Roman"/>
          <w:color w:val="000000"/>
          <w:sz w:val="24"/>
          <w:szCs w:val="24"/>
        </w:rPr>
        <w:t>Our</w:t>
      </w:r>
      <w:commentRangeEnd w:id="57"/>
      <w:r w:rsidR="00124ECC">
        <w:rPr>
          <w:rStyle w:val="CommentReference"/>
        </w:rPr>
        <w:commentReference w:id="57"/>
      </w:r>
      <w:r w:rsidR="007C4F4E">
        <w:rPr>
          <w:rFonts w:ascii="Times New Roman" w:eastAsia="Arial" w:hAnsi="Times New Roman" w:cs="Times New Roman"/>
          <w:color w:val="000000"/>
          <w:sz w:val="24"/>
          <w:szCs w:val="24"/>
        </w:rPr>
        <w:t xml:space="preserve"> example of protecting 30% of the ranges for threatened species globally suggests that accounting for </w:t>
      </w:r>
      <w:r w:rsidR="00601170">
        <w:rPr>
          <w:rFonts w:ascii="Times New Roman" w:eastAsia="Arial" w:hAnsi="Times New Roman" w:cs="Times New Roman"/>
          <w:color w:val="000000"/>
          <w:sz w:val="24"/>
          <w:szCs w:val="24"/>
        </w:rPr>
        <w:t xml:space="preserve">anthropogenic </w:t>
      </w:r>
      <w:r w:rsidR="007C4F4E">
        <w:rPr>
          <w:rFonts w:ascii="Times New Roman" w:eastAsia="Arial" w:hAnsi="Times New Roman" w:cs="Times New Roman"/>
          <w:color w:val="000000"/>
          <w:sz w:val="24"/>
          <w:szCs w:val="24"/>
        </w:rPr>
        <w:t xml:space="preserve">pressures and uncertainties can greatly influence conservation decisions, especially in areas where specific pressures predominate. </w:t>
      </w:r>
      <w:r>
        <w:rPr>
          <w:rFonts w:ascii="Times New Roman" w:eastAsia="Arial" w:hAnsi="Times New Roman" w:cs="Times New Roman"/>
          <w:color w:val="000000"/>
          <w:sz w:val="24"/>
          <w:szCs w:val="24"/>
        </w:rPr>
        <w:t>We</w:t>
      </w:r>
      <w:r w:rsidR="007778E4">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s biodiversity in the face of the current extinction and climate crises.</w:t>
      </w:r>
      <w:r w:rsidR="00357294"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04E60E7D" w14:textId="77777777" w:rsidR="008A02F1" w:rsidRPr="008A02F1" w:rsidRDefault="00FD4603" w:rsidP="008A02F1">
      <w:pPr>
        <w:pStyle w:val="Bibliography"/>
        <w:rPr>
          <w:rFonts w:ascii="Times New Roman" w:hAnsi="Times New Roman" w:cs="Times New Roman"/>
        </w:rPr>
      </w:pPr>
      <w:r w:rsidRPr="003432B5">
        <w:fldChar w:fldCharType="begin"/>
      </w:r>
      <w:r w:rsidR="00674956">
        <w:instrText xml:space="preserve"> ADDIN ZOTERO_BIBL {"uncited":[],"omitted":[],"custom":[]} CSL_BIBLIOGRAPHY </w:instrText>
      </w:r>
      <w:r w:rsidRPr="003432B5">
        <w:fldChar w:fldCharType="separate"/>
      </w:r>
      <w:r w:rsidR="008A02F1" w:rsidRPr="008A02F1">
        <w:rPr>
          <w:rFonts w:ascii="Times New Roman" w:hAnsi="Times New Roman" w:cs="Times New Roman"/>
        </w:rPr>
        <w:t>1.</w:t>
      </w:r>
      <w:r w:rsidR="008A02F1" w:rsidRPr="008A02F1">
        <w:rPr>
          <w:rFonts w:ascii="Times New Roman" w:hAnsi="Times New Roman" w:cs="Times New Roman"/>
        </w:rPr>
        <w:tab/>
        <w:t xml:space="preserve">Brondizio, E. S., Settele, J., Díaz, S. &amp; Ngo, H. T. Global assessment report on biodiversity and ecosystem services of the Intergovernmental Science-Policy Platform on Biodiversity and Ecosystem Services. </w:t>
      </w:r>
      <w:r w:rsidR="008A02F1" w:rsidRPr="008A02F1">
        <w:rPr>
          <w:rFonts w:ascii="Times New Roman" w:hAnsi="Times New Roman" w:cs="Times New Roman"/>
          <w:i/>
          <w:iCs/>
        </w:rPr>
        <w:t>IPBES Secretariat</w:t>
      </w:r>
      <w:r w:rsidR="008A02F1" w:rsidRPr="008A02F1">
        <w:rPr>
          <w:rFonts w:ascii="Times New Roman" w:hAnsi="Times New Roman" w:cs="Times New Roman"/>
        </w:rPr>
        <w:t xml:space="preserve"> (2019).</w:t>
      </w:r>
    </w:p>
    <w:p w14:paraId="08C693A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w:t>
      </w:r>
      <w:r w:rsidRPr="008A02F1">
        <w:rPr>
          <w:rFonts w:ascii="Times New Roman" w:hAnsi="Times New Roman" w:cs="Times New Roman"/>
        </w:rPr>
        <w:tab/>
        <w:t xml:space="preserve">Rosenberg, K. V. </w:t>
      </w:r>
      <w:r w:rsidRPr="008A02F1">
        <w:rPr>
          <w:rFonts w:ascii="Times New Roman" w:hAnsi="Times New Roman" w:cs="Times New Roman"/>
          <w:i/>
          <w:iCs/>
        </w:rPr>
        <w:t>et al.</w:t>
      </w:r>
      <w:r w:rsidRPr="008A02F1">
        <w:rPr>
          <w:rFonts w:ascii="Times New Roman" w:hAnsi="Times New Roman" w:cs="Times New Roman"/>
        </w:rPr>
        <w:t xml:space="preserve"> Decline of the North American avifauna. </w:t>
      </w:r>
      <w:r w:rsidRPr="008A02F1">
        <w:rPr>
          <w:rFonts w:ascii="Times New Roman" w:hAnsi="Times New Roman" w:cs="Times New Roman"/>
          <w:i/>
          <w:iCs/>
        </w:rPr>
        <w:t>Science</w:t>
      </w:r>
      <w:r w:rsidRPr="008A02F1">
        <w:rPr>
          <w:rFonts w:ascii="Times New Roman" w:hAnsi="Times New Roman" w:cs="Times New Roman"/>
        </w:rPr>
        <w:t xml:space="preserve"> </w:t>
      </w:r>
      <w:r w:rsidRPr="008A02F1">
        <w:rPr>
          <w:rFonts w:ascii="Times New Roman" w:hAnsi="Times New Roman" w:cs="Times New Roman"/>
          <w:b/>
          <w:bCs/>
        </w:rPr>
        <w:t>366</w:t>
      </w:r>
      <w:r w:rsidRPr="008A02F1">
        <w:rPr>
          <w:rFonts w:ascii="Times New Roman" w:hAnsi="Times New Roman" w:cs="Times New Roman"/>
        </w:rPr>
        <w:t>, 120–124 (2019).</w:t>
      </w:r>
    </w:p>
    <w:p w14:paraId="451B10A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3.</w:t>
      </w:r>
      <w:r w:rsidRPr="008A02F1">
        <w:rPr>
          <w:rFonts w:ascii="Times New Roman" w:hAnsi="Times New Roman" w:cs="Times New Roman"/>
        </w:rPr>
        <w:tab/>
        <w:t xml:space="preserve">Watson, J. E. M., Dudley, N., Segan, D. B. &amp; Hockings, M. The performance and potential of protected areas.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515</w:t>
      </w:r>
      <w:r w:rsidRPr="008A02F1">
        <w:rPr>
          <w:rFonts w:ascii="Times New Roman" w:hAnsi="Times New Roman" w:cs="Times New Roman"/>
        </w:rPr>
        <w:t>, 67–73 (2014).</w:t>
      </w:r>
    </w:p>
    <w:p w14:paraId="3A5AF691"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4.</w:t>
      </w:r>
      <w:r w:rsidRPr="008A02F1">
        <w:rPr>
          <w:rFonts w:ascii="Times New Roman" w:hAnsi="Times New Roman" w:cs="Times New Roman"/>
        </w:rPr>
        <w:tab/>
        <w:t>Transparency International - The Global Anti-Corruption Coalition. https://www.transparency.org/.</w:t>
      </w:r>
    </w:p>
    <w:p w14:paraId="4EB1E3FA"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5.</w:t>
      </w:r>
      <w:r w:rsidRPr="008A02F1">
        <w:rPr>
          <w:rFonts w:ascii="Times New Roman" w:hAnsi="Times New Roman" w:cs="Times New Roman"/>
        </w:rPr>
        <w:tab/>
        <w:t xml:space="preserve">Kehoe, L. </w:t>
      </w:r>
      <w:r w:rsidRPr="008A02F1">
        <w:rPr>
          <w:rFonts w:ascii="Times New Roman" w:hAnsi="Times New Roman" w:cs="Times New Roman"/>
          <w:i/>
          <w:iCs/>
        </w:rPr>
        <w:t>et al.</w:t>
      </w:r>
      <w:r w:rsidRPr="008A02F1">
        <w:rPr>
          <w:rFonts w:ascii="Times New Roman" w:hAnsi="Times New Roman" w:cs="Times New Roman"/>
        </w:rPr>
        <w:t xml:space="preserve"> Biodiversity at risk under future cropland expansion and intensification. </w:t>
      </w:r>
      <w:r w:rsidRPr="008A02F1">
        <w:rPr>
          <w:rFonts w:ascii="Times New Roman" w:hAnsi="Times New Roman" w:cs="Times New Roman"/>
          <w:i/>
          <w:iCs/>
        </w:rPr>
        <w:t>Nature Ecology &amp; Evolution</w:t>
      </w:r>
      <w:r w:rsidRPr="008A02F1">
        <w:rPr>
          <w:rFonts w:ascii="Times New Roman" w:hAnsi="Times New Roman" w:cs="Times New Roman"/>
        </w:rPr>
        <w:t xml:space="preserve"> </w:t>
      </w:r>
      <w:r w:rsidRPr="008A02F1">
        <w:rPr>
          <w:rFonts w:ascii="Times New Roman" w:hAnsi="Times New Roman" w:cs="Times New Roman"/>
          <w:b/>
          <w:bCs/>
        </w:rPr>
        <w:t>1</w:t>
      </w:r>
      <w:r w:rsidRPr="008A02F1">
        <w:rPr>
          <w:rFonts w:ascii="Times New Roman" w:hAnsi="Times New Roman" w:cs="Times New Roman"/>
        </w:rPr>
        <w:t>, 1129–1135 (2017).</w:t>
      </w:r>
    </w:p>
    <w:p w14:paraId="1983DCB8"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6.</w:t>
      </w:r>
      <w:r w:rsidRPr="008A02F1">
        <w:rPr>
          <w:rFonts w:ascii="Times New Roman" w:hAnsi="Times New Roman" w:cs="Times New Roman"/>
        </w:rPr>
        <w:tab/>
        <w:t xml:space="preserve">Ball, I. R. R., Possingham, H. P. P. &amp; Watts, M. E. E. Marxan and relatives: Software for spatial conservation prioritisation. in </w:t>
      </w:r>
      <w:r w:rsidRPr="008A02F1">
        <w:rPr>
          <w:rFonts w:ascii="Times New Roman" w:hAnsi="Times New Roman" w:cs="Times New Roman"/>
          <w:i/>
          <w:iCs/>
        </w:rPr>
        <w:t>Spatial conservation prioritisation: Quantitative methods and computational tools.</w:t>
      </w:r>
      <w:r w:rsidRPr="008A02F1">
        <w:rPr>
          <w:rFonts w:ascii="Times New Roman" w:hAnsi="Times New Roman" w:cs="Times New Roman"/>
        </w:rPr>
        <w:t xml:space="preserve"> (eds. Moilanen, A., Wilson, K. &amp; Possingham, H. P.) 185–195 (Oxford University Press, 2009).</w:t>
      </w:r>
    </w:p>
    <w:p w14:paraId="72B72BB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7.</w:t>
      </w:r>
      <w:r w:rsidRPr="008A02F1">
        <w:rPr>
          <w:rFonts w:ascii="Times New Roman" w:hAnsi="Times New Roman" w:cs="Times New Roman"/>
        </w:rPr>
        <w:tab/>
        <w:t xml:space="preserve">Post-2020 Global Biodiversity Framework. </w:t>
      </w:r>
      <w:r w:rsidRPr="008A02F1">
        <w:rPr>
          <w:rFonts w:ascii="Times New Roman" w:hAnsi="Times New Roman" w:cs="Times New Roman"/>
          <w:i/>
          <w:iCs/>
        </w:rPr>
        <w:t>IUCN</w:t>
      </w:r>
      <w:r w:rsidRPr="008A02F1">
        <w:rPr>
          <w:rFonts w:ascii="Times New Roman" w:hAnsi="Times New Roman" w:cs="Times New Roman"/>
        </w:rPr>
        <w:t xml:space="preserve"> https://www.iucn.org/theme/global-policy/our-work/convention-biological-diversity-cbd/post-2020-global-biodiversity-framework (2018).</w:t>
      </w:r>
    </w:p>
    <w:p w14:paraId="781550D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8.</w:t>
      </w:r>
      <w:r w:rsidRPr="008A02F1">
        <w:rPr>
          <w:rFonts w:ascii="Times New Roman" w:hAnsi="Times New Roman" w:cs="Times New Roman"/>
        </w:rPr>
        <w:tab/>
        <w:t xml:space="preserve">Myers, N., Mittermeier, R. A., Mittermeier, C. G., da Fonseca, G. A. B. &amp; Kent, J. Biodiversity hotspots for conservation priorities.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403</w:t>
      </w:r>
      <w:r w:rsidRPr="008A02F1">
        <w:rPr>
          <w:rFonts w:ascii="Times New Roman" w:hAnsi="Times New Roman" w:cs="Times New Roman"/>
        </w:rPr>
        <w:t>, 853–858 (2000).</w:t>
      </w:r>
    </w:p>
    <w:p w14:paraId="64CB330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9.</w:t>
      </w:r>
      <w:r w:rsidRPr="008A02F1">
        <w:rPr>
          <w:rFonts w:ascii="Times New Roman" w:hAnsi="Times New Roman" w:cs="Times New Roman"/>
        </w:rPr>
        <w:tab/>
        <w:t xml:space="preserve">Pouzols, F. M. </w:t>
      </w:r>
      <w:r w:rsidRPr="008A02F1">
        <w:rPr>
          <w:rFonts w:ascii="Times New Roman" w:hAnsi="Times New Roman" w:cs="Times New Roman"/>
          <w:i/>
          <w:iCs/>
        </w:rPr>
        <w:t>et al.</w:t>
      </w:r>
      <w:r w:rsidRPr="008A02F1">
        <w:rPr>
          <w:rFonts w:ascii="Times New Roman" w:hAnsi="Times New Roman" w:cs="Times New Roman"/>
        </w:rPr>
        <w:t xml:space="preserve"> Global protected area expansion is compromised by projected land-use and parochialism.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516</w:t>
      </w:r>
      <w:r w:rsidRPr="008A02F1">
        <w:rPr>
          <w:rFonts w:ascii="Times New Roman" w:hAnsi="Times New Roman" w:cs="Times New Roman"/>
        </w:rPr>
        <w:t>, 383–386 (2014).</w:t>
      </w:r>
    </w:p>
    <w:p w14:paraId="6271752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10.</w:t>
      </w:r>
      <w:r w:rsidRPr="008A02F1">
        <w:rPr>
          <w:rFonts w:ascii="Times New Roman" w:hAnsi="Times New Roman" w:cs="Times New Roman"/>
        </w:rPr>
        <w:tab/>
        <w:t xml:space="preserve">Eisenhauer, N., Bonn, A. &amp; A. Guerra, C. Recognizing the quiet extinction of invertebrates. </w:t>
      </w:r>
      <w:r w:rsidRPr="008A02F1">
        <w:rPr>
          <w:rFonts w:ascii="Times New Roman" w:hAnsi="Times New Roman" w:cs="Times New Roman"/>
          <w:i/>
          <w:iCs/>
        </w:rPr>
        <w:t>Nature Communications</w:t>
      </w:r>
      <w:r w:rsidRPr="008A02F1">
        <w:rPr>
          <w:rFonts w:ascii="Times New Roman" w:hAnsi="Times New Roman" w:cs="Times New Roman"/>
        </w:rPr>
        <w:t xml:space="preserve"> </w:t>
      </w:r>
      <w:r w:rsidRPr="008A02F1">
        <w:rPr>
          <w:rFonts w:ascii="Times New Roman" w:hAnsi="Times New Roman" w:cs="Times New Roman"/>
          <w:b/>
          <w:bCs/>
        </w:rPr>
        <w:t>10</w:t>
      </w:r>
      <w:r w:rsidRPr="008A02F1">
        <w:rPr>
          <w:rFonts w:ascii="Times New Roman" w:hAnsi="Times New Roman" w:cs="Times New Roman"/>
        </w:rPr>
        <w:t>, 1–3 (2019).</w:t>
      </w:r>
    </w:p>
    <w:p w14:paraId="35A90CD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11.</w:t>
      </w:r>
      <w:r w:rsidRPr="008A02F1">
        <w:rPr>
          <w:rFonts w:ascii="Times New Roman" w:hAnsi="Times New Roman" w:cs="Times New Roman"/>
        </w:rPr>
        <w:tab/>
        <w:t xml:space="preserve">Venter, O. </w:t>
      </w:r>
      <w:r w:rsidRPr="008A02F1">
        <w:rPr>
          <w:rFonts w:ascii="Times New Roman" w:hAnsi="Times New Roman" w:cs="Times New Roman"/>
          <w:i/>
          <w:iCs/>
        </w:rPr>
        <w:t>et al.</w:t>
      </w:r>
      <w:r w:rsidRPr="008A02F1">
        <w:rPr>
          <w:rFonts w:ascii="Times New Roman" w:hAnsi="Times New Roman" w:cs="Times New Roman"/>
        </w:rPr>
        <w:t xml:space="preserve"> Targeting Global Protected Area Expansion for Imperiled Biodiversity. </w:t>
      </w:r>
      <w:r w:rsidRPr="008A02F1">
        <w:rPr>
          <w:rFonts w:ascii="Times New Roman" w:hAnsi="Times New Roman" w:cs="Times New Roman"/>
          <w:i/>
          <w:iCs/>
        </w:rPr>
        <w:t>PLOS Biology</w:t>
      </w:r>
      <w:r w:rsidRPr="008A02F1">
        <w:rPr>
          <w:rFonts w:ascii="Times New Roman" w:hAnsi="Times New Roman" w:cs="Times New Roman"/>
        </w:rPr>
        <w:t xml:space="preserve"> </w:t>
      </w:r>
      <w:r w:rsidRPr="008A02F1">
        <w:rPr>
          <w:rFonts w:ascii="Times New Roman" w:hAnsi="Times New Roman" w:cs="Times New Roman"/>
          <w:b/>
          <w:bCs/>
        </w:rPr>
        <w:t>12</w:t>
      </w:r>
      <w:r w:rsidRPr="008A02F1">
        <w:rPr>
          <w:rFonts w:ascii="Times New Roman" w:hAnsi="Times New Roman" w:cs="Times New Roman"/>
        </w:rPr>
        <w:t>, e1001891 (2014).</w:t>
      </w:r>
    </w:p>
    <w:p w14:paraId="315DCD7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12.</w:t>
      </w:r>
      <w:r w:rsidRPr="008A02F1">
        <w:rPr>
          <w:rFonts w:ascii="Times New Roman" w:hAnsi="Times New Roman" w:cs="Times New Roman"/>
        </w:rPr>
        <w:tab/>
        <w:t xml:space="preserve">Le Saout, S. </w:t>
      </w:r>
      <w:r w:rsidRPr="008A02F1">
        <w:rPr>
          <w:rFonts w:ascii="Times New Roman" w:hAnsi="Times New Roman" w:cs="Times New Roman"/>
          <w:i/>
          <w:iCs/>
        </w:rPr>
        <w:t>et al.</w:t>
      </w:r>
      <w:r w:rsidRPr="008A02F1">
        <w:rPr>
          <w:rFonts w:ascii="Times New Roman" w:hAnsi="Times New Roman" w:cs="Times New Roman"/>
        </w:rPr>
        <w:t xml:space="preserve"> Protected areas and effective biodiversity conservation. </w:t>
      </w:r>
      <w:r w:rsidRPr="008A02F1">
        <w:rPr>
          <w:rFonts w:ascii="Times New Roman" w:hAnsi="Times New Roman" w:cs="Times New Roman"/>
          <w:i/>
          <w:iCs/>
        </w:rPr>
        <w:t>Science</w:t>
      </w:r>
      <w:r w:rsidRPr="008A02F1">
        <w:rPr>
          <w:rFonts w:ascii="Times New Roman" w:hAnsi="Times New Roman" w:cs="Times New Roman"/>
        </w:rPr>
        <w:t xml:space="preserve"> </w:t>
      </w:r>
      <w:r w:rsidRPr="008A02F1">
        <w:rPr>
          <w:rFonts w:ascii="Times New Roman" w:hAnsi="Times New Roman" w:cs="Times New Roman"/>
          <w:b/>
          <w:bCs/>
        </w:rPr>
        <w:t>342</w:t>
      </w:r>
      <w:r w:rsidRPr="008A02F1">
        <w:rPr>
          <w:rFonts w:ascii="Times New Roman" w:hAnsi="Times New Roman" w:cs="Times New Roman"/>
        </w:rPr>
        <w:t>, 803–805 (2013).</w:t>
      </w:r>
    </w:p>
    <w:p w14:paraId="769F839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lastRenderedPageBreak/>
        <w:t>13.</w:t>
      </w:r>
      <w:r w:rsidRPr="008A02F1">
        <w:rPr>
          <w:rFonts w:ascii="Times New Roman" w:hAnsi="Times New Roman" w:cs="Times New Roman"/>
        </w:rPr>
        <w:tab/>
        <w:t xml:space="preserve">Butchart, S. H. M. </w:t>
      </w:r>
      <w:r w:rsidRPr="008A02F1">
        <w:rPr>
          <w:rFonts w:ascii="Times New Roman" w:hAnsi="Times New Roman" w:cs="Times New Roman"/>
          <w:i/>
          <w:iCs/>
        </w:rPr>
        <w:t>et al.</w:t>
      </w:r>
      <w:r w:rsidRPr="008A02F1">
        <w:rPr>
          <w:rFonts w:ascii="Times New Roman" w:hAnsi="Times New Roman" w:cs="Times New Roman"/>
        </w:rPr>
        <w:t xml:space="preserve"> Shortfalls and Solutions for Meeting National and Global Conservation Area Targets. </w:t>
      </w:r>
      <w:r w:rsidRPr="008A02F1">
        <w:rPr>
          <w:rFonts w:ascii="Times New Roman" w:hAnsi="Times New Roman" w:cs="Times New Roman"/>
          <w:i/>
          <w:iCs/>
        </w:rPr>
        <w:t>Conservation Letters</w:t>
      </w:r>
      <w:r w:rsidRPr="008A02F1">
        <w:rPr>
          <w:rFonts w:ascii="Times New Roman" w:hAnsi="Times New Roman" w:cs="Times New Roman"/>
        </w:rPr>
        <w:t xml:space="preserve"> </w:t>
      </w:r>
      <w:r w:rsidRPr="008A02F1">
        <w:rPr>
          <w:rFonts w:ascii="Times New Roman" w:hAnsi="Times New Roman" w:cs="Times New Roman"/>
          <w:b/>
          <w:bCs/>
        </w:rPr>
        <w:t>8</w:t>
      </w:r>
      <w:r w:rsidRPr="008A02F1">
        <w:rPr>
          <w:rFonts w:ascii="Times New Roman" w:hAnsi="Times New Roman" w:cs="Times New Roman"/>
        </w:rPr>
        <w:t>, 329–337 (2015).</w:t>
      </w:r>
    </w:p>
    <w:p w14:paraId="60888814"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14.</w:t>
      </w:r>
      <w:r w:rsidRPr="008A02F1">
        <w:rPr>
          <w:rFonts w:ascii="Times New Roman" w:hAnsi="Times New Roman" w:cs="Times New Roman"/>
        </w:rPr>
        <w:tab/>
        <w:t xml:space="preserve">Planet, P. Calculating protected area coverage. </w:t>
      </w:r>
      <w:r w:rsidRPr="008A02F1">
        <w:rPr>
          <w:rFonts w:ascii="Times New Roman" w:hAnsi="Times New Roman" w:cs="Times New Roman"/>
          <w:i/>
          <w:iCs/>
        </w:rPr>
        <w:t>Protected Planet</w:t>
      </w:r>
      <w:r w:rsidRPr="008A02F1">
        <w:rPr>
          <w:rFonts w:ascii="Times New Roman" w:hAnsi="Times New Roman" w:cs="Times New Roman"/>
        </w:rPr>
        <w:t xml:space="preserve"> https://www.protectedplanet.net/c/calculating-protected-area-coverage.</w:t>
      </w:r>
    </w:p>
    <w:p w14:paraId="70D95F1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15.</w:t>
      </w:r>
      <w:r w:rsidRPr="008A02F1">
        <w:rPr>
          <w:rFonts w:ascii="Times New Roman" w:hAnsi="Times New Roman" w:cs="Times New Roman"/>
        </w:rPr>
        <w:tab/>
        <w:t xml:space="preserve">Coetzer, K. L., Witkowski, E. T. &amp; Erasmus, B. F. Reviewing B iosphere R eserves globally: effective conservation action or bureaucratic label? </w:t>
      </w:r>
      <w:r w:rsidRPr="008A02F1">
        <w:rPr>
          <w:rFonts w:ascii="Times New Roman" w:hAnsi="Times New Roman" w:cs="Times New Roman"/>
          <w:i/>
          <w:iCs/>
        </w:rPr>
        <w:t>Biological Reviews</w:t>
      </w:r>
      <w:r w:rsidRPr="008A02F1">
        <w:rPr>
          <w:rFonts w:ascii="Times New Roman" w:hAnsi="Times New Roman" w:cs="Times New Roman"/>
        </w:rPr>
        <w:t xml:space="preserve"> </w:t>
      </w:r>
      <w:r w:rsidRPr="008A02F1">
        <w:rPr>
          <w:rFonts w:ascii="Times New Roman" w:hAnsi="Times New Roman" w:cs="Times New Roman"/>
          <w:b/>
          <w:bCs/>
        </w:rPr>
        <w:t>89</w:t>
      </w:r>
      <w:r w:rsidRPr="008A02F1">
        <w:rPr>
          <w:rFonts w:ascii="Times New Roman" w:hAnsi="Times New Roman" w:cs="Times New Roman"/>
        </w:rPr>
        <w:t>, 82–104 (2014).</w:t>
      </w:r>
    </w:p>
    <w:p w14:paraId="5E2146C0"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16.</w:t>
      </w:r>
      <w:r w:rsidRPr="008A02F1">
        <w:rPr>
          <w:rFonts w:ascii="Times New Roman" w:hAnsi="Times New Roman" w:cs="Times New Roman"/>
        </w:rPr>
        <w:tab/>
        <w:t xml:space="preserve">Barnes, M. D. </w:t>
      </w:r>
      <w:r w:rsidRPr="008A02F1">
        <w:rPr>
          <w:rFonts w:ascii="Times New Roman" w:hAnsi="Times New Roman" w:cs="Times New Roman"/>
          <w:i/>
          <w:iCs/>
        </w:rPr>
        <w:t>et al.</w:t>
      </w:r>
      <w:r w:rsidRPr="008A02F1">
        <w:rPr>
          <w:rFonts w:ascii="Times New Roman" w:hAnsi="Times New Roman" w:cs="Times New Roman"/>
        </w:rPr>
        <w:t xml:space="preserve"> Wildlife population trends in protected areas predicted by national socio-economic metrics and body size. </w:t>
      </w:r>
      <w:r w:rsidRPr="008A02F1">
        <w:rPr>
          <w:rFonts w:ascii="Times New Roman" w:hAnsi="Times New Roman" w:cs="Times New Roman"/>
          <w:i/>
          <w:iCs/>
        </w:rPr>
        <w:t>Nature Communications</w:t>
      </w:r>
      <w:r w:rsidRPr="008A02F1">
        <w:rPr>
          <w:rFonts w:ascii="Times New Roman" w:hAnsi="Times New Roman" w:cs="Times New Roman"/>
        </w:rPr>
        <w:t xml:space="preserve"> </w:t>
      </w:r>
      <w:r w:rsidRPr="008A02F1">
        <w:rPr>
          <w:rFonts w:ascii="Times New Roman" w:hAnsi="Times New Roman" w:cs="Times New Roman"/>
          <w:b/>
          <w:bCs/>
        </w:rPr>
        <w:t>7</w:t>
      </w:r>
      <w:r w:rsidRPr="008A02F1">
        <w:rPr>
          <w:rFonts w:ascii="Times New Roman" w:hAnsi="Times New Roman" w:cs="Times New Roman"/>
        </w:rPr>
        <w:t>, 12747 (2016).</w:t>
      </w:r>
    </w:p>
    <w:p w14:paraId="3DA40E7D"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17.</w:t>
      </w:r>
      <w:r w:rsidRPr="008A02F1">
        <w:rPr>
          <w:rFonts w:ascii="Times New Roman" w:hAnsi="Times New Roman" w:cs="Times New Roman"/>
        </w:rPr>
        <w:tab/>
        <w:t xml:space="preserve">Baynham-Herd, Z., Amano, T., Sutherland, W. J. &amp; Donald, P. F. Governance explains variation in national responses to the biodiversity crisis. </w:t>
      </w:r>
      <w:r w:rsidRPr="008A02F1">
        <w:rPr>
          <w:rFonts w:ascii="Times New Roman" w:hAnsi="Times New Roman" w:cs="Times New Roman"/>
          <w:i/>
          <w:iCs/>
        </w:rPr>
        <w:t>Environmental Conservation</w:t>
      </w:r>
      <w:r w:rsidRPr="008A02F1">
        <w:rPr>
          <w:rFonts w:ascii="Times New Roman" w:hAnsi="Times New Roman" w:cs="Times New Roman"/>
        </w:rPr>
        <w:t xml:space="preserve"> </w:t>
      </w:r>
      <w:r w:rsidRPr="008A02F1">
        <w:rPr>
          <w:rFonts w:ascii="Times New Roman" w:hAnsi="Times New Roman" w:cs="Times New Roman"/>
          <w:b/>
          <w:bCs/>
        </w:rPr>
        <w:t>45</w:t>
      </w:r>
      <w:r w:rsidRPr="008A02F1">
        <w:rPr>
          <w:rFonts w:ascii="Times New Roman" w:hAnsi="Times New Roman" w:cs="Times New Roman"/>
        </w:rPr>
        <w:t>, 407–418 (2018).</w:t>
      </w:r>
    </w:p>
    <w:p w14:paraId="59CCA9F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18.</w:t>
      </w:r>
      <w:r w:rsidRPr="008A02F1">
        <w:rPr>
          <w:rFonts w:ascii="Times New Roman" w:hAnsi="Times New Roman" w:cs="Times New Roman"/>
        </w:rPr>
        <w:tab/>
        <w:t xml:space="preserve">Kaufmann, D., Kraay, A. &amp; Mastruzzi, M. The Worldwide Governance Indicators: Methodology and Analytical Issues1. </w:t>
      </w:r>
      <w:r w:rsidRPr="008A02F1">
        <w:rPr>
          <w:rFonts w:ascii="Times New Roman" w:hAnsi="Times New Roman" w:cs="Times New Roman"/>
          <w:i/>
          <w:iCs/>
        </w:rPr>
        <w:t>Hague Journal on the Rule of Law</w:t>
      </w:r>
      <w:r w:rsidRPr="008A02F1">
        <w:rPr>
          <w:rFonts w:ascii="Times New Roman" w:hAnsi="Times New Roman" w:cs="Times New Roman"/>
        </w:rPr>
        <w:t xml:space="preserve"> </w:t>
      </w:r>
      <w:r w:rsidRPr="008A02F1">
        <w:rPr>
          <w:rFonts w:ascii="Times New Roman" w:hAnsi="Times New Roman" w:cs="Times New Roman"/>
          <w:b/>
          <w:bCs/>
        </w:rPr>
        <w:t>3</w:t>
      </w:r>
      <w:r w:rsidRPr="008A02F1">
        <w:rPr>
          <w:rFonts w:ascii="Times New Roman" w:hAnsi="Times New Roman" w:cs="Times New Roman"/>
        </w:rPr>
        <w:t>, 220–246 (2011).</w:t>
      </w:r>
    </w:p>
    <w:p w14:paraId="1BA1AA1F"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19.</w:t>
      </w:r>
      <w:r w:rsidRPr="008A02F1">
        <w:rPr>
          <w:rFonts w:ascii="Times New Roman" w:hAnsi="Times New Roman" w:cs="Times New Roman"/>
        </w:rPr>
        <w:tab/>
        <w:t xml:space="preserve">Asselen, S. van &amp; Verburg, P. H. A Land System representation for global assessments and land-use modeling. </w:t>
      </w:r>
      <w:r w:rsidRPr="008A02F1">
        <w:rPr>
          <w:rFonts w:ascii="Times New Roman" w:hAnsi="Times New Roman" w:cs="Times New Roman"/>
          <w:i/>
          <w:iCs/>
        </w:rPr>
        <w:t>Global Change Biology</w:t>
      </w:r>
      <w:r w:rsidRPr="008A02F1">
        <w:rPr>
          <w:rFonts w:ascii="Times New Roman" w:hAnsi="Times New Roman" w:cs="Times New Roman"/>
        </w:rPr>
        <w:t xml:space="preserve"> </w:t>
      </w:r>
      <w:r w:rsidRPr="008A02F1">
        <w:rPr>
          <w:rFonts w:ascii="Times New Roman" w:hAnsi="Times New Roman" w:cs="Times New Roman"/>
          <w:b/>
          <w:bCs/>
        </w:rPr>
        <w:t>18</w:t>
      </w:r>
      <w:r w:rsidRPr="008A02F1">
        <w:rPr>
          <w:rFonts w:ascii="Times New Roman" w:hAnsi="Times New Roman" w:cs="Times New Roman"/>
        </w:rPr>
        <w:t>, 3125–3148 (2012).</w:t>
      </w:r>
    </w:p>
    <w:p w14:paraId="240839F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20.</w:t>
      </w:r>
      <w:r w:rsidRPr="008A02F1">
        <w:rPr>
          <w:rFonts w:ascii="Times New Roman" w:hAnsi="Times New Roman" w:cs="Times New Roman"/>
        </w:rPr>
        <w:tab/>
        <w:t xml:space="preserve">Hudson, L. N. </w:t>
      </w:r>
      <w:r w:rsidRPr="008A02F1">
        <w:rPr>
          <w:rFonts w:ascii="Times New Roman" w:hAnsi="Times New Roman" w:cs="Times New Roman"/>
          <w:i/>
          <w:iCs/>
        </w:rPr>
        <w:t>et al.</w:t>
      </w:r>
      <w:r w:rsidRPr="008A02F1">
        <w:rPr>
          <w:rFonts w:ascii="Times New Roman" w:hAnsi="Times New Roman" w:cs="Times New Roman"/>
        </w:rPr>
        <w:t xml:space="preserve"> The PREDICTS database: a global database of how local terrestrial biodiversity responds to human impacts. </w:t>
      </w:r>
      <w:r w:rsidRPr="008A02F1">
        <w:rPr>
          <w:rFonts w:ascii="Times New Roman" w:hAnsi="Times New Roman" w:cs="Times New Roman"/>
          <w:i/>
          <w:iCs/>
        </w:rPr>
        <w:t>Ecology and Evolution</w:t>
      </w:r>
      <w:r w:rsidRPr="008A02F1">
        <w:rPr>
          <w:rFonts w:ascii="Times New Roman" w:hAnsi="Times New Roman" w:cs="Times New Roman"/>
        </w:rPr>
        <w:t xml:space="preserve"> </w:t>
      </w:r>
      <w:r w:rsidRPr="008A02F1">
        <w:rPr>
          <w:rFonts w:ascii="Times New Roman" w:hAnsi="Times New Roman" w:cs="Times New Roman"/>
          <w:b/>
          <w:bCs/>
        </w:rPr>
        <w:t>4</w:t>
      </w:r>
      <w:r w:rsidRPr="008A02F1">
        <w:rPr>
          <w:rFonts w:ascii="Times New Roman" w:hAnsi="Times New Roman" w:cs="Times New Roman"/>
        </w:rPr>
        <w:t>, 4701–4735 (2014).</w:t>
      </w:r>
    </w:p>
    <w:p w14:paraId="6AA5406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21.</w:t>
      </w:r>
      <w:r w:rsidRPr="008A02F1">
        <w:rPr>
          <w:rFonts w:ascii="Times New Roman" w:hAnsi="Times New Roman" w:cs="Times New Roman"/>
        </w:rPr>
        <w:tab/>
        <w:t xml:space="preserve">Newbold, T. </w:t>
      </w:r>
      <w:r w:rsidRPr="008A02F1">
        <w:rPr>
          <w:rFonts w:ascii="Times New Roman" w:hAnsi="Times New Roman" w:cs="Times New Roman"/>
          <w:i/>
          <w:iCs/>
        </w:rPr>
        <w:t>et al.</w:t>
      </w:r>
      <w:r w:rsidRPr="008A02F1">
        <w:rPr>
          <w:rFonts w:ascii="Times New Roman" w:hAnsi="Times New Roman" w:cs="Times New Roman"/>
        </w:rPr>
        <w:t xml:space="preserve"> Global effects of land use on local terrestrial biodiversity.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520</w:t>
      </w:r>
      <w:r w:rsidRPr="008A02F1">
        <w:rPr>
          <w:rFonts w:ascii="Times New Roman" w:hAnsi="Times New Roman" w:cs="Times New Roman"/>
        </w:rPr>
        <w:t>, 45–50 (2015).</w:t>
      </w:r>
    </w:p>
    <w:p w14:paraId="60A490A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22.</w:t>
      </w:r>
      <w:r w:rsidRPr="008A02F1">
        <w:rPr>
          <w:rFonts w:ascii="Times New Roman" w:hAnsi="Times New Roman" w:cs="Times New Roman"/>
        </w:rPr>
        <w:tab/>
        <w:t xml:space="preserve">Margules, C. R. &amp; Pressey, R. L. Systematic conservation planning.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405</w:t>
      </w:r>
      <w:r w:rsidRPr="008A02F1">
        <w:rPr>
          <w:rFonts w:ascii="Times New Roman" w:hAnsi="Times New Roman" w:cs="Times New Roman"/>
        </w:rPr>
        <w:t>, 243–53 (2000).</w:t>
      </w:r>
    </w:p>
    <w:p w14:paraId="640FEDAF" w14:textId="07D2FEE0"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58"/>
      <w:commentRangeStart w:id="59"/>
      <w:r>
        <w:rPr>
          <w:rFonts w:ascii="Times New Roman" w:hAnsi="Times New Roman" w:cs="Times New Roman"/>
          <w:sz w:val="24"/>
          <w:szCs w:val="24"/>
        </w:rPr>
        <w:t>Figure 1: multi-panel individual scenario results</w:t>
      </w:r>
      <w:commentRangeEnd w:id="58"/>
      <w:r w:rsidR="00740E4C">
        <w:rPr>
          <w:rStyle w:val="CommentReference"/>
        </w:rPr>
        <w:commentReference w:id="58"/>
      </w:r>
      <w:commentRangeEnd w:id="59"/>
      <w:r w:rsidR="00916567">
        <w:rPr>
          <w:rStyle w:val="CommentReference"/>
        </w:rPr>
        <w:commentReference w:id="59"/>
      </w:r>
    </w:p>
    <w:p w14:paraId="61F1DE09" w14:textId="2D66EB3C" w:rsidR="00EE6396" w:rsidRDefault="00EE6396" w:rsidP="00BC1C25">
      <w:pPr>
        <w:spacing w:line="480" w:lineRule="auto"/>
        <w:rPr>
          <w:rFonts w:ascii="Times New Roman" w:hAnsi="Times New Roman" w:cs="Times New Roman"/>
          <w:sz w:val="24"/>
          <w:szCs w:val="24"/>
        </w:rPr>
      </w:pPr>
      <w:commentRangeStart w:id="60"/>
      <w:commentRangeStart w:id="61"/>
      <w:commentRangeStart w:id="62"/>
      <w:r w:rsidRPr="00EE6396">
        <w:rPr>
          <w:noProof/>
          <w:lang w:eastAsia="en-CA"/>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2155"/>
                    </a:xfrm>
                    <a:prstGeom prst="rect">
                      <a:avLst/>
                    </a:prstGeom>
                  </pic:spPr>
                </pic:pic>
              </a:graphicData>
            </a:graphic>
          </wp:inline>
        </w:drawing>
      </w:r>
      <w:commentRangeEnd w:id="60"/>
      <w:r w:rsidR="00957547">
        <w:rPr>
          <w:rStyle w:val="CommentReference"/>
        </w:rPr>
        <w:commentReference w:id="60"/>
      </w:r>
      <w:commentRangeEnd w:id="61"/>
      <w:r w:rsidR="007778E4">
        <w:rPr>
          <w:rStyle w:val="CommentReference"/>
        </w:rPr>
        <w:commentReference w:id="61"/>
      </w:r>
      <w:commentRangeEnd w:id="62"/>
      <w:r w:rsidR="00245E80">
        <w:rPr>
          <w:rStyle w:val="CommentReference"/>
        </w:rPr>
        <w:commentReference w:id="62"/>
      </w:r>
    </w:p>
    <w:p w14:paraId="6FD9674F" w14:textId="77777777" w:rsidR="00936A22" w:rsidRDefault="00936A22">
      <w:r>
        <w:rPr>
          <w:i/>
          <w:iCs/>
        </w:rPr>
        <w:br w:type="page"/>
      </w:r>
    </w:p>
    <w:p w14:paraId="7A6474CF" w14:textId="0925020E"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r w:rsidR="00651FA5">
        <w:rPr>
          <w:i w:val="0"/>
          <w:iCs w:val="0"/>
          <w:color w:val="auto"/>
          <w:sz w:val="22"/>
          <w:szCs w:val="22"/>
        </w:rPr>
        <w:t>orange</w:t>
      </w:r>
      <w:r w:rsidRPr="004238A0">
        <w:rPr>
          <w:i w:val="0"/>
          <w:iCs w:val="0"/>
          <w:color w:val="auto"/>
          <w:sz w:val="22"/>
          <w:szCs w:val="22"/>
        </w:rPr>
        <w:t xml:space="preserve"> (</w:t>
      </w:r>
      <w:r w:rsidR="00651FA5">
        <w:rPr>
          <w:i w:val="0"/>
          <w:iCs w:val="0"/>
          <w:color w:val="auto"/>
          <w:sz w:val="22"/>
          <w:szCs w:val="22"/>
        </w:rPr>
        <w:t>one</w:t>
      </w:r>
      <w:r w:rsidRPr="004238A0">
        <w:rPr>
          <w:i w:val="0"/>
          <w:iCs w:val="0"/>
          <w:color w:val="auto"/>
          <w:sz w:val="22"/>
          <w:szCs w:val="22"/>
        </w:rPr>
        <w:t xml:space="preserve"> scenari</w:t>
      </w:r>
      <w:r w:rsidR="00651FA5">
        <w:rPr>
          <w:i w:val="0"/>
          <w:iCs w:val="0"/>
          <w:color w:val="auto"/>
          <w:sz w:val="22"/>
          <w:szCs w:val="22"/>
        </w:rPr>
        <w:t>o</w:t>
      </w:r>
      <w:r w:rsidRPr="004238A0">
        <w:rPr>
          <w:i w:val="0"/>
          <w:iCs w:val="0"/>
          <w:color w:val="auto"/>
          <w:sz w:val="22"/>
          <w:szCs w:val="22"/>
        </w:rPr>
        <w:t>) to dark blue (</w:t>
      </w:r>
      <w:r w:rsidR="00651FA5">
        <w:rPr>
          <w:i w:val="0"/>
          <w:iCs w:val="0"/>
          <w:noProof/>
          <w:color w:val="auto"/>
          <w:sz w:val="22"/>
          <w:szCs w:val="22"/>
        </w:rPr>
        <w:t>eight</w:t>
      </w:r>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63"/>
      <w:r>
        <w:rPr>
          <w:noProof/>
          <w:lang w:eastAsia="en-CA"/>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2999" cy="2852247"/>
                    </a:xfrm>
                    <a:prstGeom prst="rect">
                      <a:avLst/>
                    </a:prstGeom>
                  </pic:spPr>
                </pic:pic>
              </a:graphicData>
            </a:graphic>
          </wp:inline>
        </w:drawing>
      </w:r>
      <w:commentRangeEnd w:id="63"/>
      <w:r w:rsidR="00651FA5">
        <w:rPr>
          <w:rStyle w:val="CommentReference"/>
        </w:rPr>
        <w:commentReference w:id="63"/>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lot.</w:t>
      </w:r>
    </w:p>
    <w:p w14:paraId="2622AD52" w14:textId="5CBB2AEB" w:rsidR="00CE4CCB" w:rsidRDefault="00F81C32" w:rsidP="00BC1C25">
      <w:pPr>
        <w:spacing w:line="480" w:lineRule="auto"/>
        <w:rPr>
          <w:rFonts w:ascii="Times New Roman" w:hAnsi="Times New Roman" w:cs="Times New Roman"/>
          <w:sz w:val="24"/>
          <w:szCs w:val="24"/>
        </w:rPr>
      </w:pPr>
      <w:r w:rsidRPr="00F81C32">
        <w:rPr>
          <w:noProof/>
          <w:lang w:eastAsia="en-CA"/>
        </w:rPr>
        <w:drawing>
          <wp:inline distT="0" distB="0" distL="0" distR="0" wp14:anchorId="7EBE749E" wp14:editId="52AB34A0">
            <wp:extent cx="6896306"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21478" cy="4368813"/>
                    </a:xfrm>
                    <a:prstGeom prst="rect">
                      <a:avLst/>
                    </a:prstGeom>
                  </pic:spPr>
                </pic:pic>
              </a:graphicData>
            </a:graphic>
          </wp:inline>
        </w:drawing>
      </w:r>
    </w:p>
    <w:p w14:paraId="2D743B8E" w14:textId="0EB99DF2" w:rsidR="005D4502" w:rsidRDefault="006100EE" w:rsidP="00BC1C25">
      <w:pPr>
        <w:spacing w:line="480" w:lineRule="auto"/>
        <w:rPr>
          <w:rFonts w:ascii="Times New Roman" w:hAnsi="Times New Roman" w:cs="Times New Roman"/>
          <w:sz w:val="24"/>
          <w:szCs w:val="24"/>
        </w:rPr>
      </w:pP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2C8653D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following Pouzols et al.</w:t>
      </w:r>
      <w:r>
        <w:rPr>
          <w:rFonts w:cs="Times New Roman"/>
          <w:lang w:val="en-CA"/>
        </w:rPr>
        <w:t xml:space="preserve"> </w:t>
      </w:r>
      <w:r w:rsidRPr="00FC3DD7">
        <w:rPr>
          <w:rFonts w:eastAsia="Times New Roman" w:cs="Times New Roman"/>
        </w:rPr>
        <w:fldChar w:fldCharType="begin" w:fldLock="1"/>
      </w:r>
      <w:r w:rsidR="00BF6E2E">
        <w:rPr>
          <w:rFonts w:eastAsia="Times New Roman" w:cs="Times New Roman"/>
        </w:rPr>
        <w:instrText xml:space="preserve"> ADDIN ZOTERO_ITEM CSL_CITATION {"citationID":"sP0QKTf0","properties":{"formattedCitation":"(Pouzols et al., 2014)","plainCitation":"(Pouzols et al., 2014)","dontUpdate":true,"noteIndex":0},"citationItems":[{"id":"w1m4H5nq/qi3sJQuT","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6"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BirdLife International data zone webpage (</w:t>
      </w:r>
      <w:hyperlink r:id="rId17"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BF6E2E">
        <w:rPr>
          <w:rFonts w:cs="Times New Roman"/>
          <w:lang w:val="en-CA"/>
        </w:rPr>
        <w:instrText xml:space="preserve"> ADDIN ZOTERO_ITEM CSL_CITATION {"citationID":"OFiODys0","properties":{"formattedCitation":"\\super 10\\nosupersub{}","plainCitation":"10","noteIndex":0},"citationItems":[{"id":2723,"uris":["http://zotero.org/users/878981/items/T9WQJRQ6"],"uri":["http://zotero.org/users/878981/items/T9WQJRQ6"],"itemData":{"id":2723,"type":"article-journal","abstract":"Invertebrates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BF6E2E" w:rsidRPr="00BF6E2E">
        <w:rPr>
          <w:rFonts w:cs="Times New Roman"/>
          <w:vertAlign w:val="superscript"/>
        </w:rPr>
        <w:t>10</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BF6E2E">
        <w:rPr>
          <w:rFonts w:eastAsia="Times New Roman" w:cs="Times New Roman"/>
        </w:rPr>
        <w:instrText xml:space="preserve"> ADDIN ZOTERO_ITEM CSL_CITATION {"citationID":"OmQfgKGi","properties":{"formattedCitation":"\\super 9\\nosupersub{}","plainCitation":"9","noteIndex":0},"citationItems":[{"id":"w1m4H5nq/qi3sJQuT","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4E27F5" w:rsidRPr="004E27F5">
        <w:rPr>
          <w:rFonts w:cs="Times New Roman"/>
          <w:vertAlign w:val="superscript"/>
        </w:rPr>
        <w:t>9</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BF6E2E">
        <w:rPr>
          <w:rFonts w:cs="Times New Roman"/>
        </w:rPr>
        <w:instrText xml:space="preserve"> ADDIN ZOTERO_ITEM CSL_CITATION {"citationID":"8eKvKTVX","properties":{"formattedCitation":"\\super 11\\nosupersub{}","plainCitation":"11","noteIndex":0},"citationItems":[{"id":"w1m4H5nq/auMLkvNW","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BF6E2E" w:rsidRPr="00BF6E2E">
        <w:rPr>
          <w:rFonts w:cs="Times New Roman"/>
          <w:vertAlign w:val="superscript"/>
        </w:rPr>
        <w:t>11</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BF6E2E">
        <w:rPr>
          <w:rFonts w:cs="Times New Roman"/>
        </w:rPr>
        <w:instrText xml:space="preserve"> ADDIN ZOTERO_ITEM CSL_CITATION {"citationID":"DxwUXTE0","properties":{"formattedCitation":"\\super 12\\nosupersub{}","plainCitation":"12","noteIndex":0},"citationItems":[{"id":"w1m4H5nq/XEcLJvDT","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BF6E2E" w:rsidRPr="00BF6E2E">
        <w:rPr>
          <w:rFonts w:cs="Times New Roman"/>
          <w:vertAlign w:val="superscript"/>
        </w:rPr>
        <w:t>12</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64" w:name="_Hlk7000483"/>
      <w:r>
        <w:rPr>
          <w:rFonts w:cs="Times New Roman"/>
          <w:lang w:val="en-CA"/>
        </w:rPr>
        <w:t>, thus only focusing on stationary periods of the life cycle of migratory species</w:t>
      </w:r>
      <w:bookmarkEnd w:id="64"/>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65"/>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65"/>
      <w:r w:rsidR="006A29D0">
        <w:rPr>
          <w:rStyle w:val="CommentReference"/>
          <w:rFonts w:asciiTheme="minorHAnsi" w:eastAsiaTheme="minorHAnsi" w:hAnsiTheme="minorHAnsi" w:cstheme="minorBidi"/>
          <w:color w:val="auto"/>
          <w:lang w:val="en-CA" w:eastAsia="en-US"/>
        </w:rPr>
        <w:commentReference w:id="65"/>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8"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9D4E5B7"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9">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897E1D">
        <w:rPr>
          <w:rFonts w:cs="Times New Roman"/>
          <w:lang w:val="en-CA"/>
        </w:rPr>
        <w:instrText xml:space="preserve"> ADDIN ZOTERO_ITEM CSL_CITATION {"citationID":"Y3WTEABm","properties":{"formattedCitation":"\\super 13,14\\nosupersub{}","plainCitation":"13,14","noteIndex":0},"citationItems":[{"id":1022,"uris":["http://zotero.org/users/878981/items/XKKKTZ3F"],"uri":["ht</w:instrText>
      </w:r>
      <w:r w:rsidR="00897E1D">
        <w:rPr>
          <w:rFonts w:cs="Times New Roman" w:hint="eastAsia"/>
          <w:lang w:val="en-CA"/>
        </w:rPr>
        <w:instrText xml:space="preserve">tp://zotero.org/users/878981/items/XKKKTZ3F"],"itemData":{"id":1022,"type":"article-journal","abstract":"Governments have committed to conserving </w:instrText>
      </w:r>
      <w:r w:rsidR="00897E1D">
        <w:rPr>
          <w:rFonts w:cs="Times New Roman" w:hint="eastAsia"/>
          <w:lang w:val="en-CA"/>
        </w:rPr>
        <w:instrText>≥</w:instrText>
      </w:r>
      <w:r w:rsidR="00897E1D">
        <w:rPr>
          <w:rFonts w:cs="Times New Roman" w:hint="eastAsia"/>
          <w:lang w:val="en-CA"/>
        </w:rPr>
        <w:instrText xml:space="preserve">17% of terrestrial and </w:instrText>
      </w:r>
      <w:r w:rsidR="00897E1D">
        <w:rPr>
          <w:rFonts w:cs="Times New Roman" w:hint="eastAsia"/>
          <w:lang w:val="en-CA"/>
        </w:rPr>
        <w:instrText>≥</w:instrText>
      </w:r>
      <w:r w:rsidR="00897E1D">
        <w:rPr>
          <w:rFonts w:cs="Times New Roman" w:hint="eastAsia"/>
          <w:lang w:val="en-CA"/>
        </w:rPr>
        <w:instrText xml:space="preserve">10% of marine environments globally, especially </w:instrText>
      </w:r>
      <w:r w:rsidR="00897E1D">
        <w:rPr>
          <w:rFonts w:cs="Times New Roman" w:hint="eastAsia"/>
          <w:lang w:val="en-CA"/>
        </w:rPr>
        <w:instrText>“</w:instrText>
      </w:r>
      <w:r w:rsidR="00897E1D">
        <w:rPr>
          <w:rFonts w:cs="Times New Roman" w:hint="eastAsia"/>
          <w:lang w:val="en-CA"/>
        </w:rPr>
        <w:instrText xml:space="preserve">areas of particular importance for </w:instrText>
      </w:r>
      <w:r w:rsidR="00897E1D">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897E1D">
        <w:rPr>
          <w:rFonts w:cs="Times New Roman" w:hint="eastAsia"/>
          <w:lang w:val="en-CA"/>
        </w:rPr>
        <w:instrText>n","given":"Graeme M."},{"family":"Angulo","given":"Ariadne"},{"family":"Balmford","given":"Andrew"},{"family":"Bertzky","given":"Bastian"},{"family":"Brooks","given":"Thomas M."},{"family":"Carpenter","given":"Kent E."},{"family":"Comeros</w:instrText>
      </w:r>
      <w:r w:rsidR="00897E1D">
        <w:rPr>
          <w:rFonts w:cs="Times New Roman" w:hint="eastAsia"/>
          <w:lang w:val="en-CA"/>
        </w:rPr>
        <w:instrText>‐</w:instrText>
      </w:r>
      <w:r w:rsidR="00897E1D">
        <w:rPr>
          <w:rFonts w:cs="Times New Roman" w:hint="eastAsia"/>
          <w:lang w:val="en-CA"/>
        </w:rPr>
        <w:instrText>Raynal","given"</w:instrText>
      </w:r>
      <w:r w:rsidR="00897E1D">
        <w:rPr>
          <w:rFonts w:cs="Times New Roman"/>
          <w:lang w:val="en-CA"/>
        </w:rPr>
        <w:instrText>:"Mia T."},{"family":"Cornell","given":"John"},{"family":"Ficetola","given":"G. Francesco"},{"family":"Fishpool","given":"Lincoln D. C."},{"family":"Fuller","given":"Richard A."},{"family":"Geldmann","given":"Jonas"},{"family":"Harwell","given":"Heather"}</w:instrText>
      </w:r>
      <w:r w:rsidR="00897E1D">
        <w:rPr>
          <w:rFonts w:cs="Times New Roman" w:hint="eastAsia"/>
          <w:lang w:val="en-CA"/>
        </w:rPr>
        <w:instrText>,{"family":"Hilton</w:instrText>
      </w:r>
      <w:r w:rsidR="00897E1D">
        <w:rPr>
          <w:rFonts w:cs="Times New Roman" w:hint="eastAsia"/>
          <w:lang w:val="en-CA"/>
        </w:rPr>
        <w:instrText>‐</w:instrText>
      </w:r>
      <w:r w:rsidR="00897E1D">
        <w:rPr>
          <w:rFonts w:cs="Times New Roman" w:hint="eastAsia"/>
          <w:lang w:val="en-CA"/>
        </w:rPr>
        <w:instrText>Taylor","given":"Craig"},{"family":"Hoffmann","given":"Michael"},{"family":"Joolia","given":"Ackbar"},{"family":"Joppa","given":"Lucas"},{"family":"Kingston","given":"Naomi"},{"family":"May","given":"Ian"},{"family":"Milam","given":"Amy</w:instrText>
      </w:r>
      <w:r w:rsidR="00897E1D">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897E1D" w:rsidRPr="00897E1D">
        <w:rPr>
          <w:rFonts w:cs="Times New Roman"/>
          <w:vertAlign w:val="superscript"/>
        </w:rPr>
        <w:t>13,14</w:t>
      </w:r>
      <w:r w:rsidR="00897E1D">
        <w:rPr>
          <w:rFonts w:cs="Times New Roman"/>
          <w:lang w:val="en-CA"/>
        </w:rPr>
        <w:fldChar w:fldCharType="end"/>
      </w:r>
      <w:r>
        <w:rPr>
          <w:rFonts w:cs="Times New Roman"/>
          <w:lang w:val="en-CA"/>
        </w:rPr>
        <w:t>,  we (i) projected the data to an equal-area coordinate (World Behrman) (ii) excluded reserves with unknown or proposed designations, (iii) excluded UNESCO Biosphere Reserves</w:t>
      </w:r>
      <w:r w:rsidR="00907206">
        <w:rPr>
          <w:rFonts w:cs="Times New Roman"/>
          <w:lang w:val="en-CA"/>
        </w:rPr>
        <w:fldChar w:fldCharType="begin"/>
      </w:r>
      <w:r w:rsidR="00897E1D">
        <w:rPr>
          <w:rFonts w:cs="Times New Roman"/>
          <w:lang w:val="en-CA"/>
        </w:rPr>
        <w:instrText xml:space="preserve"> ADDIN ZOTERO_ITEM CSL_CITATION {"citationID":"sZb95Gs3","properties":{"formattedCitation":"\\super 15\\nosupersub{}","plainCitation":"15","noteIndex":0},"citationItems":[{"id":952,"uris":["http://zotero.org/users/878981/items/LMZRMJZV"],"uri":["http://zotero.org/users/878981/items/LMZRMJZV"],"itemData":{"id":952,"type":"article-journal","container-title":"Biological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897E1D" w:rsidRPr="00897E1D">
        <w:rPr>
          <w:rFonts w:cs="Times New Roman"/>
          <w:vertAlign w:val="superscript"/>
        </w:rPr>
        <w:t>15</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1C5D8821" w:rsidR="00D31BD2" w:rsidRDefault="00FF1DA8" w:rsidP="00BC1C25">
      <w:pPr>
        <w:spacing w:line="480" w:lineRule="auto"/>
        <w:rPr>
          <w:rFonts w:ascii="Times New Roman" w:hAnsi="Times New Roman" w:cs="Times New Roman"/>
          <w:i/>
          <w:iCs/>
          <w:sz w:val="24"/>
          <w:szCs w:val="24"/>
        </w:rPr>
      </w:pPr>
      <w:commentRangeStart w:id="66"/>
      <w:r>
        <w:rPr>
          <w:rFonts w:ascii="Times New Roman" w:hAnsi="Times New Roman" w:cs="Times New Roman"/>
          <w:i/>
          <w:iCs/>
          <w:sz w:val="24"/>
          <w:szCs w:val="24"/>
        </w:rPr>
        <w:t>Governance</w:t>
      </w:r>
      <w:commentRangeEnd w:id="66"/>
      <w:r w:rsidR="00EF44A1">
        <w:rPr>
          <w:rStyle w:val="CommentReference"/>
        </w:rPr>
        <w:commentReference w:id="66"/>
      </w:r>
      <w:r w:rsidR="00C27504">
        <w:rPr>
          <w:rFonts w:ascii="Times New Roman" w:hAnsi="Times New Roman" w:cs="Times New Roman"/>
          <w:i/>
          <w:iCs/>
          <w:sz w:val="24"/>
          <w:szCs w:val="24"/>
        </w:rPr>
        <w:t xml:space="preserve"> </w:t>
      </w:r>
      <w:r w:rsidR="005E00EE">
        <w:rPr>
          <w:rFonts w:ascii="Times New Roman" w:hAnsi="Times New Roman" w:cs="Times New Roman"/>
          <w:i/>
          <w:iCs/>
          <w:sz w:val="24"/>
          <w:szCs w:val="24"/>
        </w:rPr>
        <w:t>pressure</w:t>
      </w:r>
    </w:p>
    <w:p w14:paraId="2117FD9E" w14:textId="5C2CD702"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5D2C12">
        <w:rPr>
          <w:rFonts w:ascii="Times New Roman" w:hAnsi="Times New Roman" w:cs="Times New Roman"/>
          <w:sz w:val="24"/>
          <w:szCs w:val="24"/>
        </w:rPr>
        <w:instrText xml:space="preserve"> ADDIN ZOTERO_ITEM CSL_CITATION {"citationID":"2wrggOty","properties":{"formattedCitation":"\\super 18\\nosupersub{}","plainCitation":"18","noteIndex":0},"citationItems":[{"id":2736,"uris":["http://zotero.org/users/878981/items/GVAE9FL5"],"uri":["http://zotero.org/users/878981/items/GVAE9FL5"],"itemData":{"id":2736,"type":"article-journal","abstract":"This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5D2C12" w:rsidRPr="008A02F1">
        <w:rPr>
          <w:rFonts w:ascii="Times New Roman" w:hAnsi="Times New Roman" w:cs="Times New Roman"/>
          <w:sz w:val="24"/>
          <w:szCs w:val="24"/>
          <w:vertAlign w:val="superscript"/>
        </w:rPr>
        <w:t>18</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w:t>
      </w:r>
      <w:r w:rsidRPr="005F71A7">
        <w:rPr>
          <w:rFonts w:ascii="Times New Roman" w:hAnsi="Times New Roman" w:cs="Times New Roman"/>
          <w:sz w:val="24"/>
          <w:szCs w:val="24"/>
        </w:rPr>
        <w:lastRenderedPageBreak/>
        <w:t>and absence of violence; government effectiveness; regulatory quality; rule of law; and control of corruption</w:t>
      </w:r>
      <w:r>
        <w:rPr>
          <w:rFonts w:ascii="Times New Roman" w:hAnsi="Times New Roman" w:cs="Times New Roman"/>
          <w:sz w:val="24"/>
          <w:szCs w:val="24"/>
        </w:rPr>
        <w:t xml:space="preserve"> (see Table S</w:t>
      </w:r>
      <w:r w:rsidR="002F6D7C">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BB33D0">
        <w:rPr>
          <w:rFonts w:ascii="Times New Roman" w:hAnsi="Times New Roman" w:cs="Times New Roman"/>
          <w:sz w:val="24"/>
          <w:szCs w:val="24"/>
        </w:rPr>
        <w:instrText xml:space="preserve"> ADDIN ZOTERO_ITEM CSL_CITATION {"citationID":"qt1hbDrp","properties":{"formattedCitation":"\\super 16\\nosupersub{}","plainCitation":"16","noteIndex":0},"citationItems":[{"id":2733,"uris":["http://zotero.org/users/878981/items/PGC3HQEK"],"uri":["http://zotero.org/users/878981/items/PGC3HQEK"],"itemData":{"id":2733,"type":"article-journal","abstract":"Ensuring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BB33D0" w:rsidRPr="00B612C6">
        <w:rPr>
          <w:rFonts w:ascii="Times New Roman" w:hAnsi="Times New Roman" w:cs="Times New Roman"/>
          <w:sz w:val="24"/>
          <w:szCs w:val="24"/>
          <w:vertAlign w:val="superscript"/>
        </w:rPr>
        <w:t>16</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B67F5F">
        <w:rPr>
          <w:rFonts w:ascii="Times New Roman" w:hAnsi="Times New Roman" w:cs="Times New Roman"/>
          <w:sz w:val="24"/>
          <w:szCs w:val="24"/>
        </w:rPr>
        <w:instrText xml:space="preserve"> ADDIN ZOTERO_ITEM CSL_CITATION {"citationID":"37DDtIiq","properties":{"formattedCitation":"\\super 17\\nosupersub{}","plainCitation":"17","noteIndex":0},"citationItems":[{"id":958,"uris":["http://zotero.org/users/878981/items/PM9X8KPM"],"uri":["http://zotero.org/users/878981/items/PM9X8KPM"],"itemData":{"id":958,"type":"article-journal","container-title":"Environmental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B67F5F" w:rsidRPr="00B612C6">
        <w:rPr>
          <w:rFonts w:ascii="Times New Roman" w:hAnsi="Times New Roman" w:cs="Times New Roman"/>
          <w:sz w:val="24"/>
          <w:szCs w:val="24"/>
          <w:vertAlign w:val="superscript"/>
        </w:rPr>
        <w:t>17</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3816C9">
        <w:instrText xml:space="preserve"> ADDIN ZOTERO_ITEM CSL_CITATION {"citationID":"Jhf5nZLh","properties":{"formattedCitation":"\\super 17\\nosupersub{}","plainCitation":"17","noteIndex":0},"citationItems":[{"id":958,"uris":["http://zotero.org/users/878981/items/PM9X8KPM"],"uri":["http://zotero.org/users/878981/items/PM9X8KPM"],"itemData":{"id":958,"type":"article-journal","container-title":"Environmental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3816C9" w:rsidRPr="00B612C6">
        <w:rPr>
          <w:rFonts w:ascii="Times New Roman" w:hAnsi="Times New Roman" w:cs="Times New Roman"/>
          <w:sz w:val="24"/>
          <w:szCs w:val="24"/>
          <w:vertAlign w:val="superscript"/>
        </w:rPr>
        <w:t>17</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50BDB117"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7C0E8D">
        <w:rPr>
          <w:rFonts w:ascii="Times New Roman" w:hAnsi="Times New Roman" w:cs="Times New Roman"/>
          <w:i/>
          <w:iCs/>
          <w:sz w:val="24"/>
          <w:szCs w:val="24"/>
        </w:rPr>
        <w:t>pressure</w:t>
      </w:r>
    </w:p>
    <w:p w14:paraId="32A25EC2" w14:textId="3DE26051"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{"citationID":"yQIp018o","properties":{"formattedCitation":"\\super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{"citationID":"fELINR94","properties":{"formattedCitation":"\\super 19\\nosupersub{}","plainCitation":"19","noteIndex":0},"citationItems":[{"id":944,"uris":["http://zotero.org/users/878981/items/M7N9GLJK"],"uri":["http://zotero.org/users/878981/items/M7N9GLJK"],"itemData":{"id":944,"type":"article-journal","abstract":"Current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19</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 xml:space="preserve">at a 9.25km2 resolution, but makes use of the most recent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{"citationID":"oDhXaXAz","properties":{"formattedCitation":"\\super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{"citationID":"sfChOwLU","properties":{"formattedCitation":"\\super 20\\nosupersub{}","plainCitation":"20","noteIndex":0},"citationItems":[{"id":1156,"uris":["http://zotero.org/users/878981/items/W34RX56P"],"uri":["http://zotero.org/users/878981/items/W34RX56P"],"itemData":{"id":1156,"type":"article-journal","container-title":"Ecology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20</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{"citationID":"S8o5ym4e","properties":{"formattedCitation":"\\super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{"citationID":"1kLoSQ9O","properties":{"formattedCitation":"\\super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{"citationID":"icwme02W","properties":{"formattedCitation":"\\super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377CA48D"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D028D0">
        <w:rPr>
          <w:rFonts w:ascii="Times New Roman" w:hAnsi="Times New Roman" w:cs="Times New Roman"/>
          <w:i/>
          <w:iCs/>
          <w:sz w:val="24"/>
          <w:szCs w:val="24"/>
        </w:rPr>
        <w:t>pressure</w:t>
      </w:r>
      <w:r w:rsidR="00C91083">
        <w:rPr>
          <w:rFonts w:ascii="Times New Roman" w:hAnsi="Times New Roman" w:cs="Times New Roman"/>
          <w:i/>
          <w:iCs/>
          <w:sz w:val="24"/>
          <w:szCs w:val="24"/>
        </w:rPr>
        <w:t xml:space="preserve"> </w:t>
      </w:r>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w:t>
      </w:r>
      <w:r w:rsidRPr="00511773">
        <w:rPr>
          <w:rFonts w:ascii="Times New Roman" w:hAnsi="Times New Roman" w:cs="Times New Roman"/>
          <w:sz w:val="24"/>
          <w:szCs w:val="24"/>
        </w:rPr>
        <w:lastRenderedPageBreak/>
        <w:t>Mitchell et al., 2016) and natural systems within terrestrial (Harris et al., 2018; Maxwell et al., 2019) and marine environments (Garrabou et al., 2009; Wernberg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a number of climate indices that have been used to estimate the occurrence of extreme heat events (Fenner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w:t>
      </w:r>
      <w:r w:rsidRPr="00B6009D">
        <w:rPr>
          <w:rFonts w:ascii="Times New Roman" w:hAnsi="Times New Roman" w:cs="Times New Roman"/>
          <w:sz w:val="24"/>
          <w:szCs w:val="24"/>
        </w:rPr>
        <w:lastRenderedPageBreak/>
        <w:t xml:space="preserve">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16D6DF73"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{"citationID":"pFHLATxU","properties":{"formattedCitation":"\\super 22\\nosupersub{}","plainCitation":"22","noteIndex":0},"citationItems":[{"id":265,"uris":["http://zotero.org/users/878981/items/4PNTRNFR"],"uri":["http://zotero.org/users/878981/items/4PNTRNFR"],"itemData":{"id":265,"type":"article-journal","abstract":"The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22</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i)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r w:rsidR="002F329F">
        <w:rPr>
          <w:rFonts w:ascii="Times New Roman" w:hAnsi="Times New Roman" w:cs="Times New Roman"/>
          <w:sz w:val="24"/>
          <w:szCs w:val="24"/>
        </w:rPr>
        <w:t>pressure</w:t>
      </w:r>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r w:rsidR="002F329F">
        <w:rPr>
          <w:rFonts w:ascii="Times New Roman" w:hAnsi="Times New Roman" w:cs="Times New Roman"/>
          <w:sz w:val="24"/>
          <w:szCs w:val="24"/>
        </w:rPr>
        <w:t>pressure</w:t>
      </w:r>
      <w:r w:rsidR="00D36015">
        <w:rPr>
          <w:rFonts w:ascii="Times New Roman" w:hAnsi="Times New Roman" w:cs="Times New Roman"/>
          <w:sz w:val="24"/>
          <w:szCs w:val="24"/>
        </w:rPr>
        <w:t xml:space="preserve">, and iii) climate </w:t>
      </w:r>
      <w:r w:rsidR="002F329F">
        <w:rPr>
          <w:rFonts w:ascii="Times New Roman" w:hAnsi="Times New Roman" w:cs="Times New Roman"/>
          <w:sz w:val="24"/>
          <w:szCs w:val="24"/>
        </w:rPr>
        <w:t>pressure</w:t>
      </w:r>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471CA3">
        <w:rPr>
          <w:rFonts w:ascii="Times New Roman" w:hAnsi="Times New Roman" w:cs="Times New Roman"/>
          <w:sz w:val="24"/>
          <w:szCs w:val="24"/>
        </w:rPr>
        <w:t>pressure</w:t>
      </w:r>
      <w:r w:rsidR="00C803D8">
        <w:rPr>
          <w:rFonts w:ascii="Times New Roman" w:hAnsi="Times New Roman" w:cs="Times New Roman"/>
          <w:sz w:val="24"/>
          <w:szCs w:val="24"/>
        </w:rPr>
        <w:t xml:space="preserve"> </w:t>
      </w:r>
      <w:r w:rsidR="001C3406">
        <w:rPr>
          <w:rFonts w:ascii="Times New Roman" w:hAnsi="Times New Roman" w:cs="Times New Roman"/>
          <w:sz w:val="24"/>
          <w:szCs w:val="24"/>
        </w:rPr>
        <w:t>scenarios we calculated solutions for each unique 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67"/>
      <w:commentRangeEnd w:id="67"/>
      <w:r>
        <w:rPr>
          <w:rStyle w:val="CommentReference"/>
        </w:rPr>
        <w:commentReference w:id="67"/>
      </w:r>
    </w:p>
    <w:p w14:paraId="06D8DE4A" w14:textId="62E8A212"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68"/>
      <w:commentRangeStart w:id="69"/>
      <w:commentRangeStart w:id="70"/>
      <w:r w:rsidR="00354042">
        <w:rPr>
          <w:rFonts w:ascii="Times New Roman" w:hAnsi="Times New Roman" w:cs="Times New Roman"/>
          <w:sz w:val="24"/>
          <w:szCs w:val="24"/>
        </w:rPr>
        <w:t>The target for each feature was set to 30% of their range</w:t>
      </w:r>
      <w:commentRangeEnd w:id="68"/>
      <w:del w:id="71"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69"/>
      <w:commentRangeEnd w:id="70"/>
      <w:ins w:id="72" w:author="richard" w:date="2020-02-01T10:29:00Z">
        <w:r w:rsidR="00364F67">
          <w:commentReference w:id="68"/>
        </w:r>
        <w:r w:rsidR="00B85EB7">
          <w:rPr>
            <w:rStyle w:val="CommentReference"/>
          </w:rPr>
          <w:commentReference w:id="69"/>
        </w:r>
      </w:ins>
      <w:r w:rsidR="00534F33">
        <w:rPr>
          <w:rStyle w:val="CommentReference"/>
        </w:rPr>
        <w:commentReference w:id="70"/>
      </w:r>
      <w:ins w:id="73"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 xml:space="preserve">The optimality gap we </w:t>
      </w:r>
      <w:r w:rsidR="00F20A71">
        <w:rPr>
          <w:rFonts w:ascii="Times New Roman" w:hAnsi="Times New Roman" w:cs="Times New Roman"/>
          <w:sz w:val="24"/>
          <w:szCs w:val="24"/>
        </w:rPr>
        <w:lastRenderedPageBreak/>
        <w:t>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E47D07">
        <w:rPr>
          <w:rFonts w:ascii="Times New Roman" w:hAnsi="Times New Roman" w:cs="Times New Roman"/>
          <w:sz w:val="24"/>
          <w:szCs w:val="24"/>
        </w:rPr>
        <w:t>governance</w:t>
      </w:r>
      <w:r w:rsidR="004B0C98">
        <w:rPr>
          <w:rFonts w:ascii="Times New Roman" w:hAnsi="Times New Roman" w:cs="Times New Roman"/>
          <w:sz w:val="24"/>
          <w:szCs w:val="24"/>
        </w:rPr>
        <w:t xml:space="preserve">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w:t>
      </w:r>
      <w:r w:rsidR="007B5B74">
        <w:rPr>
          <w:rFonts w:ascii="Times New Roman" w:hAnsi="Times New Roman" w:cs="Times New Roman"/>
          <w:sz w:val="24"/>
          <w:szCs w:val="24"/>
        </w:rPr>
        <w:t>pressure</w:t>
      </w:r>
      <w:r w:rsidR="007B667D">
        <w:rPr>
          <w:rFonts w:ascii="Times New Roman" w:hAnsi="Times New Roman" w:cs="Times New Roman"/>
          <w:sz w:val="24"/>
          <w:szCs w:val="24"/>
        </w:rPr>
        <w:t xml:space="preserve"> on current biodiversity (</w:t>
      </w:r>
      <w:r w:rsidR="00E47D07">
        <w:rPr>
          <w:rFonts w:ascii="Times New Roman" w:hAnsi="Times New Roman" w:cs="Times New Roman"/>
          <w:sz w:val="24"/>
          <w:szCs w:val="24"/>
        </w:rPr>
        <w:t>governance</w:t>
      </w:r>
      <w:r w:rsidR="007B667D">
        <w:rPr>
          <w:rFonts w:ascii="Times New Roman" w:hAnsi="Times New Roman" w:cs="Times New Roman"/>
          <w:sz w:val="24"/>
          <w:szCs w:val="24"/>
        </w:rPr>
        <w:t xml:space="preserve"> best predictor for success currently; land use higher current impact than climate). </w:t>
      </w:r>
      <w:r w:rsidR="007B1A0F">
        <w:rPr>
          <w:rFonts w:ascii="Times New Roman" w:hAnsi="Times New Roman" w:cs="Times New Roman"/>
          <w:sz w:val="24"/>
          <w:szCs w:val="24"/>
        </w:rPr>
        <w:t xml:space="preserve">The order of the hierarchy does matter, which is why its important to specify and justify the importance of constraints in the hierarchy before running the analysis.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7EC34E37" w:rsidR="002A1C67" w:rsidRDefault="002A1C67" w:rsidP="00BC1C25">
      <w:pPr>
        <w:spacing w:after="0" w:line="480" w:lineRule="auto"/>
        <w:rPr>
          <w:ins w:id="74" w:author="Viv Mcshane" w:date="2020-06-29T12:05:00Z"/>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59C96E2" w14:textId="2CE5D11F" w:rsidR="00C50C77" w:rsidRDefault="00C50C77" w:rsidP="00BC1C25">
      <w:pPr>
        <w:spacing w:after="0" w:line="480" w:lineRule="auto"/>
        <w:rPr>
          <w:ins w:id="75" w:author="Viv Mcshane" w:date="2020-06-29T12:05:00Z"/>
          <w:rFonts w:ascii="Times New Roman" w:hAnsi="Times New Roman" w:cs="Times New Roman"/>
          <w:b/>
          <w:bCs/>
          <w:sz w:val="24"/>
          <w:szCs w:val="24"/>
        </w:rPr>
      </w:pPr>
    </w:p>
    <w:p w14:paraId="67B6FE07" w14:textId="0CDAE6D1" w:rsidR="00C50C77" w:rsidRDefault="00C50C77" w:rsidP="00BC1C25">
      <w:pPr>
        <w:spacing w:after="0" w:line="480" w:lineRule="auto"/>
        <w:rPr>
          <w:ins w:id="76" w:author="Viv Mcshane" w:date="2020-06-29T12:05:00Z"/>
          <w:rFonts w:ascii="Times New Roman" w:hAnsi="Times New Roman" w:cs="Times New Roman"/>
        </w:rPr>
      </w:pPr>
      <w:ins w:id="77" w:author="Viv Mcshane" w:date="2020-06-29T12:06:00Z">
        <w:r>
          <w:rPr>
            <w:rFonts w:ascii="Times New Roman" w:hAnsi="Times New Roman" w:cs="Times New Roman"/>
          </w:rPr>
          <w:t>V. Tulloch was supported by a Postdoctoral Research Grant from Environment and Climate Change Canada.</w:t>
        </w:r>
      </w:ins>
    </w:p>
    <w:p w14:paraId="2D65A0FC" w14:textId="77777777" w:rsidR="00C50C77" w:rsidRPr="00C50C77" w:rsidRDefault="00C50C77" w:rsidP="00BC1C25">
      <w:pPr>
        <w:spacing w:after="0" w:line="480" w:lineRule="auto"/>
        <w:rPr>
          <w:rFonts w:ascii="Times New Roman" w:hAnsi="Times New Roman" w:cs="Times New Roman"/>
          <w:rPrChange w:id="78" w:author="Viv Mcshane" w:date="2020-06-29T12:05:00Z">
            <w:rPr>
              <w:rFonts w:ascii="Times New Roman" w:hAnsi="Times New Roman" w:cs="Times New Roman"/>
              <w:b/>
              <w:bCs/>
              <w:sz w:val="24"/>
              <w:szCs w:val="24"/>
            </w:rPr>
          </w:rPrChange>
        </w:rPr>
      </w:pP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66482A1" w14:textId="7126638C" w:rsidR="00A70CCC" w:rsidRDefault="00A70CCC" w:rsidP="00A70CCC">
      <w:pPr>
        <w:spacing w:line="480" w:lineRule="auto"/>
        <w:rPr>
          <w:rFonts w:ascii="Times New Roman" w:hAnsi="Times New Roman" w:cs="Times New Roman"/>
          <w:sz w:val="24"/>
          <w:szCs w:val="24"/>
        </w:rPr>
      </w:pPr>
      <w:r w:rsidRPr="00742864">
        <w:rPr>
          <w:rFonts w:ascii="Times New Roman" w:hAnsi="Times New Roman" w:cs="Times New Roman"/>
          <w:b/>
          <w:bCs/>
          <w:sz w:val="24"/>
          <w:szCs w:val="24"/>
        </w:rPr>
        <w:lastRenderedPageBreak/>
        <w:t xml:space="preserve">Table </w:t>
      </w:r>
      <w:r w:rsidR="0017642E" w:rsidRPr="00742864">
        <w:rPr>
          <w:rFonts w:ascii="Times New Roman" w:hAnsi="Times New Roman" w:cs="Times New Roman"/>
          <w:b/>
          <w:bCs/>
          <w:sz w:val="24"/>
          <w:szCs w:val="24"/>
        </w:rPr>
        <w:t>S</w:t>
      </w:r>
      <w:r w:rsidRPr="00742864">
        <w:rPr>
          <w:rFonts w:ascii="Times New Roman" w:hAnsi="Times New Roman" w:cs="Times New Roman"/>
          <w:b/>
          <w:bCs/>
          <w:sz w:val="24"/>
          <w:szCs w:val="24"/>
        </w:rPr>
        <w:t>1</w:t>
      </w:r>
      <w:r>
        <w:rPr>
          <w:rFonts w:ascii="Times New Roman" w:hAnsi="Times New Roman" w:cs="Times New Roman"/>
          <w:sz w:val="24"/>
          <w:szCs w:val="24"/>
        </w:rPr>
        <w:t xml:space="preserve">. Global land area required to reach 30% target. S = </w:t>
      </w:r>
      <w:r w:rsidR="00E47D07">
        <w:rPr>
          <w:rFonts w:ascii="Times New Roman" w:hAnsi="Times New Roman" w:cs="Times New Roman"/>
          <w:sz w:val="24"/>
          <w:szCs w:val="24"/>
        </w:rPr>
        <w:t>governance</w:t>
      </w:r>
      <w:r>
        <w:rPr>
          <w:rFonts w:ascii="Times New Roman" w:hAnsi="Times New Roman" w:cs="Times New Roman"/>
          <w:sz w:val="24"/>
          <w:szCs w:val="24"/>
        </w:rPr>
        <w:t xml:space="preserve">, L = land use, C = climate, A = area. </w:t>
      </w:r>
    </w:p>
    <w:tbl>
      <w:tblPr>
        <w:tblStyle w:val="GridTable4-Accent6"/>
        <w:tblW w:w="6271" w:type="dxa"/>
        <w:tblLook w:val="04A0" w:firstRow="1" w:lastRow="0" w:firstColumn="1" w:lastColumn="0" w:noHBand="0" w:noVBand="1"/>
      </w:tblPr>
      <w:tblGrid>
        <w:gridCol w:w="2384"/>
        <w:gridCol w:w="1799"/>
        <w:gridCol w:w="2088"/>
      </w:tblGrid>
      <w:tr w:rsidR="00A70CCC" w:rsidRPr="009515E1" w14:paraId="473E389D" w14:textId="77777777" w:rsidTr="008A1228">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8F40DAA" w14:textId="77777777" w:rsidR="00A70CCC" w:rsidRPr="009515E1" w:rsidRDefault="00A70CCC" w:rsidP="008A1228">
            <w:pPr>
              <w:rPr>
                <w:rFonts w:ascii="Times New Roman" w:eastAsia="Times New Roman" w:hAnsi="Times New Roman" w:cs="Times New Roman"/>
                <w:sz w:val="24"/>
                <w:szCs w:val="24"/>
                <w:lang w:eastAsia="en-CA"/>
              </w:rPr>
            </w:pPr>
          </w:p>
        </w:tc>
        <w:tc>
          <w:tcPr>
            <w:tcW w:w="1799" w:type="dxa"/>
            <w:noWrap/>
            <w:hideMark/>
          </w:tcPr>
          <w:p w14:paraId="25BD0EEC"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60F2373E"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A70CCC" w:rsidRPr="009515E1" w14:paraId="2DBB5D93"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90EB8E0"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4D73B0D"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500114C0"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5485D7F9"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A70CCC" w:rsidRPr="009515E1" w14:paraId="41B39A0D"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8019C62"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Pr>
                <w:rFonts w:ascii="Times New Roman" w:eastAsia="Times New Roman" w:hAnsi="Times New Roman" w:cs="Times New Roman"/>
                <w:color w:val="000000"/>
                <w:sz w:val="24"/>
                <w:szCs w:val="24"/>
                <w:lang w:eastAsia="en-CA"/>
              </w:rPr>
              <w:t>1</w:t>
            </w:r>
          </w:p>
          <w:p w14:paraId="40D9161F"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633277C7"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222A094D"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52714D1"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229BEB7"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36862BBA"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4484FB7"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A70CCC" w:rsidRPr="009515E1" w14:paraId="6593E2D3"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75680FF"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4C9FA634"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23B80491"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A70CCC" w:rsidRPr="009515E1" w14:paraId="4A1AF39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571A2AC"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237AA183"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292F056"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A70CCC" w:rsidRPr="009515E1" w14:paraId="5B7C80F2"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700250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2B9A2FDA"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552A86A6"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FE2AF0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26B9A4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050B8CBD"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2722DF71"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A70CCC" w:rsidRPr="009515E1" w14:paraId="0D6804AB"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6620D4B"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AA4B70F"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4C0F98DC"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6A87D84E" w14:textId="77777777" w:rsidR="00A70CCC" w:rsidRDefault="00A70CCC" w:rsidP="00A70CCC">
      <w:pPr>
        <w:spacing w:line="480" w:lineRule="auto"/>
        <w:rPr>
          <w:rFonts w:ascii="Times New Roman" w:hAnsi="Times New Roman" w:cs="Times New Roman"/>
          <w:sz w:val="24"/>
          <w:szCs w:val="24"/>
        </w:rPr>
      </w:pPr>
    </w:p>
    <w:p w14:paraId="78820D69" w14:textId="77777777" w:rsidR="00A70CCC" w:rsidRDefault="00A70CCC" w:rsidP="00A70CCC">
      <w:pPr>
        <w:rPr>
          <w:rFonts w:ascii="Times New Roman" w:hAnsi="Times New Roman" w:cs="Times New Roman"/>
          <w:sz w:val="24"/>
          <w:szCs w:val="24"/>
        </w:rPr>
      </w:pPr>
      <w:r>
        <w:rPr>
          <w:rFonts w:ascii="Times New Roman" w:hAnsi="Times New Roman" w:cs="Times New Roman"/>
          <w:sz w:val="24"/>
          <w:szCs w:val="24"/>
        </w:rPr>
        <w:br w:type="page"/>
      </w:r>
    </w:p>
    <w:p w14:paraId="3049769F" w14:textId="3CCE209E" w:rsidR="00A70CCC" w:rsidRDefault="00A70CCC" w:rsidP="00A70CCC">
      <w:pPr>
        <w:spacing w:line="480" w:lineRule="auto"/>
        <w:rPr>
          <w:rFonts w:ascii="Times New Roman" w:hAnsi="Times New Roman" w:cs="Times New Roman"/>
          <w:sz w:val="24"/>
          <w:szCs w:val="24"/>
        </w:rPr>
      </w:pPr>
      <w:commentRangeStart w:id="79"/>
      <w:commentRangeStart w:id="80"/>
      <w:r w:rsidRPr="00236FB2">
        <w:rPr>
          <w:rFonts w:ascii="Times New Roman" w:hAnsi="Times New Roman" w:cs="Times New Roman"/>
          <w:b/>
          <w:bCs/>
          <w:sz w:val="24"/>
          <w:szCs w:val="24"/>
        </w:rPr>
        <w:lastRenderedPageBreak/>
        <w:t>Table</w:t>
      </w:r>
      <w:commentRangeEnd w:id="79"/>
      <w:r w:rsidRPr="00236FB2">
        <w:rPr>
          <w:rStyle w:val="CommentReference"/>
          <w:b/>
          <w:bCs/>
        </w:rPr>
        <w:commentReference w:id="79"/>
      </w:r>
      <w:commentRangeEnd w:id="80"/>
      <w:r w:rsidR="007B058E">
        <w:rPr>
          <w:rStyle w:val="CommentReference"/>
        </w:rPr>
        <w:commentReference w:id="80"/>
      </w:r>
      <w:r w:rsidRPr="00236FB2">
        <w:rPr>
          <w:rFonts w:ascii="Times New Roman" w:hAnsi="Times New Roman" w:cs="Times New Roman"/>
          <w:b/>
          <w:bCs/>
          <w:sz w:val="24"/>
          <w:szCs w:val="24"/>
        </w:rPr>
        <w:t xml:space="preserve"> </w:t>
      </w:r>
      <w:r w:rsidR="007405CE" w:rsidRPr="00236FB2">
        <w:rPr>
          <w:rFonts w:ascii="Times New Roman" w:hAnsi="Times New Roman" w:cs="Times New Roman"/>
          <w:b/>
          <w:bCs/>
          <w:sz w:val="24"/>
          <w:szCs w:val="24"/>
        </w:rPr>
        <w:t>S</w:t>
      </w:r>
      <w:r w:rsidRPr="00236FB2">
        <w:rPr>
          <w:rFonts w:ascii="Times New Roman" w:hAnsi="Times New Roman" w:cs="Times New Roman"/>
          <w:b/>
          <w:bCs/>
          <w:sz w:val="24"/>
          <w:szCs w:val="24"/>
        </w:rPr>
        <w:t>2</w:t>
      </w:r>
      <w:r>
        <w:rPr>
          <w:rFonts w:ascii="Times New Roman" w:hAnsi="Times New Roman" w:cs="Times New Roman"/>
          <w:sz w:val="24"/>
          <w:szCs w:val="24"/>
        </w:rPr>
        <w:t>. Summary of country specific results. Values are in relation to the base</w:t>
      </w:r>
      <w:del w:id="81" w:author="Joseph Bennett" w:date="2020-04-14T09:01: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line scenario (fraction of set aside in a country per scenarios over base</w:t>
      </w:r>
      <w:del w:id="82" w:author="Joseph Bennett" w:date="2020-04-14T09:02: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 xml:space="preserve">line),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A70CCC" w:rsidRPr="002B72EB" w14:paraId="64B7C066" w14:textId="77777777" w:rsidTr="008A122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D5886C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18386CE6"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47B661C9"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AD238A2"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2DD365CF"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21F59091"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A70CCC" w:rsidRPr="002B72EB" w14:paraId="75A7EAAA"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785CEBF5"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1FD50D3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4B68D08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0F145A7B"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1ADFE43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1A421EE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B6DB840"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E273CB"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1B810C4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0C128A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4D428516"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BF869B9"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53FC91AF"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A70CCC" w:rsidRPr="002B72EB" w14:paraId="31A50B7C"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5B422246"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1329CC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584A79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D1D58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39C67256"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0D1D21C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A70CCC" w:rsidRPr="002B72EB" w14:paraId="25E354FD"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23B65F21"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66C289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1E5EEEA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3AF6011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0A949E5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028AE798"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6CF40D6E"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D402C2E"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41EBA90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08BFE32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47A542A"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23FBB8E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0AF17A7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90FF2FF"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9B42BD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4003EE0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71CFE24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4F28A62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657B9A82"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51E353B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0B3341B2"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3E9CDB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0B86D93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F4757F0"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7F0566EE"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0D4AA303"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035C68F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207E7929" w14:textId="77777777" w:rsidR="00B857EE" w:rsidRDefault="00A70CCC" w:rsidP="00A70CCC">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p>
    <w:p w14:paraId="486BF01A" w14:textId="2557C879" w:rsidR="00A70CCC" w:rsidRDefault="00B857EE" w:rsidP="00A70CCC">
      <w:pPr>
        <w:spacing w:line="480" w:lineRule="auto"/>
        <w:rPr>
          <w:rFonts w:ascii="Times New Roman" w:hAnsi="Times New Roman" w:cs="Times New Roman"/>
          <w:sz w:val="24"/>
          <w:szCs w:val="24"/>
        </w:rPr>
      </w:pPr>
      <w:r w:rsidRPr="00B857EE">
        <w:rPr>
          <w:rFonts w:ascii="Times New Roman" w:hAnsi="Times New Roman" w:cs="Times New Roman"/>
          <w:b/>
          <w:bCs/>
          <w:sz w:val="24"/>
          <w:szCs w:val="24"/>
        </w:rPr>
        <w:t>Table S3</w:t>
      </w:r>
      <w:r>
        <w:rPr>
          <w:rFonts w:ascii="Times New Roman" w:hAnsi="Times New Roman" w:cs="Times New Roman"/>
          <w:sz w:val="24"/>
          <w:szCs w:val="24"/>
        </w:rPr>
        <w:t>. CSV file with details for each country.</w:t>
      </w:r>
      <w:r w:rsidR="00A70CCC" w:rsidRPr="003432B5">
        <w:rPr>
          <w:rFonts w:ascii="Times New Roman" w:hAnsi="Times New Roman" w:cs="Times New Roman"/>
          <w:sz w:val="24"/>
          <w:szCs w:val="24"/>
        </w:rPr>
        <w:br w:type="page"/>
      </w:r>
    </w:p>
    <w:p w14:paraId="33B28E84" w14:textId="25EFEE82" w:rsidR="00B857EE" w:rsidRPr="00F852FD" w:rsidRDefault="00B857EE" w:rsidP="00A70CCC">
      <w:pPr>
        <w:spacing w:line="480" w:lineRule="auto"/>
        <w:rPr>
          <w:rFonts w:ascii="Times New Roman" w:hAnsi="Times New Roman" w:cs="Times New Roman"/>
          <w:b/>
          <w:bCs/>
          <w:sz w:val="24"/>
          <w:szCs w:val="24"/>
        </w:rPr>
      </w:pPr>
      <w:commentRangeStart w:id="83"/>
      <w:r w:rsidRPr="00F852FD">
        <w:rPr>
          <w:rFonts w:ascii="Times New Roman" w:hAnsi="Times New Roman" w:cs="Times New Roman"/>
          <w:b/>
          <w:bCs/>
          <w:sz w:val="24"/>
          <w:szCs w:val="24"/>
        </w:rPr>
        <w:lastRenderedPageBreak/>
        <w:t xml:space="preserve">Table S4. </w:t>
      </w:r>
      <w:commentRangeEnd w:id="83"/>
      <w:r w:rsidR="00E47003">
        <w:rPr>
          <w:rStyle w:val="CommentReference"/>
        </w:rPr>
        <w:commentReference w:id="83"/>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20"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commentRangeStart w:id="84"/>
            <w:r>
              <w:rPr>
                <w:rFonts w:ascii="Times New Roman" w:hAnsi="Times New Roman" w:cs="Times New Roman"/>
                <w:sz w:val="24"/>
                <w:szCs w:val="24"/>
              </w:rPr>
              <w:t>“</w:t>
            </w:r>
            <w:r w:rsidRPr="00802BB0">
              <w:rPr>
                <w:rFonts w:ascii="Times New Roman" w:hAnsi="Times New Roman" w:cs="Times New Roman"/>
                <w:sz w:val="24"/>
                <w:szCs w:val="24"/>
              </w:rPr>
              <w:t>Voice and accountability captures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commentRangeEnd w:id="84"/>
            <w:r>
              <w:rPr>
                <w:rStyle w:val="CommentReference"/>
              </w:rPr>
              <w:commentReference w:id="84"/>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1FFEABB8"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 xml:space="preserve">(green = good, red = </w:t>
      </w:r>
      <w:commentRangeStart w:id="85"/>
      <w:r>
        <w:rPr>
          <w:rFonts w:ascii="Times New Roman" w:hAnsi="Times New Roman" w:cs="Times New Roman"/>
          <w:b/>
          <w:bCs/>
          <w:sz w:val="24"/>
          <w:szCs w:val="24"/>
        </w:rPr>
        <w:t>bad</w:t>
      </w:r>
      <w:commentRangeEnd w:id="85"/>
      <w:r w:rsidR="00C50C77">
        <w:rPr>
          <w:rStyle w:val="CommentReference"/>
        </w:rPr>
        <w:commentReference w:id="85"/>
      </w:r>
      <w:r>
        <w:rPr>
          <w:rFonts w:ascii="Times New Roman" w:hAnsi="Times New Roman" w:cs="Times New Roman"/>
          <w:b/>
          <w:bCs/>
          <w:sz w:val="24"/>
          <w:szCs w:val="24"/>
        </w:rPr>
        <w:t>)</w:t>
      </w:r>
    </w:p>
    <w:p w14:paraId="48C38DCE" w14:textId="14C54E7D" w:rsidR="00E43581" w:rsidRDefault="00501067" w:rsidP="00BC1C25">
      <w:pPr>
        <w:spacing w:after="0" w:line="480" w:lineRule="auto"/>
        <w:rPr>
          <w:rFonts w:ascii="Times New Roman" w:hAnsi="Times New Roman" w:cs="Times New Roman"/>
          <w:b/>
          <w:bCs/>
          <w:sz w:val="24"/>
          <w:szCs w:val="24"/>
        </w:rPr>
      </w:pPr>
      <w:r>
        <w:rPr>
          <w:noProof/>
          <w:lang w:eastAsia="en-CA"/>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47FD1596" w:rsidR="00E43581" w:rsidRPr="00E30373" w:rsidRDefault="009217D7" w:rsidP="00B27540">
      <w:pPr>
        <w:spacing w:after="0" w:line="480" w:lineRule="auto"/>
        <w:rPr>
          <w:rFonts w:ascii="Times New Roman" w:hAnsi="Times New Roman" w:cs="Times New Roman"/>
          <w:b/>
          <w:bCs/>
          <w:sz w:val="24"/>
          <w:szCs w:val="24"/>
        </w:rPr>
      </w:pPr>
      <w:r>
        <w:rPr>
          <w:noProof/>
          <w:lang w:eastAsia="en-CA"/>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748E28A9" w:rsidR="00B30330" w:rsidRDefault="00173226" w:rsidP="00B30330">
      <w:pPr>
        <w:spacing w:after="0" w:line="480" w:lineRule="auto"/>
        <w:rPr>
          <w:rFonts w:ascii="Times New Roman" w:hAnsi="Times New Roman" w:cs="Times New Roman"/>
          <w:b/>
          <w:bCs/>
          <w:sz w:val="24"/>
          <w:szCs w:val="24"/>
        </w:rPr>
      </w:pPr>
      <w:r>
        <w:rPr>
          <w:noProof/>
          <w:lang w:eastAsia="en-CA"/>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79CC39C5" w:rsidR="0009372A" w:rsidRDefault="0009372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p>
    <w:p w14:paraId="2ACF36E0" w14:textId="4C6F15CC" w:rsidR="0009372A" w:rsidRDefault="00527972">
      <w:pPr>
        <w:rPr>
          <w:rFonts w:ascii="Times New Roman" w:hAnsi="Times New Roman" w:cs="Times New Roman"/>
          <w:b/>
          <w:bCs/>
          <w:sz w:val="24"/>
          <w:szCs w:val="24"/>
        </w:rPr>
      </w:pPr>
      <w:r>
        <w:rPr>
          <w:noProof/>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660"/>
                    </a:xfrm>
                    <a:prstGeom prst="rect">
                      <a:avLst/>
                    </a:prstGeom>
                  </pic:spPr>
                </pic:pic>
              </a:graphicData>
            </a:graphic>
          </wp:inline>
        </w:drawing>
      </w:r>
    </w:p>
    <w:p w14:paraId="303C5336" w14:textId="3A871947" w:rsidR="007568E4" w:rsidRDefault="007568E4">
      <w:pPr>
        <w:rPr>
          <w:rFonts w:ascii="Times New Roman" w:hAnsi="Times New Roman" w:cs="Times New Roman"/>
          <w:b/>
          <w:bCs/>
          <w:sz w:val="24"/>
          <w:szCs w:val="24"/>
        </w:rPr>
      </w:pPr>
      <w:r>
        <w:rPr>
          <w:rFonts w:ascii="Times New Roman" w:hAnsi="Times New Roman" w:cs="Times New Roman"/>
          <w:b/>
          <w:bCs/>
          <w:sz w:val="24"/>
          <w:szCs w:val="24"/>
        </w:rPr>
        <w:br w:type="page"/>
      </w:r>
    </w:p>
    <w:p w14:paraId="6BE19075" w14:textId="377F8729" w:rsidR="00AD0148" w:rsidRDefault="007568E4" w:rsidP="0075786C">
      <w:pPr>
        <w:rPr>
          <w:rFonts w:ascii="Times New Roman" w:hAnsi="Times New Roman" w:cs="Times New Roman"/>
          <w:b/>
          <w:bCs/>
          <w:sz w:val="24"/>
          <w:szCs w:val="24"/>
        </w:rPr>
      </w:pPr>
      <w:r>
        <w:rPr>
          <w:rFonts w:ascii="Times New Roman" w:hAnsi="Times New Roman" w:cs="Times New Roman"/>
          <w:b/>
          <w:bCs/>
          <w:sz w:val="24"/>
          <w:szCs w:val="24"/>
        </w:rPr>
        <w:lastRenderedPageBreak/>
        <w:t>Figure S5. Biomes</w:t>
      </w:r>
    </w:p>
    <w:p w14:paraId="3270EF83" w14:textId="71208EDF" w:rsidR="00CC429D" w:rsidRPr="00E30373" w:rsidRDefault="00CC429D" w:rsidP="0075786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915E57F" wp14:editId="204DAEA7">
            <wp:extent cx="6753225" cy="47755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64461" cy="4783544"/>
                    </a:xfrm>
                    <a:prstGeom prst="rect">
                      <a:avLst/>
                    </a:prstGeom>
                  </pic:spPr>
                </pic:pic>
              </a:graphicData>
            </a:graphic>
          </wp:inline>
        </w:drawing>
      </w:r>
    </w:p>
    <w:sectPr w:rsidR="00CC429D"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richard" w:date="2019-12-19T14:42:00Z" w:initials="r">
    <w:p w14:paraId="6082D76A" w14:textId="77777777" w:rsidR="005E7560" w:rsidRDefault="005E7560">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5E7560" w:rsidRDefault="005E7560">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5E7560" w:rsidRDefault="005E7560">
      <w:r>
        <w:rPr>
          <w:rFonts w:ascii="Liberation Serif" w:eastAsia="DejaVu Sans" w:hAnsi="Liberation Serif" w:cs="DejaVu Sans"/>
          <w:sz w:val="24"/>
          <w:szCs w:val="24"/>
          <w:lang w:val="en-US" w:bidi="en-US"/>
        </w:rPr>
        <w:t>https://www.nature.com/documents/nature-summary-paragraph.pdf</w:t>
      </w:r>
    </w:p>
  </w:comment>
  <w:comment w:id="4" w:author="Viv Mcshane" w:date="2020-06-29T11:22:00Z" w:initials="VM">
    <w:p w14:paraId="4243B8E0" w14:textId="3B864861" w:rsidR="005E7560" w:rsidRDefault="005E7560">
      <w:pPr>
        <w:pStyle w:val="CommentText"/>
      </w:pPr>
      <w:r>
        <w:rPr>
          <w:rStyle w:val="CommentReference"/>
        </w:rPr>
        <w:annotationRef/>
      </w:r>
      <w:r>
        <w:t>How does “land cover” intensify? Or is it land cover “change” and climate “change” (subsumed into one “change”? Reads awkwardly at the moment because “climate change” is such a well-known term. Can we change slightly? Maybe reverse (so “as climate and land cover change intensify”?)</w:t>
      </w:r>
    </w:p>
  </w:comment>
  <w:comment w:id="5" w:author="richard" w:date="2020-06-12T11:03:00Z" w:initials="r">
    <w:p w14:paraId="4FB5AC88" w14:textId="78385588" w:rsidR="005E7560" w:rsidRDefault="005E7560">
      <w:pPr>
        <w:pStyle w:val="CommentText"/>
      </w:pPr>
      <w:r>
        <w:rPr>
          <w:rStyle w:val="CommentReference"/>
        </w:rPr>
        <w:annotationRef/>
      </w:r>
      <w:r>
        <w:t>From Jeremy:</w:t>
      </w:r>
      <w:r>
        <w:br/>
        <w:t>“</w:t>
      </w:r>
      <w:r w:rsidRPr="00E77ACB">
        <w:t>Rather than socioeconomic or sociopolitical, I would just call the stuff based on the governance indicators ‘governance’. I think that best captures what we did. Socioeconomic risk, to me, is the land use part because those changes are driven by socioeconomics.</w:t>
      </w:r>
      <w:r>
        <w:t>”</w:t>
      </w:r>
    </w:p>
  </w:comment>
  <w:comment w:id="6" w:author="Allison Binley" w:date="2020-06-18T14:57:00Z" w:initials="AB">
    <w:p w14:paraId="32E257DB" w14:textId="359E9506" w:rsidR="005E7560" w:rsidRDefault="005E7560">
      <w:pPr>
        <w:pStyle w:val="CommentText"/>
      </w:pPr>
      <w:r>
        <w:rPr>
          <w:rStyle w:val="CommentReference"/>
        </w:rPr>
        <w:annotationRef/>
      </w:r>
      <w:r>
        <w:t>Could we also mention how we could account for all 3 and still achieve the goals without needed a substantial amount more land? This seemed like a really important result to me.</w:t>
      </w:r>
    </w:p>
  </w:comment>
  <w:comment w:id="7" w:author="richard" w:date="2020-04-15T10:47:00Z" w:initials="r">
    <w:p w14:paraId="5F4F9D96" w14:textId="004972D2" w:rsidR="005E7560" w:rsidRDefault="005E7560">
      <w:pPr>
        <w:pStyle w:val="CommentText"/>
      </w:pPr>
      <w:r>
        <w:rPr>
          <w:rStyle w:val="CommentReference"/>
        </w:rPr>
        <w:annotationRef/>
      </w:r>
      <w:r>
        <w:t>Do you mean regions of the globe, countries, …?</w:t>
      </w:r>
    </w:p>
  </w:comment>
  <w:comment w:id="8" w:author="Joseph Bennett" w:date="2020-06-10T11:08:00Z" w:initials="JB">
    <w:p w14:paraId="35711866" w14:textId="756615D4" w:rsidR="005E7560" w:rsidRDefault="005E7560">
      <w:pPr>
        <w:pStyle w:val="CommentText"/>
      </w:pPr>
      <w:r>
        <w:rPr>
          <w:rStyle w:val="CommentReference"/>
        </w:rPr>
        <w:annotationRef/>
      </w:r>
      <w:r>
        <w:t xml:space="preserve">Either. Whatever is most compelling. </w:t>
      </w:r>
    </w:p>
  </w:comment>
  <w:comment w:id="9" w:author="Allison Binley" w:date="2020-06-18T14:29:00Z" w:initials="AB">
    <w:p w14:paraId="72B6273C" w14:textId="57BAC347" w:rsidR="005E7560" w:rsidRDefault="005E7560">
      <w:pPr>
        <w:pStyle w:val="CommentText"/>
      </w:pPr>
      <w:r>
        <w:rPr>
          <w:rStyle w:val="CommentReference"/>
        </w:rPr>
        <w:annotationRef/>
      </w:r>
      <w:r>
        <w:t>In a previous version, didn’t we have more emphasis on how this approach represents a framework that can be used in conservation planning moving forward? It’s alluded to here but I liked when this was more emphasized “Our approach provides a framework for management agencies …”</w:t>
      </w:r>
    </w:p>
    <w:p w14:paraId="0C19B8CA" w14:textId="4439A685" w:rsidR="005E7560" w:rsidRDefault="005E7560">
      <w:pPr>
        <w:pStyle w:val="CommentText"/>
      </w:pPr>
    </w:p>
  </w:comment>
  <w:comment w:id="10" w:author="Viv Mcshane" w:date="2020-06-29T11:25:00Z" w:initials="VM">
    <w:p w14:paraId="79B88DD6" w14:textId="497021B6" w:rsidR="005E7560" w:rsidRDefault="005E7560">
      <w:pPr>
        <w:pStyle w:val="CommentText"/>
      </w:pPr>
      <w:r>
        <w:rPr>
          <w:rStyle w:val="CommentReference"/>
        </w:rPr>
        <w:annotationRef/>
      </w:r>
      <w:r>
        <w:t>Agree – would be good to have the forward-thinking/future-focused planning highlighted here</w:t>
      </w:r>
    </w:p>
  </w:comment>
  <w:comment w:id="11" w:author="richard" w:date="2019-12-19T14:43:00Z" w:initials="r">
    <w:p w14:paraId="35C5777D" w14:textId="7DDC1F9B" w:rsidR="005E7560" w:rsidRDefault="005E7560"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12" w:author="richard" w:date="2020-04-08T08:51:00Z" w:initials="r">
    <w:p w14:paraId="02F9C146" w14:textId="352CEA21" w:rsidR="005E7560" w:rsidRDefault="005E7560">
      <w:pPr>
        <w:pStyle w:val="CommentText"/>
      </w:pPr>
      <w:r>
        <w:rPr>
          <w:rStyle w:val="CommentReference"/>
        </w:rPr>
        <w:annotationRef/>
      </w:r>
      <w:r>
        <w:t>Rachel:</w:t>
      </w:r>
    </w:p>
    <w:p w14:paraId="35D59256" w14:textId="77777777" w:rsidR="005E7560" w:rsidRDefault="005E7560" w:rsidP="00775A8E">
      <w:pPr>
        <w:pStyle w:val="CommentText"/>
      </w:pP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5D5BC249" w14:textId="77777777" w:rsidR="005E7560" w:rsidRDefault="005E7560" w:rsidP="00775A8E">
      <w:pPr>
        <w:pStyle w:val="CommentText"/>
      </w:pPr>
    </w:p>
    <w:p w14:paraId="171EC2BE" w14:textId="24394A94" w:rsidR="005E7560" w:rsidRDefault="005E7560" w:rsidP="00775A8E">
      <w:pPr>
        <w:pStyle w:val="CommentText"/>
      </w:pPr>
      <w:r>
        <w:t>The Aichi targets and new post-2020 strategy acknowledge ‘ecological representativeness’ and ‘connectivity over the wider landscape’ of PAs, which are rapidly changing given climate and land use change.</w:t>
      </w:r>
    </w:p>
  </w:comment>
  <w:comment w:id="14" w:author="Joseph Bennett" w:date="2020-06-10T11:12:00Z" w:initials="JB">
    <w:p w14:paraId="5DB9ACBF" w14:textId="06C443DA" w:rsidR="005E7560" w:rsidRDefault="005E7560">
      <w:pPr>
        <w:pStyle w:val="CommentText"/>
      </w:pPr>
      <w:r>
        <w:rPr>
          <w:rStyle w:val="CommentReference"/>
        </w:rPr>
        <w:annotationRef/>
      </w:r>
      <w:r>
        <w:t xml:space="preserve">Flagging these for terminology harmonization. We’ll have to do throughout once we decide. </w:t>
      </w:r>
    </w:p>
  </w:comment>
  <w:comment w:id="15" w:author="Allison Binley" w:date="2020-06-18T15:30:00Z" w:initials="AB">
    <w:p w14:paraId="0F421DFC" w14:textId="7A31E3FB" w:rsidR="005E7560" w:rsidRDefault="005E7560">
      <w:pPr>
        <w:pStyle w:val="CommentText"/>
      </w:pPr>
      <w:r>
        <w:rPr>
          <w:rStyle w:val="CommentReference"/>
        </w:rPr>
        <w:annotationRef/>
      </w:r>
      <w:r>
        <w:t>Couldn’t we simplify to just governance, land-use, and climate change? Do we need pressure?</w:t>
      </w:r>
    </w:p>
  </w:comment>
  <w:comment w:id="16" w:author="Viv Mcshane" w:date="2020-06-29T11:29:00Z" w:initials="VM">
    <w:p w14:paraId="7226159D" w14:textId="288A57E4" w:rsidR="005E7560" w:rsidRDefault="005E7560">
      <w:pPr>
        <w:pStyle w:val="CommentText"/>
      </w:pPr>
      <w:r>
        <w:rPr>
          <w:rStyle w:val="CommentReference"/>
        </w:rPr>
        <w:annotationRef/>
      </w:r>
      <w:r>
        <w:t>Agree can we remove the word pressure? Or say “accounting for multiple pressures of governance, land-use, and climate” (except governance is not really a “pressure” – more a constraint)</w:t>
      </w:r>
    </w:p>
  </w:comment>
  <w:comment w:id="13" w:author="Viv Mcshane" w:date="2020-06-29T11:27:00Z" w:initials="VM">
    <w:p w14:paraId="1A087870" w14:textId="1004A3F9" w:rsidR="005E7560" w:rsidRDefault="005E7560">
      <w:pPr>
        <w:pStyle w:val="CommentText"/>
      </w:pPr>
      <w:r>
        <w:rPr>
          <w:rStyle w:val="CommentReference"/>
        </w:rPr>
        <w:annotationRef/>
      </w:r>
      <w:r>
        <w:t>Can we be explicit about the future-focus in this sentence? Or are we backing away from that framing now (given that the data is historical trend/current?)</w:t>
      </w:r>
    </w:p>
  </w:comment>
  <w:comment w:id="17" w:author="Joseph Bennett" w:date="2020-06-10T11:13:00Z" w:initials="JB">
    <w:p w14:paraId="78A7765B" w14:textId="44379D82" w:rsidR="005E7560" w:rsidRDefault="005E7560">
      <w:pPr>
        <w:pStyle w:val="CommentText"/>
      </w:pPr>
      <w:r>
        <w:rPr>
          <w:rStyle w:val="CommentReference"/>
        </w:rPr>
        <w:annotationRef/>
      </w:r>
      <w:r>
        <w:t xml:space="preserve">This OK? </w:t>
      </w:r>
    </w:p>
  </w:comment>
  <w:comment w:id="20" w:author="Viv Mcshane" w:date="2020-06-29T11:31:00Z" w:initials="VM">
    <w:p w14:paraId="7E28FF4E" w14:textId="6AF1C82A" w:rsidR="005E7560" w:rsidRDefault="005E7560">
      <w:pPr>
        <w:pStyle w:val="CommentText"/>
      </w:pPr>
      <w:r>
        <w:rPr>
          <w:rStyle w:val="CommentReference"/>
        </w:rPr>
        <w:annotationRef/>
      </w:r>
      <w:r>
        <w:t>I don’t love the term “governance pressure” unless we set it up better?</w:t>
      </w:r>
    </w:p>
  </w:comment>
  <w:comment w:id="21" w:author="Viv Mcshane" w:date="2020-06-29T11:42:00Z" w:initials="VM">
    <w:p w14:paraId="09250EA6" w14:textId="4B12DC96" w:rsidR="005E7560" w:rsidRDefault="005E7560">
      <w:pPr>
        <w:pStyle w:val="CommentText"/>
        <w:rPr>
          <w:rFonts w:ascii="Times New Roman" w:hAnsi="Times New Roman" w:cs="Times New Roman"/>
          <w:sz w:val="24"/>
          <w:szCs w:val="24"/>
        </w:rPr>
      </w:pPr>
      <w:r>
        <w:rPr>
          <w:rStyle w:val="CommentReference"/>
        </w:rPr>
        <w:annotationRef/>
      </w:r>
      <w:r>
        <w:t>What is this dataset? I thought transparency Int just did a corruption perceptions index (which is a combination of ~13 data sources not 6). The WGI index combines 6 – I thought that was the original data you were using? But  in the methods it says “</w:t>
      </w:r>
      <w:r w:rsidRPr="005F71A7">
        <w:rPr>
          <w:rFonts w:ascii="Times New Roman" w:hAnsi="Times New Roman" w:cs="Times New Roman"/>
          <w:sz w:val="24"/>
          <w:szCs w:val="24"/>
        </w:rPr>
        <w:t xml:space="preserve">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{"citationID":"2wrggOty","properties":{"formattedCitation":"\\super 18\\nosupersub{}","plainCitation":"18","noteIndex":0},"citationItems":[{"id":2736,"uris":["http://zotero.org/users/878981/items/GVAE9FL5"],"uri":["http://zotero.org/users/878981/items/GVAE9FL5"],"itemData":{"id":2736,"type":"article-journal","abstract":"This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Pr>
          <w:rFonts w:ascii="Times New Roman" w:hAnsi="Times New Roman" w:cs="Times New Roman"/>
          <w:sz w:val="24"/>
          <w:szCs w:val="24"/>
        </w:rPr>
        <w:fldChar w:fldCharType="separate"/>
      </w:r>
      <w:r w:rsidRPr="008A02F1">
        <w:rPr>
          <w:rFonts w:ascii="Times New Roman" w:hAnsi="Times New Roman" w:cs="Times New Roman"/>
          <w:sz w:val="24"/>
          <w:szCs w:val="24"/>
          <w:vertAlign w:val="superscript"/>
        </w:rPr>
        <w:t>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to capture these pressures” – so is it the CPI or the WGI that was used?</w:t>
      </w:r>
    </w:p>
    <w:p w14:paraId="1D81A64B" w14:textId="78845E5D" w:rsidR="005E7560" w:rsidRDefault="005E7560">
      <w:pPr>
        <w:pStyle w:val="CommentText"/>
      </w:pPr>
      <w:r>
        <w:t>Sorry if I am confused!</w:t>
      </w:r>
    </w:p>
    <w:p w14:paraId="4DB53B69" w14:textId="77777777" w:rsidR="005E7560" w:rsidRDefault="005E7560">
      <w:pPr>
        <w:pStyle w:val="CommentText"/>
      </w:pPr>
    </w:p>
    <w:p w14:paraId="6F34EC14" w14:textId="420E764B" w:rsidR="005E7560" w:rsidRDefault="005E7560">
      <w:pPr>
        <w:pStyle w:val="CommentText"/>
      </w:pPr>
      <w:r>
        <w:t xml:space="preserve"> I think we need to explain what this is a little better – its pretty vague ATM – if we are using the CPI as a “governance pressure” then I think we need to explicitly discuss corruption in the intro to set it up?</w:t>
      </w:r>
    </w:p>
  </w:comment>
  <w:comment w:id="25" w:author="Joseph Bennett" w:date="2020-04-14T08:23:00Z" w:initials="JB">
    <w:p w14:paraId="6DB6BF3B" w14:textId="20B47654" w:rsidR="005E7560" w:rsidRDefault="005E7560">
      <w:pPr>
        <w:pStyle w:val="CommentText"/>
      </w:pPr>
      <w:r>
        <w:rPr>
          <w:rStyle w:val="CommentReference"/>
        </w:rPr>
        <w:annotationRef/>
      </w:r>
      <w:r>
        <w:t>citation</w:t>
      </w:r>
    </w:p>
  </w:comment>
  <w:comment w:id="26" w:author="Viv Mcshane" w:date="2020-06-29T12:03:00Z" w:initials="VM">
    <w:p w14:paraId="1111E9D2" w14:textId="77777777" w:rsidR="005E7560" w:rsidRDefault="005E7560">
      <w:pPr>
        <w:pStyle w:val="CommentText"/>
      </w:pPr>
      <w:r>
        <w:rPr>
          <w:rStyle w:val="CommentReference"/>
        </w:rPr>
        <w:annotationRef/>
      </w:r>
      <w:r>
        <w:t>Its  still a little difficult to understand how pressures were included in the problem formulation/objective function.</w:t>
      </w:r>
    </w:p>
    <w:p w14:paraId="7677748E" w14:textId="77777777" w:rsidR="005E7560" w:rsidRDefault="005E7560">
      <w:pPr>
        <w:pStyle w:val="CommentText"/>
      </w:pPr>
    </w:p>
    <w:p w14:paraId="6F63C115" w14:textId="3FC81011" w:rsidR="005E7560" w:rsidRDefault="005E7560">
      <w:pPr>
        <w:pStyle w:val="CommentText"/>
      </w:pPr>
      <w:r>
        <w:t>Sorry if I forgot a discussion somewhere about this – but aren’t we using the pressures as a “constraint” to the minimum set problem? Can we explicitly say that (or am I getting it wrong)?</w:t>
      </w:r>
    </w:p>
  </w:comment>
  <w:comment w:id="27" w:author="Viv Mcshane" w:date="2020-06-29T12:00:00Z" w:initials="VM">
    <w:p w14:paraId="48AAFAAD" w14:textId="7409DB43" w:rsidR="005E7560" w:rsidRDefault="005E7560">
      <w:pPr>
        <w:pStyle w:val="CommentText"/>
      </w:pPr>
      <w:r>
        <w:rPr>
          <w:rStyle w:val="CommentReference"/>
        </w:rPr>
        <w:annotationRef/>
      </w:r>
      <w:r>
        <w:t>I feel like they are “constraint” metrics, not pressure metrics? Because we are using the data to constrain the solution ( to target lower “pressure” areas if possible?)</w:t>
      </w:r>
    </w:p>
  </w:comment>
  <w:comment w:id="30" w:author="Jeffrey Owen Hanson" w:date="2020-03-16T10:26:00Z" w:initials="JOH">
    <w:p w14:paraId="050438E1" w14:textId="1A6DF905" w:rsidR="005E7560" w:rsidRDefault="005E7560">
      <w:pPr>
        <w:pStyle w:val="CommentText"/>
      </w:pPr>
      <w:r>
        <w:rPr>
          <w:rStyle w:val="CommentReference"/>
        </w:rPr>
        <w:annotationRef/>
      </w:r>
      <w:r>
        <w:t>Have you thought about talking about a few example “interesting” species? E.g. you could look for VU/EN/CR species that are represented in different places among the different scenarios and talk about them? E.g. in the blah scenario, species A was represented in (country A?, places with stable climates? Etc) and in the blah scenario it was represented somewhere else? This  would help show how the different scenarios affected species and could lead to different outcomes for biodiversity? This might also help readers understand what the scenarios actually mean for the species?</w:t>
      </w:r>
    </w:p>
  </w:comment>
  <w:comment w:id="31" w:author="richard" w:date="2020-04-15T13:05:00Z" w:initials="r">
    <w:p w14:paraId="31DC55C9" w14:textId="64AE1410" w:rsidR="005E7560" w:rsidRDefault="005E7560">
      <w:pPr>
        <w:pStyle w:val="CommentText"/>
      </w:pPr>
      <w:r>
        <w:rPr>
          <w:rStyle w:val="CommentReference"/>
        </w:rPr>
        <w:annotationRef/>
      </w:r>
      <w:r>
        <w:t>Not sure how to best go about selecting species for this. Should we go with some well known species here or let the data drive things?</w:t>
      </w:r>
    </w:p>
  </w:comment>
  <w:comment w:id="32" w:author="richard" w:date="2020-04-24T13:37:00Z" w:initials="r">
    <w:p w14:paraId="4198E8F0" w14:textId="77777777" w:rsidR="005E7560" w:rsidRDefault="005E7560">
      <w:pPr>
        <w:pStyle w:val="CommentText"/>
      </w:pPr>
      <w:r>
        <w:rPr>
          <w:rStyle w:val="CommentReference"/>
        </w:rPr>
        <w:annotationRef/>
      </w:r>
      <w:r>
        <w:t>From Scott:</w:t>
      </w:r>
    </w:p>
    <w:p w14:paraId="791C5FA0" w14:textId="77777777" w:rsidR="005E7560" w:rsidRPr="006B1560" w:rsidRDefault="005E7560"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Great Green Macaw (Ara ambiguus) – Endangered, &lt;2500 individuals but range stretches from southern Honduras to western Colombia and so crosses a number of countries differing in political stability. I would expect those results to change with and without risk (IUCN site: </w:t>
      </w:r>
      <w:hyperlink r:id="rId2" w:history="1">
        <w:r w:rsidRPr="006B1560">
          <w:rPr>
            <w:rFonts w:ascii="Times New Roman" w:eastAsia="Times New Roman" w:hAnsi="Times New Roman" w:cs="Times New Roman"/>
            <w:color w:val="0000FF"/>
            <w:sz w:val="24"/>
            <w:szCs w:val="24"/>
            <w:u w:val="single"/>
            <w:lang w:val="en-US" w:eastAsia="en-CA"/>
          </w:rPr>
          <w:t>https://www.iucnredlist.org/species/22685553/93079606</w:t>
        </w:r>
      </w:hyperlink>
      <w:r w:rsidRPr="006B1560">
        <w:rPr>
          <w:rFonts w:ascii="Times New Roman" w:eastAsia="Times New Roman" w:hAnsi="Times New Roman" w:cs="Times New Roman"/>
          <w:sz w:val="24"/>
          <w:szCs w:val="24"/>
          <w:lang w:val="en-US" w:eastAsia="en-CA"/>
        </w:rPr>
        <w:t>)</w:t>
      </w:r>
    </w:p>
    <w:p w14:paraId="508D874B" w14:textId="77777777" w:rsidR="005E7560" w:rsidRPr="006B1560" w:rsidRDefault="005E7560"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Wattled Curassow (Crax globulos) – Endangered, &lt; 1000 individuals with small disconnected populations in Colombia, Peru, Bolivia and western Brazil. Suspect the risk of forest loss differs considerably among these regions. </w:t>
      </w:r>
      <w:hyperlink r:id="rId3" w:history="1">
        <w:r w:rsidRPr="006B1560">
          <w:rPr>
            <w:rFonts w:ascii="Times New Roman" w:eastAsia="Times New Roman" w:hAnsi="Times New Roman" w:cs="Times New Roman"/>
            <w:color w:val="0000FF"/>
            <w:sz w:val="24"/>
            <w:szCs w:val="24"/>
            <w:u w:val="single"/>
            <w:lang w:val="en-US" w:eastAsia="en-CA"/>
          </w:rPr>
          <w:t>https://www.iucnredlist.org/species/22678537/92777596</w:t>
        </w:r>
      </w:hyperlink>
    </w:p>
    <w:p w14:paraId="608C1FFC" w14:textId="77777777" w:rsidR="005E7560" w:rsidRPr="006B1560" w:rsidRDefault="005E7560"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Geoffrey’s Spider Monkey (</w:t>
      </w:r>
      <w:r w:rsidRPr="006B1560">
        <w:rPr>
          <w:rFonts w:ascii="Times New Roman" w:eastAsia="Times New Roman" w:hAnsi="Times New Roman" w:cs="Times New Roman"/>
          <w:sz w:val="24"/>
          <w:szCs w:val="24"/>
          <w:lang w:eastAsia="en-CA"/>
        </w:rPr>
        <w:t>Ateles geoffroyi</w:t>
      </w:r>
      <w:r w:rsidRPr="006B1560">
        <w:rPr>
          <w:rFonts w:ascii="Times New Roman" w:eastAsia="Times New Roman" w:hAnsi="Times New Roman" w:cs="Times New Roman"/>
          <w:sz w:val="24"/>
          <w:szCs w:val="24"/>
          <w:lang w:val="en-US" w:eastAsia="en-CA"/>
        </w:rPr>
        <w:t xml:space="preserve">) – Endangered, similar situation to the macaw with a broad distribution from Mexico to Panama. </w:t>
      </w:r>
      <w:hyperlink r:id="rId4" w:history="1">
        <w:r w:rsidRPr="006B1560">
          <w:rPr>
            <w:rFonts w:ascii="Times New Roman" w:eastAsia="Times New Roman" w:hAnsi="Times New Roman" w:cs="Times New Roman"/>
            <w:color w:val="0000FF"/>
            <w:sz w:val="24"/>
            <w:szCs w:val="24"/>
            <w:u w:val="single"/>
            <w:lang w:val="en-US" w:eastAsia="en-CA"/>
          </w:rPr>
          <w:t>https://www.iucnredlist.org/species/2279/9387270</w:t>
        </w:r>
      </w:hyperlink>
    </w:p>
    <w:p w14:paraId="7AB3FB48" w14:textId="77777777" w:rsidR="005E7560" w:rsidRPr="006B1560" w:rsidRDefault="005E7560"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Outside of the Americas we would likely get some interesting results in Africa. Charismatic and endangered species like Black Rhino and African Wild Dog have ranges spread across a number of countries that must vary in risk. I’d maybe suggest one bird example from the Americas and one mammal example from Africa assuming the change in area with and without risk comes out strongly?</w:t>
      </w:r>
    </w:p>
    <w:p w14:paraId="65EC5D82" w14:textId="6D7F241A" w:rsidR="005E7560" w:rsidRDefault="005E7560">
      <w:pPr>
        <w:pStyle w:val="CommentText"/>
      </w:pPr>
    </w:p>
  </w:comment>
  <w:comment w:id="33" w:author="richard" w:date="2020-06-12T11:09:00Z" w:initials="r">
    <w:p w14:paraId="21AB44F2" w14:textId="4FF5258B" w:rsidR="005E7560" w:rsidRDefault="005E7560">
      <w:pPr>
        <w:pStyle w:val="CommentText"/>
      </w:pPr>
      <w:r>
        <w:rPr>
          <w:rStyle w:val="CommentReference"/>
        </w:rPr>
        <w:annotationRef/>
      </w:r>
      <w:r>
        <w:t>What do others think?</w:t>
      </w:r>
    </w:p>
  </w:comment>
  <w:comment w:id="34" w:author="Allison Binley" w:date="2020-06-18T15:34:00Z" w:initials="AB">
    <w:p w14:paraId="6704107D" w14:textId="6B35FA9C" w:rsidR="005E7560" w:rsidRDefault="005E7560">
      <w:pPr>
        <w:pStyle w:val="CommentText"/>
      </w:pPr>
      <w:r>
        <w:rPr>
          <w:rStyle w:val="CommentReference"/>
        </w:rPr>
        <w:annotationRef/>
      </w:r>
      <w:r>
        <w:t xml:space="preserve">I like Scott’s suggestion, assuming we can show a substantial difference with and without risk. </w:t>
      </w:r>
    </w:p>
  </w:comment>
  <w:comment w:id="35" w:author="Viv Mcshane" w:date="2020-06-29T11:34:00Z" w:initials="VM">
    <w:p w14:paraId="3C087EE4" w14:textId="7B37E35B" w:rsidR="005E7560" w:rsidRDefault="005E7560">
      <w:pPr>
        <w:pStyle w:val="CommentText"/>
      </w:pPr>
      <w:r>
        <w:rPr>
          <w:rStyle w:val="CommentReference"/>
        </w:rPr>
        <w:annotationRef/>
      </w:r>
      <w:r>
        <w:t>I’d love to see a couple of “interesting” species highlighted – but picking just random one seems a little strange – could we just pull out a mammal, a reptile and a bird at least? I’d prefer it to be data driven but happy to go with what others decide</w:t>
      </w:r>
    </w:p>
  </w:comment>
  <w:comment w:id="37" w:author="Viv Mcshane" w:date="2020-06-29T11:41:00Z" w:initials="VM">
    <w:p w14:paraId="3B4BE9EA" w14:textId="35852683" w:rsidR="005E7560" w:rsidRDefault="005E7560">
      <w:pPr>
        <w:pStyle w:val="CommentText"/>
      </w:pPr>
      <w:r>
        <w:rPr>
          <w:rStyle w:val="CommentReference"/>
        </w:rPr>
        <w:annotationRef/>
      </w:r>
      <w:r>
        <w:t>Super hard to see any differences between the maps in Fig. 1 – maybe better to move that to supp and then the difference map becomes fig 1 (which is easier to see priority differences btw scenarios)</w:t>
      </w:r>
    </w:p>
  </w:comment>
  <w:comment w:id="38" w:author="Viv Mcshane" w:date="2020-06-29T11:46:00Z" w:initials="VM">
    <w:p w14:paraId="15A31355" w14:textId="199EB4AA" w:rsidR="005E7560" w:rsidRDefault="005E7560">
      <w:pPr>
        <w:pStyle w:val="CommentText"/>
      </w:pPr>
      <w:r>
        <w:rPr>
          <w:rStyle w:val="CommentReference"/>
        </w:rPr>
        <w:annotationRef/>
      </w:r>
      <w:r>
        <w:t>I’m a little confused – we are citing WGI here (which is the data I thought we were using for governance) – but above the transparency int data is cited (which I thought was just corruption only) – which data is being used for governance?</w:t>
      </w:r>
    </w:p>
  </w:comment>
  <w:comment w:id="39" w:author="Joseph Bennett" w:date="2020-04-13T10:31:00Z" w:initials="JB">
    <w:p w14:paraId="0D828FA9" w14:textId="77777777" w:rsidR="005E7560" w:rsidRDefault="005E7560" w:rsidP="00DF7F0C">
      <w:pPr>
        <w:pStyle w:val="CommentText"/>
      </w:pPr>
      <w:r>
        <w:rPr>
          <w:rStyle w:val="CommentReference"/>
        </w:rPr>
        <w:annotationRef/>
      </w:r>
      <w:r>
        <w:t xml:space="preserve">Do you think there’s room for an example of a country that’s at risk due to climate change? </w:t>
      </w:r>
    </w:p>
  </w:comment>
  <w:comment w:id="40" w:author="richard" w:date="2020-04-15T12:29:00Z" w:initials="r">
    <w:p w14:paraId="1CFDA72C" w14:textId="6BDA17EF" w:rsidR="005E7560" w:rsidRDefault="005E7560" w:rsidP="00775268">
      <w:pPr>
        <w:pStyle w:val="CommentText"/>
      </w:pPr>
      <w:r>
        <w:rPr>
          <w:rStyle w:val="CommentReference"/>
        </w:rPr>
        <w:annotationRef/>
      </w:r>
      <w:r>
        <w:t>Room for sure. Do you have an example country in mind, ideally of similar size to Libya to be comparable?</w:t>
      </w:r>
    </w:p>
    <w:p w14:paraId="28D51327" w14:textId="77777777" w:rsidR="005E7560" w:rsidRDefault="005E7560" w:rsidP="00775268">
      <w:pPr>
        <w:pStyle w:val="CommentText"/>
      </w:pPr>
    </w:p>
    <w:p w14:paraId="4A030931" w14:textId="6F9BE7AC" w:rsidR="005E7560" w:rsidRDefault="005E7560" w:rsidP="00775268">
      <w:pPr>
        <w:pStyle w:val="CommentText"/>
      </w:pPr>
      <w:r>
        <w:t>The following countries have results with less than 90% of baseline area for climate:</w:t>
      </w:r>
    </w:p>
    <w:p w14:paraId="3C635FE3" w14:textId="77777777" w:rsidR="005E7560" w:rsidRDefault="005E7560" w:rsidP="00775268">
      <w:pPr>
        <w:pStyle w:val="CommentText"/>
      </w:pPr>
      <w:r>
        <w:t>Kosovo</w:t>
      </w:r>
    </w:p>
    <w:p w14:paraId="4B6264FA" w14:textId="77777777" w:rsidR="005E7560" w:rsidRDefault="005E7560" w:rsidP="00775268">
      <w:pPr>
        <w:pStyle w:val="CommentText"/>
      </w:pPr>
      <w:r>
        <w:t>Serbia</w:t>
      </w:r>
    </w:p>
    <w:p w14:paraId="18C8AFAD" w14:textId="77777777" w:rsidR="005E7560" w:rsidRDefault="005E7560" w:rsidP="00775268">
      <w:pPr>
        <w:pStyle w:val="CommentText"/>
      </w:pPr>
      <w:r>
        <w:t>Djibouti</w:t>
      </w:r>
    </w:p>
    <w:p w14:paraId="6608460E" w14:textId="77777777" w:rsidR="005E7560" w:rsidRDefault="005E7560" w:rsidP="00775268">
      <w:pPr>
        <w:pStyle w:val="CommentText"/>
      </w:pPr>
      <w:r>
        <w:t>Montenegro</w:t>
      </w:r>
    </w:p>
    <w:p w14:paraId="6674687E" w14:textId="77777777" w:rsidR="005E7560" w:rsidRDefault="005E7560" w:rsidP="00775268">
      <w:pPr>
        <w:pStyle w:val="CommentText"/>
      </w:pPr>
      <w:r>
        <w:t>Palestina</w:t>
      </w:r>
    </w:p>
    <w:p w14:paraId="1AD988B6" w14:textId="77777777" w:rsidR="005E7560" w:rsidRDefault="005E7560" w:rsidP="00775268">
      <w:pPr>
        <w:pStyle w:val="CommentText"/>
      </w:pPr>
      <w:r>
        <w:t>Belarus</w:t>
      </w:r>
    </w:p>
    <w:p w14:paraId="265E66EA" w14:textId="77777777" w:rsidR="005E7560" w:rsidRDefault="005E7560" w:rsidP="00775268">
      <w:pPr>
        <w:pStyle w:val="CommentText"/>
      </w:pPr>
      <w:r>
        <w:t>Curaçao</w:t>
      </w:r>
    </w:p>
    <w:p w14:paraId="0E9EECB6" w14:textId="77777777" w:rsidR="005E7560" w:rsidRDefault="005E7560" w:rsidP="00775268">
      <w:pPr>
        <w:pStyle w:val="CommentText"/>
      </w:pPr>
      <w:r>
        <w:t>Tunisia</w:t>
      </w:r>
    </w:p>
    <w:p w14:paraId="01EBC375" w14:textId="77777777" w:rsidR="005E7560" w:rsidRPr="00F9100C" w:rsidRDefault="005E7560" w:rsidP="00775268">
      <w:pPr>
        <w:pStyle w:val="CommentText"/>
        <w:rPr>
          <w:lang w:val="fr-CA"/>
        </w:rPr>
      </w:pPr>
      <w:r w:rsidRPr="00F9100C">
        <w:rPr>
          <w:lang w:val="fr-CA"/>
        </w:rPr>
        <w:t>Morocco</w:t>
      </w:r>
    </w:p>
    <w:p w14:paraId="4CB621F7" w14:textId="77777777" w:rsidR="005E7560" w:rsidRPr="00F9100C" w:rsidRDefault="005E7560" w:rsidP="00775268">
      <w:pPr>
        <w:pStyle w:val="CommentText"/>
        <w:rPr>
          <w:lang w:val="fr-CA"/>
        </w:rPr>
      </w:pPr>
      <w:r w:rsidRPr="00F9100C">
        <w:rPr>
          <w:lang w:val="fr-CA"/>
        </w:rPr>
        <w:t>Portugal</w:t>
      </w:r>
    </w:p>
    <w:p w14:paraId="0241DEFF" w14:textId="77777777" w:rsidR="005E7560" w:rsidRPr="00F9100C" w:rsidRDefault="005E7560" w:rsidP="00775268">
      <w:pPr>
        <w:pStyle w:val="CommentText"/>
        <w:rPr>
          <w:lang w:val="fr-CA"/>
        </w:rPr>
      </w:pPr>
      <w:r w:rsidRPr="00F9100C">
        <w:rPr>
          <w:lang w:val="fr-CA"/>
        </w:rPr>
        <w:t>Algeria</w:t>
      </w:r>
    </w:p>
    <w:p w14:paraId="34149416" w14:textId="77777777" w:rsidR="005E7560" w:rsidRPr="00F9100C" w:rsidRDefault="005E7560" w:rsidP="00775268">
      <w:pPr>
        <w:pStyle w:val="CommentText"/>
        <w:rPr>
          <w:lang w:val="fr-CA"/>
        </w:rPr>
      </w:pPr>
      <w:r w:rsidRPr="00F9100C">
        <w:rPr>
          <w:lang w:val="fr-CA"/>
        </w:rPr>
        <w:t>Uzbekistan</w:t>
      </w:r>
    </w:p>
    <w:p w14:paraId="1481D35C" w14:textId="77777777" w:rsidR="005E7560" w:rsidRPr="00F9100C" w:rsidRDefault="005E7560" w:rsidP="00775268">
      <w:pPr>
        <w:pStyle w:val="CommentText"/>
        <w:rPr>
          <w:lang w:val="fr-CA"/>
        </w:rPr>
      </w:pPr>
      <w:r w:rsidRPr="00F9100C">
        <w:rPr>
          <w:lang w:val="fr-CA"/>
        </w:rPr>
        <w:t>Brunei</w:t>
      </w:r>
    </w:p>
    <w:p w14:paraId="53961FDA" w14:textId="77777777" w:rsidR="005E7560" w:rsidRPr="00F9100C" w:rsidRDefault="005E7560" w:rsidP="00775268">
      <w:pPr>
        <w:pStyle w:val="CommentText"/>
        <w:rPr>
          <w:lang w:val="fr-CA"/>
        </w:rPr>
      </w:pPr>
      <w:r w:rsidRPr="00F9100C">
        <w:rPr>
          <w:lang w:val="fr-CA"/>
        </w:rPr>
        <w:t>Uganda</w:t>
      </w:r>
    </w:p>
    <w:p w14:paraId="4150C736" w14:textId="77777777" w:rsidR="005E7560" w:rsidRDefault="005E7560" w:rsidP="00775268">
      <w:pPr>
        <w:pStyle w:val="CommentText"/>
      </w:pPr>
      <w:r>
        <w:t>Sierra.Leone</w:t>
      </w:r>
    </w:p>
    <w:p w14:paraId="52F7345D" w14:textId="77777777" w:rsidR="005E7560" w:rsidRDefault="005E7560" w:rsidP="00775268">
      <w:pPr>
        <w:pStyle w:val="CommentText"/>
      </w:pPr>
      <w:r>
        <w:t>Yemen</w:t>
      </w:r>
    </w:p>
    <w:p w14:paraId="70A0B424" w14:textId="77777777" w:rsidR="005E7560" w:rsidRDefault="005E7560" w:rsidP="00775268">
      <w:pPr>
        <w:pStyle w:val="CommentText"/>
      </w:pPr>
      <w:r>
        <w:t>Burkina.Faso</w:t>
      </w:r>
    </w:p>
    <w:p w14:paraId="602BB98B" w14:textId="77777777" w:rsidR="005E7560" w:rsidRDefault="005E7560" w:rsidP="00775268">
      <w:pPr>
        <w:pStyle w:val="CommentText"/>
      </w:pPr>
      <w:r>
        <w:t>Timor.Leste</w:t>
      </w:r>
    </w:p>
    <w:p w14:paraId="4B139224" w14:textId="0879FC11" w:rsidR="005E7560" w:rsidRDefault="005E7560" w:rsidP="00775268">
      <w:pPr>
        <w:pStyle w:val="CommentText"/>
      </w:pPr>
      <w:r>
        <w:t>Ukraine</w:t>
      </w:r>
    </w:p>
    <w:p w14:paraId="0E925CC4" w14:textId="71847E34" w:rsidR="005E7560" w:rsidRDefault="005E7560">
      <w:pPr>
        <w:pStyle w:val="CommentText"/>
      </w:pPr>
    </w:p>
  </w:comment>
  <w:comment w:id="41" w:author="richard" w:date="2020-06-12T11:45:00Z" w:initials="r">
    <w:p w14:paraId="087AA787" w14:textId="1C226A9A" w:rsidR="005E7560" w:rsidRDefault="005E7560">
      <w:pPr>
        <w:pStyle w:val="CommentText"/>
      </w:pPr>
      <w:r>
        <w:rPr>
          <w:rStyle w:val="CommentReference"/>
        </w:rPr>
        <w:annotationRef/>
      </w:r>
      <w:r>
        <w:t>Should we add a climate example as well?</w:t>
      </w:r>
    </w:p>
  </w:comment>
  <w:comment w:id="42" w:author="Allison Binley" w:date="2020-06-18T14:42:00Z" w:initials="AB">
    <w:p w14:paraId="4006E688" w14:textId="69DF616C" w:rsidR="005E7560" w:rsidRDefault="005E7560">
      <w:pPr>
        <w:pStyle w:val="CommentText"/>
      </w:pPr>
      <w:r>
        <w:rPr>
          <w:rStyle w:val="CommentReference"/>
        </w:rPr>
        <w:annotationRef/>
      </w:r>
      <w:r>
        <w:t>I like the idea of including a climate example. Feels a bit left out at the moment, and these examples are really strong in my opinion</w:t>
      </w:r>
    </w:p>
    <w:p w14:paraId="39A967DE" w14:textId="77777777" w:rsidR="005E7560" w:rsidRDefault="005E7560">
      <w:pPr>
        <w:pStyle w:val="CommentText"/>
      </w:pPr>
    </w:p>
    <w:p w14:paraId="76A89DAD" w14:textId="16AB2DC0" w:rsidR="005E7560" w:rsidRDefault="005E7560">
      <w:pPr>
        <w:pStyle w:val="CommentText"/>
      </w:pPr>
    </w:p>
  </w:comment>
  <w:comment w:id="43" w:author="Buxton,Rachel" w:date="2020-03-11T10:20:00Z" w:initials="B">
    <w:p w14:paraId="4F899486" w14:textId="77777777" w:rsidR="005E7560" w:rsidRDefault="005E7560" w:rsidP="001459A1">
      <w:pPr>
        <w:pStyle w:val="CommentText"/>
      </w:pPr>
      <w:r>
        <w:rPr>
          <w:rStyle w:val="CommentReference"/>
        </w:rPr>
        <w:annotationRef/>
      </w:r>
      <w:r>
        <w:t>Might be good to have some discussion around this.</w:t>
      </w:r>
    </w:p>
    <w:p w14:paraId="6C13BC68" w14:textId="77777777" w:rsidR="005E7560" w:rsidRDefault="005E7560" w:rsidP="001459A1">
      <w:pPr>
        <w:pStyle w:val="CommentText"/>
      </w:pPr>
    </w:p>
    <w:p w14:paraId="4C2FD8EB" w14:textId="77777777" w:rsidR="005E7560" w:rsidRDefault="005E7560" w:rsidP="001459A1">
      <w:pPr>
        <w:pStyle w:val="CommentText"/>
      </w:pPr>
      <w:r>
        <w:t>Interesting that temperate conifer forests have the highest variation – does that include boreal forests?</w:t>
      </w:r>
    </w:p>
    <w:p w14:paraId="62A18204" w14:textId="77777777" w:rsidR="005E7560" w:rsidRDefault="005E7560" w:rsidP="001459A1">
      <w:pPr>
        <w:pStyle w:val="CommentText"/>
      </w:pPr>
    </w:p>
    <w:p w14:paraId="6905BAB4" w14:textId="77777777" w:rsidR="005E7560" w:rsidRDefault="005E7560" w:rsidP="001459A1">
      <w:pPr>
        <w:pStyle w:val="CommentText"/>
      </w:pPr>
      <w:r>
        <w:t>Also, might be worth pulling out quantitatively (from the climate models and land-use change) – why we think there’s more variation between scenarios.  Is it driven mostly predicted probability of novel climates, a particular type of land-use change, or political instability?</w:t>
      </w:r>
    </w:p>
  </w:comment>
  <w:comment w:id="44" w:author="richard" w:date="2020-06-12T16:05:00Z" w:initials="r">
    <w:p w14:paraId="29226012" w14:textId="626DD180" w:rsidR="005E7560" w:rsidRDefault="005E7560">
      <w:pPr>
        <w:pStyle w:val="CommentText"/>
      </w:pPr>
      <w:r>
        <w:rPr>
          <w:rStyle w:val="CommentReference"/>
        </w:rPr>
        <w:annotationRef/>
      </w:r>
      <w:r>
        <w:t>Good point. I’ve added a supp mat figures showing the biomes now (Fig. S5). What we see is largely related to the size of the two biomes (both are relatively small) and their spatial distribution. Happy to look into this more quantitatively if people think it would be a good idea. Right now biomes are a bit of a side note for sure. I just wasn’t sure if including biomes was the way to go (I don’t feel strongly either way).</w:t>
      </w:r>
    </w:p>
  </w:comment>
  <w:comment w:id="45" w:author="Viv Mcshane" w:date="2020-06-29T12:12:00Z" w:initials="VM">
    <w:p w14:paraId="74C0CAC8" w14:textId="5B4C11BD" w:rsidR="005E7560" w:rsidRDefault="005E7560">
      <w:pPr>
        <w:pStyle w:val="CommentText"/>
      </w:pPr>
      <w:r>
        <w:rPr>
          <w:rStyle w:val="CommentReference"/>
        </w:rPr>
        <w:annotationRef/>
      </w:r>
      <w:r>
        <w:t>I think having the biomes in here is important – it makes the “numbers” a little more relatable? Some discussion on the differences in terms of governance/land-use change for respective nations where these biomes are would be interesting (or discussion on the properties of forests etc – I would assume that conifer forests are heavily logged and so this is contributing to the vast differences given different scenarios – similarly I think mangroves have high extraction?</w:t>
      </w:r>
    </w:p>
  </w:comment>
  <w:comment w:id="46" w:author="Viv Mcshane" w:date="2020-06-29T12:15:00Z" w:initials="VM">
    <w:p w14:paraId="65EB10AD" w14:textId="7E9AF0A8" w:rsidR="005E7560" w:rsidRDefault="005E7560">
      <w:pPr>
        <w:pStyle w:val="CommentText"/>
      </w:pPr>
      <w:r>
        <w:rPr>
          <w:rStyle w:val="CommentReference"/>
        </w:rPr>
        <w:annotationRef/>
      </w:r>
      <w:r>
        <w:t>Can we please explicitly mention climate change here? That’s the most interesting thing about this part IMO</w:t>
      </w:r>
    </w:p>
  </w:comment>
  <w:comment w:id="50" w:author="Viv Mcshane" w:date="2020-06-29T12:17:00Z" w:initials="VM">
    <w:p w14:paraId="6A0D86A0" w14:textId="7CF75BC0" w:rsidR="005E7560" w:rsidRDefault="005E7560">
      <w:pPr>
        <w:pStyle w:val="CommentText"/>
      </w:pPr>
      <w:r>
        <w:rPr>
          <w:rStyle w:val="CommentReference"/>
        </w:rPr>
        <w:annotationRef/>
      </w:r>
      <w:r>
        <w:t xml:space="preserve">Is there anything we can say about governance effectiveness in these countries given that this is a key objective of our analyses?  </w:t>
      </w:r>
      <w:r w:rsidRPr="00E11DF4">
        <w:rPr>
          <w:rFonts w:ascii="Calibri" w:hAnsi="Calibri"/>
        </w:rPr>
        <w:t xml:space="preserve">These nations differ substantially in their socio-economic demography and </w:t>
      </w:r>
      <w:r w:rsidRPr="007F7792">
        <w:rPr>
          <w:rFonts w:ascii="Calibri" w:eastAsia="Times New Roman" w:hAnsi="Calibri" w:cs="Times New Roman"/>
          <w:color w:val="000000"/>
          <w:shd w:val="clear" w:color="auto" w:fill="FFFFFF"/>
        </w:rPr>
        <w:t>political commitment to conserve biodiversity</w:t>
      </w:r>
      <w:r>
        <w:rPr>
          <w:rFonts w:ascii="Calibri" w:eastAsia="Times New Roman" w:hAnsi="Calibri" w:cs="Times New Roman"/>
          <w:color w:val="000000"/>
          <w:shd w:val="clear" w:color="auto" w:fill="FFFFFF"/>
        </w:rPr>
        <w:t>.</w:t>
      </w:r>
    </w:p>
    <w:p w14:paraId="42D4699D" w14:textId="77777777" w:rsidR="005E7560" w:rsidRDefault="005E7560">
      <w:pPr>
        <w:pStyle w:val="CommentText"/>
      </w:pPr>
      <w:r>
        <w:t>Canada has a higher governance index than the other countries, I think Egypt has the lowest of this group – what does this mean for their ability to enact protection?</w:t>
      </w:r>
    </w:p>
    <w:p w14:paraId="5D743308" w14:textId="77777777" w:rsidR="005E7560" w:rsidRDefault="005E7560">
      <w:pPr>
        <w:pStyle w:val="CommentText"/>
      </w:pPr>
    </w:p>
    <w:p w14:paraId="13E19A06" w14:textId="335E20BD" w:rsidR="005E7560" w:rsidRDefault="005E7560">
      <w:pPr>
        <w:pStyle w:val="CommentText"/>
      </w:pPr>
      <w:r>
        <w:t>Maybe that is still a caveat of this approach – e.g. the ability of NGOs to work with governments to establish PAs in Egypt/Kazakhstan is probably lower than in Peru/Finland/Canada  - so low chance of success in enacting conservation? but maybe higher governance index is also restrictive as there are already so many regulations and legislations in place its also hard to establish PAs.</w:t>
      </w:r>
    </w:p>
    <w:p w14:paraId="5375D0FC" w14:textId="77777777" w:rsidR="005E7560" w:rsidRDefault="005E7560">
      <w:pPr>
        <w:pStyle w:val="CommentText"/>
      </w:pPr>
    </w:p>
    <w:p w14:paraId="05C81A6C" w14:textId="12349816" w:rsidR="005E7560" w:rsidRDefault="005E7560">
      <w:pPr>
        <w:pStyle w:val="CommentText"/>
      </w:pPr>
      <w:r>
        <w:t>Just some food for thought!</w:t>
      </w:r>
    </w:p>
  </w:comment>
  <w:comment w:id="51" w:author="richard" w:date="2020-06-12T11:05:00Z" w:initials="r">
    <w:p w14:paraId="5C02AEBF" w14:textId="653DBF29" w:rsidR="005E7560" w:rsidRDefault="005E7560">
      <w:pPr>
        <w:pStyle w:val="CommentText"/>
      </w:pPr>
      <w:r>
        <w:rPr>
          <w:rStyle w:val="CommentReference"/>
        </w:rPr>
        <w:annotationRef/>
      </w:r>
      <w:r>
        <w:t>Working on structuring and then running this.</w:t>
      </w:r>
    </w:p>
  </w:comment>
  <w:comment w:id="52" w:author="Viv Mcshane" w:date="2020-06-29T12:26:00Z" w:initials="VM">
    <w:p w14:paraId="502A47EC" w14:textId="3CA8D8EB" w:rsidR="005E7560" w:rsidRDefault="005E7560">
      <w:pPr>
        <w:pStyle w:val="CommentText"/>
      </w:pPr>
      <w:r>
        <w:rPr>
          <w:rStyle w:val="CommentReference"/>
        </w:rPr>
        <w:annotationRef/>
      </w:r>
      <w:r>
        <w:t>You’ve removed the framing around uncertainty so I don’t think this is necessary</w:t>
      </w:r>
    </w:p>
  </w:comment>
  <w:comment w:id="53" w:author="richard" w:date="2020-04-15T13:14:00Z" w:initials="r">
    <w:p w14:paraId="566EC2F8" w14:textId="4F09C282" w:rsidR="005E7560" w:rsidRDefault="005E7560">
      <w:pPr>
        <w:pStyle w:val="CommentText"/>
      </w:pPr>
      <w:r>
        <w:rPr>
          <w:rStyle w:val="CommentReference"/>
        </w:rPr>
        <w:annotationRef/>
      </w:r>
      <w:r>
        <w:t xml:space="preserve">I think that’s a good idea. Have there been any global Marxan analysis at this resolution? I think not, but am not sure. </w:t>
      </w:r>
    </w:p>
    <w:p w14:paraId="373413F6" w14:textId="5F3450AE" w:rsidR="005E7560" w:rsidRDefault="005E7560">
      <w:pPr>
        <w:pStyle w:val="CommentText"/>
      </w:pPr>
      <w:r>
        <w:t xml:space="preserve">For ILP, there is a recent marine example out there that I reviewed: </w:t>
      </w:r>
      <w:hyperlink r:id="rId5" w:history="1">
        <w:r>
          <w:rPr>
            <w:rStyle w:val="Hyperlink"/>
          </w:rPr>
          <w:t>https://www.sciencedirect.com/science/article/pii/S2590332220300439</w:t>
        </w:r>
      </w:hyperlink>
    </w:p>
    <w:p w14:paraId="050931C1" w14:textId="0859E6B4" w:rsidR="005E7560" w:rsidRDefault="005E7560">
      <w:pPr>
        <w:pStyle w:val="CommentText"/>
      </w:pPr>
      <w:r>
        <w:t xml:space="preserve">And Jeff’s Nature paper. </w:t>
      </w:r>
    </w:p>
    <w:p w14:paraId="054B3FFC" w14:textId="754D72A5" w:rsidR="005E7560" w:rsidRDefault="005E7560">
      <w:pPr>
        <w:pStyle w:val="CommentText"/>
      </w:pPr>
    </w:p>
  </w:comment>
  <w:comment w:id="54" w:author="Viv Mcshane" w:date="2020-06-29T12:27:00Z" w:initials="VM">
    <w:p w14:paraId="5EE9D9C3" w14:textId="77777777" w:rsidR="005E7560" w:rsidRDefault="005E7560">
      <w:pPr>
        <w:pStyle w:val="CommentText"/>
      </w:pPr>
      <w:r>
        <w:rPr>
          <w:rStyle w:val="CommentReference"/>
        </w:rPr>
        <w:annotationRef/>
      </w:r>
      <w:r>
        <w:t xml:space="preserve">Yes to acknowledge stuff done before – </w:t>
      </w:r>
    </w:p>
    <w:p w14:paraId="64957F97" w14:textId="15B6D2AC" w:rsidR="005E7560" w:rsidRDefault="005E7560">
      <w:pPr>
        <w:pStyle w:val="CommentText"/>
      </w:pPr>
      <w:r>
        <w:t>e.g. global prioritisation for governance alone (Eklund et al 2011)</w:t>
      </w:r>
    </w:p>
    <w:p w14:paraId="21BCBE7E" w14:textId="6054541E" w:rsidR="005E7560" w:rsidRDefault="005E7560">
      <w:pPr>
        <w:pStyle w:val="CommentText"/>
      </w:pPr>
      <w:r>
        <w:t>There’s lots of regional work starting to account for climate change and land-use in prioritisations, but good to highlight the need for global maps to guide conservation investment for agencies working across the globe like NGOS etc?</w:t>
      </w:r>
    </w:p>
    <w:p w14:paraId="093C32D2" w14:textId="6064DBED" w:rsidR="005E7560" w:rsidRDefault="005E7560">
      <w:pPr>
        <w:pStyle w:val="CommentText"/>
      </w:pPr>
    </w:p>
  </w:comment>
  <w:comment w:id="55" w:author="Joseph Bennett" w:date="2020-04-14T09:00:00Z" w:initials="JB">
    <w:p w14:paraId="16F4CE2E" w14:textId="0E404A54" w:rsidR="005E7560" w:rsidRDefault="005E7560">
      <w:pPr>
        <w:pStyle w:val="CommentText"/>
      </w:pPr>
      <w:r>
        <w:rPr>
          <w:rStyle w:val="CommentReference"/>
        </w:rPr>
        <w:annotationRef/>
      </w:r>
      <w:r>
        <w:t>Once stuff in caps above is done I can try to strengthen conluding para</w:t>
      </w:r>
    </w:p>
  </w:comment>
  <w:comment w:id="56" w:author="Viv Mcshane" w:date="2020-06-29T12:38:00Z" w:initials="VM">
    <w:p w14:paraId="28DDD0C3" w14:textId="290121D5" w:rsidR="00A01326" w:rsidRDefault="00A01326">
      <w:pPr>
        <w:pStyle w:val="CommentText"/>
      </w:pPr>
      <w:r>
        <w:rPr>
          <w:rStyle w:val="CommentReference"/>
        </w:rPr>
        <w:annotationRef/>
      </w:r>
      <w:r>
        <w:t>Do we still need to talk about uncertainty here? I think maybe we need to introduce uncertainty in the intro if its going to be a topic of discussion at the end</w:t>
      </w:r>
    </w:p>
  </w:comment>
  <w:comment w:id="57" w:author="Joseph Bennett" w:date="2020-06-11T06:35:00Z" w:initials="JB">
    <w:p w14:paraId="48110054" w14:textId="371838E3" w:rsidR="005E7560" w:rsidRDefault="005E7560">
      <w:pPr>
        <w:pStyle w:val="CommentText"/>
      </w:pPr>
      <w:r>
        <w:rPr>
          <w:rStyle w:val="CommentReference"/>
        </w:rPr>
        <w:annotationRef/>
      </w:r>
      <w:r>
        <w:t>Should we have a sentence just before this one comparing to previous analyses that have just done biodiversity, or maybe one extra thing?</w:t>
      </w:r>
    </w:p>
  </w:comment>
  <w:comment w:id="58" w:author="Jeffrey Owen Hanson" w:date="2020-03-16T10:42:00Z" w:initials="JOH">
    <w:p w14:paraId="4DB89186" w14:textId="4E818480" w:rsidR="005E7560" w:rsidRDefault="005E7560">
      <w:pPr>
        <w:pStyle w:val="CommentText"/>
      </w:pPr>
      <w:r>
        <w:rPr>
          <w:rStyle w:val="CommentReference"/>
        </w:rPr>
        <w:annotationRef/>
      </w:r>
      <w:r>
        <w:t>Perhaps you could use different colors for “protected area”, “only selected in this scenario”, “selected in at least one other scenario too”?</w:t>
      </w:r>
    </w:p>
  </w:comment>
  <w:comment w:id="59" w:author="richard" w:date="2020-06-12T11:06:00Z" w:initials="r">
    <w:p w14:paraId="30D03DD7" w14:textId="2B859554" w:rsidR="005E7560" w:rsidRDefault="005E7560">
      <w:pPr>
        <w:pStyle w:val="CommentText"/>
      </w:pPr>
      <w:r>
        <w:rPr>
          <w:rStyle w:val="CommentReference"/>
        </w:rPr>
        <w:annotationRef/>
      </w:r>
      <w:r>
        <w:t>I think that would be too busy. Probably best to move to supp mat.</w:t>
      </w:r>
    </w:p>
  </w:comment>
  <w:comment w:id="60" w:author="richard" w:date="2020-03-03T08:22:00Z" w:initials="r">
    <w:p w14:paraId="482D7CE4" w14:textId="77777777" w:rsidR="005E7560" w:rsidRDefault="005E7560">
      <w:pPr>
        <w:pStyle w:val="CommentText"/>
      </w:pPr>
      <w:r>
        <w:rPr>
          <w:rStyle w:val="CommentReference"/>
        </w:rPr>
        <w:annotationRef/>
      </w:r>
      <w:r>
        <w:t>Placeholder. Need to make this more useful</w:t>
      </w:r>
    </w:p>
    <w:p w14:paraId="0C87499A" w14:textId="389407F5" w:rsidR="005E7560" w:rsidRDefault="005E7560">
      <w:pPr>
        <w:pStyle w:val="CommentText"/>
      </w:pPr>
      <w:r>
        <w:t>Might also need to go into supp mat to save space</w:t>
      </w:r>
    </w:p>
  </w:comment>
  <w:comment w:id="61" w:author="Joseph Bennett" w:date="2020-04-14T09:02:00Z" w:initials="JB">
    <w:p w14:paraId="1A141592" w14:textId="77777777" w:rsidR="005E7560" w:rsidRDefault="005E7560">
      <w:pPr>
        <w:pStyle w:val="CommentText"/>
      </w:pPr>
      <w:r>
        <w:rPr>
          <w:rStyle w:val="CommentReference"/>
        </w:rPr>
        <w:annotationRef/>
      </w:r>
      <w:r>
        <w:t xml:space="preserve">If we can fix the colours, could keep in the main? </w:t>
      </w:r>
    </w:p>
    <w:p w14:paraId="68F85DCB" w14:textId="77777777" w:rsidR="005E7560" w:rsidRDefault="005E7560">
      <w:pPr>
        <w:pStyle w:val="CommentText"/>
      </w:pPr>
    </w:p>
    <w:p w14:paraId="7E8EB4EC" w14:textId="3928BB35" w:rsidR="005E7560" w:rsidRDefault="005E7560">
      <w:pPr>
        <w:pStyle w:val="CommentText"/>
      </w:pPr>
      <w:r>
        <w:t xml:space="preserve">Or could provide baseline versus all three together, then present all scenarios in the SI? </w:t>
      </w:r>
    </w:p>
  </w:comment>
  <w:comment w:id="62" w:author="Viv Mcshane" w:date="2020-06-29T11:39:00Z" w:initials="VM">
    <w:p w14:paraId="2F1568A8" w14:textId="66C0BB5E" w:rsidR="005E7560" w:rsidRDefault="005E7560">
      <w:pPr>
        <w:pStyle w:val="CommentText"/>
      </w:pPr>
      <w:r>
        <w:rPr>
          <w:rStyle w:val="CommentReference"/>
        </w:rPr>
        <w:annotationRef/>
      </w:r>
      <w:r>
        <w:t>Yes – difficult to see any large differences in these images – the difference map in fig 2 is a better comparison – this is good in supp</w:t>
      </w:r>
    </w:p>
  </w:comment>
  <w:comment w:id="63" w:author="Viv Mcshane" w:date="2020-03-16T10:06:00Z" w:initials="VM">
    <w:p w14:paraId="149BA32E" w14:textId="3003193A" w:rsidR="005E7560" w:rsidRDefault="005E7560">
      <w:pPr>
        <w:pStyle w:val="CommentText"/>
      </w:pPr>
      <w:r>
        <w:rPr>
          <w:rStyle w:val="CommentReference"/>
        </w:rPr>
        <w:annotationRef/>
      </w:r>
      <w:r>
        <w:t>Can we make the grey lighter in the background so that the blue stands out more? Its very hard to see with the country background colour.</w:t>
      </w:r>
    </w:p>
  </w:comment>
  <w:comment w:id="65" w:author="richard" w:date="2020-01-06T15:31:00Z" w:initials="r">
    <w:p w14:paraId="4DD25A8C" w14:textId="4F9C02CD" w:rsidR="005E7560" w:rsidRDefault="005E7560">
      <w:pPr>
        <w:pStyle w:val="CommentText"/>
      </w:pPr>
      <w:r>
        <w:rPr>
          <w:rStyle w:val="CommentReference"/>
        </w:rPr>
        <w:annotationRef/>
      </w:r>
      <w:r>
        <w:t>Total: 30930</w:t>
      </w:r>
    </w:p>
  </w:comment>
  <w:comment w:id="66" w:author="Joseph Bennett" w:date="2020-06-11T06:27:00Z" w:initials="JB">
    <w:p w14:paraId="5FCA974D" w14:textId="150D3FF6" w:rsidR="005E7560" w:rsidRDefault="005E7560">
      <w:pPr>
        <w:pStyle w:val="CommentText"/>
      </w:pPr>
      <w:r>
        <w:rPr>
          <w:rStyle w:val="CommentReference"/>
        </w:rPr>
        <w:annotationRef/>
      </w:r>
      <w:r>
        <w:t>Socio-political?</w:t>
      </w:r>
    </w:p>
  </w:comment>
  <w:comment w:id="67" w:author="richard" w:date="2020-03-03T12:47:00Z" w:initials="r">
    <w:p w14:paraId="0E5EC58A" w14:textId="1BBF8A37" w:rsidR="005E7560" w:rsidRDefault="005E7560">
      <w:pPr>
        <w:pStyle w:val="CommentText"/>
      </w:pPr>
      <w:r>
        <w:rPr>
          <w:rStyle w:val="CommentReference"/>
        </w:rPr>
        <w:annotationRef/>
      </w:r>
      <w:r>
        <w:t>We should probably add the maths in here. Jeff, would you be able to do that?</w:t>
      </w:r>
    </w:p>
  </w:comment>
  <w:comment w:id="68" w:author="Unknown Author" w:date="2020-01-15T13:03:00Z" w:initials="">
    <w:p w14:paraId="28762C38" w14:textId="77777777" w:rsidR="005E7560" w:rsidRDefault="005E7560">
      <w:r>
        <w:rPr>
          <w:rFonts w:ascii="Calibri" w:hAnsi="Calibri"/>
          <w:sz w:val="20"/>
        </w:rPr>
        <w:t>This will require some justification, standard approaches (though poorly justified) using log-linear scaling to calculate targets.</w:t>
      </w:r>
    </w:p>
  </w:comment>
  <w:comment w:id="69" w:author="Joseph Bennett" w:date="2020-01-11T07:23:00Z" w:initials="JB">
    <w:p w14:paraId="1FB287EC" w14:textId="75C88669" w:rsidR="005E7560" w:rsidRDefault="005E7560">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70" w:author="richard" w:date="2020-03-03T11:25:00Z" w:initials="r">
    <w:p w14:paraId="5704DF23" w14:textId="249B360B" w:rsidR="005E7560" w:rsidRDefault="005E7560">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79" w:author="Joseph Bennett" w:date="2020-04-14T09:01:00Z" w:initials="JB">
    <w:p w14:paraId="34DACA19" w14:textId="77777777" w:rsidR="005E7560" w:rsidRDefault="005E7560" w:rsidP="00A70CCC">
      <w:pPr>
        <w:pStyle w:val="CommentText"/>
      </w:pPr>
      <w:r>
        <w:rPr>
          <w:rStyle w:val="CommentReference"/>
        </w:rPr>
        <w:annotationRef/>
      </w:r>
      <w:r>
        <w:t>I’m not totally clear on this table, and wondering if it should go in SI and identify the countries that represent the extremes?</w:t>
      </w:r>
    </w:p>
  </w:comment>
  <w:comment w:id="80" w:author="richard" w:date="2020-06-12T11:08:00Z" w:initials="r">
    <w:p w14:paraId="52EBA948" w14:textId="502EE814" w:rsidR="005E7560" w:rsidRDefault="005E7560">
      <w:pPr>
        <w:pStyle w:val="CommentText"/>
      </w:pPr>
      <w:r>
        <w:rPr>
          <w:rStyle w:val="CommentReference"/>
        </w:rPr>
        <w:annotationRef/>
      </w:r>
      <w:r>
        <w:rPr>
          <w:rStyle w:val="CommentReference"/>
        </w:rPr>
        <w:t>This is essentially a table that shows the detailed from Table S3 (country specific values) summarized. Maybe not that useful?</w:t>
      </w:r>
      <w:r>
        <w:t xml:space="preserve"> </w:t>
      </w:r>
    </w:p>
  </w:comment>
  <w:comment w:id="83" w:author="Viv Mcshane" w:date="2020-06-29T11:59:00Z" w:initials="VM">
    <w:p w14:paraId="4402BA93" w14:textId="49D43C6A" w:rsidR="005E7560" w:rsidRDefault="005E7560">
      <w:pPr>
        <w:pStyle w:val="CommentText"/>
      </w:pPr>
      <w:r>
        <w:rPr>
          <w:rStyle w:val="CommentReference"/>
        </w:rPr>
        <w:annotationRef/>
      </w:r>
      <w:r>
        <w:t>OK – so it is the WGI data that was used – in which case we need to remove the reference to transparency data in the beginning</w:t>
      </w:r>
    </w:p>
  </w:comment>
  <w:comment w:id="84" w:author="Jeremy Pittman" w:date="2020-04-24T13:28:00Z" w:initials="JP">
    <w:p w14:paraId="2D385FF6" w14:textId="77777777" w:rsidR="005E7560" w:rsidRDefault="005E7560" w:rsidP="00B857EE">
      <w:pPr>
        <w:pStyle w:val="CommentText"/>
      </w:pPr>
      <w:r>
        <w:rPr>
          <w:rStyle w:val="CommentReference"/>
        </w:rPr>
        <w:annotationRef/>
      </w:r>
      <w:r>
        <w:t>I just quoted these all verbatim for now… I think that’s the best way to convey the meaning, but if you want me to rework, just let me know.</w:t>
      </w:r>
    </w:p>
  </w:comment>
  <w:comment w:id="85" w:author="Viv Mcshane" w:date="2020-06-29T12:07:00Z" w:initials="VM">
    <w:p w14:paraId="001CD08A" w14:textId="2916F75F" w:rsidR="005E7560" w:rsidRDefault="005E7560">
      <w:pPr>
        <w:pStyle w:val="CommentText"/>
      </w:pPr>
      <w:r>
        <w:rPr>
          <w:rStyle w:val="CommentReference"/>
        </w:rPr>
        <w:annotationRef/>
      </w:r>
      <w:r>
        <w:t>Can we say “poor” or something else instead of “bad”?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D375E0" w15:done="0"/>
  <w15:commentEx w15:paraId="4243B8E0" w15:done="0"/>
  <w15:commentEx w15:paraId="4FB5AC88" w15:done="0"/>
  <w15:commentEx w15:paraId="32E257DB" w15:done="0"/>
  <w15:commentEx w15:paraId="5F4F9D96" w15:done="0"/>
  <w15:commentEx w15:paraId="35711866" w15:paraIdParent="5F4F9D96" w15:done="0"/>
  <w15:commentEx w15:paraId="0C19B8CA" w15:done="0"/>
  <w15:commentEx w15:paraId="79B88DD6" w15:paraIdParent="0C19B8CA" w15:done="0"/>
  <w15:commentEx w15:paraId="35C5777D" w15:done="0"/>
  <w15:commentEx w15:paraId="171EC2BE" w15:paraIdParent="35C5777D" w15:done="0"/>
  <w15:commentEx w15:paraId="5DB9ACBF" w15:done="0"/>
  <w15:commentEx w15:paraId="0F421DFC" w15:paraIdParent="5DB9ACBF" w15:done="0"/>
  <w15:commentEx w15:paraId="7226159D" w15:paraIdParent="5DB9ACBF" w15:done="0"/>
  <w15:commentEx w15:paraId="1A087870" w15:done="0"/>
  <w15:commentEx w15:paraId="78A7765B" w15:done="0"/>
  <w15:commentEx w15:paraId="7E28FF4E" w15:done="0"/>
  <w15:commentEx w15:paraId="6F34EC14" w15:done="0"/>
  <w15:commentEx w15:paraId="6DB6BF3B" w15:done="0"/>
  <w15:commentEx w15:paraId="6F63C115" w15:done="0"/>
  <w15:commentEx w15:paraId="48AAFAAD" w15:done="0"/>
  <w15:commentEx w15:paraId="050438E1" w15:done="0"/>
  <w15:commentEx w15:paraId="31DC55C9" w15:paraIdParent="050438E1" w15:done="0"/>
  <w15:commentEx w15:paraId="65EC5D82" w15:paraIdParent="050438E1" w15:done="0"/>
  <w15:commentEx w15:paraId="21AB44F2" w15:paraIdParent="050438E1" w15:done="0"/>
  <w15:commentEx w15:paraId="6704107D" w15:paraIdParent="050438E1" w15:done="0"/>
  <w15:commentEx w15:paraId="3C087EE4" w15:paraIdParent="050438E1" w15:done="0"/>
  <w15:commentEx w15:paraId="3B4BE9EA" w15:done="0"/>
  <w15:commentEx w15:paraId="15A31355" w15:done="0"/>
  <w15:commentEx w15:paraId="0D828FA9" w15:done="0"/>
  <w15:commentEx w15:paraId="0E925CC4" w15:paraIdParent="0D828FA9" w15:done="0"/>
  <w15:commentEx w15:paraId="087AA787" w15:paraIdParent="0D828FA9" w15:done="0"/>
  <w15:commentEx w15:paraId="76A89DAD" w15:paraIdParent="0D828FA9" w15:done="0"/>
  <w15:commentEx w15:paraId="6905BAB4" w15:done="0"/>
  <w15:commentEx w15:paraId="29226012" w15:paraIdParent="6905BAB4" w15:done="0"/>
  <w15:commentEx w15:paraId="74C0CAC8" w15:paraIdParent="6905BAB4" w15:done="0"/>
  <w15:commentEx w15:paraId="65EB10AD" w15:done="0"/>
  <w15:commentEx w15:paraId="05C81A6C" w15:done="0"/>
  <w15:commentEx w15:paraId="5C02AEBF" w15:done="0"/>
  <w15:commentEx w15:paraId="502A47EC" w15:paraIdParent="5C02AEBF" w15:done="0"/>
  <w15:commentEx w15:paraId="054B3FFC" w15:done="0"/>
  <w15:commentEx w15:paraId="093C32D2" w15:paraIdParent="054B3FFC" w15:done="0"/>
  <w15:commentEx w15:paraId="16F4CE2E" w15:done="0"/>
  <w15:commentEx w15:paraId="28DDD0C3" w15:done="0"/>
  <w15:commentEx w15:paraId="48110054" w15:done="0"/>
  <w15:commentEx w15:paraId="4DB89186" w15:done="0"/>
  <w15:commentEx w15:paraId="30D03DD7" w15:paraIdParent="4DB89186" w15:done="0"/>
  <w15:commentEx w15:paraId="0C87499A" w15:done="0"/>
  <w15:commentEx w15:paraId="7E8EB4EC" w15:paraIdParent="0C87499A" w15:done="0"/>
  <w15:commentEx w15:paraId="2F1568A8" w15:paraIdParent="0C87499A" w15:done="0"/>
  <w15:commentEx w15:paraId="149BA32E" w15:done="0"/>
  <w15:commentEx w15:paraId="4DD25A8C" w15:done="0"/>
  <w15:commentEx w15:paraId="5FCA974D" w15:done="0"/>
  <w15:commentEx w15:paraId="0E5EC58A" w15:done="0"/>
  <w15:commentEx w15:paraId="28762C38" w15:done="0"/>
  <w15:commentEx w15:paraId="1FB287EC" w15:done="0"/>
  <w15:commentEx w15:paraId="5704DF23" w15:paraIdParent="1FB287EC" w15:done="0"/>
  <w15:commentEx w15:paraId="34DACA19" w15:done="0"/>
  <w15:commentEx w15:paraId="52EBA948" w15:paraIdParent="34DACA19" w15:done="0"/>
  <w15:commentEx w15:paraId="4402BA93" w15:done="0"/>
  <w15:commentEx w15:paraId="2D385FF6" w15:done="0"/>
  <w15:commentEx w15:paraId="001CD0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4D76" w16cex:dateUtc="2020-06-29T18:22:00Z"/>
  <w16cex:commentExtensible w16cex:durableId="228DDF80" w16cex:dateUtc="2020-06-12T18:03:00Z"/>
  <w16cex:commentExtensible w16cex:durableId="2295FF53" w16cex:dateUtc="2020-06-18T21:57:00Z"/>
  <w16cex:commentExtensible w16cex:durableId="228B3DB0" w16cex:dateUtc="2020-06-10T15:08:00Z"/>
  <w16cex:commentExtensible w16cex:durableId="2295F8CC" w16cex:dateUtc="2020-06-18T21:29:00Z"/>
  <w16cex:commentExtensible w16cex:durableId="22A44E13" w16cex:dateUtc="2020-06-29T18:25:00Z"/>
  <w16cex:commentExtensible w16cex:durableId="228B3EB4" w16cex:dateUtc="2020-06-10T15:12:00Z"/>
  <w16cex:commentExtensible w16cex:durableId="2296070C" w16cex:dateUtc="2020-06-18T22:30:00Z"/>
  <w16cex:commentExtensible w16cex:durableId="22A44F11" w16cex:dateUtc="2020-06-29T18:29:00Z"/>
  <w16cex:commentExtensible w16cex:durableId="22A44EA6" w16cex:dateUtc="2020-06-29T18:27:00Z"/>
  <w16cex:commentExtensible w16cex:durableId="228B3EDD" w16cex:dateUtc="2020-06-10T15:13:00Z"/>
  <w16cex:commentExtensible w16cex:durableId="22A44F94" w16cex:dateUtc="2020-06-29T18:31:00Z"/>
  <w16cex:commentExtensible w16cex:durableId="22A45237" w16cex:dateUtc="2020-06-29T18:42:00Z"/>
  <w16cex:commentExtensible w16cex:durableId="22A456FB" w16cex:dateUtc="2020-06-29T19:03:00Z"/>
  <w16cex:commentExtensible w16cex:durableId="22A45648" w16cex:dateUtc="2020-06-29T19:00:00Z"/>
  <w16cex:commentExtensible w16cex:durableId="228DE101" w16cex:dateUtc="2020-06-12T18:09:00Z"/>
  <w16cex:commentExtensible w16cex:durableId="229607E9" w16cex:dateUtc="2020-06-18T22:34:00Z"/>
  <w16cex:commentExtensible w16cex:durableId="22A4503E" w16cex:dateUtc="2020-06-29T18:34:00Z"/>
  <w16cex:commentExtensible w16cex:durableId="22A451D2" w16cex:dateUtc="2020-06-29T18:41:00Z"/>
  <w16cex:commentExtensible w16cex:durableId="22A4530B" w16cex:dateUtc="2020-06-29T18:46:00Z"/>
  <w16cex:commentExtensible w16cex:durableId="228DE965" w16cex:dateUtc="2020-06-12T18:45:00Z"/>
  <w16cex:commentExtensible w16cex:durableId="2295FBC9" w16cex:dateUtc="2020-06-18T21:42:00Z"/>
  <w16cex:commentExtensible w16cex:durableId="228E263B" w16cex:dateUtc="2020-06-12T23:05:00Z"/>
  <w16cex:commentExtensible w16cex:durableId="22A45932" w16cex:dateUtc="2020-06-29T19:12:00Z"/>
  <w16cex:commentExtensible w16cex:durableId="22A459E4" w16cex:dateUtc="2020-06-29T19:15:00Z"/>
  <w16cex:commentExtensible w16cex:durableId="22A45A48" w16cex:dateUtc="2020-06-29T19:17:00Z"/>
  <w16cex:commentExtensible w16cex:durableId="228DE007" w16cex:dateUtc="2020-06-12T18:05:00Z"/>
  <w16cex:commentExtensible w16cex:durableId="22A45C93" w16cex:dateUtc="2020-06-29T19:26:00Z"/>
  <w16cex:commentExtensible w16cex:durableId="22A45CC4" w16cex:dateUtc="2020-06-29T19:27:00Z"/>
  <w16cex:commentExtensible w16cex:durableId="22A45F30" w16cex:dateUtc="2020-06-29T19:38:00Z"/>
  <w16cex:commentExtensible w16cex:durableId="228C4F18" w16cex:dateUtc="2020-06-11T10:35:00Z"/>
  <w16cex:commentExtensible w16cex:durableId="228DE048" w16cex:dateUtc="2020-06-12T18:06:00Z"/>
  <w16cex:commentExtensible w16cex:durableId="22A45160" w16cex:dateUtc="2020-06-29T18:39:00Z"/>
  <w16cex:commentExtensible w16cex:durableId="228C4D64" w16cex:dateUtc="2020-06-11T10:27:00Z"/>
  <w16cex:commentExtensible w16cex:durableId="228DE097" w16cex:dateUtc="2020-06-12T18:08:00Z"/>
  <w16cex:commentExtensible w16cex:durableId="22A45606" w16cex:dateUtc="2020-06-29T18:59:00Z"/>
  <w16cex:commentExtensible w16cex:durableId="22A457FF" w16cex:dateUtc="2020-06-29T1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D375E0" w16cid:durableId="21DFCB0D"/>
  <w16cid:commentId w16cid:paraId="4243B8E0" w16cid:durableId="22A44D76"/>
  <w16cid:commentId w16cid:paraId="4FB5AC88" w16cid:durableId="228DDF80"/>
  <w16cid:commentId w16cid:paraId="32E257DB" w16cid:durableId="2295FF53"/>
  <w16cid:commentId w16cid:paraId="5F4F9D96" w16cid:durableId="224164DE"/>
  <w16cid:commentId w16cid:paraId="35711866" w16cid:durableId="228B3DB0"/>
  <w16cid:commentId w16cid:paraId="0C19B8CA" w16cid:durableId="2295F8CC"/>
  <w16cid:commentId w16cid:paraId="79B88DD6" w16cid:durableId="22A44E13"/>
  <w16cid:commentId w16cid:paraId="35C5777D" w16cid:durableId="21A60B2E"/>
  <w16cid:commentId w16cid:paraId="171EC2BE" w16cid:durableId="223EA98E"/>
  <w16cid:commentId w16cid:paraId="5DB9ACBF" w16cid:durableId="228B3EB4"/>
  <w16cid:commentId w16cid:paraId="0F421DFC" w16cid:durableId="2296070C"/>
  <w16cid:commentId w16cid:paraId="7226159D" w16cid:durableId="22A44F11"/>
  <w16cid:commentId w16cid:paraId="1A087870" w16cid:durableId="22A44EA6"/>
  <w16cid:commentId w16cid:paraId="78A7765B" w16cid:durableId="228B3EDD"/>
  <w16cid:commentId w16cid:paraId="7E28FF4E" w16cid:durableId="22A44F94"/>
  <w16cid:commentId w16cid:paraId="6F34EC14" w16cid:durableId="22A45237"/>
  <w16cid:commentId w16cid:paraId="6DB6BF3B" w16cid:durableId="223FF194"/>
  <w16cid:commentId w16cid:paraId="6F63C115" w16cid:durableId="22A456FB"/>
  <w16cid:commentId w16cid:paraId="48AAFAAD" w16cid:durableId="22A45648"/>
  <w16cid:commentId w16cid:paraId="050438E1" w16cid:durableId="2219CCEB"/>
  <w16cid:commentId w16cid:paraId="31DC55C9" w16cid:durableId="22418520"/>
  <w16cid:commentId w16cid:paraId="65EC5D82" w16cid:durableId="224D6A03"/>
  <w16cid:commentId w16cid:paraId="21AB44F2" w16cid:durableId="228DE101"/>
  <w16cid:commentId w16cid:paraId="6704107D" w16cid:durableId="229607E9"/>
  <w16cid:commentId w16cid:paraId="3C087EE4" w16cid:durableId="22A4503E"/>
  <w16cid:commentId w16cid:paraId="3B4BE9EA" w16cid:durableId="22A451D2"/>
  <w16cid:commentId w16cid:paraId="15A31355" w16cid:durableId="22A4530B"/>
  <w16cid:commentId w16cid:paraId="0D828FA9" w16cid:durableId="223FF3FC"/>
  <w16cid:commentId w16cid:paraId="0E925CC4" w16cid:durableId="22417CA4"/>
  <w16cid:commentId w16cid:paraId="087AA787" w16cid:durableId="228DE965"/>
  <w16cid:commentId w16cid:paraId="76A89DAD" w16cid:durableId="2295FBC9"/>
  <w16cid:commentId w16cid:paraId="6905BAB4" w16cid:durableId="223EBCE5"/>
  <w16cid:commentId w16cid:paraId="29226012" w16cid:durableId="228E263B"/>
  <w16cid:commentId w16cid:paraId="74C0CAC8" w16cid:durableId="22A45932"/>
  <w16cid:commentId w16cid:paraId="65EB10AD" w16cid:durableId="22A459E4"/>
  <w16cid:commentId w16cid:paraId="05C81A6C" w16cid:durableId="22A45A48"/>
  <w16cid:commentId w16cid:paraId="5C02AEBF" w16cid:durableId="228DE007"/>
  <w16cid:commentId w16cid:paraId="502A47EC" w16cid:durableId="22A45C93"/>
  <w16cid:commentId w16cid:paraId="054B3FFC" w16cid:durableId="22418730"/>
  <w16cid:commentId w16cid:paraId="093C32D2" w16cid:durableId="22A45CC4"/>
  <w16cid:commentId w16cid:paraId="16F4CE2E" w16cid:durableId="223FFA27"/>
  <w16cid:commentId w16cid:paraId="28DDD0C3" w16cid:durableId="22A45F30"/>
  <w16cid:commentId w16cid:paraId="48110054" w16cid:durableId="228C4F18"/>
  <w16cid:commentId w16cid:paraId="4DB89186" w16cid:durableId="2219CD05"/>
  <w16cid:commentId w16cid:paraId="30D03DD7" w16cid:durableId="228DE048"/>
  <w16cid:commentId w16cid:paraId="0C87499A" w16cid:durableId="2208922D"/>
  <w16cid:commentId w16cid:paraId="7E8EB4EC" w16cid:durableId="223FFAC1"/>
  <w16cid:commentId w16cid:paraId="2F1568A8" w16cid:durableId="22A45160"/>
  <w16cid:commentId w16cid:paraId="149BA32E" w16cid:durableId="2219CE2B"/>
  <w16cid:commentId w16cid:paraId="4DD25A8C" w16cid:durableId="21BDD13E"/>
  <w16cid:commentId w16cid:paraId="5FCA974D" w16cid:durableId="228C4D64"/>
  <w16cid:commentId w16cid:paraId="0E5EC58A" w16cid:durableId="2208D06C"/>
  <w16cid:commentId w16cid:paraId="28762C38" w16cid:durableId="21DFCB39"/>
  <w16cid:commentId w16cid:paraId="1FB287EC" w16cid:durableId="21C3F65D"/>
  <w16cid:commentId w16cid:paraId="5704DF23" w16cid:durableId="2208BD30"/>
  <w16cid:commentId w16cid:paraId="34DACA19" w16cid:durableId="223FFA6C"/>
  <w16cid:commentId w16cid:paraId="52EBA948" w16cid:durableId="228DE097"/>
  <w16cid:commentId w16cid:paraId="4402BA93" w16cid:durableId="22A45606"/>
  <w16cid:commentId w16cid:paraId="2D385FF6" w16cid:durableId="2264E938"/>
  <w16cid:commentId w16cid:paraId="001CD08A" w16cid:durableId="22A457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26BD0" w14:textId="77777777" w:rsidR="00C31E82" w:rsidRDefault="00C31E82" w:rsidP="0014008B">
      <w:pPr>
        <w:spacing w:after="0" w:line="240" w:lineRule="auto"/>
      </w:pPr>
      <w:r>
        <w:separator/>
      </w:r>
    </w:p>
  </w:endnote>
  <w:endnote w:type="continuationSeparator" w:id="0">
    <w:p w14:paraId="26CDDE17" w14:textId="77777777" w:rsidR="00C31E82" w:rsidRDefault="00C31E82"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EC3646" w14:textId="77777777" w:rsidR="00C31E82" w:rsidRDefault="00C31E82" w:rsidP="0014008B">
      <w:pPr>
        <w:spacing w:after="0" w:line="240" w:lineRule="auto"/>
      </w:pPr>
      <w:r>
        <w:separator/>
      </w:r>
    </w:p>
  </w:footnote>
  <w:footnote w:type="continuationSeparator" w:id="0">
    <w:p w14:paraId="710A29AE" w14:textId="77777777" w:rsidR="00C31E82" w:rsidRDefault="00C31E82"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v Mcshane">
    <w15:presenceInfo w15:providerId="Windows Live" w15:userId="726bcc2aadf18af2"/>
  </w15:person>
  <w15:person w15:author="richard">
    <w15:presenceInfo w15:providerId="None" w15:userId="richard"/>
  </w15:person>
  <w15:person w15:author="Allison Binley">
    <w15:presenceInfo w15:providerId="None" w15:userId="Allison Binley"/>
  </w15:person>
  <w15:person w15:author="Joseph Bennett">
    <w15:presenceInfo w15:providerId="Windows Live" w15:userId="f43ab2b5ed2eb486"/>
  </w15:person>
  <w15:person w15:author="Jeffrey Owen Hanson">
    <w15:presenceInfo w15:providerId="None" w15:userId="Jeffrey Owen Hanson"/>
  </w15:person>
  <w15:person w15:author="Buxton,Rachel">
    <w15:presenceInfo w15:providerId="AD" w15:userId="S-1-5-21-299502267-746137067-1417001333-428832"/>
  </w15:person>
  <w15:person w15:author="Amanda D. Rodewald">
    <w15:presenceInfo w15:providerId="AD" w15:userId="S-1-5-21-1275210071-879983540-725345543-789873"/>
  </w15:person>
  <w15:person w15:author="Jeremy Pittman">
    <w15:presenceInfo w15:providerId="AD" w15:userId="S-1-5-21-1417001333-651377827-839522115-405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3D8"/>
    <w:rsid w:val="00015681"/>
    <w:rsid w:val="00016554"/>
    <w:rsid w:val="00016C70"/>
    <w:rsid w:val="00017AE9"/>
    <w:rsid w:val="000203DF"/>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143"/>
    <w:rsid w:val="00056FD3"/>
    <w:rsid w:val="000575BB"/>
    <w:rsid w:val="000604E2"/>
    <w:rsid w:val="00061058"/>
    <w:rsid w:val="00063B65"/>
    <w:rsid w:val="00064124"/>
    <w:rsid w:val="00065346"/>
    <w:rsid w:val="00065CFE"/>
    <w:rsid w:val="00070110"/>
    <w:rsid w:val="00070B9A"/>
    <w:rsid w:val="00071BCB"/>
    <w:rsid w:val="00071D70"/>
    <w:rsid w:val="000729A0"/>
    <w:rsid w:val="00072C2D"/>
    <w:rsid w:val="000730BB"/>
    <w:rsid w:val="00075445"/>
    <w:rsid w:val="00075733"/>
    <w:rsid w:val="000829C2"/>
    <w:rsid w:val="00083E12"/>
    <w:rsid w:val="00085F02"/>
    <w:rsid w:val="00086348"/>
    <w:rsid w:val="0009372A"/>
    <w:rsid w:val="000945A2"/>
    <w:rsid w:val="000A0765"/>
    <w:rsid w:val="000A5431"/>
    <w:rsid w:val="000A6BFC"/>
    <w:rsid w:val="000A7C0C"/>
    <w:rsid w:val="000B43CC"/>
    <w:rsid w:val="000B71DE"/>
    <w:rsid w:val="000C6DE7"/>
    <w:rsid w:val="000D0256"/>
    <w:rsid w:val="000D0FC5"/>
    <w:rsid w:val="000D23F6"/>
    <w:rsid w:val="000D5A79"/>
    <w:rsid w:val="000E3833"/>
    <w:rsid w:val="000E4F21"/>
    <w:rsid w:val="000E4F8D"/>
    <w:rsid w:val="000E7580"/>
    <w:rsid w:val="000F5F95"/>
    <w:rsid w:val="001055A6"/>
    <w:rsid w:val="001112AC"/>
    <w:rsid w:val="001206B1"/>
    <w:rsid w:val="0012255F"/>
    <w:rsid w:val="00122751"/>
    <w:rsid w:val="00123D81"/>
    <w:rsid w:val="00124ECC"/>
    <w:rsid w:val="00125231"/>
    <w:rsid w:val="0014008B"/>
    <w:rsid w:val="001402F2"/>
    <w:rsid w:val="00141E2A"/>
    <w:rsid w:val="001421E2"/>
    <w:rsid w:val="001459A1"/>
    <w:rsid w:val="00145E45"/>
    <w:rsid w:val="00146DAD"/>
    <w:rsid w:val="001478D6"/>
    <w:rsid w:val="00150A5D"/>
    <w:rsid w:val="00150B58"/>
    <w:rsid w:val="00163175"/>
    <w:rsid w:val="00165486"/>
    <w:rsid w:val="00167148"/>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6B9C"/>
    <w:rsid w:val="0019772F"/>
    <w:rsid w:val="001A0BF1"/>
    <w:rsid w:val="001A23CB"/>
    <w:rsid w:val="001A3887"/>
    <w:rsid w:val="001A4305"/>
    <w:rsid w:val="001A4F32"/>
    <w:rsid w:val="001A544B"/>
    <w:rsid w:val="001A6353"/>
    <w:rsid w:val="001A7839"/>
    <w:rsid w:val="001A7CC2"/>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337F"/>
    <w:rsid w:val="001D3BC5"/>
    <w:rsid w:val="001D4B17"/>
    <w:rsid w:val="001E2D86"/>
    <w:rsid w:val="001E433B"/>
    <w:rsid w:val="001F0D4E"/>
    <w:rsid w:val="001F1C2D"/>
    <w:rsid w:val="00210FAA"/>
    <w:rsid w:val="00211C3B"/>
    <w:rsid w:val="00222361"/>
    <w:rsid w:val="002225E4"/>
    <w:rsid w:val="00224334"/>
    <w:rsid w:val="00224A65"/>
    <w:rsid w:val="002253D6"/>
    <w:rsid w:val="0022692E"/>
    <w:rsid w:val="0023192A"/>
    <w:rsid w:val="00232E73"/>
    <w:rsid w:val="002342BF"/>
    <w:rsid w:val="00234FAF"/>
    <w:rsid w:val="0023686A"/>
    <w:rsid w:val="00236FB2"/>
    <w:rsid w:val="00241182"/>
    <w:rsid w:val="00242449"/>
    <w:rsid w:val="0024344C"/>
    <w:rsid w:val="002442DE"/>
    <w:rsid w:val="00245E80"/>
    <w:rsid w:val="00255171"/>
    <w:rsid w:val="00256E7C"/>
    <w:rsid w:val="0027367F"/>
    <w:rsid w:val="00273856"/>
    <w:rsid w:val="00275D6A"/>
    <w:rsid w:val="00280E10"/>
    <w:rsid w:val="002852B5"/>
    <w:rsid w:val="0028544D"/>
    <w:rsid w:val="00296E1B"/>
    <w:rsid w:val="00297AD4"/>
    <w:rsid w:val="002A0A62"/>
    <w:rsid w:val="002A1C67"/>
    <w:rsid w:val="002A59D9"/>
    <w:rsid w:val="002A60D3"/>
    <w:rsid w:val="002A6810"/>
    <w:rsid w:val="002A790F"/>
    <w:rsid w:val="002A7A72"/>
    <w:rsid w:val="002A7F92"/>
    <w:rsid w:val="002B1CCE"/>
    <w:rsid w:val="002B223F"/>
    <w:rsid w:val="002B280A"/>
    <w:rsid w:val="002B72EB"/>
    <w:rsid w:val="002B7824"/>
    <w:rsid w:val="002B7A13"/>
    <w:rsid w:val="002B7BE3"/>
    <w:rsid w:val="002B7C81"/>
    <w:rsid w:val="002C5275"/>
    <w:rsid w:val="002C5916"/>
    <w:rsid w:val="002C70FC"/>
    <w:rsid w:val="002C7FD4"/>
    <w:rsid w:val="002D0EF1"/>
    <w:rsid w:val="002D2271"/>
    <w:rsid w:val="002D22B4"/>
    <w:rsid w:val="002D4DD2"/>
    <w:rsid w:val="002D52CF"/>
    <w:rsid w:val="002D72CB"/>
    <w:rsid w:val="002E4693"/>
    <w:rsid w:val="002E54D3"/>
    <w:rsid w:val="002E71A9"/>
    <w:rsid w:val="002F1ADC"/>
    <w:rsid w:val="002F23AF"/>
    <w:rsid w:val="002F2E87"/>
    <w:rsid w:val="002F329F"/>
    <w:rsid w:val="002F41D7"/>
    <w:rsid w:val="002F6D7C"/>
    <w:rsid w:val="0030114B"/>
    <w:rsid w:val="0030255B"/>
    <w:rsid w:val="00305D1F"/>
    <w:rsid w:val="003067E7"/>
    <w:rsid w:val="0031074F"/>
    <w:rsid w:val="00314AF7"/>
    <w:rsid w:val="00322DA9"/>
    <w:rsid w:val="0032443B"/>
    <w:rsid w:val="00324D4D"/>
    <w:rsid w:val="00327691"/>
    <w:rsid w:val="003301C8"/>
    <w:rsid w:val="003331B6"/>
    <w:rsid w:val="00333368"/>
    <w:rsid w:val="003357D3"/>
    <w:rsid w:val="00336DAB"/>
    <w:rsid w:val="003400C4"/>
    <w:rsid w:val="00341F43"/>
    <w:rsid w:val="003427C6"/>
    <w:rsid w:val="003432B5"/>
    <w:rsid w:val="00344E21"/>
    <w:rsid w:val="00352795"/>
    <w:rsid w:val="00354042"/>
    <w:rsid w:val="003559CD"/>
    <w:rsid w:val="00357294"/>
    <w:rsid w:val="00357BC4"/>
    <w:rsid w:val="0036082B"/>
    <w:rsid w:val="00362163"/>
    <w:rsid w:val="00363C1C"/>
    <w:rsid w:val="00364791"/>
    <w:rsid w:val="00364F67"/>
    <w:rsid w:val="003672CE"/>
    <w:rsid w:val="003672D4"/>
    <w:rsid w:val="00371032"/>
    <w:rsid w:val="00371DAF"/>
    <w:rsid w:val="00372915"/>
    <w:rsid w:val="003730C3"/>
    <w:rsid w:val="00374CE3"/>
    <w:rsid w:val="00374E84"/>
    <w:rsid w:val="00377F2F"/>
    <w:rsid w:val="0038114C"/>
    <w:rsid w:val="003816C9"/>
    <w:rsid w:val="0038298A"/>
    <w:rsid w:val="00383533"/>
    <w:rsid w:val="00385D0D"/>
    <w:rsid w:val="00387CF3"/>
    <w:rsid w:val="00390174"/>
    <w:rsid w:val="0039254E"/>
    <w:rsid w:val="0039799C"/>
    <w:rsid w:val="003A02CA"/>
    <w:rsid w:val="003A7123"/>
    <w:rsid w:val="003B199B"/>
    <w:rsid w:val="003B5238"/>
    <w:rsid w:val="003C0D0B"/>
    <w:rsid w:val="003C0EE9"/>
    <w:rsid w:val="003C2021"/>
    <w:rsid w:val="003C4183"/>
    <w:rsid w:val="003C4DF2"/>
    <w:rsid w:val="003C5710"/>
    <w:rsid w:val="003C723A"/>
    <w:rsid w:val="003C7C50"/>
    <w:rsid w:val="003D1DC4"/>
    <w:rsid w:val="003E16E7"/>
    <w:rsid w:val="003E1F52"/>
    <w:rsid w:val="003E2D06"/>
    <w:rsid w:val="003F0DC9"/>
    <w:rsid w:val="003F2379"/>
    <w:rsid w:val="00401301"/>
    <w:rsid w:val="004013F1"/>
    <w:rsid w:val="004041FC"/>
    <w:rsid w:val="004056A4"/>
    <w:rsid w:val="004118CE"/>
    <w:rsid w:val="00417AB4"/>
    <w:rsid w:val="00417F88"/>
    <w:rsid w:val="00420BD5"/>
    <w:rsid w:val="004238A0"/>
    <w:rsid w:val="00427092"/>
    <w:rsid w:val="00434F2F"/>
    <w:rsid w:val="00441883"/>
    <w:rsid w:val="004421A9"/>
    <w:rsid w:val="00454648"/>
    <w:rsid w:val="00456849"/>
    <w:rsid w:val="00460EB0"/>
    <w:rsid w:val="00471CA3"/>
    <w:rsid w:val="00474521"/>
    <w:rsid w:val="0048124B"/>
    <w:rsid w:val="004832BB"/>
    <w:rsid w:val="004852F0"/>
    <w:rsid w:val="00487A81"/>
    <w:rsid w:val="00490DFB"/>
    <w:rsid w:val="004A0877"/>
    <w:rsid w:val="004A0B36"/>
    <w:rsid w:val="004A2C07"/>
    <w:rsid w:val="004A46A3"/>
    <w:rsid w:val="004A525F"/>
    <w:rsid w:val="004A5EEE"/>
    <w:rsid w:val="004A6B89"/>
    <w:rsid w:val="004B0C98"/>
    <w:rsid w:val="004B256A"/>
    <w:rsid w:val="004B2E18"/>
    <w:rsid w:val="004B4D7E"/>
    <w:rsid w:val="004B7909"/>
    <w:rsid w:val="004C21A8"/>
    <w:rsid w:val="004C366D"/>
    <w:rsid w:val="004C394C"/>
    <w:rsid w:val="004C3CBB"/>
    <w:rsid w:val="004C6601"/>
    <w:rsid w:val="004C70C0"/>
    <w:rsid w:val="004C751C"/>
    <w:rsid w:val="004D5925"/>
    <w:rsid w:val="004D7C43"/>
    <w:rsid w:val="004E0A5D"/>
    <w:rsid w:val="004E1B04"/>
    <w:rsid w:val="004E27F5"/>
    <w:rsid w:val="004E2E87"/>
    <w:rsid w:val="004E4136"/>
    <w:rsid w:val="004E470C"/>
    <w:rsid w:val="004E530F"/>
    <w:rsid w:val="004E68DE"/>
    <w:rsid w:val="004F4DC3"/>
    <w:rsid w:val="004F6D8B"/>
    <w:rsid w:val="004F743C"/>
    <w:rsid w:val="00501067"/>
    <w:rsid w:val="00503D95"/>
    <w:rsid w:val="00511773"/>
    <w:rsid w:val="00516BD0"/>
    <w:rsid w:val="005238D0"/>
    <w:rsid w:val="00526767"/>
    <w:rsid w:val="0052683E"/>
    <w:rsid w:val="00527972"/>
    <w:rsid w:val="0053094B"/>
    <w:rsid w:val="00532072"/>
    <w:rsid w:val="0053396D"/>
    <w:rsid w:val="00534F33"/>
    <w:rsid w:val="005358BA"/>
    <w:rsid w:val="00537683"/>
    <w:rsid w:val="005416E4"/>
    <w:rsid w:val="00541865"/>
    <w:rsid w:val="00542096"/>
    <w:rsid w:val="00542C89"/>
    <w:rsid w:val="00543E9D"/>
    <w:rsid w:val="005478F6"/>
    <w:rsid w:val="00550CB5"/>
    <w:rsid w:val="00552632"/>
    <w:rsid w:val="00554C96"/>
    <w:rsid w:val="005564A9"/>
    <w:rsid w:val="00556F1E"/>
    <w:rsid w:val="00562FB9"/>
    <w:rsid w:val="00564181"/>
    <w:rsid w:val="005648ED"/>
    <w:rsid w:val="00572248"/>
    <w:rsid w:val="0057233E"/>
    <w:rsid w:val="00572583"/>
    <w:rsid w:val="00573001"/>
    <w:rsid w:val="005731FF"/>
    <w:rsid w:val="00574126"/>
    <w:rsid w:val="00577F65"/>
    <w:rsid w:val="00581285"/>
    <w:rsid w:val="0058186A"/>
    <w:rsid w:val="0058799E"/>
    <w:rsid w:val="005A0054"/>
    <w:rsid w:val="005A04A1"/>
    <w:rsid w:val="005A1A26"/>
    <w:rsid w:val="005A2D04"/>
    <w:rsid w:val="005A4A2C"/>
    <w:rsid w:val="005A6B6D"/>
    <w:rsid w:val="005B02DE"/>
    <w:rsid w:val="005B30D3"/>
    <w:rsid w:val="005C21D8"/>
    <w:rsid w:val="005D0B50"/>
    <w:rsid w:val="005D1FEA"/>
    <w:rsid w:val="005D2C12"/>
    <w:rsid w:val="005D4502"/>
    <w:rsid w:val="005D7046"/>
    <w:rsid w:val="005D74A8"/>
    <w:rsid w:val="005E00EE"/>
    <w:rsid w:val="005E07C0"/>
    <w:rsid w:val="005E0929"/>
    <w:rsid w:val="005E27F1"/>
    <w:rsid w:val="005E50C6"/>
    <w:rsid w:val="005E6CDF"/>
    <w:rsid w:val="005E7560"/>
    <w:rsid w:val="005E79F9"/>
    <w:rsid w:val="005F2B2C"/>
    <w:rsid w:val="005F2F3B"/>
    <w:rsid w:val="005F3942"/>
    <w:rsid w:val="005F3A1E"/>
    <w:rsid w:val="005F71A7"/>
    <w:rsid w:val="0060097D"/>
    <w:rsid w:val="00601170"/>
    <w:rsid w:val="006100EE"/>
    <w:rsid w:val="00611D8A"/>
    <w:rsid w:val="00617126"/>
    <w:rsid w:val="00617464"/>
    <w:rsid w:val="00620BB3"/>
    <w:rsid w:val="006267BB"/>
    <w:rsid w:val="00631834"/>
    <w:rsid w:val="0063188E"/>
    <w:rsid w:val="006347D6"/>
    <w:rsid w:val="006371C5"/>
    <w:rsid w:val="006416B9"/>
    <w:rsid w:val="006472C7"/>
    <w:rsid w:val="00651FA5"/>
    <w:rsid w:val="0065443F"/>
    <w:rsid w:val="006577C1"/>
    <w:rsid w:val="006625F3"/>
    <w:rsid w:val="00667D15"/>
    <w:rsid w:val="00674956"/>
    <w:rsid w:val="00676D46"/>
    <w:rsid w:val="00680129"/>
    <w:rsid w:val="00682A20"/>
    <w:rsid w:val="006866D5"/>
    <w:rsid w:val="00687F73"/>
    <w:rsid w:val="00692B6A"/>
    <w:rsid w:val="0069315B"/>
    <w:rsid w:val="00696DE2"/>
    <w:rsid w:val="00697DDF"/>
    <w:rsid w:val="006A048F"/>
    <w:rsid w:val="006A0722"/>
    <w:rsid w:val="006A0AD4"/>
    <w:rsid w:val="006A1CCE"/>
    <w:rsid w:val="006A29D0"/>
    <w:rsid w:val="006A544D"/>
    <w:rsid w:val="006A6761"/>
    <w:rsid w:val="006A6B16"/>
    <w:rsid w:val="006A6E5C"/>
    <w:rsid w:val="006B1574"/>
    <w:rsid w:val="006B50E5"/>
    <w:rsid w:val="006B6C4C"/>
    <w:rsid w:val="006C25DF"/>
    <w:rsid w:val="006C6780"/>
    <w:rsid w:val="006D276B"/>
    <w:rsid w:val="006D301B"/>
    <w:rsid w:val="006E0009"/>
    <w:rsid w:val="006E0A9C"/>
    <w:rsid w:val="006E104E"/>
    <w:rsid w:val="006E1433"/>
    <w:rsid w:val="006E5CAB"/>
    <w:rsid w:val="006F1286"/>
    <w:rsid w:val="006F526D"/>
    <w:rsid w:val="006F6771"/>
    <w:rsid w:val="006F7C4D"/>
    <w:rsid w:val="007027F6"/>
    <w:rsid w:val="0070423F"/>
    <w:rsid w:val="007073A8"/>
    <w:rsid w:val="00714B22"/>
    <w:rsid w:val="00720A74"/>
    <w:rsid w:val="00720ECD"/>
    <w:rsid w:val="00721BAD"/>
    <w:rsid w:val="00722603"/>
    <w:rsid w:val="0072387D"/>
    <w:rsid w:val="0073298F"/>
    <w:rsid w:val="0073335E"/>
    <w:rsid w:val="00737AC5"/>
    <w:rsid w:val="007405CE"/>
    <w:rsid w:val="00740E4C"/>
    <w:rsid w:val="00742864"/>
    <w:rsid w:val="007477A4"/>
    <w:rsid w:val="00752DC3"/>
    <w:rsid w:val="00753720"/>
    <w:rsid w:val="007552F4"/>
    <w:rsid w:val="007568E4"/>
    <w:rsid w:val="0075786C"/>
    <w:rsid w:val="00757F63"/>
    <w:rsid w:val="00760B08"/>
    <w:rsid w:val="00761873"/>
    <w:rsid w:val="0076264D"/>
    <w:rsid w:val="00763021"/>
    <w:rsid w:val="007644D2"/>
    <w:rsid w:val="00765436"/>
    <w:rsid w:val="00770331"/>
    <w:rsid w:val="00772BFF"/>
    <w:rsid w:val="0077408C"/>
    <w:rsid w:val="00775268"/>
    <w:rsid w:val="00775A8E"/>
    <w:rsid w:val="007778E4"/>
    <w:rsid w:val="00777BD7"/>
    <w:rsid w:val="00777C16"/>
    <w:rsid w:val="00781230"/>
    <w:rsid w:val="00781355"/>
    <w:rsid w:val="00782808"/>
    <w:rsid w:val="00783B33"/>
    <w:rsid w:val="00785E97"/>
    <w:rsid w:val="00793E48"/>
    <w:rsid w:val="00793F89"/>
    <w:rsid w:val="007A185C"/>
    <w:rsid w:val="007A3D1C"/>
    <w:rsid w:val="007A76EC"/>
    <w:rsid w:val="007A7F46"/>
    <w:rsid w:val="007B058E"/>
    <w:rsid w:val="007B1A0F"/>
    <w:rsid w:val="007B1C9E"/>
    <w:rsid w:val="007B235D"/>
    <w:rsid w:val="007B57DB"/>
    <w:rsid w:val="007B5B74"/>
    <w:rsid w:val="007B667D"/>
    <w:rsid w:val="007B7733"/>
    <w:rsid w:val="007C0E8D"/>
    <w:rsid w:val="007C1195"/>
    <w:rsid w:val="007C29BB"/>
    <w:rsid w:val="007C4DB2"/>
    <w:rsid w:val="007C4F4E"/>
    <w:rsid w:val="007D1734"/>
    <w:rsid w:val="007D3D02"/>
    <w:rsid w:val="007D5EB4"/>
    <w:rsid w:val="007D62F7"/>
    <w:rsid w:val="007E0D3A"/>
    <w:rsid w:val="007E5426"/>
    <w:rsid w:val="007E7A49"/>
    <w:rsid w:val="007F28F6"/>
    <w:rsid w:val="007F40A8"/>
    <w:rsid w:val="007F432A"/>
    <w:rsid w:val="0080004E"/>
    <w:rsid w:val="008012D7"/>
    <w:rsid w:val="00803633"/>
    <w:rsid w:val="00803BB9"/>
    <w:rsid w:val="008048E3"/>
    <w:rsid w:val="00804A37"/>
    <w:rsid w:val="008136D4"/>
    <w:rsid w:val="00814C65"/>
    <w:rsid w:val="00815009"/>
    <w:rsid w:val="008175F3"/>
    <w:rsid w:val="0082332F"/>
    <w:rsid w:val="0082416B"/>
    <w:rsid w:val="0082477F"/>
    <w:rsid w:val="00824B6A"/>
    <w:rsid w:val="0082609E"/>
    <w:rsid w:val="00827D93"/>
    <w:rsid w:val="00833EB1"/>
    <w:rsid w:val="00834833"/>
    <w:rsid w:val="0084155F"/>
    <w:rsid w:val="00842806"/>
    <w:rsid w:val="008461BC"/>
    <w:rsid w:val="00851B8D"/>
    <w:rsid w:val="0085304E"/>
    <w:rsid w:val="00862461"/>
    <w:rsid w:val="008626B3"/>
    <w:rsid w:val="00862791"/>
    <w:rsid w:val="00863C85"/>
    <w:rsid w:val="00864FEE"/>
    <w:rsid w:val="00867230"/>
    <w:rsid w:val="008727F9"/>
    <w:rsid w:val="0087653D"/>
    <w:rsid w:val="00876DA9"/>
    <w:rsid w:val="0088148A"/>
    <w:rsid w:val="00886614"/>
    <w:rsid w:val="0089293E"/>
    <w:rsid w:val="00896347"/>
    <w:rsid w:val="00897D42"/>
    <w:rsid w:val="00897E1D"/>
    <w:rsid w:val="008A00F3"/>
    <w:rsid w:val="008A02F1"/>
    <w:rsid w:val="008A0739"/>
    <w:rsid w:val="008A1228"/>
    <w:rsid w:val="008A26E5"/>
    <w:rsid w:val="008A5084"/>
    <w:rsid w:val="008B0D9C"/>
    <w:rsid w:val="008B1850"/>
    <w:rsid w:val="008B6FA5"/>
    <w:rsid w:val="008C03CB"/>
    <w:rsid w:val="008C5FA9"/>
    <w:rsid w:val="008C6E97"/>
    <w:rsid w:val="008C7F20"/>
    <w:rsid w:val="008D024C"/>
    <w:rsid w:val="008D0B33"/>
    <w:rsid w:val="008D2491"/>
    <w:rsid w:val="008D67B6"/>
    <w:rsid w:val="008D6AF7"/>
    <w:rsid w:val="008D6FDD"/>
    <w:rsid w:val="008E04C7"/>
    <w:rsid w:val="008E1D95"/>
    <w:rsid w:val="008E5391"/>
    <w:rsid w:val="008E7469"/>
    <w:rsid w:val="008F06DA"/>
    <w:rsid w:val="008F18CE"/>
    <w:rsid w:val="008F1B2B"/>
    <w:rsid w:val="008F23D6"/>
    <w:rsid w:val="008F3589"/>
    <w:rsid w:val="008F4932"/>
    <w:rsid w:val="008F73DA"/>
    <w:rsid w:val="00900BC2"/>
    <w:rsid w:val="00902E0C"/>
    <w:rsid w:val="00903040"/>
    <w:rsid w:val="00905D4C"/>
    <w:rsid w:val="0090640E"/>
    <w:rsid w:val="00907206"/>
    <w:rsid w:val="00910E4F"/>
    <w:rsid w:val="00911E5C"/>
    <w:rsid w:val="00912996"/>
    <w:rsid w:val="00916567"/>
    <w:rsid w:val="009200A4"/>
    <w:rsid w:val="00920A7C"/>
    <w:rsid w:val="00920C52"/>
    <w:rsid w:val="009217D7"/>
    <w:rsid w:val="00921C83"/>
    <w:rsid w:val="00922555"/>
    <w:rsid w:val="00922E86"/>
    <w:rsid w:val="00925330"/>
    <w:rsid w:val="00927503"/>
    <w:rsid w:val="00927736"/>
    <w:rsid w:val="00927C84"/>
    <w:rsid w:val="00932D1A"/>
    <w:rsid w:val="00933CC8"/>
    <w:rsid w:val="0093523C"/>
    <w:rsid w:val="00936A22"/>
    <w:rsid w:val="0093784F"/>
    <w:rsid w:val="00937D0B"/>
    <w:rsid w:val="00940953"/>
    <w:rsid w:val="00941F0E"/>
    <w:rsid w:val="00942DD2"/>
    <w:rsid w:val="00944C54"/>
    <w:rsid w:val="00945124"/>
    <w:rsid w:val="00946FCE"/>
    <w:rsid w:val="009515E1"/>
    <w:rsid w:val="00953073"/>
    <w:rsid w:val="00956BB0"/>
    <w:rsid w:val="00957547"/>
    <w:rsid w:val="00961AEA"/>
    <w:rsid w:val="00964774"/>
    <w:rsid w:val="00965017"/>
    <w:rsid w:val="009669BF"/>
    <w:rsid w:val="00967FD3"/>
    <w:rsid w:val="009721CF"/>
    <w:rsid w:val="00972CF8"/>
    <w:rsid w:val="009761E7"/>
    <w:rsid w:val="00976305"/>
    <w:rsid w:val="00980A1F"/>
    <w:rsid w:val="00981CF9"/>
    <w:rsid w:val="009824DD"/>
    <w:rsid w:val="00983096"/>
    <w:rsid w:val="009852E1"/>
    <w:rsid w:val="00992187"/>
    <w:rsid w:val="00992DBC"/>
    <w:rsid w:val="009A3DEF"/>
    <w:rsid w:val="009A59FF"/>
    <w:rsid w:val="009A677F"/>
    <w:rsid w:val="009B150D"/>
    <w:rsid w:val="009B4049"/>
    <w:rsid w:val="009B5B75"/>
    <w:rsid w:val="009B70B2"/>
    <w:rsid w:val="009B7FE4"/>
    <w:rsid w:val="009C1F8B"/>
    <w:rsid w:val="009C3874"/>
    <w:rsid w:val="009C3944"/>
    <w:rsid w:val="009C41CB"/>
    <w:rsid w:val="009C44DF"/>
    <w:rsid w:val="009C5097"/>
    <w:rsid w:val="009C5925"/>
    <w:rsid w:val="009C60D2"/>
    <w:rsid w:val="009C7236"/>
    <w:rsid w:val="009D13AC"/>
    <w:rsid w:val="009D1E55"/>
    <w:rsid w:val="009D2C49"/>
    <w:rsid w:val="009D36ED"/>
    <w:rsid w:val="009D46E9"/>
    <w:rsid w:val="009D4945"/>
    <w:rsid w:val="009D6876"/>
    <w:rsid w:val="009D7124"/>
    <w:rsid w:val="009E5CA0"/>
    <w:rsid w:val="009E5FDD"/>
    <w:rsid w:val="009E78BC"/>
    <w:rsid w:val="009F0800"/>
    <w:rsid w:val="009F272A"/>
    <w:rsid w:val="009F3679"/>
    <w:rsid w:val="009F4C76"/>
    <w:rsid w:val="009F4CD5"/>
    <w:rsid w:val="009F5E88"/>
    <w:rsid w:val="00A01326"/>
    <w:rsid w:val="00A01925"/>
    <w:rsid w:val="00A03015"/>
    <w:rsid w:val="00A0478C"/>
    <w:rsid w:val="00A05063"/>
    <w:rsid w:val="00A0557E"/>
    <w:rsid w:val="00A064D2"/>
    <w:rsid w:val="00A06661"/>
    <w:rsid w:val="00A07D21"/>
    <w:rsid w:val="00A124C8"/>
    <w:rsid w:val="00A12B78"/>
    <w:rsid w:val="00A13108"/>
    <w:rsid w:val="00A14D28"/>
    <w:rsid w:val="00A174DA"/>
    <w:rsid w:val="00A309C6"/>
    <w:rsid w:val="00A31357"/>
    <w:rsid w:val="00A32138"/>
    <w:rsid w:val="00A32EC7"/>
    <w:rsid w:val="00A33C22"/>
    <w:rsid w:val="00A43BC1"/>
    <w:rsid w:val="00A43FD6"/>
    <w:rsid w:val="00A45625"/>
    <w:rsid w:val="00A45B5F"/>
    <w:rsid w:val="00A508FD"/>
    <w:rsid w:val="00A523A8"/>
    <w:rsid w:val="00A52B46"/>
    <w:rsid w:val="00A5356F"/>
    <w:rsid w:val="00A53B0E"/>
    <w:rsid w:val="00A545B2"/>
    <w:rsid w:val="00A55D79"/>
    <w:rsid w:val="00A637DF"/>
    <w:rsid w:val="00A64336"/>
    <w:rsid w:val="00A656B9"/>
    <w:rsid w:val="00A70097"/>
    <w:rsid w:val="00A70CCC"/>
    <w:rsid w:val="00A7101B"/>
    <w:rsid w:val="00A727AA"/>
    <w:rsid w:val="00A8070F"/>
    <w:rsid w:val="00A82922"/>
    <w:rsid w:val="00A850B8"/>
    <w:rsid w:val="00A85557"/>
    <w:rsid w:val="00A87C15"/>
    <w:rsid w:val="00A90397"/>
    <w:rsid w:val="00AA37B4"/>
    <w:rsid w:val="00AA39A0"/>
    <w:rsid w:val="00AA543F"/>
    <w:rsid w:val="00AB0406"/>
    <w:rsid w:val="00AB17CE"/>
    <w:rsid w:val="00AB218D"/>
    <w:rsid w:val="00AC19E6"/>
    <w:rsid w:val="00AC690B"/>
    <w:rsid w:val="00AC7703"/>
    <w:rsid w:val="00AD0148"/>
    <w:rsid w:val="00AD1119"/>
    <w:rsid w:val="00AD4EB8"/>
    <w:rsid w:val="00AD5029"/>
    <w:rsid w:val="00AE694D"/>
    <w:rsid w:val="00AE6E09"/>
    <w:rsid w:val="00AF2C40"/>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AF2"/>
    <w:rsid w:val="00B3101C"/>
    <w:rsid w:val="00B458A1"/>
    <w:rsid w:val="00B5078C"/>
    <w:rsid w:val="00B52EC0"/>
    <w:rsid w:val="00B55932"/>
    <w:rsid w:val="00B561A6"/>
    <w:rsid w:val="00B56E67"/>
    <w:rsid w:val="00B6009D"/>
    <w:rsid w:val="00B60512"/>
    <w:rsid w:val="00B612C6"/>
    <w:rsid w:val="00B61FDD"/>
    <w:rsid w:val="00B63296"/>
    <w:rsid w:val="00B64358"/>
    <w:rsid w:val="00B64676"/>
    <w:rsid w:val="00B65D07"/>
    <w:rsid w:val="00B671A7"/>
    <w:rsid w:val="00B67F5F"/>
    <w:rsid w:val="00B724D3"/>
    <w:rsid w:val="00B740C4"/>
    <w:rsid w:val="00B7538C"/>
    <w:rsid w:val="00B7603D"/>
    <w:rsid w:val="00B81D6F"/>
    <w:rsid w:val="00B857EE"/>
    <w:rsid w:val="00B85EB7"/>
    <w:rsid w:val="00B9051B"/>
    <w:rsid w:val="00B90E4F"/>
    <w:rsid w:val="00B9147C"/>
    <w:rsid w:val="00B91896"/>
    <w:rsid w:val="00B9282A"/>
    <w:rsid w:val="00B939EF"/>
    <w:rsid w:val="00B976CB"/>
    <w:rsid w:val="00B97891"/>
    <w:rsid w:val="00BA3955"/>
    <w:rsid w:val="00BA7065"/>
    <w:rsid w:val="00BA71BB"/>
    <w:rsid w:val="00BA73D0"/>
    <w:rsid w:val="00BA7D17"/>
    <w:rsid w:val="00BB33D0"/>
    <w:rsid w:val="00BB6D0F"/>
    <w:rsid w:val="00BC1C25"/>
    <w:rsid w:val="00BC33AC"/>
    <w:rsid w:val="00BC3A4C"/>
    <w:rsid w:val="00BC4273"/>
    <w:rsid w:val="00BC7AE4"/>
    <w:rsid w:val="00BD0245"/>
    <w:rsid w:val="00BD0862"/>
    <w:rsid w:val="00BD0C56"/>
    <w:rsid w:val="00BD4368"/>
    <w:rsid w:val="00BD4E48"/>
    <w:rsid w:val="00BE4F85"/>
    <w:rsid w:val="00BE6065"/>
    <w:rsid w:val="00BF0D87"/>
    <w:rsid w:val="00BF1D33"/>
    <w:rsid w:val="00BF53EB"/>
    <w:rsid w:val="00BF5A1D"/>
    <w:rsid w:val="00BF64DF"/>
    <w:rsid w:val="00BF6E2E"/>
    <w:rsid w:val="00C045D5"/>
    <w:rsid w:val="00C04C3D"/>
    <w:rsid w:val="00C0621E"/>
    <w:rsid w:val="00C06496"/>
    <w:rsid w:val="00C06D10"/>
    <w:rsid w:val="00C06EAD"/>
    <w:rsid w:val="00C12EB0"/>
    <w:rsid w:val="00C16E94"/>
    <w:rsid w:val="00C17956"/>
    <w:rsid w:val="00C202BD"/>
    <w:rsid w:val="00C21D0E"/>
    <w:rsid w:val="00C24289"/>
    <w:rsid w:val="00C27504"/>
    <w:rsid w:val="00C31E82"/>
    <w:rsid w:val="00C32341"/>
    <w:rsid w:val="00C32A41"/>
    <w:rsid w:val="00C347A9"/>
    <w:rsid w:val="00C35908"/>
    <w:rsid w:val="00C37A8D"/>
    <w:rsid w:val="00C409C8"/>
    <w:rsid w:val="00C40F58"/>
    <w:rsid w:val="00C4145A"/>
    <w:rsid w:val="00C4365C"/>
    <w:rsid w:val="00C461DD"/>
    <w:rsid w:val="00C47846"/>
    <w:rsid w:val="00C50C77"/>
    <w:rsid w:val="00C52769"/>
    <w:rsid w:val="00C53FB9"/>
    <w:rsid w:val="00C54795"/>
    <w:rsid w:val="00C55540"/>
    <w:rsid w:val="00C57BCE"/>
    <w:rsid w:val="00C57D48"/>
    <w:rsid w:val="00C616CB"/>
    <w:rsid w:val="00C6463D"/>
    <w:rsid w:val="00C64E7F"/>
    <w:rsid w:val="00C73176"/>
    <w:rsid w:val="00C7450E"/>
    <w:rsid w:val="00C750B3"/>
    <w:rsid w:val="00C77CE3"/>
    <w:rsid w:val="00C77FAF"/>
    <w:rsid w:val="00C803D8"/>
    <w:rsid w:val="00C809C8"/>
    <w:rsid w:val="00C815A1"/>
    <w:rsid w:val="00C84B07"/>
    <w:rsid w:val="00C866AF"/>
    <w:rsid w:val="00C91083"/>
    <w:rsid w:val="00C9186C"/>
    <w:rsid w:val="00C933E9"/>
    <w:rsid w:val="00C94A17"/>
    <w:rsid w:val="00C96A7A"/>
    <w:rsid w:val="00C96D69"/>
    <w:rsid w:val="00CA1C14"/>
    <w:rsid w:val="00CA2316"/>
    <w:rsid w:val="00CA42E2"/>
    <w:rsid w:val="00CA58D8"/>
    <w:rsid w:val="00CA64EA"/>
    <w:rsid w:val="00CB0730"/>
    <w:rsid w:val="00CC22BD"/>
    <w:rsid w:val="00CC24E1"/>
    <w:rsid w:val="00CC38D3"/>
    <w:rsid w:val="00CC429D"/>
    <w:rsid w:val="00CC7A9E"/>
    <w:rsid w:val="00CD0074"/>
    <w:rsid w:val="00CD0C87"/>
    <w:rsid w:val="00CD34A3"/>
    <w:rsid w:val="00CD3BA6"/>
    <w:rsid w:val="00CD58F3"/>
    <w:rsid w:val="00CD6D0F"/>
    <w:rsid w:val="00CE0152"/>
    <w:rsid w:val="00CE0868"/>
    <w:rsid w:val="00CE1796"/>
    <w:rsid w:val="00CE291E"/>
    <w:rsid w:val="00CE2DB6"/>
    <w:rsid w:val="00CE3C90"/>
    <w:rsid w:val="00CE4CCB"/>
    <w:rsid w:val="00CF2FE0"/>
    <w:rsid w:val="00CF533E"/>
    <w:rsid w:val="00D00E66"/>
    <w:rsid w:val="00D01A4A"/>
    <w:rsid w:val="00D028D0"/>
    <w:rsid w:val="00D14DB2"/>
    <w:rsid w:val="00D15430"/>
    <w:rsid w:val="00D16D7D"/>
    <w:rsid w:val="00D203D9"/>
    <w:rsid w:val="00D25F01"/>
    <w:rsid w:val="00D303BB"/>
    <w:rsid w:val="00D306FB"/>
    <w:rsid w:val="00D30BC2"/>
    <w:rsid w:val="00D31BD2"/>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C4F"/>
    <w:rsid w:val="00D72E86"/>
    <w:rsid w:val="00D76726"/>
    <w:rsid w:val="00D76ADC"/>
    <w:rsid w:val="00D76ADD"/>
    <w:rsid w:val="00D76D42"/>
    <w:rsid w:val="00D801C4"/>
    <w:rsid w:val="00D82229"/>
    <w:rsid w:val="00D82778"/>
    <w:rsid w:val="00D85E86"/>
    <w:rsid w:val="00D86C45"/>
    <w:rsid w:val="00D86D26"/>
    <w:rsid w:val="00D9009E"/>
    <w:rsid w:val="00D9065A"/>
    <w:rsid w:val="00D90D45"/>
    <w:rsid w:val="00D90F9C"/>
    <w:rsid w:val="00D91287"/>
    <w:rsid w:val="00D92D84"/>
    <w:rsid w:val="00D9414C"/>
    <w:rsid w:val="00DA0438"/>
    <w:rsid w:val="00DA2559"/>
    <w:rsid w:val="00DA28BA"/>
    <w:rsid w:val="00DB075C"/>
    <w:rsid w:val="00DB14BF"/>
    <w:rsid w:val="00DB167F"/>
    <w:rsid w:val="00DB2F11"/>
    <w:rsid w:val="00DB3127"/>
    <w:rsid w:val="00DB3629"/>
    <w:rsid w:val="00DB417E"/>
    <w:rsid w:val="00DC1410"/>
    <w:rsid w:val="00DC486E"/>
    <w:rsid w:val="00DD0298"/>
    <w:rsid w:val="00DD0F9E"/>
    <w:rsid w:val="00DD2BD4"/>
    <w:rsid w:val="00DD32AD"/>
    <w:rsid w:val="00DD4ADA"/>
    <w:rsid w:val="00DD666D"/>
    <w:rsid w:val="00DE0D84"/>
    <w:rsid w:val="00DE115A"/>
    <w:rsid w:val="00DE793D"/>
    <w:rsid w:val="00DF00E5"/>
    <w:rsid w:val="00DF03D0"/>
    <w:rsid w:val="00DF0ABD"/>
    <w:rsid w:val="00DF30FC"/>
    <w:rsid w:val="00DF532F"/>
    <w:rsid w:val="00DF73D8"/>
    <w:rsid w:val="00DF7F0C"/>
    <w:rsid w:val="00E03E70"/>
    <w:rsid w:val="00E05EB1"/>
    <w:rsid w:val="00E070B1"/>
    <w:rsid w:val="00E07580"/>
    <w:rsid w:val="00E13087"/>
    <w:rsid w:val="00E144E9"/>
    <w:rsid w:val="00E21E87"/>
    <w:rsid w:val="00E22935"/>
    <w:rsid w:val="00E278B2"/>
    <w:rsid w:val="00E30373"/>
    <w:rsid w:val="00E330D0"/>
    <w:rsid w:val="00E3385D"/>
    <w:rsid w:val="00E33963"/>
    <w:rsid w:val="00E34C55"/>
    <w:rsid w:val="00E43280"/>
    <w:rsid w:val="00E43581"/>
    <w:rsid w:val="00E43ABF"/>
    <w:rsid w:val="00E47003"/>
    <w:rsid w:val="00E47D07"/>
    <w:rsid w:val="00E513BA"/>
    <w:rsid w:val="00E519F6"/>
    <w:rsid w:val="00E52175"/>
    <w:rsid w:val="00E55910"/>
    <w:rsid w:val="00E564AC"/>
    <w:rsid w:val="00E60030"/>
    <w:rsid w:val="00E63DC3"/>
    <w:rsid w:val="00E64A42"/>
    <w:rsid w:val="00E65DCD"/>
    <w:rsid w:val="00E660AC"/>
    <w:rsid w:val="00E7395E"/>
    <w:rsid w:val="00E75D4F"/>
    <w:rsid w:val="00E75E79"/>
    <w:rsid w:val="00E77ACB"/>
    <w:rsid w:val="00E77B8A"/>
    <w:rsid w:val="00E866B1"/>
    <w:rsid w:val="00E8699A"/>
    <w:rsid w:val="00E918F6"/>
    <w:rsid w:val="00E92C72"/>
    <w:rsid w:val="00E92E88"/>
    <w:rsid w:val="00E92FE9"/>
    <w:rsid w:val="00E93BFB"/>
    <w:rsid w:val="00E95F45"/>
    <w:rsid w:val="00E9690A"/>
    <w:rsid w:val="00EA2023"/>
    <w:rsid w:val="00EA2D36"/>
    <w:rsid w:val="00EA553F"/>
    <w:rsid w:val="00EA7986"/>
    <w:rsid w:val="00EB2EE0"/>
    <w:rsid w:val="00EB5A12"/>
    <w:rsid w:val="00ED2313"/>
    <w:rsid w:val="00ED38FD"/>
    <w:rsid w:val="00ED7C9C"/>
    <w:rsid w:val="00EE3731"/>
    <w:rsid w:val="00EE3F28"/>
    <w:rsid w:val="00EE5BCF"/>
    <w:rsid w:val="00EE6396"/>
    <w:rsid w:val="00EF44A1"/>
    <w:rsid w:val="00EF5AF4"/>
    <w:rsid w:val="00F0720B"/>
    <w:rsid w:val="00F133B0"/>
    <w:rsid w:val="00F14806"/>
    <w:rsid w:val="00F1496A"/>
    <w:rsid w:val="00F20A71"/>
    <w:rsid w:val="00F20E1F"/>
    <w:rsid w:val="00F272E0"/>
    <w:rsid w:val="00F27EC2"/>
    <w:rsid w:val="00F31C80"/>
    <w:rsid w:val="00F31EBA"/>
    <w:rsid w:val="00F32CB0"/>
    <w:rsid w:val="00F34130"/>
    <w:rsid w:val="00F3463A"/>
    <w:rsid w:val="00F5142E"/>
    <w:rsid w:val="00F52531"/>
    <w:rsid w:val="00F530EE"/>
    <w:rsid w:val="00F57C67"/>
    <w:rsid w:val="00F604B4"/>
    <w:rsid w:val="00F6164B"/>
    <w:rsid w:val="00F64BF2"/>
    <w:rsid w:val="00F7357D"/>
    <w:rsid w:val="00F76B9C"/>
    <w:rsid w:val="00F80A4D"/>
    <w:rsid w:val="00F81C32"/>
    <w:rsid w:val="00F852FD"/>
    <w:rsid w:val="00F90369"/>
    <w:rsid w:val="00F903CE"/>
    <w:rsid w:val="00F90F0F"/>
    <w:rsid w:val="00F9100C"/>
    <w:rsid w:val="00F92DBA"/>
    <w:rsid w:val="00F9411F"/>
    <w:rsid w:val="00F9436C"/>
    <w:rsid w:val="00F94DD5"/>
    <w:rsid w:val="00F95833"/>
    <w:rsid w:val="00F969F8"/>
    <w:rsid w:val="00F97319"/>
    <w:rsid w:val="00FA3056"/>
    <w:rsid w:val="00FA3E57"/>
    <w:rsid w:val="00FA5368"/>
    <w:rsid w:val="00FA7613"/>
    <w:rsid w:val="00FB0440"/>
    <w:rsid w:val="00FC05FA"/>
    <w:rsid w:val="00FC554C"/>
    <w:rsid w:val="00FC796E"/>
    <w:rsid w:val="00FD07F2"/>
    <w:rsid w:val="00FD4603"/>
    <w:rsid w:val="00FD477F"/>
    <w:rsid w:val="00FD67EE"/>
    <w:rsid w:val="00FE267D"/>
    <w:rsid w:val="00FE2920"/>
    <w:rsid w:val="00FE76AB"/>
    <w:rsid w:val="00FF0421"/>
    <w:rsid w:val="00FF1DA8"/>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74C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iucnredlist.org/species/22678537/92777596" TargetMode="External"/><Relationship Id="rId2" Type="http://schemas.openxmlformats.org/officeDocument/2006/relationships/hyperlink" Target="https://www.iucnredlist.org/species/22685553/93079606" TargetMode="External"/><Relationship Id="rId1" Type="http://schemas.openxmlformats.org/officeDocument/2006/relationships/hyperlink" Target="https://www.cbd.int/doc/c/efb0/1f84/a892b98d2982a829962b6371/wg2020-02-03-en.pdf" TargetMode="External"/><Relationship Id="rId5" Type="http://schemas.openxmlformats.org/officeDocument/2006/relationships/hyperlink" Target="https://www.sciencedirect.com/science/article/pii/S2590332220300439" TargetMode="External"/><Relationship Id="rId4" Type="http://schemas.openxmlformats.org/officeDocument/2006/relationships/hyperlink" Target="https://www.iucnredlist.org/species/2279/9387270"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1.png"/><Relationship Id="rId18" Type="http://schemas.openxmlformats.org/officeDocument/2006/relationships/hyperlink" Target="http://gadm.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www.birdlife.org/datazone/hom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iucnredlist.org/" TargetMode="External"/><Relationship Id="rId20" Type="http://schemas.openxmlformats.org/officeDocument/2006/relationships/hyperlink" Target="https://datacatalog.worldbank.org/dataset/worldwide-governance-indic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www.protectedplanet.ne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5CC83-4D0F-4DFA-AA69-BF2DC96BA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12549</Words>
  <Characters>71534</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Viv Mcshane</cp:lastModifiedBy>
  <cp:revision>3</cp:revision>
  <dcterms:created xsi:type="dcterms:W3CDTF">2020-06-29T19:26:00Z</dcterms:created>
  <dcterms:modified xsi:type="dcterms:W3CDTF">2020-06-29T19:39:00Z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id="w1m4H5nq"/&gt;&lt;style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