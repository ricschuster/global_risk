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96928" w:rsidRDefault="00243C0D">
      <w:pPr>
        <w:spacing w:after="0" w:line="480" w:lineRule="auto"/>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sz w:val="24"/>
          <w:szCs w:val="24"/>
        </w:rPr>
        <w:t xml:space="preserve">Title: </w:t>
      </w:r>
      <w:r>
        <w:rPr>
          <w:rFonts w:ascii="Times New Roman" w:eastAsia="Times New Roman" w:hAnsi="Times New Roman" w:cs="Times New Roman"/>
          <w:b/>
          <w:sz w:val="24"/>
          <w:szCs w:val="24"/>
        </w:rPr>
        <w:t xml:space="preserve">Biodiversity conservation in an uncertain </w:t>
      </w:r>
      <w:commentRangeStart w:id="1"/>
      <w:r>
        <w:rPr>
          <w:rFonts w:ascii="Times New Roman" w:eastAsia="Times New Roman" w:hAnsi="Times New Roman" w:cs="Times New Roman"/>
          <w:b/>
          <w:sz w:val="24"/>
          <w:szCs w:val="24"/>
        </w:rPr>
        <w:t>world</w:t>
      </w:r>
      <w:commentRangeEnd w:id="1"/>
      <w:r w:rsidR="008D4329">
        <w:rPr>
          <w:rStyle w:val="CommentReference"/>
        </w:rPr>
        <w:commentReference w:id="1"/>
      </w:r>
    </w:p>
    <w:p w14:paraId="00000002" w14:textId="77777777" w:rsidR="00596928" w:rsidRDefault="00596928">
      <w:pPr>
        <w:spacing w:after="0" w:line="480" w:lineRule="auto"/>
        <w:rPr>
          <w:rFonts w:ascii="Times New Roman" w:eastAsia="Times New Roman" w:hAnsi="Times New Roman" w:cs="Times New Roman"/>
          <w:sz w:val="24"/>
          <w:szCs w:val="24"/>
        </w:rPr>
      </w:pPr>
    </w:p>
    <w:p w14:paraId="00000003" w14:textId="734F8DF1" w:rsidR="00596928" w:rsidRDefault="00243C0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Authors: Richard Schuster </w:t>
      </w:r>
      <w:proofErr w:type="spellStart"/>
      <w:proofErr w:type="gramStart"/>
      <w:r>
        <w:rPr>
          <w:rFonts w:ascii="Times New Roman" w:eastAsia="Times New Roman" w:hAnsi="Times New Roman" w:cs="Times New Roman"/>
          <w:sz w:val="24"/>
          <w:szCs w:val="24"/>
          <w:vertAlign w:val="superscript"/>
        </w:rPr>
        <w:t>a,b</w:t>
      </w:r>
      <w:proofErr w:type="spellEnd"/>
      <w:proofErr w:type="gramEnd"/>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Rachel </w:t>
      </w:r>
      <w:proofErr w:type="spellStart"/>
      <w:r>
        <w:rPr>
          <w:rFonts w:ascii="Times New Roman" w:eastAsia="Times New Roman" w:hAnsi="Times New Roman" w:cs="Times New Roman"/>
          <w:sz w:val="24"/>
          <w:szCs w:val="24"/>
        </w:rPr>
        <w:t>Buxton</w:t>
      </w:r>
      <w:r>
        <w:rPr>
          <w:rFonts w:ascii="Times New Roman" w:eastAsia="Times New Roman" w:hAnsi="Times New Roman" w:cs="Times New Roman"/>
          <w:sz w:val="24"/>
          <w:szCs w:val="24"/>
          <w:vertAlign w:val="superscript"/>
        </w:rPr>
        <w:t>a</w:t>
      </w:r>
      <w:proofErr w:type="spellEnd"/>
      <w:r>
        <w:rPr>
          <w:rFonts w:ascii="Times New Roman" w:eastAsia="Times New Roman" w:hAnsi="Times New Roman" w:cs="Times New Roman"/>
          <w:sz w:val="24"/>
          <w:szCs w:val="24"/>
        </w:rPr>
        <w:t xml:space="preserve">, Jeffrey O. </w:t>
      </w:r>
      <w:proofErr w:type="spellStart"/>
      <w:r>
        <w:rPr>
          <w:rFonts w:ascii="Times New Roman" w:eastAsia="Times New Roman" w:hAnsi="Times New Roman" w:cs="Times New Roman"/>
          <w:sz w:val="24"/>
          <w:szCs w:val="24"/>
        </w:rPr>
        <w:t>Hanson</w:t>
      </w:r>
      <w:r>
        <w:rPr>
          <w:rFonts w:ascii="Times New Roman" w:eastAsia="Times New Roman" w:hAnsi="Times New Roman" w:cs="Times New Roman"/>
          <w:sz w:val="24"/>
          <w:szCs w:val="24"/>
          <w:vertAlign w:val="superscript"/>
        </w:rPr>
        <w:t>a</w:t>
      </w:r>
      <w:proofErr w:type="spellEnd"/>
      <w:r>
        <w:rPr>
          <w:rFonts w:ascii="Times New Roman" w:eastAsia="Times New Roman" w:hAnsi="Times New Roman" w:cs="Times New Roman"/>
          <w:sz w:val="24"/>
          <w:szCs w:val="24"/>
        </w:rPr>
        <w:t xml:space="preserve">, Allison D. </w:t>
      </w:r>
      <w:proofErr w:type="spellStart"/>
      <w:r>
        <w:rPr>
          <w:rFonts w:ascii="Times New Roman" w:eastAsia="Times New Roman" w:hAnsi="Times New Roman" w:cs="Times New Roman"/>
          <w:sz w:val="24"/>
          <w:szCs w:val="24"/>
        </w:rPr>
        <w:t>Binley</w:t>
      </w:r>
      <w:r>
        <w:rPr>
          <w:rFonts w:ascii="Times New Roman" w:eastAsia="Times New Roman" w:hAnsi="Times New Roman" w:cs="Times New Roman"/>
          <w:sz w:val="24"/>
          <w:szCs w:val="24"/>
          <w:vertAlign w:val="superscript"/>
        </w:rPr>
        <w:t>a</w:t>
      </w:r>
      <w:proofErr w:type="spellEnd"/>
      <w:r>
        <w:rPr>
          <w:rFonts w:ascii="Times New Roman" w:eastAsia="Times New Roman" w:hAnsi="Times New Roman" w:cs="Times New Roman"/>
          <w:sz w:val="24"/>
          <w:szCs w:val="24"/>
        </w:rPr>
        <w:t xml:space="preserve">, Jeremy </w:t>
      </w:r>
      <w:proofErr w:type="spellStart"/>
      <w:r>
        <w:rPr>
          <w:rFonts w:ascii="Times New Roman" w:eastAsia="Times New Roman" w:hAnsi="Times New Roman" w:cs="Times New Roman"/>
          <w:sz w:val="24"/>
          <w:szCs w:val="24"/>
        </w:rPr>
        <w:t>Pittman</w:t>
      </w:r>
      <w:r>
        <w:rPr>
          <w:rFonts w:ascii="Times New Roman" w:eastAsia="Times New Roman" w:hAnsi="Times New Roman" w:cs="Times New Roman"/>
          <w:sz w:val="24"/>
          <w:szCs w:val="24"/>
          <w:vertAlign w:val="superscript"/>
        </w:rPr>
        <w:t>c</w:t>
      </w:r>
      <w:proofErr w:type="spellEnd"/>
      <w:r>
        <w:rPr>
          <w:rFonts w:ascii="Times New Roman" w:eastAsia="Times New Roman" w:hAnsi="Times New Roman" w:cs="Times New Roman"/>
          <w:sz w:val="24"/>
          <w:szCs w:val="24"/>
        </w:rPr>
        <w:t xml:space="preserve">, Vivitskaia </w:t>
      </w:r>
      <w:proofErr w:type="spellStart"/>
      <w:r>
        <w:rPr>
          <w:rFonts w:ascii="Times New Roman" w:eastAsia="Times New Roman" w:hAnsi="Times New Roman" w:cs="Times New Roman"/>
          <w:sz w:val="24"/>
          <w:szCs w:val="24"/>
        </w:rPr>
        <w:t>Tulloch</w:t>
      </w:r>
      <w:r>
        <w:rPr>
          <w:rFonts w:ascii="Times New Roman" w:eastAsia="Times New Roman" w:hAnsi="Times New Roman" w:cs="Times New Roman"/>
          <w:sz w:val="24"/>
          <w:szCs w:val="24"/>
          <w:vertAlign w:val="superscript"/>
        </w:rPr>
        <w:t>d</w:t>
      </w:r>
      <w:proofErr w:type="spellEnd"/>
      <w:r>
        <w:rPr>
          <w:rFonts w:ascii="Times New Roman" w:eastAsia="Times New Roman" w:hAnsi="Times New Roman" w:cs="Times New Roman"/>
          <w:sz w:val="24"/>
          <w:szCs w:val="24"/>
        </w:rPr>
        <w:t xml:space="preserve">, Frank A. La </w:t>
      </w:r>
      <w:proofErr w:type="spellStart"/>
      <w:r>
        <w:rPr>
          <w:rFonts w:ascii="Times New Roman" w:eastAsia="Times New Roman" w:hAnsi="Times New Roman" w:cs="Times New Roman"/>
          <w:sz w:val="24"/>
          <w:szCs w:val="24"/>
        </w:rPr>
        <w:t>Sorte</w:t>
      </w:r>
      <w:r>
        <w:rPr>
          <w:rFonts w:ascii="Times New Roman" w:eastAsia="Times New Roman" w:hAnsi="Times New Roman" w:cs="Times New Roman"/>
          <w:sz w:val="24"/>
          <w:szCs w:val="24"/>
          <w:vertAlign w:val="superscript"/>
        </w:rPr>
        <w:t>e</w:t>
      </w:r>
      <w:proofErr w:type="spellEnd"/>
      <w:r>
        <w:rPr>
          <w:rFonts w:ascii="Times New Roman" w:eastAsia="Times New Roman" w:hAnsi="Times New Roman" w:cs="Times New Roman"/>
          <w:sz w:val="24"/>
          <w:szCs w:val="24"/>
        </w:rPr>
        <w:t xml:space="preserve">, Raquel </w:t>
      </w:r>
      <w:proofErr w:type="spellStart"/>
      <w:r>
        <w:rPr>
          <w:rFonts w:ascii="Times New Roman" w:eastAsia="Times New Roman" w:hAnsi="Times New Roman" w:cs="Times New Roman"/>
          <w:sz w:val="24"/>
          <w:szCs w:val="24"/>
        </w:rPr>
        <w:t>Garcia</w:t>
      </w:r>
      <w:r>
        <w:rPr>
          <w:rFonts w:ascii="Times New Roman" w:eastAsia="Times New Roman" w:hAnsi="Times New Roman" w:cs="Times New Roman"/>
          <w:sz w:val="24"/>
          <w:szCs w:val="24"/>
          <w:vertAlign w:val="superscript"/>
        </w:rPr>
        <w:t>f</w:t>
      </w:r>
      <w:proofErr w:type="spellEnd"/>
      <w:r>
        <w:rPr>
          <w:rFonts w:ascii="Times New Roman" w:eastAsia="Times New Roman" w:hAnsi="Times New Roman" w:cs="Times New Roman"/>
          <w:sz w:val="24"/>
          <w:szCs w:val="24"/>
        </w:rPr>
        <w:t xml:space="preserve">, Peter H. </w:t>
      </w:r>
      <w:proofErr w:type="spellStart"/>
      <w:r>
        <w:rPr>
          <w:rFonts w:ascii="Times New Roman" w:eastAsia="Times New Roman" w:hAnsi="Times New Roman" w:cs="Times New Roman"/>
          <w:sz w:val="24"/>
          <w:szCs w:val="24"/>
        </w:rPr>
        <w:t>Verburg</w:t>
      </w:r>
      <w:r>
        <w:rPr>
          <w:rFonts w:ascii="Times New Roman" w:eastAsia="Times New Roman" w:hAnsi="Times New Roman" w:cs="Times New Roman"/>
          <w:sz w:val="24"/>
          <w:szCs w:val="24"/>
          <w:vertAlign w:val="superscript"/>
        </w:rPr>
        <w:t>g</w:t>
      </w:r>
      <w:proofErr w:type="spellEnd"/>
      <w:r>
        <w:rPr>
          <w:rFonts w:ascii="Times New Roman" w:eastAsia="Times New Roman" w:hAnsi="Times New Roman" w:cs="Times New Roman"/>
          <w:sz w:val="24"/>
          <w:szCs w:val="24"/>
        </w:rPr>
        <w:t xml:space="preserve">, Amanda D. </w:t>
      </w:r>
      <w:proofErr w:type="spellStart"/>
      <w:r>
        <w:rPr>
          <w:rFonts w:ascii="Times New Roman" w:eastAsia="Times New Roman" w:hAnsi="Times New Roman" w:cs="Times New Roman"/>
          <w:sz w:val="24"/>
          <w:szCs w:val="24"/>
        </w:rPr>
        <w:t>Rodewald</w:t>
      </w:r>
      <w:r>
        <w:rPr>
          <w:rFonts w:ascii="Times New Roman" w:eastAsia="Times New Roman" w:hAnsi="Times New Roman" w:cs="Times New Roman"/>
          <w:sz w:val="24"/>
          <w:szCs w:val="24"/>
          <w:vertAlign w:val="superscript"/>
        </w:rPr>
        <w:t>e,h</w:t>
      </w:r>
      <w:proofErr w:type="spellEnd"/>
      <w:r>
        <w:rPr>
          <w:rFonts w:ascii="Times New Roman" w:eastAsia="Times New Roman" w:hAnsi="Times New Roman" w:cs="Times New Roman"/>
          <w:sz w:val="24"/>
          <w:szCs w:val="24"/>
        </w:rPr>
        <w:t xml:space="preserve">, Scott </w:t>
      </w:r>
      <w:proofErr w:type="spellStart"/>
      <w:r>
        <w:rPr>
          <w:rFonts w:ascii="Times New Roman" w:eastAsia="Times New Roman" w:hAnsi="Times New Roman" w:cs="Times New Roman"/>
          <w:sz w:val="24"/>
          <w:szCs w:val="24"/>
        </w:rPr>
        <w:t>Wilson</w:t>
      </w:r>
      <w:r>
        <w:rPr>
          <w:rFonts w:ascii="Times New Roman" w:eastAsia="Times New Roman" w:hAnsi="Times New Roman" w:cs="Times New Roman"/>
          <w:sz w:val="24"/>
          <w:szCs w:val="24"/>
          <w:vertAlign w:val="superscript"/>
        </w:rPr>
        <w:t>a,i</w:t>
      </w:r>
      <w:proofErr w:type="spellEnd"/>
      <w:r>
        <w:rPr>
          <w:rFonts w:ascii="Times New Roman" w:eastAsia="Times New Roman" w:hAnsi="Times New Roman" w:cs="Times New Roman"/>
          <w:sz w:val="24"/>
          <w:szCs w:val="24"/>
        </w:rPr>
        <w:t xml:space="preserve">, Hugh </w:t>
      </w:r>
      <w:ins w:id="2" w:author="Hugh Possingham" w:date="2020-10-23T13:04:00Z">
        <w:r w:rsidR="00F603E8">
          <w:rPr>
            <w:rFonts w:ascii="Times New Roman" w:eastAsia="Times New Roman" w:hAnsi="Times New Roman" w:cs="Times New Roman"/>
            <w:sz w:val="24"/>
            <w:szCs w:val="24"/>
          </w:rPr>
          <w:t xml:space="preserve">P. </w:t>
        </w:r>
      </w:ins>
      <w:proofErr w:type="spellStart"/>
      <w:r>
        <w:rPr>
          <w:rFonts w:ascii="Times New Roman" w:eastAsia="Times New Roman" w:hAnsi="Times New Roman" w:cs="Times New Roman"/>
          <w:sz w:val="24"/>
          <w:szCs w:val="24"/>
        </w:rPr>
        <w:t>Possingham</w:t>
      </w:r>
      <w:r>
        <w:rPr>
          <w:rFonts w:ascii="Times New Roman" w:eastAsia="Times New Roman" w:hAnsi="Times New Roman" w:cs="Times New Roman"/>
          <w:sz w:val="24"/>
          <w:szCs w:val="24"/>
          <w:vertAlign w:val="superscript"/>
        </w:rPr>
        <w:t>j</w:t>
      </w:r>
      <w:proofErr w:type="spellEnd"/>
      <w:del w:id="3" w:author="Hugh Possingham" w:date="2020-10-23T13:04:00Z">
        <w:r w:rsidDel="00F603E8">
          <w:rPr>
            <w:rFonts w:ascii="Times New Roman" w:eastAsia="Times New Roman" w:hAnsi="Times New Roman" w:cs="Times New Roman"/>
            <w:sz w:val="24"/>
            <w:szCs w:val="24"/>
            <w:vertAlign w:val="superscript"/>
          </w:rPr>
          <w:delText>,k</w:delText>
        </w:r>
      </w:del>
      <w:r>
        <w:rPr>
          <w:rFonts w:ascii="Times New Roman" w:eastAsia="Times New Roman" w:hAnsi="Times New Roman" w:cs="Times New Roman"/>
          <w:sz w:val="24"/>
          <w:szCs w:val="24"/>
        </w:rPr>
        <w:t xml:space="preserve">, Joseph R. </w:t>
      </w:r>
      <w:proofErr w:type="spellStart"/>
      <w:r>
        <w:rPr>
          <w:rFonts w:ascii="Times New Roman" w:eastAsia="Times New Roman" w:hAnsi="Times New Roman" w:cs="Times New Roman"/>
          <w:sz w:val="24"/>
          <w:szCs w:val="24"/>
        </w:rPr>
        <w:t>Bennett</w:t>
      </w:r>
      <w:r>
        <w:rPr>
          <w:rFonts w:ascii="Times New Roman" w:eastAsia="Times New Roman" w:hAnsi="Times New Roman" w:cs="Times New Roman"/>
          <w:sz w:val="24"/>
          <w:szCs w:val="24"/>
          <w:vertAlign w:val="superscript"/>
        </w:rPr>
        <w:t>a</w:t>
      </w:r>
      <w:proofErr w:type="spellEnd"/>
    </w:p>
    <w:p w14:paraId="00000004" w14:textId="77777777" w:rsidR="00596928" w:rsidRDefault="00596928">
      <w:pPr>
        <w:spacing w:after="0" w:line="480" w:lineRule="auto"/>
        <w:rPr>
          <w:rFonts w:ascii="Times New Roman" w:eastAsia="Times New Roman" w:hAnsi="Times New Roman" w:cs="Times New Roman"/>
          <w:sz w:val="24"/>
          <w:szCs w:val="24"/>
        </w:rPr>
      </w:pPr>
    </w:p>
    <w:p w14:paraId="00000005" w14:textId="77777777" w:rsidR="00596928" w:rsidRDefault="00243C0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Affiliations:</w:t>
      </w:r>
    </w:p>
    <w:p w14:paraId="00000006"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a </w:t>
      </w:r>
      <w:r>
        <w:rPr>
          <w:rFonts w:ascii="Times New Roman" w:eastAsia="Times New Roman" w:hAnsi="Times New Roman" w:cs="Times New Roman"/>
          <w:color w:val="000000"/>
          <w:sz w:val="24"/>
          <w:szCs w:val="24"/>
        </w:rPr>
        <w:t xml:space="preserve">Department of Biology, 1125 Colonel </w:t>
      </w:r>
      <w:proofErr w:type="gramStart"/>
      <w:r>
        <w:rPr>
          <w:rFonts w:ascii="Times New Roman" w:eastAsia="Times New Roman" w:hAnsi="Times New Roman" w:cs="Times New Roman"/>
          <w:color w:val="000000"/>
          <w:sz w:val="24"/>
          <w:szCs w:val="24"/>
        </w:rPr>
        <w:t>By</w:t>
      </w:r>
      <w:proofErr w:type="gramEnd"/>
      <w:r>
        <w:rPr>
          <w:rFonts w:ascii="Times New Roman" w:eastAsia="Times New Roman" w:hAnsi="Times New Roman" w:cs="Times New Roman"/>
          <w:color w:val="000000"/>
          <w:sz w:val="24"/>
          <w:szCs w:val="24"/>
        </w:rPr>
        <w:t xml:space="preserve"> Drive, Carleton University, Ottawa ON, K1S 5B6 Canada. </w:t>
      </w:r>
    </w:p>
    <w:p w14:paraId="00000007"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b</w:t>
      </w:r>
      <w:r>
        <w:rPr>
          <w:rFonts w:ascii="Times New Roman" w:eastAsia="Times New Roman" w:hAnsi="Times New Roman" w:cs="Times New Roman"/>
          <w:color w:val="000000"/>
          <w:sz w:val="24"/>
          <w:szCs w:val="24"/>
        </w:rPr>
        <w:t xml:space="preserve"> Ecosystem Science and Management Program, 3333 University Way, University of Northern British Columbia, Prince George BC, V2N 4Z9 Canada. </w:t>
      </w:r>
    </w:p>
    <w:p w14:paraId="00000008" w14:textId="77777777" w:rsidR="00596928" w:rsidRDefault="00243C0D">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vertAlign w:val="superscript"/>
        </w:rPr>
        <w:t>c</w:t>
      </w:r>
      <w:r>
        <w:rPr>
          <w:rFonts w:ascii="Times New Roman" w:eastAsia="Times New Roman" w:hAnsi="Times New Roman" w:cs="Times New Roman"/>
          <w:color w:val="000000"/>
          <w:sz w:val="24"/>
          <w:szCs w:val="24"/>
        </w:rPr>
        <w:t>School</w:t>
      </w:r>
      <w:proofErr w:type="spellEnd"/>
      <w:r>
        <w:rPr>
          <w:rFonts w:ascii="Times New Roman" w:eastAsia="Times New Roman" w:hAnsi="Times New Roman" w:cs="Times New Roman"/>
          <w:color w:val="000000"/>
          <w:sz w:val="24"/>
          <w:szCs w:val="24"/>
        </w:rPr>
        <w:t xml:space="preserve"> of Planning, University of Waterloo, 200 University Ave W, Waterloo, ON, N2T 3G1, Canada</w:t>
      </w:r>
    </w:p>
    <w:p w14:paraId="00000009" w14:textId="77777777" w:rsidR="00596928" w:rsidRDefault="00243C0D">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d </w:t>
      </w:r>
      <w:r>
        <w:rPr>
          <w:rFonts w:ascii="Times New Roman" w:eastAsia="Times New Roman" w:hAnsi="Times New Roman" w:cs="Times New Roman"/>
          <w:color w:val="000000"/>
          <w:sz w:val="24"/>
          <w:szCs w:val="24"/>
        </w:rPr>
        <w:t>Conservation Decisions Lab, Department of Forest and Conservation Sciences, 2424 Main Mall, University of British Columbia, Vancouver BC, V6T 1Z4 Canada.</w:t>
      </w:r>
    </w:p>
    <w:p w14:paraId="0000000A"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e </w:t>
      </w:r>
      <w:r>
        <w:rPr>
          <w:rFonts w:ascii="Times New Roman" w:eastAsia="Times New Roman" w:hAnsi="Times New Roman" w:cs="Times New Roman"/>
          <w:color w:val="000000"/>
          <w:sz w:val="24"/>
          <w:szCs w:val="24"/>
        </w:rPr>
        <w:t xml:space="preserve">Cornell Lab of Ornithology, Cornell University, Ithaca, NY 14850, USA </w:t>
      </w:r>
    </w:p>
    <w:p w14:paraId="0000000B"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f</w:t>
      </w:r>
      <w:r>
        <w:rPr>
          <w:rFonts w:ascii="Times New Roman" w:eastAsia="Times New Roman" w:hAnsi="Times New Roman" w:cs="Times New Roman"/>
          <w:color w:val="000000"/>
          <w:sz w:val="24"/>
          <w:szCs w:val="24"/>
        </w:rPr>
        <w:t xml:space="preserve"> Centre for Invasion Biology, Dept of Botany and Zoology, Stellenbosch Univ, South Africa</w:t>
      </w:r>
    </w:p>
    <w:p w14:paraId="0000000C"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g </w:t>
      </w:r>
      <w:r>
        <w:rPr>
          <w:rFonts w:ascii="Times New Roman" w:eastAsia="Times New Roman" w:hAnsi="Times New Roman" w:cs="Times New Roman"/>
          <w:sz w:val="24"/>
          <w:szCs w:val="24"/>
        </w:rPr>
        <w:t>Institute for Environmental Studies</w:t>
      </w:r>
      <w:r>
        <w:rPr>
          <w:rFonts w:ascii="Times New Roman" w:eastAsia="Times New Roman" w:hAnsi="Times New Roman" w:cs="Times New Roman"/>
          <w:color w:val="000000"/>
          <w:sz w:val="24"/>
          <w:szCs w:val="24"/>
        </w:rPr>
        <w:t>, VU University Amsterdam, Amsterdam, The Netherlands</w:t>
      </w:r>
    </w:p>
    <w:p w14:paraId="0000000D"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h</w:t>
      </w:r>
      <w:r>
        <w:rPr>
          <w:rFonts w:ascii="Times New Roman" w:eastAsia="Times New Roman" w:hAnsi="Times New Roman" w:cs="Times New Roman"/>
          <w:color w:val="000000"/>
          <w:sz w:val="24"/>
          <w:szCs w:val="24"/>
        </w:rPr>
        <w:t xml:space="preserve"> Department of Natural Resources</w:t>
      </w:r>
      <w:r>
        <w:rPr>
          <w:rFonts w:ascii="Times New Roman" w:eastAsia="Times New Roman" w:hAnsi="Times New Roman" w:cs="Times New Roman"/>
          <w:sz w:val="24"/>
          <w:szCs w:val="24"/>
        </w:rPr>
        <w:t xml:space="preserve"> and the Environment</w:t>
      </w:r>
      <w:r>
        <w:rPr>
          <w:rFonts w:ascii="Times New Roman" w:eastAsia="Times New Roman" w:hAnsi="Times New Roman" w:cs="Times New Roman"/>
          <w:color w:val="000000"/>
          <w:sz w:val="24"/>
          <w:szCs w:val="24"/>
        </w:rPr>
        <w:t>, Cornell University, Ithaca, NY 14853, USA.</w:t>
      </w:r>
    </w:p>
    <w:p w14:paraId="0000000E" w14:textId="77777777" w:rsidR="00596928" w:rsidRDefault="00243C0D">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vertAlign w:val="superscript"/>
        </w:rPr>
        <w:t xml:space="preserve">i </w:t>
      </w:r>
      <w:r>
        <w:rPr>
          <w:rFonts w:ascii="Times New Roman" w:eastAsia="Times New Roman" w:hAnsi="Times New Roman" w:cs="Times New Roman"/>
          <w:color w:val="000000"/>
          <w:sz w:val="24"/>
          <w:szCs w:val="24"/>
        </w:rPr>
        <w:t xml:space="preserve">Wildlife Research Division, Environment and Climate Change Canada, 1125 Colonel </w:t>
      </w:r>
      <w:proofErr w:type="gramStart"/>
      <w:r>
        <w:rPr>
          <w:rFonts w:ascii="Times New Roman" w:eastAsia="Times New Roman" w:hAnsi="Times New Roman" w:cs="Times New Roman"/>
          <w:color w:val="000000"/>
          <w:sz w:val="24"/>
          <w:szCs w:val="24"/>
        </w:rPr>
        <w:t>By</w:t>
      </w:r>
      <w:proofErr w:type="gramEnd"/>
      <w:r>
        <w:rPr>
          <w:rFonts w:ascii="Times New Roman" w:eastAsia="Times New Roman" w:hAnsi="Times New Roman" w:cs="Times New Roman"/>
          <w:color w:val="000000"/>
          <w:sz w:val="24"/>
          <w:szCs w:val="24"/>
        </w:rPr>
        <w:t xml:space="preserve"> Drive, Ottawa, Ontario, Canada, K1S 5B6</w:t>
      </w:r>
    </w:p>
    <w:p w14:paraId="0000000F" w14:textId="6CB32B0D" w:rsidR="00596928" w:rsidRDefault="00243C0D">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lastRenderedPageBreak/>
        <w:t xml:space="preserve">j </w:t>
      </w:r>
      <w:r>
        <w:rPr>
          <w:rFonts w:ascii="Times New Roman" w:eastAsia="Times New Roman" w:hAnsi="Times New Roman" w:cs="Times New Roman"/>
          <w:color w:val="000000"/>
          <w:sz w:val="24"/>
          <w:szCs w:val="24"/>
        </w:rPr>
        <w:t>Centre for Biodiversity and Conservation Science, University of Queensland, St Lucia, Queensland</w:t>
      </w:r>
      <w:ins w:id="4" w:author="Hugh Possingham" w:date="2020-10-23T13:04:00Z">
        <w:r w:rsidR="00F603E8">
          <w:rPr>
            <w:rFonts w:ascii="Times New Roman" w:eastAsia="Times New Roman" w:hAnsi="Times New Roman" w:cs="Times New Roman"/>
            <w:color w:val="000000"/>
            <w:sz w:val="24"/>
            <w:szCs w:val="24"/>
          </w:rPr>
          <w:t xml:space="preserve"> 4067</w:t>
        </w:r>
      </w:ins>
      <w:r>
        <w:rPr>
          <w:rFonts w:ascii="Times New Roman" w:eastAsia="Times New Roman" w:hAnsi="Times New Roman" w:cs="Times New Roman"/>
          <w:color w:val="000000"/>
          <w:sz w:val="24"/>
          <w:szCs w:val="24"/>
        </w:rPr>
        <w:t>, Australia</w:t>
      </w:r>
    </w:p>
    <w:p w14:paraId="00000010" w14:textId="7C88B1EA" w:rsidR="00596928" w:rsidDel="00F603E8" w:rsidRDefault="00243C0D">
      <w:pPr>
        <w:pBdr>
          <w:top w:val="nil"/>
          <w:left w:val="nil"/>
          <w:bottom w:val="nil"/>
          <w:right w:val="nil"/>
          <w:between w:val="nil"/>
        </w:pBdr>
        <w:spacing w:after="0" w:line="480" w:lineRule="auto"/>
        <w:ind w:left="357" w:hanging="357"/>
        <w:rPr>
          <w:del w:id="5" w:author="Hugh Possingham" w:date="2020-10-23T13:04:00Z"/>
          <w:rFonts w:ascii="Times New Roman" w:eastAsia="Times New Roman" w:hAnsi="Times New Roman" w:cs="Times New Roman"/>
          <w:color w:val="000000"/>
          <w:sz w:val="24"/>
          <w:szCs w:val="24"/>
        </w:rPr>
      </w:pPr>
      <w:del w:id="6" w:author="Hugh Possingham" w:date="2020-10-23T13:04:00Z">
        <w:r w:rsidDel="00F603E8">
          <w:rPr>
            <w:rFonts w:ascii="Times New Roman" w:eastAsia="Times New Roman" w:hAnsi="Times New Roman" w:cs="Times New Roman"/>
            <w:color w:val="000000"/>
            <w:sz w:val="24"/>
            <w:szCs w:val="24"/>
            <w:vertAlign w:val="superscript"/>
          </w:rPr>
          <w:delText>k</w:delText>
        </w:r>
        <w:r w:rsidDel="00F603E8">
          <w:rPr>
            <w:rFonts w:ascii="Times New Roman" w:eastAsia="Times New Roman" w:hAnsi="Times New Roman" w:cs="Times New Roman"/>
            <w:color w:val="000000"/>
            <w:sz w:val="24"/>
            <w:szCs w:val="24"/>
          </w:rPr>
          <w:delText xml:space="preserve"> The Nature Conservancy, Arlington, Virginia</w:delText>
        </w:r>
      </w:del>
    </w:p>
    <w:p w14:paraId="00000011" w14:textId="77777777" w:rsidR="00596928" w:rsidRDefault="00596928">
      <w:pPr>
        <w:spacing w:after="0" w:line="480" w:lineRule="auto"/>
        <w:rPr>
          <w:rFonts w:ascii="Times New Roman" w:eastAsia="Times New Roman" w:hAnsi="Times New Roman" w:cs="Times New Roman"/>
          <w:sz w:val="24"/>
          <w:szCs w:val="24"/>
        </w:rPr>
      </w:pPr>
    </w:p>
    <w:p w14:paraId="00000012" w14:textId="77777777" w:rsidR="00596928" w:rsidRDefault="00243C0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Department of Biology, 1125 Colonel </w:t>
      </w:r>
      <w:proofErr w:type="gramStart"/>
      <w:r>
        <w:rPr>
          <w:rFonts w:ascii="Times New Roman" w:eastAsia="Times New Roman" w:hAnsi="Times New Roman" w:cs="Times New Roman"/>
          <w:sz w:val="24"/>
          <w:szCs w:val="24"/>
        </w:rPr>
        <w:t>By</w:t>
      </w:r>
      <w:proofErr w:type="gramEnd"/>
      <w:r>
        <w:rPr>
          <w:rFonts w:ascii="Times New Roman" w:eastAsia="Times New Roman" w:hAnsi="Times New Roman" w:cs="Times New Roman"/>
          <w:sz w:val="24"/>
          <w:szCs w:val="24"/>
        </w:rPr>
        <w:t xml:space="preserve"> Drive, Carleton University, Ottawa ON, K1S 5B6 Canada. Email: </w:t>
      </w:r>
      <w:hyperlink r:id="rId10">
        <w:r>
          <w:rPr>
            <w:rFonts w:ascii="Times New Roman" w:eastAsia="Times New Roman" w:hAnsi="Times New Roman" w:cs="Times New Roman"/>
            <w:color w:val="0000FF"/>
            <w:sz w:val="24"/>
            <w:szCs w:val="24"/>
            <w:u w:val="single"/>
          </w:rPr>
          <w:t>richard.schuster@glel.carleton.ca</w:t>
        </w:r>
      </w:hyperlink>
      <w:r>
        <w:rPr>
          <w:rFonts w:ascii="Times New Roman" w:eastAsia="Times New Roman" w:hAnsi="Times New Roman" w:cs="Times New Roman"/>
          <w:color w:val="0000FF"/>
          <w:sz w:val="24"/>
          <w:szCs w:val="24"/>
          <w:u w:val="single"/>
        </w:rPr>
        <w:t xml:space="preserve">, </w:t>
      </w:r>
      <w:r>
        <w:rPr>
          <w:rFonts w:ascii="Times New Roman" w:eastAsia="Times New Roman" w:hAnsi="Times New Roman" w:cs="Times New Roman"/>
          <w:sz w:val="24"/>
          <w:szCs w:val="24"/>
        </w:rPr>
        <w:t>Phone: +1 250 631 8324, ORCID: 0000-0003-3191-7869</w:t>
      </w:r>
    </w:p>
    <w:p w14:paraId="00000013" w14:textId="77777777" w:rsidR="00596928" w:rsidRDefault="00243C0D">
      <w:pPr>
        <w:spacing w:line="480" w:lineRule="auto"/>
        <w:rPr>
          <w:rFonts w:ascii="Times New Roman" w:eastAsia="Times New Roman" w:hAnsi="Times New Roman" w:cs="Times New Roman"/>
          <w:sz w:val="24"/>
          <w:szCs w:val="24"/>
        </w:rPr>
      </w:pPr>
      <w:r>
        <w:br w:type="page"/>
      </w:r>
    </w:p>
    <w:p w14:paraId="00000014" w14:textId="77777777" w:rsidR="00596928" w:rsidRDefault="00243C0D">
      <w:pPr>
        <w:spacing w:after="0" w:line="480" w:lineRule="auto"/>
        <w:rPr>
          <w:rFonts w:ascii="Times New Roman" w:eastAsia="Times New Roman" w:hAnsi="Times New Roman" w:cs="Times New Roman"/>
          <w:b/>
          <w:sz w:val="24"/>
          <w:szCs w:val="24"/>
        </w:rPr>
      </w:pPr>
      <w:commentRangeStart w:id="7"/>
      <w:r>
        <w:rPr>
          <w:rFonts w:ascii="Times New Roman" w:eastAsia="Times New Roman" w:hAnsi="Times New Roman" w:cs="Times New Roman"/>
          <w:b/>
          <w:sz w:val="24"/>
          <w:szCs w:val="24"/>
        </w:rPr>
        <w:lastRenderedPageBreak/>
        <w:t>First paragraph</w:t>
      </w:r>
      <w:commentRangeEnd w:id="7"/>
      <w:r w:rsidR="008A669C">
        <w:rPr>
          <w:rStyle w:val="CommentReference"/>
        </w:rPr>
        <w:commentReference w:id="7"/>
      </w:r>
    </w:p>
    <w:p w14:paraId="00000015" w14:textId="75495881" w:rsidR="00596928" w:rsidRDefault="00711B2E">
      <w:pPr>
        <w:spacing w:after="0" w:line="480" w:lineRule="auto"/>
        <w:rPr>
          <w:rFonts w:ascii="Times New Roman" w:eastAsia="Times New Roman" w:hAnsi="Times New Roman" w:cs="Times New Roman"/>
          <w:sz w:val="24"/>
          <w:szCs w:val="24"/>
        </w:rPr>
      </w:pPr>
      <w:sdt>
        <w:sdtPr>
          <w:tag w:val="goog_rdk_0"/>
          <w:id w:val="1396785246"/>
        </w:sdtPr>
        <w:sdtContent/>
      </w:sdt>
      <w:r w:rsidR="00243C0D">
        <w:rPr>
          <w:rFonts w:ascii="Times New Roman" w:eastAsia="Times New Roman" w:hAnsi="Times New Roman" w:cs="Times New Roman"/>
          <w:sz w:val="24"/>
          <w:szCs w:val="24"/>
        </w:rPr>
        <w:t>Curbing biodiversity loss in a rapidly changing global environment is one of the great challenges of the 21</w:t>
      </w:r>
      <w:r w:rsidR="00243C0D">
        <w:rPr>
          <w:rFonts w:ascii="Times New Roman" w:eastAsia="Times New Roman" w:hAnsi="Times New Roman" w:cs="Times New Roman"/>
          <w:sz w:val="24"/>
          <w:szCs w:val="24"/>
          <w:vertAlign w:val="superscript"/>
        </w:rPr>
        <w:t>st</w:t>
      </w:r>
      <w:r w:rsidR="00243C0D">
        <w:rPr>
          <w:rFonts w:ascii="Times New Roman" w:eastAsia="Times New Roman" w:hAnsi="Times New Roman" w:cs="Times New Roman"/>
          <w:sz w:val="24"/>
          <w:szCs w:val="24"/>
        </w:rPr>
        <w:t xml:space="preserve"> Century</w:t>
      </w:r>
      <w:r w:rsidR="00243C0D">
        <w:rPr>
          <w:rFonts w:ascii="Times New Roman" w:eastAsia="Times New Roman" w:hAnsi="Times New Roman" w:cs="Times New Roman"/>
          <w:sz w:val="24"/>
          <w:szCs w:val="24"/>
          <w:vertAlign w:val="superscript"/>
        </w:rPr>
        <w:t>1,2</w:t>
      </w:r>
      <w:r w:rsidR="00243C0D">
        <w:rPr>
          <w:rFonts w:ascii="Times New Roman" w:eastAsia="Times New Roman" w:hAnsi="Times New Roman" w:cs="Times New Roman"/>
          <w:sz w:val="24"/>
          <w:szCs w:val="24"/>
        </w:rPr>
        <w:t xml:space="preserve">. </w:t>
      </w:r>
      <w:del w:id="8" w:author="Hugh Possingham" w:date="2020-10-23T14:14:00Z">
        <w:r w:rsidR="00243C0D" w:rsidDel="00655B5F">
          <w:rPr>
            <w:rFonts w:ascii="Times New Roman" w:eastAsia="Times New Roman" w:hAnsi="Times New Roman" w:cs="Times New Roman"/>
            <w:sz w:val="24"/>
            <w:szCs w:val="24"/>
          </w:rPr>
          <w:delText xml:space="preserve">As </w:delText>
        </w:r>
        <w:commentRangeStart w:id="9"/>
        <w:r w:rsidR="00243C0D" w:rsidDel="00655B5F">
          <w:rPr>
            <w:rFonts w:ascii="Times New Roman" w:eastAsia="Times New Roman" w:hAnsi="Times New Roman" w:cs="Times New Roman"/>
            <w:sz w:val="24"/>
            <w:szCs w:val="24"/>
          </w:rPr>
          <w:delText>climate and land-cover change intensify, their impacts on biodiversity and conservation response will be mediated by governance</w:delText>
        </w:r>
        <w:r w:rsidR="00243C0D" w:rsidDel="00655B5F">
          <w:rPr>
            <w:rFonts w:ascii="Times New Roman" w:eastAsia="Times New Roman" w:hAnsi="Times New Roman" w:cs="Times New Roman"/>
            <w:sz w:val="24"/>
            <w:szCs w:val="24"/>
            <w:vertAlign w:val="superscript"/>
          </w:rPr>
          <w:delText>3,4</w:delText>
        </w:r>
        <w:r w:rsidR="00243C0D" w:rsidDel="00655B5F">
          <w:rPr>
            <w:rFonts w:ascii="Times New Roman" w:eastAsia="Times New Roman" w:hAnsi="Times New Roman" w:cs="Times New Roman"/>
            <w:sz w:val="24"/>
            <w:szCs w:val="24"/>
          </w:rPr>
          <w:delText>, requiring targeted investment in projects that consider risk of failure under changing conditions</w:delText>
        </w:r>
        <w:commentRangeEnd w:id="9"/>
        <w:r w:rsidR="008A669C" w:rsidDel="00655B5F">
          <w:rPr>
            <w:rStyle w:val="CommentReference"/>
          </w:rPr>
          <w:commentReference w:id="9"/>
        </w:r>
        <w:r w:rsidR="00243C0D" w:rsidDel="00655B5F">
          <w:rPr>
            <w:rFonts w:ascii="Times New Roman" w:eastAsia="Times New Roman" w:hAnsi="Times New Roman" w:cs="Times New Roman"/>
            <w:sz w:val="24"/>
            <w:szCs w:val="24"/>
          </w:rPr>
          <w:delText xml:space="preserve">. </w:delText>
        </w:r>
      </w:del>
      <w:r w:rsidR="00243C0D">
        <w:rPr>
          <w:rFonts w:ascii="Times New Roman" w:eastAsia="Times New Roman" w:hAnsi="Times New Roman" w:cs="Times New Roman"/>
          <w:sz w:val="24"/>
          <w:szCs w:val="24"/>
        </w:rPr>
        <w:t xml:space="preserve">Protected areas are a key instrument in efforts to conserve biodiversity, yet increasing pressure from </w:t>
      </w:r>
      <w:sdt>
        <w:sdtPr>
          <w:tag w:val="goog_rdk_1"/>
          <w:id w:val="341985694"/>
        </w:sdtPr>
        <w:sdtContent/>
      </w:sdt>
      <w:r w:rsidR="00243C0D">
        <w:rPr>
          <w:rFonts w:ascii="Times New Roman" w:eastAsia="Times New Roman" w:hAnsi="Times New Roman" w:cs="Times New Roman"/>
          <w:sz w:val="24"/>
          <w:szCs w:val="24"/>
        </w:rPr>
        <w:t xml:space="preserve">poor </w:t>
      </w:r>
      <w:commentRangeStart w:id="10"/>
      <w:r w:rsidR="00243C0D">
        <w:rPr>
          <w:rFonts w:ascii="Times New Roman" w:eastAsia="Times New Roman" w:hAnsi="Times New Roman" w:cs="Times New Roman"/>
          <w:sz w:val="24"/>
          <w:szCs w:val="24"/>
        </w:rPr>
        <w:t>governance</w:t>
      </w:r>
      <w:commentRangeEnd w:id="10"/>
      <w:r w:rsidR="00655B5F">
        <w:rPr>
          <w:rStyle w:val="CommentReference"/>
        </w:rPr>
        <w:commentReference w:id="10"/>
      </w:r>
      <w:r w:rsidR="00243C0D">
        <w:rPr>
          <w:rFonts w:ascii="Times New Roman" w:eastAsia="Times New Roman" w:hAnsi="Times New Roman" w:cs="Times New Roman"/>
          <w:sz w:val="24"/>
          <w:szCs w:val="24"/>
        </w:rPr>
        <w:t>, land-use intensification</w:t>
      </w:r>
      <w:r w:rsidR="00243C0D">
        <w:rPr>
          <w:rFonts w:ascii="Times New Roman" w:eastAsia="Times New Roman" w:hAnsi="Times New Roman" w:cs="Times New Roman"/>
          <w:sz w:val="24"/>
          <w:szCs w:val="24"/>
          <w:vertAlign w:val="superscript"/>
        </w:rPr>
        <w:t>5</w:t>
      </w:r>
      <w:r w:rsidR="00243C0D">
        <w:rPr>
          <w:rFonts w:ascii="Times New Roman" w:eastAsia="Times New Roman" w:hAnsi="Times New Roman" w:cs="Times New Roman"/>
          <w:sz w:val="24"/>
          <w:szCs w:val="24"/>
        </w:rPr>
        <w:t>, and climate</w:t>
      </w:r>
      <w:del w:id="11" w:author="Hugh Possingham" w:date="2020-10-23T13:17:00Z">
        <w:r w:rsidR="00243C0D" w:rsidDel="008A669C">
          <w:rPr>
            <w:rFonts w:ascii="Times New Roman" w:eastAsia="Times New Roman" w:hAnsi="Times New Roman" w:cs="Times New Roman"/>
            <w:sz w:val="24"/>
            <w:szCs w:val="24"/>
            <w:vertAlign w:val="superscript"/>
          </w:rPr>
          <w:delText>6</w:delText>
        </w:r>
      </w:del>
      <w:r w:rsidR="00243C0D">
        <w:rPr>
          <w:rFonts w:ascii="Times New Roman" w:eastAsia="Times New Roman" w:hAnsi="Times New Roman" w:cs="Times New Roman"/>
          <w:sz w:val="24"/>
          <w:szCs w:val="24"/>
        </w:rPr>
        <w:t xml:space="preserve"> change</w:t>
      </w:r>
      <w:ins w:id="12" w:author="Hugh Possingham" w:date="2020-10-23T13:17:00Z">
        <w:r w:rsidR="008A669C">
          <w:rPr>
            <w:rFonts w:ascii="Times New Roman" w:eastAsia="Times New Roman" w:hAnsi="Times New Roman" w:cs="Times New Roman"/>
            <w:sz w:val="24"/>
            <w:szCs w:val="24"/>
            <w:vertAlign w:val="superscript"/>
          </w:rPr>
          <w:t>6</w:t>
        </w:r>
      </w:ins>
      <w:r w:rsidR="00243C0D">
        <w:rPr>
          <w:rFonts w:ascii="Times New Roman" w:eastAsia="Times New Roman" w:hAnsi="Times New Roman" w:cs="Times New Roman"/>
          <w:sz w:val="24"/>
          <w:szCs w:val="24"/>
        </w:rPr>
        <w:t xml:space="preserve"> risk </w:t>
      </w:r>
      <w:ins w:id="13" w:author="Hugh Possingham" w:date="2020-10-23T14:15:00Z">
        <w:r w:rsidR="00655B5F">
          <w:rPr>
            <w:rFonts w:ascii="Times New Roman" w:eastAsia="Times New Roman" w:hAnsi="Times New Roman" w:cs="Times New Roman"/>
            <w:sz w:val="24"/>
            <w:szCs w:val="24"/>
          </w:rPr>
          <w:t xml:space="preserve">are </w:t>
        </w:r>
      </w:ins>
      <w:r w:rsidR="00243C0D">
        <w:rPr>
          <w:rFonts w:ascii="Times New Roman" w:eastAsia="Times New Roman" w:hAnsi="Times New Roman" w:cs="Times New Roman"/>
          <w:sz w:val="24"/>
          <w:szCs w:val="24"/>
        </w:rPr>
        <w:t xml:space="preserve">reducing protected area effectiveness. </w:t>
      </w:r>
      <w:ins w:id="14" w:author="Hugh Possingham" w:date="2020-10-23T14:16:00Z">
        <w:r w:rsidR="00655B5F">
          <w:rPr>
            <w:rFonts w:ascii="Times New Roman" w:eastAsia="Times New Roman" w:hAnsi="Times New Roman" w:cs="Times New Roman"/>
            <w:sz w:val="24"/>
            <w:szCs w:val="24"/>
          </w:rPr>
          <w:t>W</w:t>
        </w:r>
      </w:ins>
      <w:ins w:id="15" w:author="Hugh Possingham" w:date="2020-10-23T14:17:00Z">
        <w:r w:rsidR="00655B5F">
          <w:rPr>
            <w:rFonts w:ascii="Times New Roman" w:eastAsia="Times New Roman" w:hAnsi="Times New Roman" w:cs="Times New Roman"/>
            <w:sz w:val="24"/>
            <w:szCs w:val="24"/>
          </w:rPr>
          <w:t>e</w:t>
        </w:r>
      </w:ins>
      <w:ins w:id="16" w:author="Hugh Possingham" w:date="2020-10-23T14:16:00Z">
        <w:r w:rsidR="00655B5F">
          <w:rPr>
            <w:rFonts w:ascii="Times New Roman" w:eastAsia="Times New Roman" w:hAnsi="Times New Roman" w:cs="Times New Roman"/>
            <w:sz w:val="24"/>
            <w:szCs w:val="24"/>
          </w:rPr>
          <w:t xml:space="preserve"> included these three risks into protected area plan</w:t>
        </w:r>
      </w:ins>
      <w:ins w:id="17" w:author="Hugh Possingham" w:date="2020-10-23T14:17:00Z">
        <w:r w:rsidR="00655B5F">
          <w:rPr>
            <w:rFonts w:ascii="Times New Roman" w:eastAsia="Times New Roman" w:hAnsi="Times New Roman" w:cs="Times New Roman"/>
            <w:sz w:val="24"/>
            <w:szCs w:val="24"/>
          </w:rPr>
          <w:t>s,</w:t>
        </w:r>
      </w:ins>
      <w:ins w:id="18" w:author="Hugh Possingham" w:date="2020-10-23T14:16:00Z">
        <w:r w:rsidR="00655B5F">
          <w:rPr>
            <w:rFonts w:ascii="Times New Roman" w:eastAsia="Times New Roman" w:hAnsi="Times New Roman" w:cs="Times New Roman"/>
            <w:sz w:val="24"/>
            <w:szCs w:val="24"/>
          </w:rPr>
          <w:t xml:space="preserve"> that built on the existing protected area estate</w:t>
        </w:r>
      </w:ins>
      <w:ins w:id="19" w:author="Hugh Possingham" w:date="2020-10-23T14:17:00Z">
        <w:r w:rsidR="00655B5F">
          <w:rPr>
            <w:rFonts w:ascii="Times New Roman" w:eastAsia="Times New Roman" w:hAnsi="Times New Roman" w:cs="Times New Roman"/>
            <w:sz w:val="24"/>
            <w:szCs w:val="24"/>
          </w:rPr>
          <w:t>,</w:t>
        </w:r>
      </w:ins>
      <w:ins w:id="20" w:author="Hugh Possingham" w:date="2020-10-23T14:16:00Z">
        <w:r w:rsidR="00655B5F">
          <w:rPr>
            <w:rFonts w:ascii="Times New Roman" w:eastAsia="Times New Roman" w:hAnsi="Times New Roman" w:cs="Times New Roman"/>
            <w:sz w:val="24"/>
            <w:szCs w:val="24"/>
          </w:rPr>
          <w:t xml:space="preserve"> and conserved at least 30% of </w:t>
        </w:r>
        <w:proofErr w:type="gramStart"/>
        <w:r w:rsidR="00655B5F">
          <w:rPr>
            <w:rFonts w:ascii="Times New Roman" w:eastAsia="Times New Roman" w:hAnsi="Times New Roman" w:cs="Times New Roman"/>
            <w:sz w:val="24"/>
            <w:szCs w:val="24"/>
          </w:rPr>
          <w:t>all of</w:t>
        </w:r>
        <w:proofErr w:type="gramEnd"/>
        <w:r w:rsidR="00655B5F">
          <w:rPr>
            <w:rFonts w:ascii="Times New Roman" w:eastAsia="Times New Roman" w:hAnsi="Times New Roman" w:cs="Times New Roman"/>
            <w:sz w:val="24"/>
            <w:szCs w:val="24"/>
          </w:rPr>
          <w:t xml:space="preserve"> the world’s terrestrial </w:t>
        </w:r>
      </w:ins>
      <w:ins w:id="21" w:author="Hugh Possingham" w:date="2020-10-23T14:17:00Z">
        <w:r w:rsidR="00655B5F">
          <w:rPr>
            <w:rFonts w:ascii="Times New Roman" w:eastAsia="Times New Roman" w:hAnsi="Times New Roman" w:cs="Times New Roman"/>
            <w:sz w:val="24"/>
            <w:szCs w:val="24"/>
          </w:rPr>
          <w:t>vertebrates</w:t>
        </w:r>
      </w:ins>
      <w:ins w:id="22" w:author="Hugh Possingham" w:date="2020-10-23T14:20:00Z">
        <w:r w:rsidR="00655B5F">
          <w:rPr>
            <w:rFonts w:ascii="Times New Roman" w:eastAsia="Times New Roman" w:hAnsi="Times New Roman" w:cs="Times New Roman"/>
            <w:sz w:val="24"/>
            <w:szCs w:val="24"/>
          </w:rPr>
          <w:t xml:space="preserve"> in </w:t>
        </w:r>
      </w:ins>
      <w:ins w:id="23" w:author="Hugh Possingham" w:date="2020-10-23T14:21:00Z">
        <w:r w:rsidR="00655B5F">
          <w:rPr>
            <w:rFonts w:ascii="Times New Roman" w:eastAsia="Times New Roman" w:hAnsi="Times New Roman" w:cs="Times New Roman"/>
            <w:sz w:val="24"/>
            <w:szCs w:val="24"/>
          </w:rPr>
          <w:t>just under</w:t>
        </w:r>
      </w:ins>
      <w:ins w:id="24" w:author="Hugh Possingham" w:date="2020-10-23T14:20:00Z">
        <w:r w:rsidR="00655B5F">
          <w:rPr>
            <w:rFonts w:ascii="Times New Roman" w:eastAsia="Times New Roman" w:hAnsi="Times New Roman" w:cs="Times New Roman"/>
            <w:sz w:val="24"/>
            <w:szCs w:val="24"/>
          </w:rPr>
          <w:t xml:space="preserve"> 30% of </w:t>
        </w:r>
      </w:ins>
      <w:ins w:id="25" w:author="Hugh Possingham" w:date="2020-10-23T14:21:00Z">
        <w:r w:rsidR="00655B5F">
          <w:rPr>
            <w:rFonts w:ascii="Times New Roman" w:eastAsia="Times New Roman" w:hAnsi="Times New Roman" w:cs="Times New Roman"/>
            <w:sz w:val="24"/>
            <w:szCs w:val="24"/>
          </w:rPr>
          <w:t>the planet</w:t>
        </w:r>
      </w:ins>
      <w:ins w:id="26" w:author="Hugh Possingham" w:date="2020-10-23T14:17:00Z">
        <w:r w:rsidR="00655B5F">
          <w:rPr>
            <w:rFonts w:ascii="Times New Roman" w:eastAsia="Times New Roman" w:hAnsi="Times New Roman" w:cs="Times New Roman"/>
            <w:sz w:val="24"/>
            <w:szCs w:val="24"/>
          </w:rPr>
          <w:t xml:space="preserve">.  </w:t>
        </w:r>
      </w:ins>
      <w:commentRangeStart w:id="27"/>
      <w:del w:id="28" w:author="Hugh Possingham" w:date="2020-10-23T14:17:00Z">
        <w:r w:rsidR="00243C0D" w:rsidDel="00655B5F">
          <w:rPr>
            <w:rFonts w:ascii="Times New Roman" w:eastAsia="Times New Roman" w:hAnsi="Times New Roman" w:cs="Times New Roman"/>
            <w:sz w:val="24"/>
            <w:szCs w:val="24"/>
          </w:rPr>
          <w:delText>Here</w:delText>
        </w:r>
        <w:commentRangeEnd w:id="27"/>
        <w:r w:rsidR="008A669C" w:rsidDel="00655B5F">
          <w:rPr>
            <w:rStyle w:val="CommentReference"/>
          </w:rPr>
          <w:commentReference w:id="27"/>
        </w:r>
        <w:r w:rsidR="00243C0D" w:rsidDel="00655B5F">
          <w:rPr>
            <w:rFonts w:ascii="Times New Roman" w:eastAsia="Times New Roman" w:hAnsi="Times New Roman" w:cs="Times New Roman"/>
            <w:sz w:val="24"/>
            <w:szCs w:val="24"/>
          </w:rPr>
          <w:delText xml:space="preserve"> we show</w:delText>
        </w:r>
      </w:del>
      <w:ins w:id="29" w:author="Hugh Possingham" w:date="2020-10-23T14:17:00Z">
        <w:r w:rsidR="00655B5F">
          <w:rPr>
            <w:rFonts w:ascii="Times New Roman" w:eastAsia="Times New Roman" w:hAnsi="Times New Roman" w:cs="Times New Roman"/>
            <w:sz w:val="24"/>
            <w:szCs w:val="24"/>
          </w:rPr>
          <w:t>We disc</w:t>
        </w:r>
      </w:ins>
      <w:ins w:id="30" w:author="Hugh Possingham" w:date="2020-10-23T14:18:00Z">
        <w:r w:rsidR="00655B5F">
          <w:rPr>
            <w:rFonts w:ascii="Times New Roman" w:eastAsia="Times New Roman" w:hAnsi="Times New Roman" w:cs="Times New Roman"/>
            <w:sz w:val="24"/>
            <w:szCs w:val="24"/>
          </w:rPr>
          <w:t>overed</w:t>
        </w:r>
      </w:ins>
      <w:r w:rsidR="00243C0D">
        <w:rPr>
          <w:rFonts w:ascii="Times New Roman" w:eastAsia="Times New Roman" w:hAnsi="Times New Roman" w:cs="Times New Roman"/>
          <w:sz w:val="24"/>
          <w:szCs w:val="24"/>
        </w:rPr>
        <w:t xml:space="preserve"> that incorporating these risks into conservation plans requires </w:t>
      </w:r>
      <w:ins w:id="31" w:author="Hugh Possingham" w:date="2020-10-23T14:19:00Z">
        <w:r w:rsidR="00655B5F">
          <w:rPr>
            <w:rFonts w:ascii="Times New Roman" w:eastAsia="Times New Roman" w:hAnsi="Times New Roman" w:cs="Times New Roman"/>
            <w:sz w:val="24"/>
            <w:szCs w:val="24"/>
          </w:rPr>
          <w:t>remarkably</w:t>
        </w:r>
      </w:ins>
      <w:del w:id="32" w:author="Hugh Possingham" w:date="2020-10-23T14:19:00Z">
        <w:r w:rsidR="00243C0D" w:rsidDel="00655B5F">
          <w:rPr>
            <w:rFonts w:ascii="Times New Roman" w:eastAsia="Times New Roman" w:hAnsi="Times New Roman" w:cs="Times New Roman"/>
            <w:sz w:val="24"/>
            <w:szCs w:val="24"/>
          </w:rPr>
          <w:delText>only</w:delText>
        </w:r>
      </w:del>
      <w:r w:rsidR="00243C0D">
        <w:rPr>
          <w:rFonts w:ascii="Times New Roman" w:eastAsia="Times New Roman" w:hAnsi="Times New Roman" w:cs="Times New Roman"/>
          <w:sz w:val="24"/>
          <w:szCs w:val="24"/>
        </w:rPr>
        <w:t xml:space="preserve"> small (1%) increases in </w:t>
      </w:r>
      <w:del w:id="33" w:author="Hugh Possingham" w:date="2020-10-23T14:18:00Z">
        <w:r w:rsidR="00243C0D" w:rsidDel="00655B5F">
          <w:rPr>
            <w:rFonts w:ascii="Times New Roman" w:eastAsia="Times New Roman" w:hAnsi="Times New Roman" w:cs="Times New Roman"/>
            <w:sz w:val="24"/>
            <w:szCs w:val="24"/>
          </w:rPr>
          <w:delText>land area to protect</w:delText>
        </w:r>
      </w:del>
      <w:ins w:id="34" w:author="Hugh Possingham" w:date="2020-10-23T14:18:00Z">
        <w:r w:rsidR="00655B5F">
          <w:rPr>
            <w:rFonts w:ascii="Times New Roman" w:eastAsia="Times New Roman" w:hAnsi="Times New Roman" w:cs="Times New Roman"/>
            <w:sz w:val="24"/>
            <w:szCs w:val="24"/>
          </w:rPr>
          <w:t>the amount of land we need to protect</w:t>
        </w:r>
      </w:ins>
      <w:del w:id="35" w:author="Hugh Possingham" w:date="2020-10-23T14:18:00Z">
        <w:r w:rsidR="00243C0D" w:rsidDel="00655B5F">
          <w:rPr>
            <w:rFonts w:ascii="Times New Roman" w:eastAsia="Times New Roman" w:hAnsi="Times New Roman" w:cs="Times New Roman"/>
            <w:sz w:val="24"/>
            <w:szCs w:val="24"/>
          </w:rPr>
          <w:delText xml:space="preserve"> 30% of the ranges of the world’s terrestrial vertebrates</w:delText>
        </w:r>
      </w:del>
      <w:r w:rsidR="00243C0D">
        <w:rPr>
          <w:rFonts w:ascii="Times New Roman" w:eastAsia="Times New Roman" w:hAnsi="Times New Roman" w:cs="Times New Roman"/>
          <w:sz w:val="24"/>
          <w:szCs w:val="24"/>
        </w:rPr>
        <w:t>. Although the same 3.57 million km</w:t>
      </w:r>
      <w:r w:rsidR="00243C0D">
        <w:rPr>
          <w:rFonts w:ascii="Times New Roman" w:eastAsia="Times New Roman" w:hAnsi="Times New Roman" w:cs="Times New Roman"/>
          <w:sz w:val="24"/>
          <w:szCs w:val="24"/>
          <w:vertAlign w:val="superscript"/>
        </w:rPr>
        <w:t xml:space="preserve">2 </w:t>
      </w:r>
      <w:r w:rsidR="00243C0D">
        <w:rPr>
          <w:rFonts w:ascii="Times New Roman" w:eastAsia="Times New Roman" w:hAnsi="Times New Roman" w:cs="Times New Roman"/>
          <w:sz w:val="24"/>
          <w:szCs w:val="24"/>
        </w:rPr>
        <w:t xml:space="preserve"> of land was identified as </w:t>
      </w:r>
      <w:ins w:id="36" w:author="Hugh Possingham" w:date="2020-10-23T14:21:00Z">
        <w:r w:rsidR="00655B5F">
          <w:rPr>
            <w:rFonts w:ascii="Times New Roman" w:eastAsia="Times New Roman" w:hAnsi="Times New Roman" w:cs="Times New Roman"/>
            <w:sz w:val="24"/>
            <w:szCs w:val="24"/>
          </w:rPr>
          <w:t xml:space="preserve">no regrets </w:t>
        </w:r>
      </w:ins>
      <w:r w:rsidR="00243C0D">
        <w:rPr>
          <w:rFonts w:ascii="Times New Roman" w:eastAsia="Times New Roman" w:hAnsi="Times New Roman" w:cs="Times New Roman"/>
          <w:sz w:val="24"/>
          <w:szCs w:val="24"/>
        </w:rPr>
        <w:t xml:space="preserve">priority habitat </w:t>
      </w:r>
      <w:ins w:id="37" w:author="Hugh Possingham" w:date="2020-10-23T14:19:00Z">
        <w:r w:rsidR="00655B5F">
          <w:rPr>
            <w:rFonts w:ascii="Times New Roman" w:eastAsia="Times New Roman" w:hAnsi="Times New Roman" w:cs="Times New Roman"/>
            <w:sz w:val="24"/>
            <w:szCs w:val="24"/>
          </w:rPr>
          <w:t xml:space="preserve">for protection </w:t>
        </w:r>
      </w:ins>
      <w:del w:id="38" w:author="Hugh Possingham" w:date="2020-10-23T14:20:00Z">
        <w:r w:rsidR="00243C0D" w:rsidDel="00655B5F">
          <w:rPr>
            <w:rFonts w:ascii="Times New Roman" w:eastAsia="Times New Roman" w:hAnsi="Times New Roman" w:cs="Times New Roman"/>
            <w:sz w:val="24"/>
            <w:szCs w:val="24"/>
          </w:rPr>
          <w:delText>across all governance, land-use, and climate scenarios</w:delText>
        </w:r>
      </w:del>
      <w:ins w:id="39" w:author="Hugh Possingham" w:date="2020-10-23T14:20:00Z">
        <w:r w:rsidR="00655B5F">
          <w:rPr>
            <w:rFonts w:ascii="Times New Roman" w:eastAsia="Times New Roman" w:hAnsi="Times New Roman" w:cs="Times New Roman"/>
            <w:sz w:val="24"/>
            <w:szCs w:val="24"/>
          </w:rPr>
          <w:t>regardless of the risks included in our analysis</w:t>
        </w:r>
      </w:ins>
      <w:r w:rsidR="00243C0D">
        <w:rPr>
          <w:rFonts w:ascii="Times New Roman" w:eastAsia="Times New Roman" w:hAnsi="Times New Roman" w:cs="Times New Roman"/>
          <w:sz w:val="24"/>
          <w:szCs w:val="24"/>
        </w:rPr>
        <w:t xml:space="preserve">, the </w:t>
      </w:r>
      <w:del w:id="40" w:author="Hugh Possingham" w:date="2020-10-23T14:20:00Z">
        <w:r w:rsidR="00243C0D" w:rsidDel="00655B5F">
          <w:rPr>
            <w:rFonts w:ascii="Times New Roman" w:eastAsia="Times New Roman" w:hAnsi="Times New Roman" w:cs="Times New Roman"/>
            <w:sz w:val="24"/>
            <w:szCs w:val="24"/>
          </w:rPr>
          <w:delText xml:space="preserve">effectiveness </w:delText>
        </w:r>
      </w:del>
      <w:ins w:id="41" w:author="Hugh Possingham" w:date="2020-10-23T14:20:00Z">
        <w:r w:rsidR="00655B5F">
          <w:rPr>
            <w:rFonts w:ascii="Times New Roman" w:eastAsia="Times New Roman" w:hAnsi="Times New Roman" w:cs="Times New Roman"/>
            <w:sz w:val="24"/>
            <w:szCs w:val="24"/>
          </w:rPr>
          <w:t xml:space="preserve">risk </w:t>
        </w:r>
      </w:ins>
      <w:r w:rsidR="00243C0D">
        <w:rPr>
          <w:rFonts w:ascii="Times New Roman" w:eastAsia="Times New Roman" w:hAnsi="Times New Roman" w:cs="Times New Roman"/>
          <w:sz w:val="24"/>
          <w:szCs w:val="24"/>
        </w:rPr>
        <w:t xml:space="preserve">of </w:t>
      </w:r>
      <w:ins w:id="42" w:author="Hugh Possingham" w:date="2020-10-23T14:20:00Z">
        <w:r w:rsidR="00655B5F">
          <w:rPr>
            <w:rFonts w:ascii="Times New Roman" w:eastAsia="Times New Roman" w:hAnsi="Times New Roman" w:cs="Times New Roman"/>
            <w:sz w:val="24"/>
            <w:szCs w:val="24"/>
          </w:rPr>
          <w:t xml:space="preserve">poor </w:t>
        </w:r>
      </w:ins>
      <w:r w:rsidR="00243C0D">
        <w:rPr>
          <w:rFonts w:ascii="Times New Roman" w:eastAsia="Times New Roman" w:hAnsi="Times New Roman" w:cs="Times New Roman"/>
          <w:sz w:val="24"/>
          <w:szCs w:val="24"/>
        </w:rPr>
        <w:t xml:space="preserve">governance drove </w:t>
      </w:r>
      <w:ins w:id="43" w:author="Hugh Possingham" w:date="2020-10-23T14:20:00Z">
        <w:r w:rsidR="00655B5F">
          <w:rPr>
            <w:rFonts w:ascii="Times New Roman" w:eastAsia="Times New Roman" w:hAnsi="Times New Roman" w:cs="Times New Roman"/>
            <w:sz w:val="24"/>
            <w:szCs w:val="24"/>
          </w:rPr>
          <w:t xml:space="preserve">the greatest </w:t>
        </w:r>
      </w:ins>
      <w:r w:rsidR="00243C0D">
        <w:rPr>
          <w:rFonts w:ascii="Times New Roman" w:eastAsia="Times New Roman" w:hAnsi="Times New Roman" w:cs="Times New Roman"/>
          <w:sz w:val="24"/>
          <w:szCs w:val="24"/>
        </w:rPr>
        <w:t xml:space="preserve">variation in the location and amount of land prioritized. In particular, conserving wide-ranging species required countries </w:t>
      </w:r>
      <w:ins w:id="44" w:author="Hugh Possingham" w:date="2020-10-23T13:19:00Z">
        <w:r w:rsidR="008A669C">
          <w:rPr>
            <w:rFonts w:ascii="Times New Roman" w:eastAsia="Times New Roman" w:hAnsi="Times New Roman" w:cs="Times New Roman"/>
            <w:sz w:val="24"/>
            <w:szCs w:val="24"/>
          </w:rPr>
          <w:t>with relatively strong g</w:t>
        </w:r>
      </w:ins>
      <w:ins w:id="45" w:author="Hugh Possingham" w:date="2020-10-23T13:20:00Z">
        <w:r w:rsidR="008A669C">
          <w:rPr>
            <w:rFonts w:ascii="Times New Roman" w:eastAsia="Times New Roman" w:hAnsi="Times New Roman" w:cs="Times New Roman"/>
            <w:sz w:val="24"/>
            <w:szCs w:val="24"/>
          </w:rPr>
          <w:t>o</w:t>
        </w:r>
      </w:ins>
      <w:ins w:id="46" w:author="Hugh Possingham" w:date="2020-10-23T13:19:00Z">
        <w:r w:rsidR="008A669C">
          <w:rPr>
            <w:rFonts w:ascii="Times New Roman" w:eastAsia="Times New Roman" w:hAnsi="Times New Roman" w:cs="Times New Roman"/>
            <w:sz w:val="24"/>
            <w:szCs w:val="24"/>
          </w:rPr>
          <w:t xml:space="preserve">vernance </w:t>
        </w:r>
      </w:ins>
      <w:r w:rsidR="00243C0D">
        <w:rPr>
          <w:rFonts w:ascii="Times New Roman" w:eastAsia="Times New Roman" w:hAnsi="Times New Roman" w:cs="Times New Roman"/>
          <w:sz w:val="24"/>
          <w:szCs w:val="24"/>
        </w:rPr>
        <w:t>to protect more land when bordering nations with relatively weak governance.</w:t>
      </w:r>
      <w:del w:id="47" w:author="Hugh Possingham" w:date="2020-10-23T14:22:00Z">
        <w:r w:rsidR="00243C0D" w:rsidDel="00655B5F">
          <w:rPr>
            <w:rFonts w:ascii="Times New Roman" w:eastAsia="Times New Roman" w:hAnsi="Times New Roman" w:cs="Times New Roman"/>
            <w:sz w:val="24"/>
            <w:szCs w:val="24"/>
          </w:rPr>
          <w:delText xml:space="preserve"> </w:delText>
        </w:r>
        <w:commentRangeStart w:id="48"/>
      </w:del>
      <w:customXmlDelRangeStart w:id="49" w:author="Hugh Possingham" w:date="2020-10-23T14:22:00Z"/>
      <w:sdt>
        <w:sdtPr>
          <w:tag w:val="goog_rdk_2"/>
          <w:id w:val="-1074122300"/>
        </w:sdtPr>
        <w:sdtContent>
          <w:customXmlDelRangeEnd w:id="49"/>
          <w:commentRangeStart w:id="50"/>
          <w:customXmlDelRangeStart w:id="51" w:author="Hugh Possingham" w:date="2020-10-23T14:22:00Z"/>
        </w:sdtContent>
      </w:sdt>
      <w:customXmlDelRangeEnd w:id="51"/>
      <w:del w:id="52" w:author="Hugh Possingham" w:date="2020-10-23T14:22:00Z">
        <w:r w:rsidR="00243C0D" w:rsidDel="00655B5F">
          <w:rPr>
            <w:rFonts w:ascii="Times New Roman" w:eastAsia="Times New Roman" w:hAnsi="Times New Roman" w:cs="Times New Roman"/>
            <w:sz w:val="24"/>
            <w:szCs w:val="24"/>
          </w:rPr>
          <w:delText xml:space="preserve">These areas </w:delText>
        </w:r>
        <w:commentRangeEnd w:id="50"/>
        <w:r w:rsidR="008A669C" w:rsidDel="00655B5F">
          <w:rPr>
            <w:rStyle w:val="CommentReference"/>
          </w:rPr>
          <w:commentReference w:id="50"/>
        </w:r>
        <w:r w:rsidR="00243C0D" w:rsidDel="00655B5F">
          <w:rPr>
            <w:rFonts w:ascii="Times New Roman" w:eastAsia="Times New Roman" w:hAnsi="Times New Roman" w:cs="Times New Roman"/>
            <w:sz w:val="24"/>
            <w:szCs w:val="24"/>
          </w:rPr>
          <w:delText>may be priorities for developing protected area networks that are resilient to multiple aspects of anthropogenic change</w:delText>
        </w:r>
      </w:del>
      <w:del w:id="53" w:author="Hugh Possingham" w:date="2020-10-23T14:23:00Z">
        <w:r w:rsidR="00243C0D" w:rsidDel="00655B5F">
          <w:rPr>
            <w:rFonts w:ascii="Times New Roman" w:eastAsia="Times New Roman" w:hAnsi="Times New Roman" w:cs="Times New Roman"/>
            <w:sz w:val="24"/>
            <w:szCs w:val="24"/>
          </w:rPr>
          <w:delText xml:space="preserve">. </w:delText>
        </w:r>
        <w:commentRangeEnd w:id="48"/>
        <w:r w:rsidR="00655B5F" w:rsidDel="00655B5F">
          <w:rPr>
            <w:rStyle w:val="CommentReference"/>
          </w:rPr>
          <w:commentReference w:id="48"/>
        </w:r>
        <w:r w:rsidR="00243C0D" w:rsidDel="00655B5F">
          <w:rPr>
            <w:rFonts w:ascii="Times New Roman" w:eastAsia="Times New Roman" w:hAnsi="Times New Roman" w:cs="Times New Roman"/>
            <w:sz w:val="24"/>
            <w:szCs w:val="24"/>
          </w:rPr>
          <w:delText xml:space="preserve">Our results suggest that </w:delText>
        </w:r>
      </w:del>
      <w:customXmlDelRangeStart w:id="54" w:author="Hugh Possingham" w:date="2020-10-23T14:23:00Z"/>
      <w:sdt>
        <w:sdtPr>
          <w:tag w:val="goog_rdk_3"/>
          <w:id w:val="-1830811543"/>
        </w:sdtPr>
        <w:sdtContent>
          <w:customXmlDelRangeEnd w:id="54"/>
          <w:customXmlDelRangeStart w:id="55" w:author="Hugh Possingham" w:date="2020-10-23T14:23:00Z"/>
        </w:sdtContent>
      </w:sdt>
      <w:customXmlDelRangeEnd w:id="55"/>
      <w:del w:id="56" w:author="Hugh Possingham" w:date="2020-10-23T14:23:00Z">
        <w:r w:rsidR="00243C0D" w:rsidDel="00655B5F">
          <w:rPr>
            <w:rFonts w:ascii="Times New Roman" w:eastAsia="Times New Roman" w:hAnsi="Times New Roman" w:cs="Times New Roman"/>
            <w:sz w:val="24"/>
            <w:szCs w:val="24"/>
          </w:rPr>
          <w:delText xml:space="preserve">these sources of risk can feasibly be accounted for in global protected area </w:delText>
        </w:r>
        <w:commentRangeStart w:id="57"/>
        <w:r w:rsidR="00243C0D" w:rsidDel="00655B5F">
          <w:rPr>
            <w:rFonts w:ascii="Times New Roman" w:eastAsia="Times New Roman" w:hAnsi="Times New Roman" w:cs="Times New Roman"/>
            <w:sz w:val="24"/>
            <w:szCs w:val="24"/>
          </w:rPr>
          <w:delText>planning</w:delText>
        </w:r>
      </w:del>
      <w:commentRangeEnd w:id="57"/>
      <w:r w:rsidR="00655B5F">
        <w:rPr>
          <w:rStyle w:val="CommentReference"/>
        </w:rPr>
        <w:commentReference w:id="57"/>
      </w:r>
      <w:del w:id="59" w:author="Hugh Possingham" w:date="2020-10-23T14:23:00Z">
        <w:r w:rsidR="00243C0D" w:rsidDel="00655B5F">
          <w:rPr>
            <w:rFonts w:ascii="Times New Roman" w:eastAsia="Times New Roman" w:hAnsi="Times New Roman" w:cs="Times New Roman"/>
            <w:sz w:val="24"/>
            <w:szCs w:val="24"/>
          </w:rPr>
          <w:delText xml:space="preserve"> and emphasize the importance of cross-jurisdictional conservation planning.</w:delText>
        </w:r>
      </w:del>
      <w:r w:rsidR="00243C0D">
        <w:rPr>
          <w:rFonts w:ascii="Times New Roman" w:eastAsia="Times New Roman" w:hAnsi="Times New Roman" w:cs="Times New Roman"/>
          <w:sz w:val="24"/>
          <w:szCs w:val="24"/>
        </w:rPr>
        <w:t xml:space="preserve"> </w:t>
      </w:r>
    </w:p>
    <w:p w14:paraId="00000016" w14:textId="77777777" w:rsidR="00596928" w:rsidRDefault="00596928">
      <w:pPr>
        <w:spacing w:after="0" w:line="480" w:lineRule="auto"/>
        <w:rPr>
          <w:rFonts w:ascii="Times New Roman" w:eastAsia="Times New Roman" w:hAnsi="Times New Roman" w:cs="Times New Roman"/>
          <w:sz w:val="24"/>
          <w:szCs w:val="24"/>
        </w:rPr>
      </w:pPr>
    </w:p>
    <w:p w14:paraId="00000017"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text</w:t>
      </w:r>
    </w:p>
    <w:p w14:paraId="4D227027" w14:textId="77777777" w:rsidR="008D4329" w:rsidRDefault="00243C0D">
      <w:pPr>
        <w:spacing w:before="240" w:after="0" w:line="480" w:lineRule="auto"/>
        <w:rPr>
          <w:ins w:id="60" w:author="Hugh Possingham" w:date="2020-10-23T13:30:00Z"/>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P</w:t>
      </w:r>
      <w:r>
        <w:rPr>
          <w:rFonts w:ascii="Times New Roman" w:eastAsia="Times New Roman" w:hAnsi="Times New Roman" w:cs="Times New Roman"/>
          <w:color w:val="000000"/>
          <w:sz w:val="24"/>
          <w:szCs w:val="24"/>
        </w:rPr>
        <w:t xml:space="preserve">rotecting habitat is one of the best strategies for stemming the alarming </w:t>
      </w:r>
      <w:del w:id="61" w:author="Hugh Possingham" w:date="2020-10-23T13:22:00Z">
        <w:r w:rsidDel="008A669C">
          <w:rPr>
            <w:rFonts w:ascii="Times New Roman" w:eastAsia="Times New Roman" w:hAnsi="Times New Roman" w:cs="Times New Roman"/>
            <w:color w:val="000000"/>
            <w:sz w:val="24"/>
            <w:szCs w:val="24"/>
          </w:rPr>
          <w:delText>loss in</w:delText>
        </w:r>
      </w:del>
      <w:ins w:id="62" w:author="Hugh Possingham" w:date="2020-10-23T13:22:00Z">
        <w:r w:rsidR="008A669C">
          <w:rPr>
            <w:rFonts w:ascii="Times New Roman" w:eastAsia="Times New Roman" w:hAnsi="Times New Roman" w:cs="Times New Roman"/>
            <w:color w:val="000000"/>
            <w:sz w:val="24"/>
            <w:szCs w:val="24"/>
          </w:rPr>
          <w:t>decline in</w:t>
        </w:r>
      </w:ins>
      <w:r>
        <w:rPr>
          <w:rFonts w:ascii="Times New Roman" w:eastAsia="Times New Roman" w:hAnsi="Times New Roman" w:cs="Times New Roman"/>
          <w:color w:val="000000"/>
          <w:sz w:val="24"/>
          <w:szCs w:val="24"/>
        </w:rPr>
        <w:t xml:space="preserve"> biodiversity</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As such, the cornerstone of the renewed global framework for biodiversity conservation aims to protect at least 30% of terrestrial land area by 2030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To identify areas of particular importance for inclusion in the expanding protected area network, current approaches rely on measures of regional biodiversity value and vulnerability</w:t>
      </w:r>
      <w:r>
        <w:rPr>
          <w:rFonts w:ascii="Times New Roman" w:eastAsia="Times New Roman" w:hAnsi="Times New Roman" w:cs="Times New Roman"/>
          <w:sz w:val="24"/>
          <w:szCs w:val="24"/>
          <w:vertAlign w:val="superscript"/>
        </w:rPr>
        <w:t>8–10</w:t>
      </w:r>
      <w:r>
        <w:rPr>
          <w:rFonts w:ascii="Times New Roman" w:eastAsia="Times New Roman" w:hAnsi="Times New Roman" w:cs="Times New Roman"/>
          <w:sz w:val="24"/>
          <w:szCs w:val="24"/>
        </w:rPr>
        <w:t xml:space="preserve">. </w:t>
      </w:r>
      <w:del w:id="63" w:author="Hugh Possingham" w:date="2020-10-23T13:23:00Z">
        <w:r w:rsidDel="008A669C">
          <w:rPr>
            <w:rFonts w:ascii="Times New Roman" w:eastAsia="Times New Roman" w:hAnsi="Times New Roman" w:cs="Times New Roman"/>
            <w:sz w:val="24"/>
            <w:szCs w:val="24"/>
          </w:rPr>
          <w:delText>Current conservation policy thus</w:delText>
        </w:r>
      </w:del>
      <w:ins w:id="64" w:author="Hugh Possingham" w:date="2020-10-23T13:23:00Z">
        <w:r w:rsidR="008A669C">
          <w:rPr>
            <w:rFonts w:ascii="Times New Roman" w:eastAsia="Times New Roman" w:hAnsi="Times New Roman" w:cs="Times New Roman"/>
            <w:sz w:val="24"/>
            <w:szCs w:val="24"/>
          </w:rPr>
          <w:t>This</w:t>
        </w:r>
      </w:ins>
      <w:r>
        <w:rPr>
          <w:rFonts w:ascii="Times New Roman" w:eastAsia="Times New Roman" w:hAnsi="Times New Roman" w:cs="Times New Roman"/>
          <w:sz w:val="24"/>
          <w:szCs w:val="24"/>
        </w:rPr>
        <w:t xml:space="preserve"> assumes that protected areas are </w:t>
      </w:r>
      <w:proofErr w:type="gramStart"/>
      <w:r>
        <w:rPr>
          <w:rFonts w:ascii="Times New Roman" w:eastAsia="Times New Roman" w:hAnsi="Times New Roman" w:cs="Times New Roman"/>
          <w:sz w:val="24"/>
          <w:szCs w:val="24"/>
        </w:rPr>
        <w:t>permanent</w:t>
      </w:r>
      <w:proofErr w:type="gramEnd"/>
      <w:r>
        <w:rPr>
          <w:rFonts w:ascii="Times New Roman" w:eastAsia="Times New Roman" w:hAnsi="Times New Roman" w:cs="Times New Roman"/>
          <w:sz w:val="24"/>
          <w:szCs w:val="24"/>
        </w:rPr>
        <w:t xml:space="preserve"> and their effectiveness is static. However, governance, </w:t>
      </w:r>
      <w:r>
        <w:rPr>
          <w:rFonts w:ascii="Times New Roman" w:eastAsia="Times New Roman" w:hAnsi="Times New Roman" w:cs="Times New Roman"/>
          <w:color w:val="000000"/>
          <w:sz w:val="24"/>
          <w:szCs w:val="24"/>
        </w:rPr>
        <w:t xml:space="preserve">land use intensification, and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limate change pose risks to the future effectiveness of protected areas. For example</w:t>
      </w:r>
      <w:ins w:id="65" w:author="Hugh Possingham" w:date="2020-10-23T13:27:00Z">
        <w:r w:rsidR="008D4329">
          <w:rPr>
            <w:rFonts w:ascii="Times New Roman" w:eastAsia="Times New Roman" w:hAnsi="Times New Roman" w:cs="Times New Roman"/>
            <w:color w:val="000000"/>
            <w:sz w:val="24"/>
            <w:szCs w:val="24"/>
          </w:rPr>
          <w:t>:</w:t>
        </w:r>
      </w:ins>
      <w:del w:id="66" w:author="Hugh Possingham" w:date="2020-10-23T13:27:00Z">
        <w:r w:rsidDel="008D4329">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 the quality of governance predicts investment in conservation</w:t>
      </w:r>
      <w:r>
        <w:rPr>
          <w:rFonts w:ascii="Times New Roman" w:eastAsia="Times New Roman" w:hAnsi="Times New Roman" w:cs="Times New Roman"/>
          <w:sz w:val="24"/>
          <w:szCs w:val="24"/>
          <w:vertAlign w:val="superscript"/>
        </w:rPr>
        <w:t>4,11</w:t>
      </w:r>
      <w:r>
        <w:rPr>
          <w:rFonts w:ascii="Times New Roman" w:eastAsia="Times New Roman" w:hAnsi="Times New Roman" w:cs="Times New Roman"/>
          <w:color w:val="000000"/>
          <w:sz w:val="24"/>
          <w:szCs w:val="24"/>
        </w:rPr>
        <w:t xml:space="preserve"> </w:t>
      </w:r>
      <w:del w:id="67" w:author="Hugh Possingham" w:date="2020-10-23T13:27:00Z">
        <w:r w:rsidDel="008D4329">
          <w:rPr>
            <w:rFonts w:ascii="Times New Roman" w:eastAsia="Times New Roman" w:hAnsi="Times New Roman" w:cs="Times New Roman"/>
            <w:color w:val="000000"/>
            <w:sz w:val="24"/>
            <w:szCs w:val="24"/>
          </w:rPr>
          <w:delText xml:space="preserve">while </w:delText>
        </w:r>
      </w:del>
      <w:r>
        <w:rPr>
          <w:rFonts w:ascii="Times New Roman" w:eastAsia="Times New Roman" w:hAnsi="Times New Roman" w:cs="Times New Roman"/>
          <w:color w:val="000000"/>
          <w:sz w:val="24"/>
          <w:szCs w:val="24"/>
        </w:rPr>
        <w:t>political instability and corruption can reduce protected area effectiveness</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color w:val="000000"/>
          <w:sz w:val="24"/>
          <w:szCs w:val="24"/>
        </w:rPr>
        <w:t>, protected areas with more deforestation are at high risk of degazetting and project failure</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color w:val="000000"/>
          <w:sz w:val="24"/>
          <w:szCs w:val="24"/>
        </w:rPr>
        <w:t>, and increased extreme weather events cause population decline or extirpation for a variety of species</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color w:val="000000"/>
          <w:sz w:val="24"/>
          <w:szCs w:val="24"/>
        </w:rPr>
        <w:t>. Thus, to make effective use of limited conservation resources, planning for investment in protected areas must account for these risks</w:t>
      </w:r>
      <w:del w:id="68" w:author="Hugh Possingham" w:date="2020-10-23T13:28:00Z">
        <w:r w:rsidDel="008D4329">
          <w:rPr>
            <w:rFonts w:ascii="Times New Roman" w:eastAsia="Times New Roman" w:hAnsi="Times New Roman" w:cs="Times New Roman"/>
            <w:color w:val="000000"/>
            <w:sz w:val="24"/>
            <w:szCs w:val="24"/>
          </w:rPr>
          <w:delText xml:space="preserve"> to safeguard against uncertainty in conservation outcomes and potential future biodiversity loss</w:delText>
        </w:r>
      </w:del>
      <w:sdt>
        <w:sdtPr>
          <w:tag w:val="goog_rdk_4"/>
          <w:id w:val="2029601246"/>
        </w:sdtPr>
        <w:sdtContent>
          <w:commentRangeStart w:id="69"/>
        </w:sdtContent>
      </w:sdt>
      <w:r>
        <w:rPr>
          <w:rFonts w:ascii="Times New Roman" w:eastAsia="Times New Roman" w:hAnsi="Times New Roman" w:cs="Times New Roman"/>
          <w:sz w:val="24"/>
          <w:szCs w:val="24"/>
          <w:vertAlign w:val="superscript"/>
        </w:rPr>
        <w:t>15</w:t>
      </w:r>
      <w:commentRangeEnd w:id="69"/>
      <w:r>
        <w:commentReference w:id="69"/>
      </w:r>
      <w:r>
        <w:rPr>
          <w:rFonts w:ascii="Times New Roman" w:eastAsia="Times New Roman" w:hAnsi="Times New Roman" w:cs="Times New Roman"/>
          <w:color w:val="000000"/>
          <w:sz w:val="24"/>
          <w:szCs w:val="24"/>
        </w:rPr>
        <w:t xml:space="preserve">. </w:t>
      </w:r>
    </w:p>
    <w:p w14:paraId="00000018" w14:textId="7CF8A340" w:rsidR="00596928" w:rsidRDefault="008D4329" w:rsidP="008D4329">
      <w:pPr>
        <w:spacing w:before="240" w:after="0" w:line="480" w:lineRule="auto"/>
        <w:ind w:firstLine="720"/>
        <w:rPr>
          <w:rFonts w:ascii="Times New Roman" w:eastAsia="Times New Roman" w:hAnsi="Times New Roman" w:cs="Times New Roman"/>
          <w:color w:val="000000"/>
          <w:sz w:val="24"/>
          <w:szCs w:val="24"/>
        </w:rPr>
        <w:pPrChange w:id="70" w:author="Hugh Possingham" w:date="2020-10-23T13:30:00Z">
          <w:pPr>
            <w:spacing w:before="240" w:after="0" w:line="480" w:lineRule="auto"/>
          </w:pPr>
        </w:pPrChange>
      </w:pPr>
      <w:ins w:id="71" w:author="Hugh Possingham" w:date="2020-10-23T13:30:00Z">
        <w:r>
          <w:rPr>
            <w:rFonts w:ascii="Times New Roman" w:eastAsia="Times New Roman" w:hAnsi="Times New Roman" w:cs="Times New Roman"/>
            <w:color w:val="000000"/>
            <w:sz w:val="24"/>
            <w:szCs w:val="24"/>
          </w:rPr>
          <w:t>In this paper we</w:t>
        </w:r>
      </w:ins>
      <w:del w:id="72" w:author="Hugh Possingham" w:date="2020-10-23T13:30:00Z">
        <w:r w:rsidR="00243C0D" w:rsidDel="008D4329">
          <w:rPr>
            <w:rFonts w:ascii="Times New Roman" w:eastAsia="Times New Roman" w:hAnsi="Times New Roman" w:cs="Times New Roman"/>
            <w:color w:val="000000"/>
            <w:sz w:val="24"/>
            <w:szCs w:val="24"/>
          </w:rPr>
          <w:delText>We</w:delText>
        </w:r>
      </w:del>
      <w:r w:rsidR="00243C0D">
        <w:rPr>
          <w:rFonts w:ascii="Times New Roman" w:eastAsia="Times New Roman" w:hAnsi="Times New Roman" w:cs="Times New Roman"/>
          <w:color w:val="000000"/>
          <w:sz w:val="24"/>
          <w:szCs w:val="24"/>
        </w:rPr>
        <w:t xml:space="preserve"> quantify how accounting for governance, land-use, and climate risks can influence decisions for protected area establishment at a global scale. We show how accounting for these risks can identify key areas that may be most resilient to future change, thus buffering biodiversity against risk.</w:t>
      </w:r>
    </w:p>
    <w:p w14:paraId="00000019" w14:textId="18FCD65A"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three broad categories of risk, which we define as pressures that increase the likelihood that protected areas will become ineffective for protecting biodiversity under future conditions: i) governance, ii) land-use, and iii) climate impacts. For governance</w:t>
      </w:r>
      <w:ins w:id="73" w:author="Hugh Possingham" w:date="2020-10-23T13:32:00Z">
        <w:r w:rsidR="008D4329">
          <w:rPr>
            <w:rFonts w:ascii="Times New Roman" w:eastAsia="Times New Roman" w:hAnsi="Times New Roman" w:cs="Times New Roman"/>
            <w:sz w:val="24"/>
            <w:szCs w:val="24"/>
          </w:rPr>
          <w:t xml:space="preserve"> risk</w:t>
        </w:r>
      </w:ins>
      <w:r>
        <w:rPr>
          <w:rFonts w:ascii="Times New Roman" w:eastAsia="Times New Roman" w:hAnsi="Times New Roman" w:cs="Times New Roman"/>
          <w:sz w:val="24"/>
          <w:szCs w:val="24"/>
        </w:rPr>
        <w:t>, we use a national-scale metric that combines six governance indicators from the World Bank</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accountability, political stability, government effectiveness, regulatory quality, rule of law, and </w:t>
      </w:r>
      <w:r>
        <w:rPr>
          <w:rFonts w:ascii="Times New Roman" w:eastAsia="Times New Roman" w:hAnsi="Times New Roman" w:cs="Times New Roman"/>
          <w:sz w:val="24"/>
          <w:szCs w:val="24"/>
        </w:rPr>
        <w:lastRenderedPageBreak/>
        <w:t>control of corruption (Figure S1). For land-use</w:t>
      </w:r>
      <w:ins w:id="74" w:author="Hugh Possingham" w:date="2020-10-23T13:32:00Z">
        <w:r w:rsidR="008D4329">
          <w:rPr>
            <w:rFonts w:ascii="Times New Roman" w:eastAsia="Times New Roman" w:hAnsi="Times New Roman" w:cs="Times New Roman"/>
            <w:sz w:val="24"/>
            <w:szCs w:val="24"/>
          </w:rPr>
          <w:t xml:space="preserve"> risk</w:t>
        </w:r>
      </w:ins>
      <w:r>
        <w:rPr>
          <w:rFonts w:ascii="Times New Roman" w:eastAsia="Times New Roman" w:hAnsi="Times New Roman" w:cs="Times New Roman"/>
          <w:sz w:val="24"/>
          <w:szCs w:val="24"/>
        </w:rPr>
        <w:t>, we estimated the average change in biodiversity per land-use category using methods</w:t>
      </w:r>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that model the risk of biodiversity loss for land systems due to agricultural expansion and intensification (Figure S2). For climate impacts</w:t>
      </w:r>
      <w:ins w:id="75" w:author="Hugh Possingham" w:date="2020-10-23T13:32:00Z">
        <w:r w:rsidR="008D4329">
          <w:rPr>
            <w:rFonts w:ascii="Times New Roman" w:eastAsia="Times New Roman" w:hAnsi="Times New Roman" w:cs="Times New Roman"/>
            <w:sz w:val="24"/>
            <w:szCs w:val="24"/>
          </w:rPr>
          <w:t xml:space="preserve"> risk</w:t>
        </w:r>
      </w:ins>
      <w:r>
        <w:rPr>
          <w:rFonts w:ascii="Times New Roman" w:eastAsia="Times New Roman" w:hAnsi="Times New Roman" w:cs="Times New Roman"/>
          <w:sz w:val="24"/>
          <w:szCs w:val="24"/>
        </w:rPr>
        <w:t>, we use the duration of extreme heat events, calculated using a probabilistic framework that estimates the novelty of temperatures relative to historical year-to-year variation from 1948 to 2018 (Figure S3), identifying areas where heat events are likely to have the most significant effects on biodiversity</w:t>
      </w:r>
      <w:r>
        <w:rPr>
          <w:rFonts w:ascii="Times New Roman" w:eastAsia="Times New Roman" w:hAnsi="Times New Roman" w:cs="Times New Roman"/>
          <w:sz w:val="24"/>
          <w:szCs w:val="24"/>
          <w:vertAlign w:val="superscript"/>
        </w:rPr>
        <w:t>18</w:t>
      </w:r>
      <w:r>
        <w:rPr>
          <w:rFonts w:ascii="Times New Roman" w:eastAsia="Times New Roman" w:hAnsi="Times New Roman" w:cs="Times New Roman"/>
          <w:sz w:val="24"/>
          <w:szCs w:val="24"/>
        </w:rPr>
        <w:t>. 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Pr>
          <w:rFonts w:ascii="Times New Roman" w:eastAsia="Times New Roman" w:hAnsi="Times New Roman" w:cs="Times New Roman"/>
          <w:sz w:val="24"/>
          <w:szCs w:val="24"/>
          <w:vertAlign w:val="superscript"/>
        </w:rPr>
        <w:t>19</w:t>
      </w:r>
      <w:r>
        <w:rPr>
          <w:rFonts w:ascii="Times New Roman" w:eastAsia="Times New Roman" w:hAnsi="Times New Roman" w:cs="Times New Roman"/>
          <w:sz w:val="24"/>
          <w:szCs w:val="24"/>
        </w:rPr>
        <w:t>.</w:t>
      </w:r>
    </w:p>
    <w:p w14:paraId="0000001A" w14:textId="44451680"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the influence of risk categories on allocating protection decisions at a global scale for all 30,930 known distributions of vertebrate species from the IUCN Red List of Threatened Species</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xml:space="preserve"> using a multi-objective optimization approach. To incorporate risk categories, we built on a classical problem formulation from the systematic conservation planning literature</w:t>
      </w:r>
      <w:del w:id="76" w:author="Hugh Possingham" w:date="2020-10-23T13:33:00Z">
        <w:r w:rsidDel="008D4329">
          <w:rPr>
            <w:rFonts w:ascii="Times New Roman" w:eastAsia="Times New Roman" w:hAnsi="Times New Roman" w:cs="Times New Roman"/>
            <w:sz w:val="24"/>
            <w:szCs w:val="24"/>
            <w:vertAlign w:val="superscript"/>
          </w:rPr>
          <w:delText>21,22</w:delText>
        </w:r>
      </w:del>
      <w:del w:id="77" w:author="Hugh Possingham" w:date="2020-10-23T13:34:00Z">
        <w:r w:rsidDel="00745D6C">
          <w:rPr>
            <w:rFonts w:ascii="Times New Roman" w:eastAsia="Times New Roman" w:hAnsi="Times New Roman" w:cs="Times New Roman"/>
            <w:sz w:val="24"/>
            <w:szCs w:val="24"/>
          </w:rPr>
          <w:delText>. We build on</w:delText>
        </w:r>
      </w:del>
      <w:ins w:id="78" w:author="Hugh Possingham" w:date="2020-10-23T13:34:00Z">
        <w:r w:rsidR="00745D6C">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 the minimum set problem</w:t>
      </w:r>
      <w:ins w:id="79" w:author="Hugh Possingham" w:date="2020-10-23T13:34:00Z">
        <w:r w:rsidR="00745D6C">
          <w:rPr>
            <w:rFonts w:ascii="Times New Roman" w:eastAsia="Times New Roman" w:hAnsi="Times New Roman" w:cs="Times New Roman"/>
            <w:sz w:val="24"/>
            <w:szCs w:val="24"/>
          </w:rPr>
          <w:t xml:space="preserve"> -</w:t>
        </w:r>
      </w:ins>
      <w:del w:id="80" w:author="Hugh Possingham" w:date="2020-10-23T13:34:00Z">
        <w:r w:rsidDel="00745D6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where the objective is to reach species distribution targets, while accounting for one constraint such as land cost or area</w:t>
      </w:r>
      <w:ins w:id="81" w:author="Hugh Possingham" w:date="2020-10-23T13:33:00Z">
        <w:r w:rsidR="008D4329">
          <w:rPr>
            <w:rFonts w:ascii="Times New Roman" w:eastAsia="Times New Roman" w:hAnsi="Times New Roman" w:cs="Times New Roman"/>
            <w:sz w:val="24"/>
            <w:szCs w:val="24"/>
            <w:vertAlign w:val="superscript"/>
          </w:rPr>
          <w:t>21,22,</w:t>
        </w:r>
      </w:ins>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We expand this approach to include multiple objectives accounting for varying risk in the problem formulation, by treating each risk layer as a separate objective in the problem forumation</w:t>
      </w:r>
      <w:r>
        <w:rPr>
          <w:rFonts w:ascii="Times New Roman" w:eastAsia="Times New Roman" w:hAnsi="Times New Roman" w:cs="Times New Roman"/>
          <w:sz w:val="24"/>
          <w:szCs w:val="24"/>
          <w:vertAlign w:val="superscript"/>
        </w:rPr>
        <w:t>24</w:t>
      </w:r>
      <w:r>
        <w:rPr>
          <w:rFonts w:ascii="Times New Roman" w:eastAsia="Times New Roman" w:hAnsi="Times New Roman" w:cs="Times New Roman"/>
          <w:sz w:val="24"/>
          <w:szCs w:val="24"/>
        </w:rPr>
        <w:t xml:space="preserve">. We use a </w:t>
      </w:r>
      <w:commentRangeStart w:id="82"/>
      <w:r>
        <w:rPr>
          <w:rFonts w:ascii="Times New Roman" w:eastAsia="Times New Roman" w:hAnsi="Times New Roman" w:cs="Times New Roman"/>
          <w:sz w:val="24"/>
          <w:szCs w:val="24"/>
        </w:rPr>
        <w:t xml:space="preserve">hierarchical or lexicographic </w:t>
      </w:r>
      <w:commentRangeEnd w:id="82"/>
      <w:r w:rsidR="00745D6C">
        <w:rPr>
          <w:rStyle w:val="CommentReference"/>
        </w:rPr>
        <w:commentReference w:id="82"/>
      </w:r>
      <w:r>
        <w:rPr>
          <w:rFonts w:ascii="Times New Roman" w:eastAsia="Times New Roman" w:hAnsi="Times New Roman" w:cs="Times New Roman"/>
          <w:sz w:val="24"/>
          <w:szCs w:val="24"/>
        </w:rPr>
        <w:t xml:space="preserve">approach that assigns a priority to each </w:t>
      </w:r>
      <w:proofErr w:type="gramStart"/>
      <w:r>
        <w:rPr>
          <w:rFonts w:ascii="Times New Roman" w:eastAsia="Times New Roman" w:hAnsi="Times New Roman" w:cs="Times New Roman"/>
          <w:sz w:val="24"/>
          <w:szCs w:val="24"/>
        </w:rPr>
        <w:t>objective, and</w:t>
      </w:r>
      <w:proofErr w:type="gramEnd"/>
      <w:r>
        <w:rPr>
          <w:rFonts w:ascii="Times New Roman" w:eastAsia="Times New Roman" w:hAnsi="Times New Roman" w:cs="Times New Roman"/>
          <w:sz w:val="24"/>
          <w:szCs w:val="24"/>
        </w:rPr>
        <w:t xml:space="preserve"> optimizes for the objectives in decreasing priority order. At each step, the approach finds the best solution for the current objective, but only from among those that would not degrade the solution quality for higher-priority objectives. </w:t>
      </w:r>
    </w:p>
    <w:p w14:paraId="0000001B" w14:textId="18DB1688"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Because of the hierarchical structure, we created 16 planning scenarios, with solutions that account for different combinations of risk categories in each level of the hierarchy (Table </w:t>
      </w:r>
      <w:sdt>
        <w:sdtPr>
          <w:tag w:val="goog_rdk_5"/>
          <w:id w:val="523603821"/>
        </w:sdtPr>
        <w:sdtContent>
          <w:commentRangeStart w:id="83"/>
        </w:sdtContent>
      </w:sdt>
      <w:r>
        <w:rPr>
          <w:rFonts w:ascii="Times New Roman" w:eastAsia="Times New Roman" w:hAnsi="Times New Roman" w:cs="Times New Roman"/>
          <w:sz w:val="24"/>
          <w:szCs w:val="24"/>
        </w:rPr>
        <w:t>S1</w:t>
      </w:r>
      <w:commentRangeEnd w:id="83"/>
      <w:r>
        <w:commentReference w:id="83"/>
      </w:r>
      <w:r>
        <w:rPr>
          <w:rFonts w:ascii="Times New Roman" w:eastAsia="Times New Roman" w:hAnsi="Times New Roman" w:cs="Times New Roman"/>
          <w:sz w:val="24"/>
          <w:szCs w:val="24"/>
        </w:rPr>
        <w:t xml:space="preserve">). We then compared solutions with risks incorporated to a baseline scenario, representing the classical </w:t>
      </w:r>
      <w:ins w:id="84" w:author="Hugh Possingham" w:date="2020-10-23T13:37:00Z">
        <w:r w:rsidR="00745D6C">
          <w:rPr>
            <w:rFonts w:ascii="Times New Roman" w:eastAsia="Times New Roman" w:hAnsi="Times New Roman" w:cs="Times New Roman"/>
            <w:sz w:val="24"/>
            <w:szCs w:val="24"/>
          </w:rPr>
          <w:t xml:space="preserve">minimum </w:t>
        </w:r>
      </w:ins>
      <w:r>
        <w:rPr>
          <w:rFonts w:ascii="Times New Roman" w:eastAsia="Times New Roman" w:hAnsi="Times New Roman" w:cs="Times New Roman"/>
          <w:sz w:val="24"/>
          <w:szCs w:val="24"/>
        </w:rPr>
        <w:t>area-based approach to solving conservation planning problems</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Because our scenarios were aimed at building on the current protected area portfolio globally, we incorporated current protected areas into our solutions. For each scenario we </w:t>
      </w:r>
      <w:ins w:id="85" w:author="Hugh Possingham" w:date="2020-10-23T13:37:00Z">
        <w:r w:rsidR="00745D6C">
          <w:rPr>
            <w:rFonts w:ascii="Times New Roman" w:eastAsia="Times New Roman" w:hAnsi="Times New Roman" w:cs="Times New Roman"/>
            <w:sz w:val="24"/>
            <w:szCs w:val="24"/>
          </w:rPr>
          <w:t xml:space="preserve">protect </w:t>
        </w:r>
      </w:ins>
      <w:del w:id="86" w:author="Hugh Possingham" w:date="2020-10-23T13:37:00Z">
        <w:r w:rsidDel="00745D6C">
          <w:rPr>
            <w:rFonts w:ascii="Times New Roman" w:eastAsia="Times New Roman" w:hAnsi="Times New Roman" w:cs="Times New Roman"/>
            <w:sz w:val="24"/>
            <w:szCs w:val="24"/>
          </w:rPr>
          <w:delText xml:space="preserve">set a </w:delText>
        </w:r>
      </w:del>
      <w:r>
        <w:rPr>
          <w:rFonts w:ascii="Times New Roman" w:eastAsia="Times New Roman" w:hAnsi="Times New Roman" w:cs="Times New Roman"/>
          <w:sz w:val="24"/>
          <w:szCs w:val="24"/>
        </w:rPr>
        <w:t xml:space="preserve">30% </w:t>
      </w:r>
      <w:ins w:id="87" w:author="Hugh Possingham" w:date="2020-10-23T13:37:00Z">
        <w:r w:rsidR="00745D6C">
          <w:rPr>
            <w:rFonts w:ascii="Times New Roman" w:eastAsia="Times New Roman" w:hAnsi="Times New Roman" w:cs="Times New Roman"/>
            <w:sz w:val="24"/>
            <w:szCs w:val="24"/>
          </w:rPr>
          <w:t xml:space="preserve">of the </w:t>
        </w:r>
      </w:ins>
      <w:r>
        <w:rPr>
          <w:rFonts w:ascii="Times New Roman" w:eastAsia="Times New Roman" w:hAnsi="Times New Roman" w:cs="Times New Roman"/>
          <w:sz w:val="24"/>
          <w:szCs w:val="24"/>
        </w:rPr>
        <w:t xml:space="preserve">range </w:t>
      </w:r>
      <w:del w:id="88" w:author="Hugh Possingham" w:date="2020-10-23T13:37:00Z">
        <w:r w:rsidDel="00745D6C">
          <w:rPr>
            <w:rFonts w:ascii="Times New Roman" w:eastAsia="Times New Roman" w:hAnsi="Times New Roman" w:cs="Times New Roman"/>
            <w:sz w:val="24"/>
            <w:szCs w:val="24"/>
          </w:rPr>
          <w:delText xml:space="preserve"> protection target </w:delText>
        </w:r>
      </w:del>
      <w:ins w:id="89" w:author="Hugh Possingham" w:date="2020-10-23T13:38:00Z">
        <w:r w:rsidR="00745D6C">
          <w:rPr>
            <w:rFonts w:ascii="Times New Roman" w:eastAsia="Times New Roman" w:hAnsi="Times New Roman" w:cs="Times New Roman"/>
            <w:sz w:val="24"/>
            <w:szCs w:val="24"/>
          </w:rPr>
          <w:t>of</w:t>
        </w:r>
      </w:ins>
      <w:del w:id="90" w:author="Hugh Possingham" w:date="2020-10-23T13:38:00Z">
        <w:r w:rsidDel="00745D6C">
          <w:rPr>
            <w:rFonts w:ascii="Times New Roman" w:eastAsia="Times New Roman" w:hAnsi="Times New Roman" w:cs="Times New Roman"/>
            <w:sz w:val="24"/>
            <w:szCs w:val="24"/>
          </w:rPr>
          <w:delText>for</w:delText>
        </w:r>
      </w:del>
      <w:r>
        <w:rPr>
          <w:rFonts w:ascii="Times New Roman" w:eastAsia="Times New Roman" w:hAnsi="Times New Roman" w:cs="Times New Roman"/>
          <w:sz w:val="24"/>
          <w:szCs w:val="24"/>
        </w:rPr>
        <w:t xml:space="preserve"> all vertebrate species, which we use as an example that is broadly analogous to the more general 30% total area Convention on Biological Diversity (CBD) target</w:t>
      </w:r>
      <w:r>
        <w:rPr>
          <w:rFonts w:ascii="Times New Roman" w:eastAsia="Times New Roman" w:hAnsi="Times New Roman" w:cs="Times New Roman"/>
          <w:sz w:val="24"/>
          <w:szCs w:val="24"/>
          <w:vertAlign w:val="superscript"/>
        </w:rPr>
        <w:t>25</w:t>
      </w:r>
      <w:r>
        <w:rPr>
          <w:rFonts w:ascii="Times New Roman" w:eastAsia="Times New Roman" w:hAnsi="Times New Roman" w:cs="Times New Roman"/>
          <w:sz w:val="24"/>
          <w:szCs w:val="24"/>
        </w:rPr>
        <w:t xml:space="preserve">. Currently, 17.2% of the global terrestrial area is protected. </w:t>
      </w:r>
      <w:del w:id="91" w:author="Hugh Possingham" w:date="2020-10-23T13:38:00Z">
        <w:r w:rsidDel="00745D6C">
          <w:rPr>
            <w:rFonts w:ascii="Times New Roman" w:eastAsia="Times New Roman" w:hAnsi="Times New Roman" w:cs="Times New Roman"/>
            <w:sz w:val="24"/>
            <w:szCs w:val="24"/>
          </w:rPr>
          <w:delText>We compared the spatial representation among scenarios incorporating risk to baseline at the global and country level.</w:delText>
        </w:r>
      </w:del>
    </w:p>
    <w:p w14:paraId="0000001C" w14:textId="33F576CB"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the protected areas planning scenarios incorporating the three risk categories required only 0.9% more global area on average (0.34 – 1.14 %) than the baseline scenario to meet the target of protecting 30% of vertebrate habitat. </w:t>
      </w:r>
      <w:commentRangeStart w:id="92"/>
      <w:r>
        <w:rPr>
          <w:rFonts w:ascii="Times New Roman" w:eastAsia="Times New Roman" w:hAnsi="Times New Roman" w:cs="Times New Roman"/>
          <w:sz w:val="24"/>
          <w:szCs w:val="24"/>
        </w:rPr>
        <w:t xml:space="preserve">Thus, accounting for key risks to protected area effectiveness to produce more resilient conservation networks will not substantially increase the global area required to meet 30% protection targets. </w:t>
      </w:r>
      <w:commentRangeEnd w:id="92"/>
      <w:r w:rsidR="00745D6C">
        <w:rPr>
          <w:rStyle w:val="CommentReference"/>
        </w:rPr>
        <w:commentReference w:id="92"/>
      </w:r>
      <w:r>
        <w:rPr>
          <w:rFonts w:ascii="Times New Roman" w:eastAsia="Times New Roman" w:hAnsi="Times New Roman" w:cs="Times New Roman"/>
          <w:sz w:val="24"/>
          <w:szCs w:val="24"/>
        </w:rPr>
        <w:t>Additionally, we found that all 16 scenarios reached their goals of 30% protection of each vertebrate species range without surpassing the 30% global area target that the CBD is currently considering in their post-2020 framework. Of all scenarios, those including land-use change</w:t>
      </w:r>
      <w:ins w:id="93" w:author="Hugh Possingham" w:date="2020-10-23T13:40:00Z">
        <w:r w:rsidR="00745D6C">
          <w:rPr>
            <w:rFonts w:ascii="Times New Roman" w:eastAsia="Times New Roman" w:hAnsi="Times New Roman" w:cs="Times New Roman"/>
            <w:sz w:val="24"/>
            <w:szCs w:val="24"/>
          </w:rPr>
          <w:t xml:space="preserve"> risk</w:t>
        </w:r>
      </w:ins>
      <w:r>
        <w:rPr>
          <w:rFonts w:ascii="Times New Roman" w:eastAsia="Times New Roman" w:hAnsi="Times New Roman" w:cs="Times New Roman"/>
          <w:sz w:val="24"/>
          <w:szCs w:val="24"/>
        </w:rPr>
        <w:t xml:space="preserve"> required the greatest increase in global protected area, compared to scenarios only including governance and/or climate extreme</w:t>
      </w:r>
      <w:ins w:id="94" w:author="Hugh Possingham" w:date="2020-10-23T13:40:00Z">
        <w:r w:rsidR="00745D6C">
          <w:rPr>
            <w:rFonts w:ascii="Times New Roman" w:eastAsia="Times New Roman" w:hAnsi="Times New Roman" w:cs="Times New Roman"/>
            <w:sz w:val="24"/>
            <w:szCs w:val="24"/>
          </w:rPr>
          <w:t xml:space="preserve"> risks</w:t>
        </w:r>
      </w:ins>
      <w:del w:id="95" w:author="Hugh Possingham" w:date="2020-10-23T13:40:00Z">
        <w:r w:rsidDel="00745D6C">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(Table S1).</w:t>
      </w:r>
    </w:p>
    <w:p w14:paraId="0000001D" w14:textId="147B1859"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also considerable spatial overlap among scenarios, with the same 22 million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(6.9% of global land area) being </w:t>
      </w:r>
      <w:del w:id="96" w:author="Hugh Possingham" w:date="2020-10-23T13:40:00Z">
        <w:r w:rsidDel="00745D6C">
          <w:rPr>
            <w:rFonts w:ascii="Times New Roman" w:eastAsia="Times New Roman" w:hAnsi="Times New Roman" w:cs="Times New Roman"/>
            <w:sz w:val="24"/>
            <w:szCs w:val="24"/>
          </w:rPr>
          <w:delText xml:space="preserve">selected </w:delText>
        </w:r>
      </w:del>
      <w:ins w:id="97" w:author="Hugh Possingham" w:date="2020-10-23T13:40:00Z">
        <w:r w:rsidR="00745D6C">
          <w:rPr>
            <w:rFonts w:ascii="Times New Roman" w:eastAsia="Times New Roman" w:hAnsi="Times New Roman" w:cs="Times New Roman"/>
            <w:sz w:val="24"/>
            <w:szCs w:val="24"/>
          </w:rPr>
          <w:t xml:space="preserve">prioritised </w:t>
        </w:r>
      </w:ins>
      <w:del w:id="98" w:author="Hugh Possingham" w:date="2020-10-23T13:40:00Z">
        <w:r w:rsidDel="00745D6C">
          <w:rPr>
            <w:rFonts w:ascii="Times New Roman" w:eastAsia="Times New Roman" w:hAnsi="Times New Roman" w:cs="Times New Roman"/>
            <w:sz w:val="24"/>
            <w:szCs w:val="24"/>
          </w:rPr>
          <w:delText>to expand</w:delText>
        </w:r>
      </w:del>
      <w:ins w:id="99" w:author="Hugh Possingham" w:date="2020-10-23T13:40:00Z">
        <w:r w:rsidR="00745D6C">
          <w:rPr>
            <w:rFonts w:ascii="Times New Roman" w:eastAsia="Times New Roman" w:hAnsi="Times New Roman" w:cs="Times New Roman"/>
            <w:sz w:val="24"/>
            <w:szCs w:val="24"/>
          </w:rPr>
          <w:t>for expansion of</w:t>
        </w:r>
      </w:ins>
      <w:r>
        <w:rPr>
          <w:rFonts w:ascii="Times New Roman" w:eastAsia="Times New Roman" w:hAnsi="Times New Roman" w:cs="Times New Roman"/>
          <w:sz w:val="24"/>
          <w:szCs w:val="24"/>
        </w:rPr>
        <w:t xml:space="preserve"> the current protected area </w:t>
      </w:r>
      <w:del w:id="100" w:author="Hugh Possingham" w:date="2020-10-23T13:40:00Z">
        <w:r w:rsidDel="00745D6C">
          <w:rPr>
            <w:rFonts w:ascii="Times New Roman" w:eastAsia="Times New Roman" w:hAnsi="Times New Roman" w:cs="Times New Roman"/>
            <w:sz w:val="24"/>
            <w:szCs w:val="24"/>
          </w:rPr>
          <w:delText xml:space="preserve">portfolio </w:delText>
        </w:r>
      </w:del>
      <w:ins w:id="101" w:author="Hugh Possingham" w:date="2020-10-23T13:40:00Z">
        <w:r w:rsidR="00745D6C">
          <w:rPr>
            <w:rFonts w:ascii="Times New Roman" w:eastAsia="Times New Roman" w:hAnsi="Times New Roman" w:cs="Times New Roman"/>
            <w:sz w:val="24"/>
            <w:szCs w:val="24"/>
          </w:rPr>
          <w:t xml:space="preserve">system </w:t>
        </w:r>
      </w:ins>
      <w:r>
        <w:rPr>
          <w:rFonts w:ascii="Times New Roman" w:eastAsia="Times New Roman" w:hAnsi="Times New Roman" w:cs="Times New Roman"/>
          <w:sz w:val="24"/>
          <w:szCs w:val="24"/>
        </w:rPr>
        <w:t>in at least eleven scenarios</w:t>
      </w:r>
      <w:ins w:id="102" w:author="Hugh Possingham" w:date="2020-10-23T13:41:00Z">
        <w:r w:rsidR="00745D6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3.6 million km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(2.4% of global </w:t>
      </w:r>
      <w:r>
        <w:rPr>
          <w:rFonts w:ascii="Times New Roman" w:eastAsia="Times New Roman" w:hAnsi="Times New Roman" w:cs="Times New Roman"/>
          <w:sz w:val="24"/>
          <w:szCs w:val="24"/>
        </w:rPr>
        <w:lastRenderedPageBreak/>
        <w:t xml:space="preserve">land area) in all fifteen risk scenarios. </w:t>
      </w:r>
      <w:del w:id="103" w:author="Hugh Possingham" w:date="2020-10-23T13:41:00Z">
        <w:r w:rsidDel="00745D6C">
          <w:rPr>
            <w:rFonts w:ascii="Times New Roman" w:eastAsia="Times New Roman" w:hAnsi="Times New Roman" w:cs="Times New Roman"/>
            <w:sz w:val="24"/>
            <w:szCs w:val="24"/>
          </w:rPr>
          <w:delText>Such overlaps</w:delText>
        </w:r>
      </w:del>
      <w:ins w:id="104" w:author="Hugh Possingham" w:date="2020-10-23T13:41:00Z">
        <w:r w:rsidR="00745D6C">
          <w:rPr>
            <w:rFonts w:ascii="Times New Roman" w:eastAsia="Times New Roman" w:hAnsi="Times New Roman" w:cs="Times New Roman"/>
            <w:sz w:val="24"/>
            <w:szCs w:val="24"/>
          </w:rPr>
          <w:t>These no regrets prioritie</w:t>
        </w:r>
      </w:ins>
      <w:ins w:id="105" w:author="Hugh Possingham" w:date="2020-10-23T13:42:00Z">
        <w:r w:rsidR="00745D6C">
          <w:rPr>
            <w:rFonts w:ascii="Times New Roman" w:eastAsia="Times New Roman" w:hAnsi="Times New Roman" w:cs="Times New Roman"/>
            <w:sz w:val="24"/>
            <w:szCs w:val="24"/>
          </w:rPr>
          <w:t>s for protected area expansion</w:t>
        </w:r>
      </w:ins>
      <w:r>
        <w:rPr>
          <w:rFonts w:ascii="Times New Roman" w:eastAsia="Times New Roman" w:hAnsi="Times New Roman" w:cs="Times New Roman"/>
          <w:sz w:val="24"/>
          <w:szCs w:val="24"/>
        </w:rPr>
        <w:t xml:space="preserve"> provide examples of areas that </w:t>
      </w:r>
      <w:del w:id="106" w:author="Hugh Possingham" w:date="2020-10-23T13:42:00Z">
        <w:r w:rsidDel="00745D6C">
          <w:rPr>
            <w:rFonts w:ascii="Times New Roman" w:eastAsia="Times New Roman" w:hAnsi="Times New Roman" w:cs="Times New Roman"/>
            <w:sz w:val="24"/>
            <w:szCs w:val="24"/>
          </w:rPr>
          <w:delText xml:space="preserve">could be </w:delText>
        </w:r>
      </w:del>
      <w:del w:id="107" w:author="Hugh Possingham" w:date="2020-10-23T13:41:00Z">
        <w:r w:rsidDel="00745D6C">
          <w:rPr>
            <w:rFonts w:ascii="Times New Roman" w:eastAsia="Times New Roman" w:hAnsi="Times New Roman" w:cs="Times New Roman"/>
            <w:sz w:val="24"/>
            <w:szCs w:val="24"/>
          </w:rPr>
          <w:delText xml:space="preserve">targets </w:delText>
        </w:r>
      </w:del>
      <w:ins w:id="108" w:author="Hugh Possingham" w:date="2020-10-23T13:42:00Z">
        <w:r w:rsidR="00745D6C">
          <w:rPr>
            <w:rFonts w:ascii="Times New Roman" w:eastAsia="Times New Roman" w:hAnsi="Times New Roman" w:cs="Times New Roman"/>
            <w:sz w:val="24"/>
            <w:szCs w:val="24"/>
          </w:rPr>
          <w:t>should be priorities</w:t>
        </w:r>
      </w:ins>
      <w:ins w:id="109" w:author="Hugh Possingham" w:date="2020-10-23T13:41:00Z">
        <w:r w:rsidR="00745D6C">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for international agencies wishing to maximize the resilience of protected area networks, as they are</w:t>
      </w:r>
      <w:r>
        <w:t xml:space="preserve"> </w:t>
      </w:r>
      <w:r>
        <w:rPr>
          <w:rFonts w:ascii="Times New Roman" w:eastAsia="Times New Roman" w:hAnsi="Times New Roman" w:cs="Times New Roman"/>
          <w:sz w:val="24"/>
          <w:szCs w:val="24"/>
        </w:rPr>
        <w:t xml:space="preserve">robust to assumptions of </w:t>
      </w:r>
      <w:ins w:id="110" w:author="Hugh Possingham" w:date="2020-10-23T13:41:00Z">
        <w:r w:rsidR="00745D6C">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relative importance of risk factors. Example countries that have contiguous areas of high overlap among scenarios are Canada, Egypt, Finland, Kazakhstan and Peru (Figure S4). There is some overlap among </w:t>
      </w:r>
      <w:ins w:id="111" w:author="Hugh Possingham" w:date="2020-10-23T13:42:00Z">
        <w:r w:rsidR="00745D6C">
          <w:rPr>
            <w:rFonts w:ascii="Times New Roman" w:eastAsia="Times New Roman" w:hAnsi="Times New Roman" w:cs="Times New Roman"/>
            <w:sz w:val="24"/>
            <w:szCs w:val="24"/>
          </w:rPr>
          <w:t xml:space="preserve">the priorities </w:t>
        </w:r>
      </w:ins>
      <w:ins w:id="112" w:author="Hugh Possingham" w:date="2020-10-23T13:43:00Z">
        <w:r w:rsidR="00745D6C">
          <w:rPr>
            <w:rFonts w:ascii="Times New Roman" w:eastAsia="Times New Roman" w:hAnsi="Times New Roman" w:cs="Times New Roman"/>
            <w:sz w:val="24"/>
            <w:szCs w:val="24"/>
          </w:rPr>
          <w:t xml:space="preserve">across </w:t>
        </w:r>
      </w:ins>
      <w:r>
        <w:rPr>
          <w:rFonts w:ascii="Times New Roman" w:eastAsia="Times New Roman" w:hAnsi="Times New Roman" w:cs="Times New Roman"/>
          <w:sz w:val="24"/>
          <w:szCs w:val="24"/>
        </w:rPr>
        <w:t xml:space="preserve">scenarios within </w:t>
      </w:r>
      <w:ins w:id="113" w:author="Hugh Possingham" w:date="2020-10-23T13:43:00Z">
        <w:r w:rsidR="00745D6C">
          <w:rPr>
            <w:rFonts w:ascii="Times New Roman" w:eastAsia="Times New Roman" w:hAnsi="Times New Roman" w:cs="Times New Roman"/>
            <w:sz w:val="24"/>
            <w:szCs w:val="24"/>
          </w:rPr>
          <w:t xml:space="preserve">Conservation International’s </w:t>
        </w:r>
      </w:ins>
      <w:r>
        <w:rPr>
          <w:rFonts w:ascii="Times New Roman" w:eastAsia="Times New Roman" w:hAnsi="Times New Roman" w:cs="Times New Roman"/>
          <w:sz w:val="24"/>
          <w:szCs w:val="24"/>
        </w:rPr>
        <w:t>global biodiversity hotspots</w:t>
      </w:r>
      <w:r>
        <w:rPr>
          <w:rFonts w:ascii="Times New Roman" w:eastAsia="Times New Roman" w:hAnsi="Times New Roman" w:cs="Times New Roman"/>
          <w:sz w:val="24"/>
          <w:szCs w:val="24"/>
          <w:vertAlign w:val="superscript"/>
        </w:rPr>
        <w:t>26</w:t>
      </w:r>
      <w:r>
        <w:rPr>
          <w:rFonts w:ascii="Times New Roman" w:eastAsia="Times New Roman" w:hAnsi="Times New Roman" w:cs="Times New Roman"/>
          <w:sz w:val="24"/>
          <w:szCs w:val="24"/>
        </w:rPr>
        <w:t xml:space="preserve">, but </w:t>
      </w:r>
      <w:del w:id="114" w:author="Hugh Possingham" w:date="2020-10-23T13:44:00Z">
        <w:r w:rsidDel="00711B2E">
          <w:rPr>
            <w:rFonts w:ascii="Times New Roman" w:eastAsia="Times New Roman" w:hAnsi="Times New Roman" w:cs="Times New Roman"/>
            <w:sz w:val="24"/>
            <w:szCs w:val="24"/>
          </w:rPr>
          <w:delText xml:space="preserve">a considerable percentage of </w:delText>
        </w:r>
      </w:del>
      <w:ins w:id="115" w:author="Hugh Possingham" w:date="2020-10-23T13:44:00Z">
        <w:r w:rsidR="00711B2E">
          <w:rPr>
            <w:rFonts w:ascii="Times New Roman" w:eastAsia="Times New Roman" w:hAnsi="Times New Roman" w:cs="Times New Roman"/>
            <w:sz w:val="24"/>
            <w:szCs w:val="24"/>
          </w:rPr>
          <w:t xml:space="preserve">many </w:t>
        </w:r>
      </w:ins>
      <w:r>
        <w:rPr>
          <w:rFonts w:ascii="Times New Roman" w:eastAsia="Times New Roman" w:hAnsi="Times New Roman" w:cs="Times New Roman"/>
          <w:sz w:val="24"/>
          <w:szCs w:val="24"/>
        </w:rPr>
        <w:t xml:space="preserve">high overlap </w:t>
      </w:r>
      <w:del w:id="116" w:author="Hugh Possingham" w:date="2020-10-23T13:44:00Z">
        <w:r w:rsidDel="00711B2E">
          <w:rPr>
            <w:rFonts w:ascii="Times New Roman" w:eastAsia="Times New Roman" w:hAnsi="Times New Roman" w:cs="Times New Roman"/>
            <w:sz w:val="24"/>
            <w:szCs w:val="24"/>
          </w:rPr>
          <w:delText xml:space="preserve">among scenario </w:delText>
        </w:r>
      </w:del>
      <w:r>
        <w:rPr>
          <w:rFonts w:ascii="Times New Roman" w:eastAsia="Times New Roman" w:hAnsi="Times New Roman" w:cs="Times New Roman"/>
          <w:sz w:val="24"/>
          <w:szCs w:val="24"/>
        </w:rPr>
        <w:t xml:space="preserve">areas lie either outside these hotspots (83.1%) or occur within small portions of the biodiversity hotspots (Figure S5). </w:t>
      </w:r>
    </w:p>
    <w:p w14:paraId="0000001E" w14:textId="18FA35B2" w:rsidR="00596928" w:rsidRDefault="00243C0D">
      <w:pPr>
        <w:keepNext/>
        <w:spacing w:line="480" w:lineRule="auto"/>
        <w:ind w:firstLine="720"/>
        <w:rPr>
          <w:rFonts w:ascii="Times New Roman" w:eastAsia="Times New Roman" w:hAnsi="Times New Roman" w:cs="Times New Roman"/>
          <w:sz w:val="24"/>
          <w:szCs w:val="24"/>
        </w:rPr>
      </w:pPr>
      <w:del w:id="117" w:author="Hugh Possingham" w:date="2020-10-23T13:45:00Z">
        <w:r w:rsidDel="00711B2E">
          <w:rPr>
            <w:rFonts w:ascii="Times New Roman" w:eastAsia="Times New Roman" w:hAnsi="Times New Roman" w:cs="Times New Roman"/>
            <w:sz w:val="24"/>
            <w:szCs w:val="24"/>
          </w:rPr>
          <w:delText>However, we</w:delText>
        </w:r>
      </w:del>
      <w:ins w:id="118" w:author="Hugh Possingham" w:date="2020-10-23T13:45:00Z">
        <w:r w:rsidR="00711B2E">
          <w:rPr>
            <w:rFonts w:ascii="Times New Roman" w:eastAsia="Times New Roman" w:hAnsi="Times New Roman" w:cs="Times New Roman"/>
            <w:sz w:val="24"/>
            <w:szCs w:val="24"/>
          </w:rPr>
          <w:t>We</w:t>
        </w:r>
      </w:ins>
      <w:r>
        <w:rPr>
          <w:rFonts w:ascii="Times New Roman" w:eastAsia="Times New Roman" w:hAnsi="Times New Roman" w:cs="Times New Roman"/>
          <w:sz w:val="24"/>
          <w:szCs w:val="24"/>
        </w:rPr>
        <w:t xml:space="preserve"> found substantial variation in some countries in the amount of area requiring protection </w:t>
      </w:r>
      <w:del w:id="119" w:author="Hugh Possingham" w:date="2020-10-23T13:45:00Z">
        <w:r w:rsidDel="00711B2E">
          <w:rPr>
            <w:rFonts w:ascii="Times New Roman" w:eastAsia="Times New Roman" w:hAnsi="Times New Roman" w:cs="Times New Roman"/>
            <w:sz w:val="24"/>
            <w:szCs w:val="24"/>
          </w:rPr>
          <w:delText>between risk and baseline scenarios</w:delText>
        </w:r>
      </w:del>
      <w:ins w:id="120" w:author="Hugh Possingham" w:date="2020-10-23T13:45:00Z">
        <w:r w:rsidR="00711B2E">
          <w:rPr>
            <w:rFonts w:ascii="Times New Roman" w:eastAsia="Times New Roman" w:hAnsi="Times New Roman" w:cs="Times New Roman"/>
            <w:sz w:val="24"/>
            <w:szCs w:val="24"/>
          </w:rPr>
          <w:t>when risks were introduced</w:t>
        </w:r>
      </w:ins>
      <w:r>
        <w:rPr>
          <w:rFonts w:ascii="Times New Roman" w:eastAsia="Times New Roman" w:hAnsi="Times New Roman" w:cs="Times New Roman"/>
          <w:sz w:val="24"/>
          <w:szCs w:val="24"/>
        </w:rPr>
        <w:t xml:space="preserve"> (Fig. 1; Table S2).  These differences were </w:t>
      </w:r>
      <w:sdt>
        <w:sdtPr>
          <w:tag w:val="goog_rdk_6"/>
          <w:id w:val="941571917"/>
        </w:sdtPr>
        <w:sdtContent/>
      </w:sdt>
      <w:r>
        <w:rPr>
          <w:rFonts w:ascii="Times New Roman" w:eastAsia="Times New Roman" w:hAnsi="Times New Roman" w:cs="Times New Roman"/>
          <w:sz w:val="24"/>
          <w:szCs w:val="24"/>
        </w:rPr>
        <w:t xml:space="preserve">driven largely by governance (Fig. 2). Countries with higher governance scores had greater area requiring protection under </w:t>
      </w:r>
      <w:del w:id="121" w:author="Hugh Possingham" w:date="2020-10-23T13:45:00Z">
        <w:r w:rsidDel="00711B2E">
          <w:rPr>
            <w:rFonts w:ascii="Times New Roman" w:eastAsia="Times New Roman" w:hAnsi="Times New Roman" w:cs="Times New Roman"/>
            <w:sz w:val="24"/>
            <w:szCs w:val="24"/>
          </w:rPr>
          <w:delText xml:space="preserve">risk </w:delText>
        </w:r>
      </w:del>
      <w:r>
        <w:rPr>
          <w:rFonts w:ascii="Times New Roman" w:eastAsia="Times New Roman" w:hAnsi="Times New Roman" w:cs="Times New Roman"/>
          <w:sz w:val="24"/>
          <w:szCs w:val="24"/>
        </w:rPr>
        <w:t xml:space="preserve">scenarios </w:t>
      </w:r>
      <w:ins w:id="122" w:author="Hugh Possingham" w:date="2020-10-23T13:45:00Z">
        <w:r w:rsidR="00711B2E">
          <w:rPr>
            <w:rFonts w:ascii="Times New Roman" w:eastAsia="Times New Roman" w:hAnsi="Times New Roman" w:cs="Times New Roman"/>
            <w:sz w:val="24"/>
            <w:szCs w:val="24"/>
          </w:rPr>
          <w:t>with risks</w:t>
        </w:r>
      </w:ins>
      <w:ins w:id="123" w:author="Hugh Possingham" w:date="2020-10-23T13:46:00Z">
        <w:r w:rsidR="00711B2E">
          <w:rPr>
            <w:rFonts w:ascii="Times New Roman" w:eastAsia="Times New Roman" w:hAnsi="Times New Roman" w:cs="Times New Roman"/>
            <w:sz w:val="24"/>
            <w:szCs w:val="24"/>
          </w:rPr>
          <w:t xml:space="preserve"> relative to the</w:t>
        </w:r>
      </w:ins>
      <w:del w:id="124" w:author="Hugh Possingham" w:date="2020-10-23T13:46:00Z">
        <w:r w:rsidDel="00711B2E">
          <w:rPr>
            <w:rFonts w:ascii="Times New Roman" w:eastAsia="Times New Roman" w:hAnsi="Times New Roman" w:cs="Times New Roman"/>
            <w:sz w:val="24"/>
            <w:szCs w:val="24"/>
          </w:rPr>
          <w:delText>versus</w:delText>
        </w:r>
      </w:del>
      <w:r>
        <w:rPr>
          <w:rFonts w:ascii="Times New Roman" w:eastAsia="Times New Roman" w:hAnsi="Times New Roman" w:cs="Times New Roman"/>
          <w:sz w:val="24"/>
          <w:szCs w:val="24"/>
        </w:rPr>
        <w:t xml:space="preserve"> baseline</w:t>
      </w:r>
      <w:ins w:id="125" w:author="Hugh Possingham" w:date="2020-10-23T13:46:00Z">
        <w:r w:rsidR="00711B2E">
          <w:rPr>
            <w:rFonts w:ascii="Times New Roman" w:eastAsia="Times New Roman" w:hAnsi="Times New Roman" w:cs="Times New Roman"/>
            <w:sz w:val="24"/>
            <w:szCs w:val="24"/>
          </w:rPr>
          <w:t xml:space="preserve"> scenario</w:t>
        </w:r>
      </w:ins>
      <w:r>
        <w:rPr>
          <w:rFonts w:ascii="Times New Roman" w:eastAsia="Times New Roman" w:hAnsi="Times New Roman" w:cs="Times New Roman"/>
          <w:sz w:val="24"/>
          <w:szCs w:val="24"/>
        </w:rPr>
        <w:t xml:space="preserve">, especially when species were wider ranging and when </w:t>
      </w:r>
      <w:del w:id="126" w:author="Hugh Possingham" w:date="2020-10-23T13:46:00Z">
        <w:r w:rsidDel="00711B2E">
          <w:rPr>
            <w:rFonts w:ascii="Times New Roman" w:eastAsia="Times New Roman" w:hAnsi="Times New Roman" w:cs="Times New Roman"/>
            <w:sz w:val="24"/>
            <w:szCs w:val="24"/>
          </w:rPr>
          <w:delText>neighboring countries had lower governance scores</w:delText>
        </w:r>
      </w:del>
      <w:ins w:id="127" w:author="Hugh Possingham" w:date="2020-10-23T13:46:00Z">
        <w:r w:rsidR="00711B2E">
          <w:rPr>
            <w:rFonts w:ascii="Times New Roman" w:eastAsia="Times New Roman" w:hAnsi="Times New Roman" w:cs="Times New Roman"/>
            <w:sz w:val="24"/>
            <w:szCs w:val="24"/>
          </w:rPr>
          <w:t xml:space="preserve">high governance countries </w:t>
        </w:r>
        <w:proofErr w:type="spellStart"/>
        <w:r w:rsidR="00711B2E">
          <w:rPr>
            <w:rFonts w:ascii="Times New Roman" w:eastAsia="Times New Roman" w:hAnsi="Times New Roman" w:cs="Times New Roman"/>
            <w:sz w:val="24"/>
            <w:szCs w:val="24"/>
          </w:rPr>
          <w:t>abt</w:t>
        </w:r>
        <w:proofErr w:type="spellEnd"/>
        <w:r w:rsidR="00711B2E">
          <w:rPr>
            <w:rFonts w:ascii="Times New Roman" w:eastAsia="Times New Roman" w:hAnsi="Times New Roman" w:cs="Times New Roman"/>
            <w:sz w:val="24"/>
            <w:szCs w:val="24"/>
          </w:rPr>
          <w:t xml:space="preserve"> low governance countries</w:t>
        </w:r>
      </w:ins>
      <w:r>
        <w:rPr>
          <w:rFonts w:ascii="Times New Roman" w:eastAsia="Times New Roman" w:hAnsi="Times New Roman" w:cs="Times New Roman"/>
          <w:sz w:val="24"/>
          <w:szCs w:val="24"/>
        </w:rPr>
        <w:t>. Thus, risk is connected across jurisdictions, where planning scenarios favor protection of species in nearby countries with</w:t>
      </w:r>
      <w:ins w:id="128" w:author="Hugh Possingham" w:date="2020-10-23T13:47:00Z">
        <w:r w:rsidR="00711B2E">
          <w:rPr>
            <w:rFonts w:ascii="Times New Roman" w:eastAsia="Times New Roman" w:hAnsi="Times New Roman" w:cs="Times New Roman"/>
            <w:sz w:val="24"/>
            <w:szCs w:val="24"/>
          </w:rPr>
          <w:t xml:space="preserve"> better governance</w:t>
        </w:r>
      </w:ins>
      <w:r>
        <w:rPr>
          <w:rFonts w:ascii="Times New Roman" w:eastAsia="Times New Roman" w:hAnsi="Times New Roman" w:cs="Times New Roman"/>
          <w:sz w:val="24"/>
          <w:szCs w:val="24"/>
        </w:rPr>
        <w:t xml:space="preserve"> </w:t>
      </w:r>
      <w:sdt>
        <w:sdtPr>
          <w:tag w:val="goog_rdk_7"/>
          <w:id w:val="-787437085"/>
        </w:sdtPr>
        <w:sdtContent>
          <w:commentRangeStart w:id="129"/>
        </w:sdtContent>
      </w:sdt>
      <w:sdt>
        <w:sdtPr>
          <w:tag w:val="goog_rdk_8"/>
          <w:id w:val="-1066344404"/>
        </w:sdtPr>
        <w:sdtContent>
          <w:commentRangeStart w:id="130"/>
        </w:sdtContent>
      </w:sdt>
      <w:r>
        <w:rPr>
          <w:rFonts w:ascii="Times New Roman" w:eastAsia="Times New Roman" w:hAnsi="Times New Roman" w:cs="Times New Roman"/>
          <w:sz w:val="24"/>
          <w:szCs w:val="24"/>
        </w:rPr>
        <w:t>low governance risk</w:t>
      </w:r>
      <w:commentRangeEnd w:id="129"/>
      <w:r>
        <w:commentReference w:id="129"/>
      </w:r>
      <w:commentRangeEnd w:id="130"/>
      <w:r>
        <w:commentReference w:id="130"/>
      </w:r>
      <w:r>
        <w:rPr>
          <w:rFonts w:ascii="Times New Roman" w:eastAsia="Times New Roman" w:hAnsi="Times New Roman" w:cs="Times New Roman"/>
          <w:sz w:val="24"/>
          <w:szCs w:val="24"/>
        </w:rPr>
        <w:t>. For example, many vertebrate species ranges span north-eastern Russia, Finland, and Sweden, with one of the most iconic being caribou (</w:t>
      </w:r>
      <w:r>
        <w:rPr>
          <w:rFonts w:ascii="Times New Roman" w:eastAsia="Times New Roman" w:hAnsi="Times New Roman" w:cs="Times New Roman"/>
          <w:i/>
          <w:sz w:val="24"/>
          <w:szCs w:val="24"/>
        </w:rPr>
        <w:t>Rangifer tarandus</w:t>
      </w:r>
      <w:r>
        <w:rPr>
          <w:rFonts w:ascii="Times New Roman" w:eastAsia="Times New Roman" w:hAnsi="Times New Roman" w:cs="Times New Roman"/>
          <w:sz w:val="24"/>
          <w:szCs w:val="24"/>
        </w:rPr>
        <w:t xml:space="preserve">), which has an IUCN conservation status of vulnerable.  Because Russia suffers from poor ‘voice and accountability, rule of law, and control of corruption’ (Table S3), whereas Finland and Sweden have relatively high governance scores, the scenarios including governance pressures led to a selection of 99.4% and 48.9% of Finland and Sweden’s land areas </w:t>
      </w:r>
      <w:ins w:id="131" w:author="Hugh Possingham" w:date="2020-10-23T13:48:00Z">
        <w:r w:rsidR="00711B2E">
          <w:rPr>
            <w:rFonts w:ascii="Times New Roman" w:eastAsia="Times New Roman" w:hAnsi="Times New Roman" w:cs="Times New Roman"/>
            <w:sz w:val="24"/>
            <w:szCs w:val="24"/>
          </w:rPr>
          <w:t xml:space="preserve">respectively </w:t>
        </w:r>
      </w:ins>
      <w:r>
        <w:rPr>
          <w:rFonts w:ascii="Times New Roman" w:eastAsia="Times New Roman" w:hAnsi="Times New Roman" w:cs="Times New Roman"/>
          <w:sz w:val="24"/>
          <w:szCs w:val="24"/>
        </w:rPr>
        <w:t xml:space="preserve">compared to the baseline scenario with 30.8% and 15.2%. </w:t>
      </w:r>
      <w:r>
        <w:rPr>
          <w:rFonts w:ascii="Times New Roman" w:eastAsia="Times New Roman" w:hAnsi="Times New Roman" w:cs="Times New Roman"/>
          <w:sz w:val="24"/>
          <w:szCs w:val="24"/>
        </w:rPr>
        <w:lastRenderedPageBreak/>
        <w:t>These results do not mean the majority of land inside Finland needs to be protected to ensure the long-term persistence of caribou, but indicate that prioritizing areas in Sweden and Finland is predicted to be far less of a risk than areas in Russia.</w:t>
      </w:r>
    </w:p>
    <w:p w14:paraId="0000001F" w14:textId="3CF19CC4" w:rsidR="00596928" w:rsidRDefault="00243C0D">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Land-use and climate change also influenced variation in areas requiring protection above baseline. For example, large areas of Sierra Leone are experiencing high risk of biodiversity loss due to </w:t>
      </w:r>
      <w:del w:id="132" w:author="Hugh Possingham" w:date="2020-10-23T13:48:00Z">
        <w:r w:rsidDel="00711B2E">
          <w:rPr>
            <w:rFonts w:ascii="Times New Roman" w:eastAsia="Times New Roman" w:hAnsi="Times New Roman" w:cs="Times New Roman"/>
            <w:sz w:val="24"/>
            <w:szCs w:val="24"/>
          </w:rPr>
          <w:delText xml:space="preserve">intense </w:delText>
        </w:r>
      </w:del>
      <w:commentRangeStart w:id="133"/>
      <w:ins w:id="134" w:author="Hugh Possingham" w:date="2020-10-23T13:48:00Z">
        <w:r w:rsidR="00711B2E">
          <w:rPr>
            <w:rFonts w:ascii="Times New Roman" w:eastAsia="Times New Roman" w:hAnsi="Times New Roman" w:cs="Times New Roman"/>
            <w:sz w:val="24"/>
            <w:szCs w:val="24"/>
          </w:rPr>
          <w:t>expanding</w:t>
        </w:r>
        <w:commentRangeEnd w:id="133"/>
        <w:r w:rsidR="00711B2E">
          <w:rPr>
            <w:rStyle w:val="CommentReference"/>
          </w:rPr>
          <w:commentReference w:id="133"/>
        </w:r>
        <w:r w:rsidR="00711B2E">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land-use practices (Fig. S2), whereas this same risk is lower in neighboring Liberia. Scenarios including land-use risk selected 50.1% of the land area in Liberia compared to 21.9% in the baseline scenario. Large areas of Saudi Arabia are experiencing increasingly frequent extreme heat events (Fig. S3), whereas neighboring United Arab Emirates have been largely buffered by proximity to </w:t>
      </w:r>
      <w:del w:id="135" w:author="Hugh Possingham" w:date="2020-10-23T13:49:00Z">
        <w:r w:rsidDel="00711B2E">
          <w:rPr>
            <w:rFonts w:ascii="Times New Roman" w:eastAsia="Times New Roman" w:hAnsi="Times New Roman" w:cs="Times New Roman"/>
            <w:sz w:val="24"/>
            <w:szCs w:val="24"/>
          </w:rPr>
          <w:delText>two major gulfs</w:delText>
        </w:r>
      </w:del>
      <w:ins w:id="136" w:author="Hugh Possingham" w:date="2020-10-23T13:49:00Z">
        <w:r w:rsidR="00711B2E">
          <w:rPr>
            <w:rFonts w:ascii="Times New Roman" w:eastAsia="Times New Roman" w:hAnsi="Times New Roman" w:cs="Times New Roman"/>
            <w:sz w:val="24"/>
            <w:szCs w:val="24"/>
          </w:rPr>
          <w:t>the sea</w:t>
        </w:r>
      </w:ins>
      <w:r>
        <w:rPr>
          <w:rFonts w:ascii="Times New Roman" w:eastAsia="Times New Roman" w:hAnsi="Times New Roman" w:cs="Times New Roman"/>
          <w:sz w:val="24"/>
          <w:szCs w:val="24"/>
        </w:rPr>
        <w:t xml:space="preserve">. Scenarios including climate have a selection of 38.2% in the United Arab Emirates land areas compared to the baseline scenario with 25.1%. </w:t>
      </w:r>
    </w:p>
    <w:p w14:paraId="00000020" w14:textId="720121BE" w:rsidR="00596928" w:rsidRDefault="00243C0D">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results emphasize the importance of coordinated cross-jurisdictional conservation planning initiatives</w:t>
      </w:r>
      <w:r>
        <w:rPr>
          <w:rFonts w:ascii="Times New Roman" w:eastAsia="Times New Roman" w:hAnsi="Times New Roman" w:cs="Times New Roman"/>
          <w:sz w:val="24"/>
          <w:szCs w:val="24"/>
          <w:vertAlign w:val="superscript"/>
        </w:rPr>
        <w:t>27</w:t>
      </w:r>
      <w:r>
        <w:rPr>
          <w:rFonts w:ascii="Times New Roman" w:eastAsia="Times New Roman" w:hAnsi="Times New Roman" w:cs="Times New Roman"/>
          <w:sz w:val="24"/>
          <w:szCs w:val="24"/>
        </w:rPr>
        <w:t xml:space="preserve"> and identify countries where opportunities for collaboration would yield more resilient protected areas. To illustrate this point, we will consider the Great Green Macaw (</w:t>
      </w:r>
      <w:r>
        <w:rPr>
          <w:rFonts w:ascii="Times New Roman" w:eastAsia="Times New Roman" w:hAnsi="Times New Roman" w:cs="Times New Roman"/>
          <w:i/>
          <w:sz w:val="24"/>
          <w:szCs w:val="24"/>
        </w:rPr>
        <w:t xml:space="preserve">Ara </w:t>
      </w:r>
      <w:proofErr w:type="spellStart"/>
      <w:r>
        <w:rPr>
          <w:rFonts w:ascii="Times New Roman" w:eastAsia="Times New Roman" w:hAnsi="Times New Roman" w:cs="Times New Roman"/>
          <w:i/>
          <w:sz w:val="24"/>
          <w:szCs w:val="24"/>
        </w:rPr>
        <w:t>ambiguus</w:t>
      </w:r>
      <w:proofErr w:type="spellEnd"/>
      <w:r>
        <w:rPr>
          <w:rFonts w:ascii="Times New Roman" w:eastAsia="Times New Roman" w:hAnsi="Times New Roman" w:cs="Times New Roman"/>
          <w:sz w:val="24"/>
          <w:szCs w:val="24"/>
        </w:rPr>
        <w:t>), wi</w:t>
      </w:r>
      <w:sdt>
        <w:sdtPr>
          <w:tag w:val="goog_rdk_9"/>
          <w:id w:val="1074011861"/>
        </w:sdtPr>
        <w:sdtContent>
          <w:commentRangeStart w:id="137"/>
        </w:sdtContent>
      </w:sdt>
      <w:sdt>
        <w:sdtPr>
          <w:tag w:val="goog_rdk_10"/>
          <w:id w:val="745919805"/>
        </w:sdtPr>
        <w:sdtContent>
          <w:commentRangeStart w:id="138"/>
        </w:sdtContent>
      </w:sdt>
      <w:r>
        <w:rPr>
          <w:rFonts w:ascii="Times New Roman" w:eastAsia="Times New Roman" w:hAnsi="Times New Roman" w:cs="Times New Roman"/>
          <w:sz w:val="24"/>
          <w:szCs w:val="24"/>
        </w:rPr>
        <w:t>th &lt;2500 individuals remaining. It</w:t>
      </w:r>
      <w:commentRangeEnd w:id="137"/>
      <w:r>
        <w:commentReference w:id="137"/>
      </w:r>
      <w:commentRangeEnd w:id="138"/>
      <w:r>
        <w:commentReference w:id="138"/>
      </w:r>
      <w:sdt>
        <w:sdtPr>
          <w:tag w:val="goog_rdk_11"/>
          <w:id w:val="-162781209"/>
        </w:sdtPr>
        <w:sdtContent/>
      </w:sdt>
      <w:r>
        <w:rPr>
          <w:rFonts w:ascii="Times New Roman" w:eastAsia="Times New Roman" w:hAnsi="Times New Roman" w:cs="Times New Roman"/>
          <w:sz w:val="24"/>
          <w:szCs w:val="24"/>
        </w:rPr>
        <w:t xml:space="preserve">s range stretches from southern Honduras to western Colombia and crosses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countries differing in </w:t>
      </w:r>
      <w:del w:id="139" w:author="Hugh Possingham" w:date="2020-10-23T13:50:00Z">
        <w:r w:rsidDel="00711B2E">
          <w:rPr>
            <w:rFonts w:ascii="Times New Roman" w:eastAsia="Times New Roman" w:hAnsi="Times New Roman" w:cs="Times New Roman"/>
            <w:sz w:val="24"/>
            <w:szCs w:val="24"/>
          </w:rPr>
          <w:delText>political stability</w:delText>
        </w:r>
      </w:del>
      <w:ins w:id="140" w:author="Hugh Possingham" w:date="2020-10-23T13:50:00Z">
        <w:r w:rsidR="00711B2E">
          <w:rPr>
            <w:rFonts w:ascii="Times New Roman" w:eastAsia="Times New Roman" w:hAnsi="Times New Roman" w:cs="Times New Roman"/>
            <w:sz w:val="24"/>
            <w:szCs w:val="24"/>
          </w:rPr>
          <w:t>governance</w:t>
        </w:r>
      </w:ins>
      <w:r>
        <w:rPr>
          <w:rFonts w:ascii="Times New Roman" w:eastAsia="Times New Roman" w:hAnsi="Times New Roman" w:cs="Times New Roman"/>
          <w:sz w:val="24"/>
          <w:szCs w:val="24"/>
        </w:rPr>
        <w:t xml:space="preserve">, land use, and climate </w:t>
      </w:r>
      <w:del w:id="141" w:author="Hugh Possingham" w:date="2020-10-23T13:50:00Z">
        <w:r w:rsidDel="00711B2E">
          <w:rPr>
            <w:rFonts w:ascii="Times New Roman" w:eastAsia="Times New Roman" w:hAnsi="Times New Roman" w:cs="Times New Roman"/>
            <w:sz w:val="24"/>
            <w:szCs w:val="24"/>
          </w:rPr>
          <w:delText>effects</w:delText>
        </w:r>
      </w:del>
      <w:ins w:id="142" w:author="Hugh Possingham" w:date="2020-10-23T13:50:00Z">
        <w:r w:rsidR="00711B2E">
          <w:rPr>
            <w:rFonts w:ascii="Times New Roman" w:eastAsia="Times New Roman" w:hAnsi="Times New Roman" w:cs="Times New Roman"/>
            <w:sz w:val="24"/>
            <w:szCs w:val="24"/>
          </w:rPr>
          <w:t>risk</w:t>
        </w:r>
      </w:ins>
      <w:r>
        <w:rPr>
          <w:rFonts w:ascii="Times New Roman" w:eastAsia="Times New Roman" w:hAnsi="Times New Roman" w:cs="Times New Roman"/>
          <w:sz w:val="24"/>
          <w:szCs w:val="24"/>
        </w:rPr>
        <w:t xml:space="preserve">. Coordinated efforts between countries could help in the species’ persistence into the future. For countries with a predominance of wide-ranging species whose ranges will be impacted by varying climate, land-use, and governance risk across borders, conservation projects can focus on cooperative governance </w:t>
      </w:r>
      <w:commentRangeStart w:id="143"/>
      <w:r>
        <w:rPr>
          <w:rFonts w:ascii="Times New Roman" w:eastAsia="Times New Roman" w:hAnsi="Times New Roman" w:cs="Times New Roman"/>
          <w:sz w:val="24"/>
          <w:szCs w:val="24"/>
        </w:rPr>
        <w:t>frameworks</w:t>
      </w:r>
      <w:r>
        <w:rPr>
          <w:rFonts w:ascii="Times New Roman" w:eastAsia="Times New Roman" w:hAnsi="Times New Roman" w:cs="Times New Roman"/>
          <w:sz w:val="24"/>
          <w:szCs w:val="24"/>
          <w:vertAlign w:val="superscript"/>
        </w:rPr>
        <w:t>28</w:t>
      </w:r>
      <w:commentRangeEnd w:id="143"/>
      <w:r w:rsidR="00711B2E">
        <w:rPr>
          <w:rStyle w:val="CommentReference"/>
        </w:rPr>
        <w:commentReference w:id="143"/>
      </w:r>
      <w:sdt>
        <w:sdtPr>
          <w:tag w:val="goog_rdk_12"/>
          <w:id w:val="737672516"/>
        </w:sdtPr>
        <w:sdtContent/>
      </w:sdt>
      <w:r>
        <w:rPr>
          <w:rFonts w:ascii="Times New Roman" w:eastAsia="Times New Roman" w:hAnsi="Times New Roman" w:cs="Times New Roman"/>
          <w:sz w:val="24"/>
          <w:szCs w:val="24"/>
        </w:rPr>
        <w:t xml:space="preserve">.  </w:t>
      </w:r>
    </w:p>
    <w:p w14:paraId="00000021" w14:textId="65466C0C" w:rsidR="00596928" w:rsidRDefault="00243C0D">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sdt>
        <w:sdtPr>
          <w:tag w:val="goog_rdk_13"/>
          <w:id w:val="-1784409846"/>
        </w:sdtPr>
        <w:sdtContent/>
      </w:sdt>
      <w:r>
        <w:rPr>
          <w:rFonts w:ascii="Times New Roman" w:eastAsia="Times New Roman" w:hAnsi="Times New Roman" w:cs="Times New Roman"/>
          <w:sz w:val="24"/>
          <w:szCs w:val="24"/>
        </w:rPr>
        <w:t xml:space="preserve">contrast, countries at high risk from climate change, land-use, and poor governance, especially those with high endemism, for example in northern Oceania, have a low difference </w:t>
      </w:r>
      <w:r>
        <w:rPr>
          <w:rFonts w:ascii="Times New Roman" w:eastAsia="Times New Roman" w:hAnsi="Times New Roman" w:cs="Times New Roman"/>
          <w:sz w:val="24"/>
          <w:szCs w:val="24"/>
        </w:rPr>
        <w:lastRenderedPageBreak/>
        <w:t>between scenarios that incorporate risk</w:t>
      </w:r>
      <w:del w:id="144" w:author="Hugh Possingham" w:date="2020-10-23T13:52:00Z">
        <w:r w:rsidDel="00711B2E">
          <w:rPr>
            <w:rFonts w:ascii="Times New Roman" w:eastAsia="Times New Roman" w:hAnsi="Times New Roman" w:cs="Times New Roman"/>
            <w:sz w:val="24"/>
            <w:szCs w:val="24"/>
          </w:rPr>
          <w:delText xml:space="preserve"> versus baseline</w:delText>
        </w:r>
      </w:del>
      <w:r>
        <w:rPr>
          <w:rFonts w:ascii="Times New Roman" w:eastAsia="Times New Roman" w:hAnsi="Times New Roman" w:cs="Times New Roman"/>
          <w:sz w:val="24"/>
          <w:szCs w:val="24"/>
        </w:rPr>
        <w:t xml:space="preserve">. Given high and endemic biodiversity, and homogeneity of risk, these countries </w:t>
      </w:r>
      <w:del w:id="145" w:author="Hugh Possingham" w:date="2020-10-23T13:52:00Z">
        <w:r w:rsidDel="00711B2E">
          <w:rPr>
            <w:rFonts w:ascii="Times New Roman" w:eastAsia="Times New Roman" w:hAnsi="Times New Roman" w:cs="Times New Roman"/>
            <w:sz w:val="24"/>
            <w:szCs w:val="24"/>
          </w:rPr>
          <w:delText xml:space="preserve">will </w:delText>
        </w:r>
      </w:del>
      <w:ins w:id="146" w:author="Hugh Possingham" w:date="2020-10-23T13:52:00Z">
        <w:r w:rsidR="00711B2E">
          <w:rPr>
            <w:rFonts w:ascii="Times New Roman" w:eastAsia="Times New Roman" w:hAnsi="Times New Roman" w:cs="Times New Roman"/>
            <w:sz w:val="24"/>
            <w:szCs w:val="24"/>
          </w:rPr>
          <w:t xml:space="preserve"> all </w:t>
        </w:r>
      </w:ins>
      <w:r>
        <w:rPr>
          <w:rFonts w:ascii="Times New Roman" w:eastAsia="Times New Roman" w:hAnsi="Times New Roman" w:cs="Times New Roman"/>
          <w:sz w:val="24"/>
          <w:szCs w:val="24"/>
        </w:rPr>
        <w:t>require high rates of protection within their own borders. Moreover, some countries closer to reaching the CBD’s 30% land area protection target, for example Brazil, which already has 30.3% of its land area protected, had lower differences between scenarios that incorporate risk versus baseline, despite having high climate, land-use, and governance risk. This outlines the importance of further considering the effectiveness of existing protected areas in planning analyses, where pressure from cropland conversion in tropical protected areas has increased to similar rates outside protected areas</w:t>
      </w:r>
      <w:r>
        <w:rPr>
          <w:rFonts w:ascii="Times New Roman" w:eastAsia="Times New Roman" w:hAnsi="Times New Roman" w:cs="Times New Roman"/>
          <w:sz w:val="24"/>
          <w:szCs w:val="24"/>
          <w:vertAlign w:val="superscript"/>
        </w:rPr>
        <w:t>29</w:t>
      </w:r>
      <w:r>
        <w:rPr>
          <w:rFonts w:ascii="Times New Roman" w:eastAsia="Times New Roman" w:hAnsi="Times New Roman" w:cs="Times New Roman"/>
          <w:sz w:val="24"/>
          <w:szCs w:val="24"/>
        </w:rPr>
        <w:t>.</w:t>
      </w:r>
    </w:p>
    <w:p w14:paraId="00000022" w14:textId="37C8A94E" w:rsidR="00596928" w:rsidRDefault="00243C0D">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framework is flexible, allowing conservation agencies looking to set priorities from the global to local scale and incorporate different metrics, examining the influence of each metric according to its </w:t>
      </w:r>
      <w:del w:id="147" w:author="Hugh Possingham" w:date="2020-10-23T13:53:00Z">
        <w:r w:rsidDel="00711B2E">
          <w:rPr>
            <w:rFonts w:ascii="Times New Roman" w:eastAsia="Times New Roman" w:hAnsi="Times New Roman" w:cs="Times New Roman"/>
            <w:sz w:val="24"/>
            <w:szCs w:val="24"/>
          </w:rPr>
          <w:delText xml:space="preserve">assumed </w:delText>
        </w:r>
      </w:del>
      <w:ins w:id="148" w:author="Hugh Possingham" w:date="2020-10-23T13:53:00Z">
        <w:r w:rsidR="00711B2E">
          <w:rPr>
            <w:rFonts w:ascii="Times New Roman" w:eastAsia="Times New Roman" w:hAnsi="Times New Roman" w:cs="Times New Roman"/>
            <w:sz w:val="24"/>
            <w:szCs w:val="24"/>
          </w:rPr>
          <w:t xml:space="preserve">perceived </w:t>
        </w:r>
      </w:ins>
      <w:r>
        <w:rPr>
          <w:rFonts w:ascii="Times New Roman" w:eastAsia="Times New Roman" w:hAnsi="Times New Roman" w:cs="Times New Roman"/>
          <w:sz w:val="24"/>
          <w:szCs w:val="24"/>
        </w:rPr>
        <w:t xml:space="preserve">relative importance. Previous work has incorporated risk factors analogous to those we used, </w:t>
      </w:r>
      <w:commentRangeStart w:id="149"/>
      <w:r>
        <w:rPr>
          <w:rFonts w:ascii="Times New Roman" w:eastAsia="Times New Roman" w:hAnsi="Times New Roman" w:cs="Times New Roman"/>
          <w:sz w:val="24"/>
          <w:szCs w:val="24"/>
        </w:rPr>
        <w:t>including governance [citations from above], climate change [citations from above] and land-use change [</w:t>
      </w:r>
      <w:sdt>
        <w:sdtPr>
          <w:tag w:val="goog_rdk_14"/>
          <w:id w:val="448973403"/>
        </w:sdtPr>
        <w:sdtContent/>
      </w:sdt>
      <w:r>
        <w:rPr>
          <w:rFonts w:ascii="Times New Roman" w:eastAsia="Times New Roman" w:hAnsi="Times New Roman" w:cs="Times New Roman"/>
          <w:sz w:val="24"/>
          <w:szCs w:val="24"/>
        </w:rPr>
        <w:t>citations</w:t>
      </w:r>
      <w:commentRangeEnd w:id="149"/>
      <w:r w:rsidR="00711B2E">
        <w:rPr>
          <w:rStyle w:val="CommentReference"/>
        </w:rPr>
        <w:commentReference w:id="149"/>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Yet, o</w:t>
      </w:r>
      <w:r>
        <w:rPr>
          <w:rFonts w:ascii="Times New Roman" w:eastAsia="Times New Roman" w:hAnsi="Times New Roman" w:cs="Times New Roman"/>
          <w:color w:val="000000"/>
          <w:sz w:val="24"/>
          <w:szCs w:val="24"/>
        </w:rPr>
        <w:t xml:space="preserve">ur results show that protected area expansion decisions can be profoundly influenced by all three </w:t>
      </w:r>
      <w:r>
        <w:rPr>
          <w:rFonts w:ascii="Times New Roman" w:eastAsia="Times New Roman" w:hAnsi="Times New Roman" w:cs="Times New Roman"/>
          <w:sz w:val="24"/>
          <w:szCs w:val="24"/>
        </w:rPr>
        <w:t xml:space="preserve">risk </w:t>
      </w:r>
      <w:r>
        <w:rPr>
          <w:rFonts w:ascii="Times New Roman" w:eastAsia="Times New Roman" w:hAnsi="Times New Roman" w:cs="Times New Roman"/>
          <w:color w:val="000000"/>
          <w:sz w:val="24"/>
          <w:szCs w:val="24"/>
        </w:rPr>
        <w:t xml:space="preserve">factors. </w:t>
      </w:r>
      <w:del w:id="150" w:author="Hugh Possingham" w:date="2020-10-23T13:54:00Z">
        <w:r w:rsidDel="00A30765">
          <w:rPr>
            <w:rFonts w:ascii="Times New Roman" w:eastAsia="Times New Roman" w:hAnsi="Times New Roman" w:cs="Times New Roman"/>
            <w:color w:val="000000"/>
            <w:sz w:val="24"/>
            <w:szCs w:val="24"/>
          </w:rPr>
          <w:delText xml:space="preserve">Where </w:delText>
        </w:r>
      </w:del>
      <w:ins w:id="151" w:author="Hugh Possingham" w:date="2020-10-23T13:54:00Z">
        <w:r w:rsidR="00A30765">
          <w:rPr>
            <w:rFonts w:ascii="Times New Roman" w:eastAsia="Times New Roman" w:hAnsi="Times New Roman" w:cs="Times New Roman"/>
            <w:color w:val="000000"/>
            <w:sz w:val="24"/>
            <w:szCs w:val="24"/>
          </w:rPr>
          <w:t>If</w:t>
        </w:r>
        <w:r w:rsidR="00A30765">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 xml:space="preserve">data on </w:t>
      </w:r>
      <w:del w:id="152" w:author="Hugh Possingham" w:date="2020-10-23T13:54:00Z">
        <w:r w:rsidDel="00A30765">
          <w:rPr>
            <w:rFonts w:ascii="Times New Roman" w:eastAsia="Times New Roman" w:hAnsi="Times New Roman" w:cs="Times New Roman"/>
            <w:color w:val="000000"/>
            <w:sz w:val="24"/>
            <w:szCs w:val="24"/>
          </w:rPr>
          <w:delText xml:space="preserve">these or other factors that </w:delText>
        </w:r>
      </w:del>
      <w:ins w:id="153" w:author="Hugh Possingham" w:date="2020-10-23T13:54:00Z">
        <w:r w:rsidR="00A30765">
          <w:rPr>
            <w:rFonts w:ascii="Times New Roman" w:eastAsia="Times New Roman" w:hAnsi="Times New Roman" w:cs="Times New Roman"/>
            <w:color w:val="000000"/>
            <w:sz w:val="24"/>
            <w:szCs w:val="24"/>
          </w:rPr>
          <w:t xml:space="preserve">risk </w:t>
        </w:r>
      </w:ins>
      <w:del w:id="154" w:author="Hugh Possingham" w:date="2020-10-23T13:54:00Z">
        <w:r w:rsidDel="00A30765">
          <w:rPr>
            <w:rFonts w:ascii="Times New Roman" w:eastAsia="Times New Roman" w:hAnsi="Times New Roman" w:cs="Times New Roman"/>
            <w:color w:val="000000"/>
            <w:sz w:val="24"/>
            <w:szCs w:val="24"/>
          </w:rPr>
          <w:delText>may alter</w:delText>
        </w:r>
      </w:del>
      <w:ins w:id="155" w:author="Hugh Possingham" w:date="2020-10-23T13:54:00Z">
        <w:r w:rsidR="00A30765">
          <w:rPr>
            <w:rFonts w:ascii="Times New Roman" w:eastAsia="Times New Roman" w:hAnsi="Times New Roman" w:cs="Times New Roman"/>
            <w:color w:val="000000"/>
            <w:sz w:val="24"/>
            <w:szCs w:val="24"/>
          </w:rPr>
          <w:t>alters</w:t>
        </w:r>
      </w:ins>
      <w:r>
        <w:rPr>
          <w:rFonts w:ascii="Times New Roman" w:eastAsia="Times New Roman" w:hAnsi="Times New Roman" w:cs="Times New Roman"/>
          <w:color w:val="000000"/>
          <w:sz w:val="24"/>
          <w:szCs w:val="24"/>
        </w:rPr>
        <w:t xml:space="preserve"> the effectiveness of biodiversity protection are available and reasonably reliable, we argue that they should be used together to support decisions for resilient protected area networks. </w:t>
      </w:r>
      <w:r>
        <w:rPr>
          <w:rFonts w:ascii="Times New Roman" w:eastAsia="Times New Roman" w:hAnsi="Times New Roman" w:cs="Times New Roman"/>
          <w:sz w:val="24"/>
          <w:szCs w:val="24"/>
        </w:rPr>
        <w:t>As an example, climate metrics such as disappearing climates might be relevant if the consideration is on small-ranged and threatened species</w:t>
      </w:r>
      <w:r>
        <w:rPr>
          <w:rFonts w:ascii="Times New Roman" w:eastAsia="Times New Roman" w:hAnsi="Times New Roman" w:cs="Times New Roman"/>
          <w:color w:val="000000"/>
          <w:sz w:val="24"/>
          <w:szCs w:val="24"/>
        </w:rPr>
        <w:t xml:space="preserve">. Our framework and methods can allow management agencies to do so, and also explore the influence of individual parameters on decisions. </w:t>
      </w:r>
    </w:p>
    <w:p w14:paraId="00000023" w14:textId="77777777" w:rsidR="00596928" w:rsidRDefault="00596928">
      <w:pPr>
        <w:spacing w:before="240" w:after="0" w:line="480" w:lineRule="auto"/>
        <w:ind w:firstLine="720"/>
        <w:rPr>
          <w:rFonts w:ascii="Times New Roman" w:eastAsia="Times New Roman" w:hAnsi="Times New Roman" w:cs="Times New Roman"/>
          <w:sz w:val="24"/>
          <w:szCs w:val="24"/>
        </w:rPr>
      </w:pPr>
    </w:p>
    <w:p w14:paraId="00000024" w14:textId="77777777" w:rsidR="00596928" w:rsidRDefault="00243C0D">
      <w:pPr>
        <w:keepNext/>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w:t>
      </w:r>
      <w:sdt>
        <w:sdtPr>
          <w:tag w:val="goog_rdk_15"/>
          <w:id w:val="-937368546"/>
        </w:sdtPr>
        <w:sdtContent/>
      </w:sdt>
      <w:r>
        <w:rPr>
          <w:rFonts w:ascii="Times New Roman" w:eastAsia="Times New Roman" w:hAnsi="Times New Roman" w:cs="Times New Roman"/>
          <w:b/>
          <w:sz w:val="24"/>
          <w:szCs w:val="24"/>
        </w:rPr>
        <w:t>nclusion</w:t>
      </w:r>
    </w:p>
    <w:p w14:paraId="00000025" w14:textId="0A9E2C70" w:rsidR="00596928" w:rsidRDefault="00243C0D">
      <w:pPr>
        <w:spacing w:before="240"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Despite the expansion of the protected area network in the past few decades, biodiversity has continued to decline</w:t>
      </w:r>
      <w:del w:id="156" w:author="Hugh Possingham" w:date="2020-10-23T13:56:00Z">
        <w:r w:rsidDel="00A30765">
          <w:rPr>
            <w:rFonts w:ascii="Times New Roman" w:eastAsia="Times New Roman" w:hAnsi="Times New Roman" w:cs="Times New Roman"/>
            <w:sz w:val="24"/>
            <w:szCs w:val="24"/>
          </w:rPr>
          <w:delText>, largely due to intensifying land-use and climate change and varying quality of governance, which results in different levels of commitment to conservation among jurisdictions</w:delText>
        </w:r>
      </w:del>
      <w:ins w:id="157" w:author="Hugh Possingham" w:date="2020-10-23T13:56:00Z">
        <w:r w:rsidR="00A30765">
          <w:rPr>
            <w:rFonts w:ascii="Times New Roman" w:eastAsia="Times New Roman" w:hAnsi="Times New Roman" w:cs="Times New Roman"/>
            <w:sz w:val="24"/>
            <w:szCs w:val="24"/>
          </w:rPr>
          <w:t xml:space="preserve"> because of risks that protected areas do not fully abate</w:t>
        </w:r>
      </w:ins>
      <w:r>
        <w:rPr>
          <w:rFonts w:ascii="Times New Roman" w:eastAsia="Times New Roman" w:hAnsi="Times New Roman" w:cs="Times New Roman"/>
          <w:sz w:val="24"/>
          <w:szCs w:val="24"/>
        </w:rPr>
        <w:t>.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influenced by risk, particularly governance</w:t>
      </w:r>
      <w:ins w:id="158" w:author="Hugh Possingham" w:date="2020-10-23T13:57:00Z">
        <w:r w:rsidR="00A30765">
          <w:rPr>
            <w:rFonts w:ascii="Times New Roman" w:eastAsia="Times New Roman" w:hAnsi="Times New Roman" w:cs="Times New Roman"/>
            <w:sz w:val="24"/>
            <w:szCs w:val="24"/>
          </w:rPr>
          <w:t>,  Somewhat counter-intuitively,</w:t>
        </w:r>
      </w:ins>
      <w:ins w:id="159" w:author="Hugh Possingham" w:date="2020-10-23T13:58:00Z">
        <w:r w:rsidR="00A30765">
          <w:rPr>
            <w:rFonts w:ascii="Times New Roman" w:eastAsia="Times New Roman" w:hAnsi="Times New Roman" w:cs="Times New Roman"/>
            <w:sz w:val="24"/>
            <w:szCs w:val="24"/>
          </w:rPr>
          <w:t xml:space="preserve"> </w:t>
        </w:r>
      </w:ins>
      <w:del w:id="160" w:author="Hugh Possingham" w:date="2020-10-23T13:57:00Z">
        <w:r w:rsidDel="00A30765">
          <w:rPr>
            <w:rFonts w:ascii="Times New Roman" w:eastAsia="Times New Roman" w:hAnsi="Times New Roman" w:cs="Times New Roman"/>
            <w:sz w:val="24"/>
            <w:szCs w:val="24"/>
          </w:rPr>
          <w:delText>, but that considering risk is achievable, only</w:delText>
        </w:r>
      </w:del>
      <w:ins w:id="161" w:author="Hugh Possingham" w:date="2020-10-23T13:57:00Z">
        <w:r w:rsidR="00A30765">
          <w:rPr>
            <w:rFonts w:ascii="Times New Roman" w:eastAsia="Times New Roman" w:hAnsi="Times New Roman" w:cs="Times New Roman"/>
            <w:sz w:val="24"/>
            <w:szCs w:val="24"/>
          </w:rPr>
          <w:t>incorporating risk into decision-making adds</w:t>
        </w:r>
      </w:ins>
      <w:del w:id="162" w:author="Hugh Possingham" w:date="2020-10-23T13:57:00Z">
        <w:r w:rsidDel="00A30765">
          <w:rPr>
            <w:rFonts w:ascii="Times New Roman" w:eastAsia="Times New Roman" w:hAnsi="Times New Roman" w:cs="Times New Roman"/>
            <w:sz w:val="24"/>
            <w:szCs w:val="24"/>
          </w:rPr>
          <w:delText xml:space="preserve"> adding</w:delText>
        </w:r>
      </w:del>
      <w:r>
        <w:rPr>
          <w:rFonts w:ascii="Times New Roman" w:eastAsia="Times New Roman" w:hAnsi="Times New Roman" w:cs="Times New Roman"/>
          <w:sz w:val="24"/>
          <w:szCs w:val="24"/>
        </w:rPr>
        <w:t xml:space="preserve"> &lt;1% to the total global area required to meet biodiversity targets. Our results also emphasize the importance of cross-jurisdictional conservation initiatives, especially in adjacent countries sharing wide-ranging species where </w:t>
      </w:r>
      <w:del w:id="163" w:author="Hugh Possingham" w:date="2020-10-23T13:58:00Z">
        <w:r w:rsidDel="00A30765">
          <w:rPr>
            <w:rFonts w:ascii="Times New Roman" w:eastAsia="Times New Roman" w:hAnsi="Times New Roman" w:cs="Times New Roman"/>
            <w:sz w:val="24"/>
            <w:szCs w:val="24"/>
          </w:rPr>
          <w:delText>risk factors predominate</w:delText>
        </w:r>
      </w:del>
      <w:ins w:id="164" w:author="Hugh Possingham" w:date="2020-10-23T13:58:00Z">
        <w:r w:rsidR="00A30765">
          <w:rPr>
            <w:rFonts w:ascii="Times New Roman" w:eastAsia="Times New Roman" w:hAnsi="Times New Roman" w:cs="Times New Roman"/>
            <w:sz w:val="24"/>
            <w:szCs w:val="24"/>
          </w:rPr>
          <w:t>risk varies a lot from country to country</w:t>
        </w:r>
      </w:ins>
      <w:r>
        <w:rPr>
          <w:rFonts w:ascii="Times New Roman" w:eastAsia="Times New Roman" w:hAnsi="Times New Roman" w:cs="Times New Roman"/>
          <w:sz w:val="24"/>
          <w:szCs w:val="24"/>
        </w:rPr>
        <w:t>. Considering risk in conservation decision-making will lead to more resilient and effective conservation plans into the future to help safeguard our planet’s biodiversity in the face of the current extinction and climate crises.</w:t>
      </w:r>
      <w:r>
        <w:br w:type="page"/>
      </w:r>
    </w:p>
    <w:p w14:paraId="00000026"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Main references</w:t>
      </w:r>
    </w:p>
    <w:p w14:paraId="00000027"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Brondizio</w:t>
      </w:r>
      <w:proofErr w:type="spellEnd"/>
      <w:r>
        <w:rPr>
          <w:rFonts w:ascii="Times New Roman" w:eastAsia="Times New Roman" w:hAnsi="Times New Roman" w:cs="Times New Roman"/>
          <w:color w:val="000000"/>
        </w:rPr>
        <w:t xml:space="preserve">, E. S., </w:t>
      </w:r>
      <w:proofErr w:type="spellStart"/>
      <w:r>
        <w:rPr>
          <w:rFonts w:ascii="Times New Roman" w:eastAsia="Times New Roman" w:hAnsi="Times New Roman" w:cs="Times New Roman"/>
          <w:color w:val="000000"/>
        </w:rPr>
        <w:t>Settele</w:t>
      </w:r>
      <w:proofErr w:type="spellEnd"/>
      <w:r>
        <w:rPr>
          <w:rFonts w:ascii="Times New Roman" w:eastAsia="Times New Roman" w:hAnsi="Times New Roman" w:cs="Times New Roman"/>
          <w:color w:val="000000"/>
        </w:rPr>
        <w:t xml:space="preserve">, J., Díaz, S. &amp; Ngo, H. T. Global assessment report on biodiversity and ecosystem services of the Intergovernmental Science-Policy Platform on Biodiversity and Ecosystem Services. </w:t>
      </w:r>
      <w:r>
        <w:rPr>
          <w:rFonts w:ascii="Times New Roman" w:eastAsia="Times New Roman" w:hAnsi="Times New Roman" w:cs="Times New Roman"/>
          <w:i/>
          <w:color w:val="000000"/>
        </w:rPr>
        <w:t>IPBES Secretariat</w:t>
      </w:r>
      <w:r>
        <w:rPr>
          <w:rFonts w:ascii="Times New Roman" w:eastAsia="Times New Roman" w:hAnsi="Times New Roman" w:cs="Times New Roman"/>
          <w:color w:val="000000"/>
        </w:rPr>
        <w:t xml:space="preserve"> (2019).</w:t>
      </w:r>
    </w:p>
    <w:p w14:paraId="00000028"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 xml:space="preserve">Rosenberg, K. V.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Decline of the North American avifauna.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366</w:t>
      </w:r>
      <w:r>
        <w:rPr>
          <w:rFonts w:ascii="Times New Roman" w:eastAsia="Times New Roman" w:hAnsi="Times New Roman" w:cs="Times New Roman"/>
          <w:color w:val="000000"/>
        </w:rPr>
        <w:t>, 120–124 (2019).</w:t>
      </w:r>
    </w:p>
    <w:p w14:paraId="00000029"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Eklund, J. F. &amp; Cabeza-</w:t>
      </w:r>
      <w:proofErr w:type="spellStart"/>
      <w:r>
        <w:rPr>
          <w:rFonts w:ascii="Times New Roman" w:eastAsia="Times New Roman" w:hAnsi="Times New Roman" w:cs="Times New Roman"/>
          <w:color w:val="000000"/>
        </w:rPr>
        <w:t>Jaimejuan</w:t>
      </w:r>
      <w:proofErr w:type="spellEnd"/>
      <w:r>
        <w:rPr>
          <w:rFonts w:ascii="Times New Roman" w:eastAsia="Times New Roman" w:hAnsi="Times New Roman" w:cs="Times New Roman"/>
          <w:color w:val="000000"/>
        </w:rPr>
        <w:t xml:space="preserve">, M. D. M. Quality of governance and effectiveness of protected areas: crucial concepts for conservation planning. </w:t>
      </w:r>
      <w:r>
        <w:rPr>
          <w:rFonts w:ascii="Times New Roman" w:eastAsia="Times New Roman" w:hAnsi="Times New Roman" w:cs="Times New Roman"/>
          <w:i/>
          <w:color w:val="000000"/>
        </w:rPr>
        <w:t>Annals of the New York Academy of Sciences</w:t>
      </w:r>
      <w:r>
        <w:rPr>
          <w:rFonts w:ascii="Times New Roman" w:eastAsia="Times New Roman" w:hAnsi="Times New Roman" w:cs="Times New Roman"/>
          <w:color w:val="000000"/>
        </w:rPr>
        <w:t xml:space="preserve"> (2017).</w:t>
      </w:r>
    </w:p>
    <w:p w14:paraId="0000002A"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Baynham</w:t>
      </w:r>
      <w:proofErr w:type="spellEnd"/>
      <w:r>
        <w:rPr>
          <w:rFonts w:ascii="Times New Roman" w:eastAsia="Times New Roman" w:hAnsi="Times New Roman" w:cs="Times New Roman"/>
          <w:color w:val="000000"/>
        </w:rPr>
        <w:t xml:space="preserve">-Herd, Z., Amano, T., Sutherland, W. J. &amp; Donald, P. F. Governance explains variation in national responses to the biodiversity crisis. </w:t>
      </w:r>
      <w:r>
        <w:rPr>
          <w:rFonts w:ascii="Times New Roman" w:eastAsia="Times New Roman" w:hAnsi="Times New Roman" w:cs="Times New Roman"/>
          <w:i/>
          <w:color w:val="000000"/>
        </w:rPr>
        <w:t>Environmental Conservation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45</w:t>
      </w:r>
      <w:r>
        <w:rPr>
          <w:rFonts w:ascii="Times New Roman" w:eastAsia="Times New Roman" w:hAnsi="Times New Roman" w:cs="Times New Roman"/>
          <w:color w:val="000000"/>
        </w:rPr>
        <w:t>, 407–418 (2018).</w:t>
      </w:r>
    </w:p>
    <w:p w14:paraId="0000002B"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Pouzols</w:t>
      </w:r>
      <w:proofErr w:type="spellEnd"/>
      <w:r>
        <w:rPr>
          <w:rFonts w:ascii="Times New Roman" w:eastAsia="Times New Roman" w:hAnsi="Times New Roman" w:cs="Times New Roman"/>
          <w:color w:val="000000"/>
        </w:rPr>
        <w:t xml:space="preserve">, F.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Global protected area expansion is compromised by projected land-use and parochialism.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516</w:t>
      </w:r>
      <w:r>
        <w:rPr>
          <w:rFonts w:ascii="Times New Roman" w:eastAsia="Times New Roman" w:hAnsi="Times New Roman" w:cs="Times New Roman"/>
          <w:color w:val="000000"/>
        </w:rPr>
        <w:t>, 383–386 (2014).</w:t>
      </w:r>
    </w:p>
    <w:p w14:paraId="0000002C"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Times New Roman" w:eastAsia="Times New Roman" w:hAnsi="Times New Roman" w:cs="Times New Roman"/>
          <w:color w:val="000000"/>
        </w:rPr>
        <w:tab/>
        <w:t xml:space="preserve">Hoffmann, S., </w:t>
      </w:r>
      <w:proofErr w:type="spellStart"/>
      <w:r>
        <w:rPr>
          <w:rFonts w:ascii="Times New Roman" w:eastAsia="Times New Roman" w:hAnsi="Times New Roman" w:cs="Times New Roman"/>
          <w:color w:val="000000"/>
        </w:rPr>
        <w:t>Irl</w:t>
      </w:r>
      <w:proofErr w:type="spellEnd"/>
      <w:r>
        <w:rPr>
          <w:rFonts w:ascii="Times New Roman" w:eastAsia="Times New Roman" w:hAnsi="Times New Roman" w:cs="Times New Roman"/>
          <w:color w:val="000000"/>
        </w:rPr>
        <w:t xml:space="preserve">, S. D. &amp; </w:t>
      </w:r>
      <w:proofErr w:type="spellStart"/>
      <w:r>
        <w:rPr>
          <w:rFonts w:ascii="Times New Roman" w:eastAsia="Times New Roman" w:hAnsi="Times New Roman" w:cs="Times New Roman"/>
          <w:color w:val="000000"/>
        </w:rPr>
        <w:t>Beierkuhnlein</w:t>
      </w:r>
      <w:proofErr w:type="spellEnd"/>
      <w:r>
        <w:rPr>
          <w:rFonts w:ascii="Times New Roman" w:eastAsia="Times New Roman" w:hAnsi="Times New Roman" w:cs="Times New Roman"/>
          <w:color w:val="000000"/>
        </w:rPr>
        <w:t xml:space="preserve">, C. Predicted climate shifts within terrestrial protected areas worldwide. </w:t>
      </w:r>
      <w:r>
        <w:rPr>
          <w:rFonts w:ascii="Times New Roman" w:eastAsia="Times New Roman" w:hAnsi="Times New Roman" w:cs="Times New Roman"/>
          <w:i/>
          <w:color w:val="000000"/>
        </w:rPr>
        <w:t>Nature communications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10</w:t>
      </w:r>
      <w:r>
        <w:rPr>
          <w:rFonts w:ascii="Times New Roman" w:eastAsia="Times New Roman" w:hAnsi="Times New Roman" w:cs="Times New Roman"/>
          <w:color w:val="000000"/>
        </w:rPr>
        <w:t>, 1–10 (2019).</w:t>
      </w:r>
    </w:p>
    <w:p w14:paraId="0000002D"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rPr>
        <w:tab/>
        <w:t xml:space="preserve">Watson, J. E. M., Dudley, N., Segan, D. B. &amp; Hockings, M. The performance and potential of protected areas.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515</w:t>
      </w:r>
      <w:r>
        <w:rPr>
          <w:rFonts w:ascii="Times New Roman" w:eastAsia="Times New Roman" w:hAnsi="Times New Roman" w:cs="Times New Roman"/>
          <w:color w:val="000000"/>
        </w:rPr>
        <w:t>, 67–73 (2014).</w:t>
      </w:r>
    </w:p>
    <w:p w14:paraId="0000002E"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8.</w:t>
      </w:r>
      <w:r>
        <w:rPr>
          <w:rFonts w:ascii="Times New Roman" w:eastAsia="Times New Roman" w:hAnsi="Times New Roman" w:cs="Times New Roman"/>
          <w:color w:val="000000"/>
        </w:rPr>
        <w:tab/>
        <w:t>Zero draft of the post-2020 global biodiversity framework.</w:t>
      </w:r>
    </w:p>
    <w:p w14:paraId="0000002F"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9.</w:t>
      </w:r>
      <w:r>
        <w:rPr>
          <w:rFonts w:ascii="Times New Roman" w:eastAsia="Times New Roman" w:hAnsi="Times New Roman" w:cs="Times New Roman"/>
          <w:color w:val="000000"/>
        </w:rPr>
        <w:tab/>
        <w:t xml:space="preserve">Brooks, T.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Global biodiversity conservation priorities.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313</w:t>
      </w:r>
      <w:r>
        <w:rPr>
          <w:rFonts w:ascii="Times New Roman" w:eastAsia="Times New Roman" w:hAnsi="Times New Roman" w:cs="Times New Roman"/>
          <w:color w:val="000000"/>
        </w:rPr>
        <w:t>, 58–61 (2006).</w:t>
      </w:r>
    </w:p>
    <w:p w14:paraId="00000030"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10.</w:t>
      </w:r>
      <w:r>
        <w:rPr>
          <w:rFonts w:ascii="Times New Roman" w:eastAsia="Times New Roman" w:hAnsi="Times New Roman" w:cs="Times New Roman"/>
          <w:color w:val="000000"/>
        </w:rPr>
        <w:tab/>
        <w:t xml:space="preserve">Venter, O.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Targeting Global Protected Area Expansion for Imperiled Biodiversity. </w:t>
      </w:r>
      <w:r>
        <w:rPr>
          <w:rFonts w:ascii="Times New Roman" w:eastAsia="Times New Roman" w:hAnsi="Times New Roman" w:cs="Times New Roman"/>
          <w:i/>
          <w:color w:val="000000"/>
        </w:rPr>
        <w:t>PLOS Biology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12</w:t>
      </w:r>
      <w:r>
        <w:rPr>
          <w:rFonts w:ascii="Times New Roman" w:eastAsia="Times New Roman" w:hAnsi="Times New Roman" w:cs="Times New Roman"/>
          <w:color w:val="000000"/>
        </w:rPr>
        <w:t>, e1001891 (2014).</w:t>
      </w:r>
    </w:p>
    <w:p w14:paraId="00000031"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11.</w:t>
      </w:r>
      <w:r>
        <w:rPr>
          <w:rFonts w:ascii="Times New Roman" w:eastAsia="Times New Roman" w:hAnsi="Times New Roman" w:cs="Times New Roman"/>
          <w:color w:val="000000"/>
        </w:rPr>
        <w:tab/>
        <w:t xml:space="preserve">Miller, D. C., Agrawal, A. &amp; Roberts, J. T. Biodiversity, governance, and the allocation of international aid for conservation.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6</w:t>
      </w:r>
      <w:r>
        <w:rPr>
          <w:rFonts w:ascii="Times New Roman" w:eastAsia="Times New Roman" w:hAnsi="Times New Roman" w:cs="Times New Roman"/>
          <w:color w:val="000000"/>
        </w:rPr>
        <w:t>, 12–20 (2013).</w:t>
      </w:r>
    </w:p>
    <w:p w14:paraId="00000032"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12.</w:t>
      </w:r>
      <w:r>
        <w:rPr>
          <w:rFonts w:ascii="Times New Roman" w:eastAsia="Times New Roman" w:hAnsi="Times New Roman" w:cs="Times New Roman"/>
          <w:color w:val="000000"/>
        </w:rPr>
        <w:tab/>
        <w:t xml:space="preserve">Schulze, K.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An assessment of threats to terrestrial protected areas.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w:t>
      </w:r>
      <w:r>
        <w:rPr>
          <w:rFonts w:ascii="Times New Roman" w:eastAsia="Times New Roman" w:hAnsi="Times New Roman" w:cs="Times New Roman"/>
          <w:color w:val="000000"/>
        </w:rPr>
        <w:t>, e12435 (2018).</w:t>
      </w:r>
    </w:p>
    <w:p w14:paraId="00000033"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13.</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Tesfaw</w:t>
      </w:r>
      <w:proofErr w:type="spellEnd"/>
      <w:r>
        <w:rPr>
          <w:rFonts w:ascii="Times New Roman" w:eastAsia="Times New Roman" w:hAnsi="Times New Roman" w:cs="Times New Roman"/>
          <w:color w:val="000000"/>
        </w:rPr>
        <w:t xml:space="preserve">, A. T.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Land-use and land-cover change shape the sustainability and impacts of protected areas. </w:t>
      </w:r>
      <w:r>
        <w:rPr>
          <w:rFonts w:ascii="Times New Roman" w:eastAsia="Times New Roman" w:hAnsi="Times New Roman" w:cs="Times New Roman"/>
          <w:i/>
          <w:color w:val="000000"/>
        </w:rPr>
        <w:t>Proceedings of the National Academy of Sciences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115</w:t>
      </w:r>
      <w:r>
        <w:rPr>
          <w:rFonts w:ascii="Times New Roman" w:eastAsia="Times New Roman" w:hAnsi="Times New Roman" w:cs="Times New Roman"/>
          <w:color w:val="000000"/>
        </w:rPr>
        <w:t>, 2084–2089 (2018).</w:t>
      </w:r>
    </w:p>
    <w:p w14:paraId="00000034"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w:t>
      </w:r>
      <w:r>
        <w:rPr>
          <w:rFonts w:ascii="Times New Roman" w:eastAsia="Times New Roman" w:hAnsi="Times New Roman" w:cs="Times New Roman"/>
          <w:color w:val="000000"/>
        </w:rPr>
        <w:tab/>
        <w:t xml:space="preserve">Maxwell, S. L.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Conservation implications of ecological responses to extreme weather and climate events. </w:t>
      </w:r>
      <w:r>
        <w:rPr>
          <w:rFonts w:ascii="Times New Roman" w:eastAsia="Times New Roman" w:hAnsi="Times New Roman" w:cs="Times New Roman"/>
          <w:i/>
          <w:color w:val="000000"/>
        </w:rPr>
        <w:t>Diversity and Distributions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25</w:t>
      </w:r>
      <w:r>
        <w:rPr>
          <w:rFonts w:ascii="Times New Roman" w:eastAsia="Times New Roman" w:hAnsi="Times New Roman" w:cs="Times New Roman"/>
          <w:color w:val="000000"/>
        </w:rPr>
        <w:t>, 613–625 (2019).</w:t>
      </w:r>
    </w:p>
    <w:p w14:paraId="00000035"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15.</w:t>
      </w:r>
      <w:r>
        <w:rPr>
          <w:rFonts w:ascii="Times New Roman" w:eastAsia="Times New Roman" w:hAnsi="Times New Roman" w:cs="Times New Roman"/>
          <w:color w:val="000000"/>
        </w:rPr>
        <w:tab/>
        <w:t xml:space="preserve">McBride, M. F., Wilson, K. A., Bode, M. &amp; Possingham, H. P. Incorporating the effects of socioeconomic uncertainty into priority setting for conservation investment. </w:t>
      </w:r>
      <w:r>
        <w:rPr>
          <w:rFonts w:ascii="Times New Roman" w:eastAsia="Times New Roman" w:hAnsi="Times New Roman" w:cs="Times New Roman"/>
          <w:i/>
          <w:color w:val="000000"/>
        </w:rPr>
        <w:t>Conservation Biology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21</w:t>
      </w:r>
      <w:r>
        <w:rPr>
          <w:rFonts w:ascii="Times New Roman" w:eastAsia="Times New Roman" w:hAnsi="Times New Roman" w:cs="Times New Roman"/>
          <w:color w:val="000000"/>
        </w:rPr>
        <w:t>, 1463–1474 (2007).</w:t>
      </w:r>
    </w:p>
    <w:p w14:paraId="00000036"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16.</w:t>
      </w:r>
      <w:r>
        <w:rPr>
          <w:rFonts w:ascii="Times New Roman" w:eastAsia="Times New Roman" w:hAnsi="Times New Roman" w:cs="Times New Roman"/>
          <w:color w:val="000000"/>
        </w:rPr>
        <w:tab/>
        <w:t xml:space="preserve">Kaufmann, D., </w:t>
      </w:r>
      <w:proofErr w:type="spellStart"/>
      <w:r>
        <w:rPr>
          <w:rFonts w:ascii="Times New Roman" w:eastAsia="Times New Roman" w:hAnsi="Times New Roman" w:cs="Times New Roman"/>
          <w:color w:val="000000"/>
        </w:rPr>
        <w:t>Kraay</w:t>
      </w:r>
      <w:proofErr w:type="spellEnd"/>
      <w:r>
        <w:rPr>
          <w:rFonts w:ascii="Times New Roman" w:eastAsia="Times New Roman" w:hAnsi="Times New Roman" w:cs="Times New Roman"/>
          <w:color w:val="000000"/>
        </w:rPr>
        <w:t xml:space="preserve">, A. &amp; </w:t>
      </w:r>
      <w:proofErr w:type="spellStart"/>
      <w:r>
        <w:rPr>
          <w:rFonts w:ascii="Times New Roman" w:eastAsia="Times New Roman" w:hAnsi="Times New Roman" w:cs="Times New Roman"/>
          <w:color w:val="000000"/>
        </w:rPr>
        <w:t>Mastruzzi</w:t>
      </w:r>
      <w:proofErr w:type="spellEnd"/>
      <w:r>
        <w:rPr>
          <w:rFonts w:ascii="Times New Roman" w:eastAsia="Times New Roman" w:hAnsi="Times New Roman" w:cs="Times New Roman"/>
          <w:color w:val="000000"/>
        </w:rPr>
        <w:t xml:space="preserve">, M. The Worldwide Governance Indicators: Methodology and Analytical Issues1. </w:t>
      </w:r>
      <w:r>
        <w:rPr>
          <w:rFonts w:ascii="Times New Roman" w:eastAsia="Times New Roman" w:hAnsi="Times New Roman" w:cs="Times New Roman"/>
          <w:i/>
          <w:color w:val="000000"/>
        </w:rPr>
        <w:t>Hague Journal on the Rule of Law</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w:t>
      </w:r>
      <w:r>
        <w:rPr>
          <w:rFonts w:ascii="Times New Roman" w:eastAsia="Times New Roman" w:hAnsi="Times New Roman" w:cs="Times New Roman"/>
          <w:color w:val="000000"/>
        </w:rPr>
        <w:t>, 220–246 (2011).</w:t>
      </w:r>
    </w:p>
    <w:p w14:paraId="00000037"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17.</w:t>
      </w:r>
      <w:r>
        <w:rPr>
          <w:rFonts w:ascii="Times New Roman" w:eastAsia="Times New Roman" w:hAnsi="Times New Roman" w:cs="Times New Roman"/>
          <w:color w:val="000000"/>
        </w:rPr>
        <w:tab/>
        <w:t xml:space="preserve">Kehoe, L.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Biodiversity at risk under future cropland expansion and intensification. </w:t>
      </w:r>
      <w:r>
        <w:rPr>
          <w:rFonts w:ascii="Times New Roman" w:eastAsia="Times New Roman" w:hAnsi="Times New Roman" w:cs="Times New Roman"/>
          <w:i/>
          <w:color w:val="000000"/>
        </w:rPr>
        <w:t>Nature Ecology &amp;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w:t>
      </w:r>
      <w:r>
        <w:rPr>
          <w:rFonts w:ascii="Times New Roman" w:eastAsia="Times New Roman" w:hAnsi="Times New Roman" w:cs="Times New Roman"/>
          <w:color w:val="000000"/>
        </w:rPr>
        <w:t>, 1129–1135 (2017).</w:t>
      </w:r>
    </w:p>
    <w:p w14:paraId="00000038"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18.</w:t>
      </w:r>
      <w:r>
        <w:rPr>
          <w:rFonts w:ascii="Times New Roman" w:eastAsia="Times New Roman" w:hAnsi="Times New Roman" w:cs="Times New Roman"/>
          <w:color w:val="000000"/>
        </w:rPr>
        <w:tab/>
        <w:t xml:space="preserve">La </w:t>
      </w:r>
      <w:proofErr w:type="spellStart"/>
      <w:r>
        <w:rPr>
          <w:rFonts w:ascii="Times New Roman" w:eastAsia="Times New Roman" w:hAnsi="Times New Roman" w:cs="Times New Roman"/>
          <w:color w:val="000000"/>
        </w:rPr>
        <w:t>Sorte</w:t>
      </w:r>
      <w:proofErr w:type="spellEnd"/>
      <w:r>
        <w:rPr>
          <w:rFonts w:ascii="Times New Roman" w:eastAsia="Times New Roman" w:hAnsi="Times New Roman" w:cs="Times New Roman"/>
          <w:color w:val="000000"/>
        </w:rPr>
        <w:t xml:space="preserve">, F. A., Johnston, A. &amp; Ault, T.R. Global trends in the frequency and duration of temperature extremes. Climatic Change, </w:t>
      </w:r>
      <w:r>
        <w:rPr>
          <w:rFonts w:ascii="Times New Roman" w:eastAsia="Times New Roman" w:hAnsi="Times New Roman" w:cs="Times New Roman"/>
          <w:i/>
          <w:color w:val="000000"/>
        </w:rPr>
        <w:t>In review</w:t>
      </w:r>
      <w:r>
        <w:rPr>
          <w:rFonts w:ascii="Times New Roman" w:eastAsia="Times New Roman" w:hAnsi="Times New Roman" w:cs="Times New Roman"/>
          <w:color w:val="000000"/>
        </w:rPr>
        <w:t>.</w:t>
      </w:r>
    </w:p>
    <w:p w14:paraId="00000039"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19.</w:t>
      </w:r>
      <w:r>
        <w:rPr>
          <w:rFonts w:ascii="Times New Roman" w:eastAsia="Times New Roman" w:hAnsi="Times New Roman" w:cs="Times New Roman"/>
          <w:color w:val="000000"/>
        </w:rPr>
        <w:tab/>
        <w:t xml:space="preserve">Garcia, R. A., Cabeza, M., Rahbek, C. &amp; Araújo, M. B. Multiple dimensions of climate change and their implications for biodiversity.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344</w:t>
      </w:r>
      <w:r>
        <w:rPr>
          <w:rFonts w:ascii="Times New Roman" w:eastAsia="Times New Roman" w:hAnsi="Times New Roman" w:cs="Times New Roman"/>
          <w:color w:val="000000"/>
        </w:rPr>
        <w:t>, 1247579 (2014).</w:t>
      </w:r>
    </w:p>
    <w:p w14:paraId="0000003A"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20.</w:t>
      </w:r>
      <w:r>
        <w:rPr>
          <w:rFonts w:ascii="Times New Roman" w:eastAsia="Times New Roman" w:hAnsi="Times New Roman" w:cs="Times New Roman"/>
          <w:color w:val="000000"/>
        </w:rPr>
        <w:tab/>
        <w:t>IUCN. The IUCN Red List of Threatened Species. version 1.18. (2019).</w:t>
      </w:r>
    </w:p>
    <w:p w14:paraId="0000003B"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21.</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Margules</w:t>
      </w:r>
      <w:proofErr w:type="spellEnd"/>
      <w:r>
        <w:rPr>
          <w:rFonts w:ascii="Times New Roman" w:eastAsia="Times New Roman" w:hAnsi="Times New Roman" w:cs="Times New Roman"/>
          <w:color w:val="000000"/>
        </w:rPr>
        <w:t xml:space="preserve">, C. R. &amp; Pressey, R. L. Systematic conservation planning.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405</w:t>
      </w:r>
      <w:r>
        <w:rPr>
          <w:rFonts w:ascii="Times New Roman" w:eastAsia="Times New Roman" w:hAnsi="Times New Roman" w:cs="Times New Roman"/>
          <w:color w:val="000000"/>
        </w:rPr>
        <w:t>, 243–53 (2000).</w:t>
      </w:r>
    </w:p>
    <w:p w14:paraId="0000003C"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22.</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Moilanen</w:t>
      </w:r>
      <w:proofErr w:type="spellEnd"/>
      <w:r>
        <w:rPr>
          <w:rFonts w:ascii="Times New Roman" w:eastAsia="Times New Roman" w:hAnsi="Times New Roman" w:cs="Times New Roman"/>
          <w:color w:val="000000"/>
        </w:rPr>
        <w:t xml:space="preserve">, A., Wilson, K. A. &amp; Possingham, H. P. </w:t>
      </w:r>
      <w:r>
        <w:rPr>
          <w:rFonts w:ascii="Times New Roman" w:eastAsia="Times New Roman" w:hAnsi="Times New Roman" w:cs="Times New Roman"/>
          <w:i/>
          <w:color w:val="000000"/>
        </w:rPr>
        <w:t>Spatial conservation prioritization: quantitative methods and computational tools</w:t>
      </w:r>
      <w:r>
        <w:rPr>
          <w:rFonts w:ascii="Times New Roman" w:eastAsia="Times New Roman" w:hAnsi="Times New Roman" w:cs="Times New Roman"/>
          <w:color w:val="000000"/>
        </w:rPr>
        <w:t>. vol. 6 (Oxford University Press Oxford, UK, 2009).</w:t>
      </w:r>
    </w:p>
    <w:p w14:paraId="0000003D"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23.</w:t>
      </w:r>
      <w:r>
        <w:rPr>
          <w:rFonts w:ascii="Times New Roman" w:eastAsia="Times New Roman" w:hAnsi="Times New Roman" w:cs="Times New Roman"/>
          <w:color w:val="000000"/>
        </w:rPr>
        <w:tab/>
        <w:t xml:space="preserve">Ball, I. R. R., Possingham, H. P. P. &amp; Watts, M. E. E. Marxan and relatives: Software for spatial conservation prioritisation. in </w:t>
      </w:r>
      <w:r>
        <w:rPr>
          <w:rFonts w:ascii="Times New Roman" w:eastAsia="Times New Roman" w:hAnsi="Times New Roman" w:cs="Times New Roman"/>
          <w:i/>
          <w:color w:val="000000"/>
        </w:rPr>
        <w:t>Spatial conservation prioritisation: Quantitative methods and computational tools.</w:t>
      </w:r>
      <w:r>
        <w:rPr>
          <w:rFonts w:ascii="Times New Roman" w:eastAsia="Times New Roman" w:hAnsi="Times New Roman" w:cs="Times New Roman"/>
          <w:color w:val="000000"/>
        </w:rPr>
        <w:t xml:space="preserve"> (eds. </w:t>
      </w:r>
      <w:proofErr w:type="spellStart"/>
      <w:r>
        <w:rPr>
          <w:rFonts w:ascii="Times New Roman" w:eastAsia="Times New Roman" w:hAnsi="Times New Roman" w:cs="Times New Roman"/>
          <w:color w:val="000000"/>
        </w:rPr>
        <w:t>Moilanen</w:t>
      </w:r>
      <w:proofErr w:type="spellEnd"/>
      <w:r>
        <w:rPr>
          <w:rFonts w:ascii="Times New Roman" w:eastAsia="Times New Roman" w:hAnsi="Times New Roman" w:cs="Times New Roman"/>
          <w:color w:val="000000"/>
        </w:rPr>
        <w:t>, A., Wilson, K. &amp; Possingham, H. P.) 185–195 (Oxford University Press, 2009).</w:t>
      </w:r>
    </w:p>
    <w:p w14:paraId="0000003E"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24.</w:t>
      </w:r>
      <w:r>
        <w:rPr>
          <w:rFonts w:ascii="Times New Roman" w:eastAsia="Times New Roman" w:hAnsi="Times New Roman" w:cs="Times New Roman"/>
          <w:color w:val="000000"/>
        </w:rPr>
        <w:tab/>
        <w:t xml:space="preserve">Deb, K. Multi-objective optimization. in </w:t>
      </w:r>
      <w:r>
        <w:rPr>
          <w:rFonts w:ascii="Times New Roman" w:eastAsia="Times New Roman" w:hAnsi="Times New Roman" w:cs="Times New Roman"/>
          <w:i/>
          <w:color w:val="000000"/>
        </w:rPr>
        <w:t>Search methodologies</w:t>
      </w:r>
      <w:r>
        <w:rPr>
          <w:rFonts w:ascii="Times New Roman" w:eastAsia="Times New Roman" w:hAnsi="Times New Roman" w:cs="Times New Roman"/>
          <w:color w:val="000000"/>
        </w:rPr>
        <w:t xml:space="preserve"> 403–449 (Springer, 2014).</w:t>
      </w:r>
    </w:p>
    <w:p w14:paraId="0000003F"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25.</w:t>
      </w:r>
      <w:r>
        <w:rPr>
          <w:rFonts w:ascii="Times New Roman" w:eastAsia="Times New Roman" w:hAnsi="Times New Roman" w:cs="Times New Roman"/>
          <w:color w:val="000000"/>
        </w:rPr>
        <w:tab/>
        <w:t xml:space="preserve">Post-2020 Global Biodiversity Framework. </w:t>
      </w:r>
      <w:r>
        <w:rPr>
          <w:rFonts w:ascii="Times New Roman" w:eastAsia="Times New Roman" w:hAnsi="Times New Roman" w:cs="Times New Roman"/>
          <w:i/>
          <w:color w:val="000000"/>
        </w:rPr>
        <w:t>IUCN</w:t>
      </w:r>
      <w:r>
        <w:rPr>
          <w:rFonts w:ascii="Times New Roman" w:eastAsia="Times New Roman" w:hAnsi="Times New Roman" w:cs="Times New Roman"/>
          <w:color w:val="000000"/>
        </w:rPr>
        <w:t xml:space="preserve"> https://www.iucn.org/theme/global-policy/our-work/convention-biological-diversity-cbd/post-2020-global-biodiversity-framework (2018).</w:t>
      </w:r>
    </w:p>
    <w:p w14:paraId="00000040"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26.</w:t>
      </w:r>
      <w:r>
        <w:rPr>
          <w:rFonts w:ascii="Times New Roman" w:eastAsia="Times New Roman" w:hAnsi="Times New Roman" w:cs="Times New Roman"/>
          <w:color w:val="000000"/>
        </w:rPr>
        <w:tab/>
        <w:t xml:space="preserve">Myers, N., Mittermeier, R. A., Mittermeier, C. G., da Fonseca, G. A. B. &amp; Kent, J. Biodiversity hotspots for conservation priorities.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403</w:t>
      </w:r>
      <w:r>
        <w:rPr>
          <w:rFonts w:ascii="Times New Roman" w:eastAsia="Times New Roman" w:hAnsi="Times New Roman" w:cs="Times New Roman"/>
          <w:color w:val="000000"/>
        </w:rPr>
        <w:t>, 853–858 (2000).</w:t>
      </w:r>
    </w:p>
    <w:p w14:paraId="00000041"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27.</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Dallimer</w:t>
      </w:r>
      <w:proofErr w:type="spellEnd"/>
      <w:r>
        <w:rPr>
          <w:rFonts w:ascii="Times New Roman" w:eastAsia="Times New Roman" w:hAnsi="Times New Roman" w:cs="Times New Roman"/>
          <w:color w:val="000000"/>
        </w:rPr>
        <w:t xml:space="preserve">, M. &amp; Strange, N. Why socio-political borders and boundaries matter in conservation. </w:t>
      </w:r>
      <w:r>
        <w:rPr>
          <w:rFonts w:ascii="Times New Roman" w:eastAsia="Times New Roman" w:hAnsi="Times New Roman" w:cs="Times New Roman"/>
          <w:i/>
          <w:color w:val="000000"/>
        </w:rPr>
        <w:t>Trends in Ecology &amp;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30</w:t>
      </w:r>
      <w:r>
        <w:rPr>
          <w:rFonts w:ascii="Times New Roman" w:eastAsia="Times New Roman" w:hAnsi="Times New Roman" w:cs="Times New Roman"/>
          <w:color w:val="000000"/>
        </w:rPr>
        <w:t>, 132–139 (2015).</w:t>
      </w:r>
    </w:p>
    <w:p w14:paraId="00000042"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28.</w:t>
      </w:r>
      <w:r>
        <w:rPr>
          <w:rFonts w:ascii="Times New Roman" w:eastAsia="Times New Roman" w:hAnsi="Times New Roman" w:cs="Times New Roman"/>
          <w:color w:val="000000"/>
        </w:rPr>
        <w:tab/>
        <w:t xml:space="preserve">Miller, R. L., Marsh, H., Benham, C. &amp; Hamann, M. A framework for improving the cross-jurisdictional governance of a marine migratory species. </w:t>
      </w:r>
      <w:r>
        <w:rPr>
          <w:rFonts w:ascii="Times New Roman" w:eastAsia="Times New Roman" w:hAnsi="Times New Roman" w:cs="Times New Roman"/>
          <w:i/>
          <w:color w:val="000000"/>
        </w:rPr>
        <w:t>Conservation Science and Practice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w:t>
      </w:r>
      <w:r>
        <w:rPr>
          <w:rFonts w:ascii="Times New Roman" w:eastAsia="Times New Roman" w:hAnsi="Times New Roman" w:cs="Times New Roman"/>
          <w:color w:val="000000"/>
        </w:rPr>
        <w:t>, e58 (2019).</w:t>
      </w:r>
    </w:p>
    <w:p w14:paraId="00000043"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29.</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Geldmann</w:t>
      </w:r>
      <w:proofErr w:type="spellEnd"/>
      <w:r>
        <w:rPr>
          <w:rFonts w:ascii="Times New Roman" w:eastAsia="Times New Roman" w:hAnsi="Times New Roman" w:cs="Times New Roman"/>
          <w:color w:val="000000"/>
        </w:rPr>
        <w:t xml:space="preserve">, J., </w:t>
      </w:r>
      <w:proofErr w:type="spellStart"/>
      <w:r>
        <w:rPr>
          <w:rFonts w:ascii="Times New Roman" w:eastAsia="Times New Roman" w:hAnsi="Times New Roman" w:cs="Times New Roman"/>
          <w:color w:val="000000"/>
        </w:rPr>
        <w:t>Manica</w:t>
      </w:r>
      <w:proofErr w:type="spellEnd"/>
      <w:r>
        <w:rPr>
          <w:rFonts w:ascii="Times New Roman" w:eastAsia="Times New Roman" w:hAnsi="Times New Roman" w:cs="Times New Roman"/>
          <w:color w:val="000000"/>
        </w:rPr>
        <w:t xml:space="preserve">, A., Burgess, N. D., Coad, L. &amp; Balmford, A. A global-level assessment of the effectiveness of protected areas at resisting anthropogenic pressures. </w:t>
      </w:r>
      <w:r>
        <w:rPr>
          <w:rFonts w:ascii="Times New Roman" w:eastAsia="Times New Roman" w:hAnsi="Times New Roman" w:cs="Times New Roman"/>
          <w:i/>
          <w:color w:val="000000"/>
        </w:rPr>
        <w:t>Proceedings of the National Academy of Sciences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116</w:t>
      </w:r>
      <w:r>
        <w:rPr>
          <w:rFonts w:ascii="Times New Roman" w:eastAsia="Times New Roman" w:hAnsi="Times New Roman" w:cs="Times New Roman"/>
          <w:color w:val="000000"/>
        </w:rPr>
        <w:t>, 23209–23215 (2019).</w:t>
      </w:r>
    </w:p>
    <w:p w14:paraId="00000044"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30.</w:t>
      </w:r>
      <w:r>
        <w:rPr>
          <w:rFonts w:ascii="Times New Roman" w:eastAsia="Times New Roman" w:hAnsi="Times New Roman" w:cs="Times New Roman"/>
          <w:color w:val="000000"/>
        </w:rPr>
        <w:tab/>
        <w:t xml:space="preserve">Eisenhauer, N., Bonn, A. &amp; A. Guerra, C. Recognizing the quiet extinction of invertebrates. </w:t>
      </w:r>
      <w:r>
        <w:rPr>
          <w:rFonts w:ascii="Times New Roman" w:eastAsia="Times New Roman" w:hAnsi="Times New Roman" w:cs="Times New Roman"/>
          <w:i/>
          <w:color w:val="000000"/>
        </w:rPr>
        <w:t>Nature Communications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10</w:t>
      </w:r>
      <w:r>
        <w:rPr>
          <w:rFonts w:ascii="Times New Roman" w:eastAsia="Times New Roman" w:hAnsi="Times New Roman" w:cs="Times New Roman"/>
          <w:color w:val="000000"/>
        </w:rPr>
        <w:t>, 1–3 (2019).</w:t>
      </w:r>
    </w:p>
    <w:p w14:paraId="00000045"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31.</w:t>
      </w:r>
      <w:r>
        <w:rPr>
          <w:rFonts w:ascii="Times New Roman" w:eastAsia="Times New Roman" w:hAnsi="Times New Roman" w:cs="Times New Roman"/>
          <w:color w:val="000000"/>
        </w:rPr>
        <w:tab/>
        <w:t xml:space="preserve">Le </w:t>
      </w:r>
      <w:proofErr w:type="spellStart"/>
      <w:r>
        <w:rPr>
          <w:rFonts w:ascii="Times New Roman" w:eastAsia="Times New Roman" w:hAnsi="Times New Roman" w:cs="Times New Roman"/>
          <w:color w:val="000000"/>
        </w:rPr>
        <w:t>Saout</w:t>
      </w:r>
      <w:proofErr w:type="spellEnd"/>
      <w:r>
        <w:rPr>
          <w:rFonts w:ascii="Times New Roman" w:eastAsia="Times New Roman" w:hAnsi="Times New Roman" w:cs="Times New Roman"/>
          <w:color w:val="000000"/>
        </w:rPr>
        <w:t xml:space="preserve">, S.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Protected areas and effective biodiversity conservation.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342</w:t>
      </w:r>
      <w:r>
        <w:rPr>
          <w:rFonts w:ascii="Times New Roman" w:eastAsia="Times New Roman" w:hAnsi="Times New Roman" w:cs="Times New Roman"/>
          <w:color w:val="000000"/>
        </w:rPr>
        <w:t>, 803–805 (2013).</w:t>
      </w:r>
    </w:p>
    <w:p w14:paraId="00000046"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32.</w:t>
      </w:r>
      <w:r>
        <w:rPr>
          <w:rFonts w:ascii="Times New Roman" w:eastAsia="Times New Roman" w:hAnsi="Times New Roman" w:cs="Times New Roman"/>
          <w:color w:val="000000"/>
        </w:rPr>
        <w:tab/>
        <w:t xml:space="preserve">Butchart, S. H.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Shortfalls and Solutions for Meeting National and Global Conservation Area Targets.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8</w:t>
      </w:r>
      <w:r>
        <w:rPr>
          <w:rFonts w:ascii="Times New Roman" w:eastAsia="Times New Roman" w:hAnsi="Times New Roman" w:cs="Times New Roman"/>
          <w:color w:val="000000"/>
        </w:rPr>
        <w:t>, 329–337 (2015).</w:t>
      </w:r>
    </w:p>
    <w:p w14:paraId="00000047"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33.</w:t>
      </w:r>
      <w:r>
        <w:rPr>
          <w:rFonts w:ascii="Times New Roman" w:eastAsia="Times New Roman" w:hAnsi="Times New Roman" w:cs="Times New Roman"/>
          <w:color w:val="000000"/>
        </w:rPr>
        <w:tab/>
        <w:t xml:space="preserve">Planet, P. Calculating protected area coverage. </w:t>
      </w:r>
      <w:r>
        <w:rPr>
          <w:rFonts w:ascii="Times New Roman" w:eastAsia="Times New Roman" w:hAnsi="Times New Roman" w:cs="Times New Roman"/>
          <w:i/>
          <w:color w:val="000000"/>
        </w:rPr>
        <w:t>Protected Planet</w:t>
      </w:r>
      <w:r>
        <w:rPr>
          <w:rFonts w:ascii="Times New Roman" w:eastAsia="Times New Roman" w:hAnsi="Times New Roman" w:cs="Times New Roman"/>
          <w:color w:val="000000"/>
        </w:rPr>
        <w:t xml:space="preserve"> https://www.protectedplanet.net/c/calculating-protected-area-coverage.</w:t>
      </w:r>
    </w:p>
    <w:p w14:paraId="00000048"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34.</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Coetzer</w:t>
      </w:r>
      <w:proofErr w:type="spellEnd"/>
      <w:r>
        <w:rPr>
          <w:rFonts w:ascii="Times New Roman" w:eastAsia="Times New Roman" w:hAnsi="Times New Roman" w:cs="Times New Roman"/>
          <w:color w:val="000000"/>
        </w:rPr>
        <w:t xml:space="preserve">, K. L., Witkowski, E. T. &amp; Erasmus, B. F. Reviewing B </w:t>
      </w:r>
      <w:proofErr w:type="spellStart"/>
      <w:r>
        <w:rPr>
          <w:rFonts w:ascii="Times New Roman" w:eastAsia="Times New Roman" w:hAnsi="Times New Roman" w:cs="Times New Roman"/>
          <w:color w:val="000000"/>
        </w:rPr>
        <w:t>iosphere</w:t>
      </w:r>
      <w:proofErr w:type="spellEnd"/>
      <w:r>
        <w:rPr>
          <w:rFonts w:ascii="Times New Roman" w:eastAsia="Times New Roman" w:hAnsi="Times New Roman" w:cs="Times New Roman"/>
          <w:color w:val="000000"/>
        </w:rPr>
        <w:t xml:space="preserve"> R </w:t>
      </w:r>
      <w:proofErr w:type="spellStart"/>
      <w:r>
        <w:rPr>
          <w:rFonts w:ascii="Times New Roman" w:eastAsia="Times New Roman" w:hAnsi="Times New Roman" w:cs="Times New Roman"/>
          <w:color w:val="000000"/>
        </w:rPr>
        <w:t>eserves</w:t>
      </w:r>
      <w:proofErr w:type="spellEnd"/>
      <w:r>
        <w:rPr>
          <w:rFonts w:ascii="Times New Roman" w:eastAsia="Times New Roman" w:hAnsi="Times New Roman" w:cs="Times New Roman"/>
          <w:color w:val="000000"/>
        </w:rPr>
        <w:t xml:space="preserve"> globally: effective conservation action or bureaucratic label? </w:t>
      </w:r>
      <w:r>
        <w:rPr>
          <w:rFonts w:ascii="Times New Roman" w:eastAsia="Times New Roman" w:hAnsi="Times New Roman" w:cs="Times New Roman"/>
          <w:i/>
          <w:color w:val="000000"/>
        </w:rPr>
        <w:t>Biological Reviews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89</w:t>
      </w:r>
      <w:r>
        <w:rPr>
          <w:rFonts w:ascii="Times New Roman" w:eastAsia="Times New Roman" w:hAnsi="Times New Roman" w:cs="Times New Roman"/>
          <w:color w:val="000000"/>
        </w:rPr>
        <w:t>, 82–104 (2014).</w:t>
      </w:r>
    </w:p>
    <w:p w14:paraId="00000049"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35.</w:t>
      </w:r>
      <w:r>
        <w:rPr>
          <w:rFonts w:ascii="Times New Roman" w:eastAsia="Times New Roman" w:hAnsi="Times New Roman" w:cs="Times New Roman"/>
          <w:color w:val="000000"/>
        </w:rPr>
        <w:tab/>
        <w:t xml:space="preserve">Barnes, M. D.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Wildlife population trends in protected areas predicted by national socio-economic metrics and body size. </w:t>
      </w:r>
      <w:r>
        <w:rPr>
          <w:rFonts w:ascii="Times New Roman" w:eastAsia="Times New Roman" w:hAnsi="Times New Roman" w:cs="Times New Roman"/>
          <w:i/>
          <w:color w:val="000000"/>
        </w:rPr>
        <w:t>Nature Communications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7</w:t>
      </w:r>
      <w:r>
        <w:rPr>
          <w:rFonts w:ascii="Times New Roman" w:eastAsia="Times New Roman" w:hAnsi="Times New Roman" w:cs="Times New Roman"/>
          <w:color w:val="000000"/>
        </w:rPr>
        <w:t>, 12747 (2016).</w:t>
      </w:r>
    </w:p>
    <w:p w14:paraId="0000004A"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36.</w:t>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Asselen</w:t>
      </w:r>
      <w:proofErr w:type="spellEnd"/>
      <w:r>
        <w:rPr>
          <w:rFonts w:ascii="Times New Roman" w:eastAsia="Times New Roman" w:hAnsi="Times New Roman" w:cs="Times New Roman"/>
          <w:color w:val="000000"/>
        </w:rPr>
        <w:t xml:space="preserve">, S. van &amp; </w:t>
      </w:r>
      <w:proofErr w:type="spellStart"/>
      <w:r>
        <w:rPr>
          <w:rFonts w:ascii="Times New Roman" w:eastAsia="Times New Roman" w:hAnsi="Times New Roman" w:cs="Times New Roman"/>
          <w:color w:val="000000"/>
        </w:rPr>
        <w:t>Verburg</w:t>
      </w:r>
      <w:proofErr w:type="spellEnd"/>
      <w:r>
        <w:rPr>
          <w:rFonts w:ascii="Times New Roman" w:eastAsia="Times New Roman" w:hAnsi="Times New Roman" w:cs="Times New Roman"/>
          <w:color w:val="000000"/>
        </w:rPr>
        <w:t xml:space="preserve">, P. H. A Land System representation for global assessments and land-use modeling. </w:t>
      </w:r>
      <w:r>
        <w:rPr>
          <w:rFonts w:ascii="Times New Roman" w:eastAsia="Times New Roman" w:hAnsi="Times New Roman" w:cs="Times New Roman"/>
          <w:i/>
          <w:color w:val="000000"/>
        </w:rPr>
        <w:t>Global Change Biology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18</w:t>
      </w:r>
      <w:r>
        <w:rPr>
          <w:rFonts w:ascii="Times New Roman" w:eastAsia="Times New Roman" w:hAnsi="Times New Roman" w:cs="Times New Roman"/>
          <w:color w:val="000000"/>
        </w:rPr>
        <w:t>, 3125–3148 (2012).</w:t>
      </w:r>
    </w:p>
    <w:p w14:paraId="0000004B"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37.</w:t>
      </w:r>
      <w:r>
        <w:rPr>
          <w:rFonts w:ascii="Times New Roman" w:eastAsia="Times New Roman" w:hAnsi="Times New Roman" w:cs="Times New Roman"/>
          <w:color w:val="000000"/>
        </w:rPr>
        <w:tab/>
        <w:t xml:space="preserve">Hudson, L. N.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The PREDICTS database: a global database of how local terrestrial biodiversity responds to human impacts. </w:t>
      </w:r>
      <w:r>
        <w:rPr>
          <w:rFonts w:ascii="Times New Roman" w:eastAsia="Times New Roman" w:hAnsi="Times New Roman" w:cs="Times New Roman"/>
          <w:i/>
          <w:color w:val="000000"/>
        </w:rPr>
        <w:t>Ecology and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w:t>
      </w:r>
      <w:r>
        <w:rPr>
          <w:rFonts w:ascii="Times New Roman" w:eastAsia="Times New Roman" w:hAnsi="Times New Roman" w:cs="Times New Roman"/>
          <w:color w:val="000000"/>
        </w:rPr>
        <w:t>, 4701–4735 (2014).</w:t>
      </w:r>
    </w:p>
    <w:p w14:paraId="0000004C"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38.</w:t>
      </w:r>
      <w:r>
        <w:rPr>
          <w:rFonts w:ascii="Times New Roman" w:eastAsia="Times New Roman" w:hAnsi="Times New Roman" w:cs="Times New Roman"/>
          <w:color w:val="000000"/>
        </w:rPr>
        <w:tab/>
        <w:t xml:space="preserve">Newbold, T.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Global effects of land use on local terrestrial biodiversity.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520</w:t>
      </w:r>
      <w:r>
        <w:rPr>
          <w:rFonts w:ascii="Times New Roman" w:eastAsia="Times New Roman" w:hAnsi="Times New Roman" w:cs="Times New Roman"/>
          <w:color w:val="000000"/>
        </w:rPr>
        <w:t>, 45–50 (2015).</w:t>
      </w:r>
    </w:p>
    <w:p w14:paraId="0000004D" w14:textId="77777777" w:rsidR="00596928" w:rsidRDefault="00243C0D">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Figure legends (+ figures)</w:t>
      </w:r>
    </w:p>
    <w:p w14:paraId="0000004E" w14:textId="77777777" w:rsidR="00596928" w:rsidRDefault="00596928">
      <w:pPr>
        <w:spacing w:line="480" w:lineRule="auto"/>
        <w:rPr>
          <w:rFonts w:ascii="Times New Roman" w:eastAsia="Times New Roman" w:hAnsi="Times New Roman" w:cs="Times New Roman"/>
          <w:sz w:val="24"/>
          <w:szCs w:val="24"/>
        </w:rPr>
      </w:pPr>
    </w:p>
    <w:p w14:paraId="0000004F" w14:textId="1975A8C0"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Percent country-level variation between the base scenario and the 15 scenarios including risk. Countries whose results are consistent across the 15 scenarios (e.g. Brazil) have low variation, while countries whose results are less consistent across the 15 scenarios have high variation (e.g. Sweden). </w:t>
      </w:r>
      <w:commentRangeStart w:id="165"/>
      <w:r>
        <w:rPr>
          <w:rFonts w:ascii="Times New Roman" w:eastAsia="Times New Roman" w:hAnsi="Times New Roman" w:cs="Times New Roman"/>
          <w:sz w:val="24"/>
          <w:szCs w:val="24"/>
        </w:rPr>
        <w:t>The k</w:t>
      </w:r>
      <w:ins w:id="166" w:author="Hugh Possingham" w:date="2020-10-23T13:59:00Z">
        <w:r w:rsidR="008B541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means method was used to generate </w:t>
      </w:r>
      <w:commentRangeEnd w:id="165"/>
      <w:r w:rsidR="008B541D">
        <w:rPr>
          <w:rStyle w:val="CommentReference"/>
        </w:rPr>
        <w:commentReference w:id="165"/>
      </w:r>
      <w:r>
        <w:rPr>
          <w:rFonts w:ascii="Times New Roman" w:eastAsia="Times New Roman" w:hAnsi="Times New Roman" w:cs="Times New Roman"/>
          <w:sz w:val="24"/>
          <w:szCs w:val="24"/>
        </w:rPr>
        <w:t>class intervals.</w:t>
      </w:r>
    </w:p>
    <w:p w14:paraId="00000050"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076FFD" wp14:editId="1D5FF436">
            <wp:extent cx="5943600" cy="33020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02000"/>
                    </a:xfrm>
                    <a:prstGeom prst="rect">
                      <a:avLst/>
                    </a:prstGeom>
                    <a:ln/>
                  </pic:spPr>
                </pic:pic>
              </a:graphicData>
            </a:graphic>
          </wp:inline>
        </w:drawing>
      </w:r>
    </w:p>
    <w:p w14:paraId="00000051" w14:textId="77777777" w:rsidR="00596928" w:rsidRDefault="00243C0D">
      <w:r>
        <w:br w:type="page"/>
      </w:r>
    </w:p>
    <w:p w14:paraId="00000052" w14:textId="77777777" w:rsidR="00596928" w:rsidRDefault="00711B2E">
      <w:pPr>
        <w:spacing w:line="480" w:lineRule="auto"/>
        <w:rPr>
          <w:rFonts w:ascii="Times New Roman" w:eastAsia="Times New Roman" w:hAnsi="Times New Roman" w:cs="Times New Roman"/>
          <w:sz w:val="24"/>
          <w:szCs w:val="24"/>
        </w:rPr>
      </w:pPr>
      <w:sdt>
        <w:sdtPr>
          <w:tag w:val="goog_rdk_16"/>
          <w:id w:val="-1265367784"/>
        </w:sdtPr>
        <w:sdtContent/>
      </w:sdt>
      <w:r w:rsidR="00243C0D">
        <w:rPr>
          <w:rFonts w:ascii="Times New Roman" w:eastAsia="Times New Roman" w:hAnsi="Times New Roman" w:cs="Times New Roman"/>
          <w:sz w:val="24"/>
          <w:szCs w:val="24"/>
        </w:rPr>
        <w:t>Figure 2: Influence of average country specific risk factors on the optimization outcomes compared between baseline scenario and the scenarios including one of the risk factors. Each data point represents the results for one country. The fitted blue lines and 95% confidence bands are from ordinary least-squares regression.</w:t>
      </w:r>
    </w:p>
    <w:p w14:paraId="00000053"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28710C" wp14:editId="7B857A06">
            <wp:extent cx="6701266" cy="2680507"/>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701266" cy="2680507"/>
                    </a:xfrm>
                    <a:prstGeom prst="rect">
                      <a:avLst/>
                    </a:prstGeom>
                    <a:ln/>
                  </pic:spPr>
                </pic:pic>
              </a:graphicData>
            </a:graphic>
          </wp:inline>
        </w:drawing>
      </w:r>
      <w:r>
        <w:br w:type="page"/>
      </w:r>
    </w:p>
    <w:p w14:paraId="00000054"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14:paraId="00000055" w14:textId="0F0D821E" w:rsidR="00596928" w:rsidRDefault="00243C0D">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used a multi-objective optimization approach that incorporated governance, land use and climate constraints to prioritize the conservation of 30,930 verte</w:t>
      </w:r>
      <w:r>
        <w:rPr>
          <w:rFonts w:ascii="Times New Roman" w:eastAsia="Times New Roman" w:hAnsi="Times New Roman" w:cs="Times New Roman"/>
          <w:sz w:val="24"/>
          <w:szCs w:val="24"/>
        </w:rPr>
        <w:t xml:space="preserve">brate </w:t>
      </w:r>
      <w:r>
        <w:rPr>
          <w:rFonts w:ascii="Times New Roman" w:eastAsia="Times New Roman" w:hAnsi="Times New Roman" w:cs="Times New Roman"/>
          <w:color w:val="000000"/>
          <w:sz w:val="24"/>
          <w:szCs w:val="24"/>
        </w:rPr>
        <w:t xml:space="preserve">species. All scenarios we investigated </w:t>
      </w:r>
      <w:del w:id="167" w:author="Hugh Possingham" w:date="2020-10-23T14:00:00Z">
        <w:r w:rsidDel="008B541D">
          <w:rPr>
            <w:rFonts w:ascii="Times New Roman" w:eastAsia="Times New Roman" w:hAnsi="Times New Roman" w:cs="Times New Roman"/>
            <w:color w:val="000000"/>
            <w:sz w:val="24"/>
            <w:szCs w:val="24"/>
          </w:rPr>
          <w:delText>were built on</w:delText>
        </w:r>
      </w:del>
      <w:ins w:id="168" w:author="Hugh Possingham" w:date="2020-10-23T14:00:00Z">
        <w:r w:rsidR="008B541D">
          <w:rPr>
            <w:rFonts w:ascii="Times New Roman" w:eastAsia="Times New Roman" w:hAnsi="Times New Roman" w:cs="Times New Roman"/>
            <w:color w:val="000000"/>
            <w:sz w:val="24"/>
            <w:szCs w:val="24"/>
          </w:rPr>
          <w:t>assumed</w:t>
        </w:r>
      </w:ins>
      <w:r>
        <w:rPr>
          <w:rFonts w:ascii="Times New Roman" w:eastAsia="Times New Roman" w:hAnsi="Times New Roman" w:cs="Times New Roman"/>
          <w:color w:val="000000"/>
          <w:sz w:val="24"/>
          <w:szCs w:val="24"/>
        </w:rPr>
        <w:t xml:space="preserve"> the current global protected area portfolio</w:t>
      </w:r>
      <w:ins w:id="169" w:author="Hugh Possingham" w:date="2020-10-23T14:00:00Z">
        <w:r w:rsidR="008B541D">
          <w:rPr>
            <w:rFonts w:ascii="Times New Roman" w:eastAsia="Times New Roman" w:hAnsi="Times New Roman" w:cs="Times New Roman"/>
            <w:color w:val="000000"/>
            <w:sz w:val="24"/>
            <w:szCs w:val="24"/>
          </w:rPr>
          <w:t xml:space="preserve"> is locked in</w:t>
        </w:r>
      </w:ins>
      <w:r>
        <w:rPr>
          <w:rFonts w:ascii="Times New Roman" w:eastAsia="Times New Roman" w:hAnsi="Times New Roman" w:cs="Times New Roman"/>
          <w:color w:val="000000"/>
          <w:sz w:val="24"/>
          <w:szCs w:val="24"/>
        </w:rPr>
        <w:t xml:space="preserve">. We further set a target to protect 30% of the range of each species, which is broadly </w:t>
      </w:r>
      <w:r>
        <w:rPr>
          <w:rFonts w:ascii="Times New Roman" w:eastAsia="Times New Roman" w:hAnsi="Times New Roman" w:cs="Times New Roman"/>
          <w:sz w:val="24"/>
          <w:szCs w:val="24"/>
        </w:rPr>
        <w:t xml:space="preserve">analogous to </w:t>
      </w:r>
      <w:r>
        <w:rPr>
          <w:rFonts w:ascii="Times New Roman" w:eastAsia="Times New Roman" w:hAnsi="Times New Roman" w:cs="Times New Roman"/>
          <w:color w:val="000000"/>
          <w:sz w:val="24"/>
          <w:szCs w:val="24"/>
        </w:rPr>
        <w:t>current CDB discussions on post-2020 biodiversity targets</w:t>
      </w:r>
      <w:r w:rsidRPr="008B541D">
        <w:rPr>
          <w:rFonts w:ascii="Times New Roman" w:eastAsia="Times New Roman" w:hAnsi="Times New Roman" w:cs="Times New Roman"/>
          <w:color w:val="000000"/>
          <w:sz w:val="24"/>
          <w:szCs w:val="24"/>
          <w:highlight w:val="yellow"/>
          <w:vertAlign w:val="superscript"/>
          <w:rPrChange w:id="170" w:author="Hugh Possingham" w:date="2020-10-23T14:01:00Z">
            <w:rPr>
              <w:rFonts w:ascii="Times New Roman" w:eastAsia="Times New Roman" w:hAnsi="Times New Roman" w:cs="Times New Roman"/>
              <w:color w:val="000000"/>
              <w:sz w:val="24"/>
              <w:szCs w:val="24"/>
              <w:highlight w:val="yellow"/>
            </w:rPr>
          </w:rPrChange>
        </w:rPr>
        <w:t>8</w:t>
      </w:r>
      <w:r>
        <w:rPr>
          <w:rFonts w:ascii="Times New Roman" w:eastAsia="Times New Roman" w:hAnsi="Times New Roman" w:cs="Times New Roman"/>
          <w:color w:val="000000"/>
          <w:sz w:val="24"/>
          <w:szCs w:val="24"/>
        </w:rPr>
        <w:t>.</w:t>
      </w:r>
    </w:p>
    <w:p w14:paraId="00000056" w14:textId="77777777" w:rsidR="00596928" w:rsidRDefault="00596928">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0000057" w14:textId="77777777" w:rsidR="00596928" w:rsidRDefault="00243C0D">
      <w:pPr>
        <w:pBdr>
          <w:top w:val="nil"/>
          <w:left w:val="nil"/>
          <w:bottom w:val="nil"/>
          <w:right w:val="nil"/>
          <w:between w:val="nil"/>
        </w:pBdr>
        <w:spacing w:after="0" w:line="480" w:lineRule="auto"/>
        <w:rPr>
          <w:rFonts w:ascii="Times New Roman" w:eastAsia="Times New Roman" w:hAnsi="Times New Roman" w:cs="Times New Roman"/>
          <w:i/>
          <w:color w:val="000000"/>
          <w:sz w:val="24"/>
          <w:szCs w:val="24"/>
          <w:highlight w:val="white"/>
        </w:rPr>
      </w:pPr>
      <w:r>
        <w:rPr>
          <w:rFonts w:ascii="Times New Roman" w:eastAsia="Times New Roman" w:hAnsi="Times New Roman" w:cs="Times New Roman"/>
          <w:i/>
          <w:color w:val="000000"/>
          <w:sz w:val="24"/>
          <w:szCs w:val="24"/>
          <w:highlight w:val="white"/>
        </w:rPr>
        <w:t>Species selection</w:t>
      </w:r>
    </w:p>
    <w:p w14:paraId="00000058" w14:textId="166F1E20" w:rsidR="00596928" w:rsidRDefault="00243C0D">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species list included all terrestrial vertebrate species from the IUCN Red List of threatened species, following </w:t>
      </w:r>
      <w:proofErr w:type="spellStart"/>
      <w:r>
        <w:rPr>
          <w:rFonts w:ascii="Times New Roman" w:eastAsia="Times New Roman" w:hAnsi="Times New Roman" w:cs="Times New Roman"/>
          <w:color w:val="000000"/>
          <w:sz w:val="24"/>
          <w:szCs w:val="24"/>
        </w:rPr>
        <w:t>Pouzols</w:t>
      </w:r>
      <w:proofErr w:type="spellEnd"/>
      <w:r>
        <w:rPr>
          <w:rFonts w:ascii="Times New Roman" w:eastAsia="Times New Roman" w:hAnsi="Times New Roman" w:cs="Times New Roman"/>
          <w:color w:val="000000"/>
          <w:sz w:val="24"/>
          <w:szCs w:val="24"/>
        </w:rPr>
        <w:t xml:space="preserve"> et al.</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For mammal, amphibian and reptile species ranges, we used the IUCN Red List website (</w:t>
      </w:r>
      <w:hyperlink r:id="rId13">
        <w:r>
          <w:rPr>
            <w:rFonts w:ascii="Times New Roman" w:eastAsia="Times New Roman" w:hAnsi="Times New Roman" w:cs="Times New Roman"/>
            <w:color w:val="0000FF"/>
            <w:sz w:val="24"/>
            <w:szCs w:val="24"/>
            <w:u w:val="single"/>
          </w:rPr>
          <w:t>http://www.iucnredlist.org/</w:t>
        </w:r>
      </w:hyperlink>
      <w:r>
        <w:rPr>
          <w:rFonts w:ascii="Times New Roman" w:eastAsia="Times New Roman" w:hAnsi="Times New Roman" w:cs="Times New Roman"/>
          <w:color w:val="000000"/>
          <w:sz w:val="24"/>
          <w:szCs w:val="24"/>
        </w:rPr>
        <w:t>, accessed 2019-11-14) and for birds we used the BirdLife International data zone webpage (</w:t>
      </w:r>
      <w:hyperlink r:id="rId14">
        <w:r>
          <w:rPr>
            <w:rFonts w:ascii="Times New Roman" w:eastAsia="Times New Roman" w:hAnsi="Times New Roman" w:cs="Times New Roman"/>
            <w:color w:val="0000FF"/>
            <w:sz w:val="24"/>
            <w:szCs w:val="24"/>
            <w:u w:val="single"/>
          </w:rPr>
          <w:t>http://www.birdlife.org/datazone/home</w:t>
        </w:r>
      </w:hyperlink>
      <w:r>
        <w:rPr>
          <w:rFonts w:ascii="Times New Roman" w:eastAsia="Times New Roman" w:hAnsi="Times New Roman" w:cs="Times New Roman"/>
          <w:color w:val="000000"/>
          <w:sz w:val="24"/>
          <w:szCs w:val="24"/>
        </w:rPr>
        <w:t>, accessed 2019-11-14). We used these taxa because no analogous data are available for a lower proportion of species in other taxonomic groups such as insects</w:t>
      </w:r>
      <w:r>
        <w:rPr>
          <w:rFonts w:ascii="Times New Roman" w:eastAsia="Times New Roman" w:hAnsi="Times New Roman" w:cs="Times New Roman"/>
          <w:color w:val="000000"/>
          <w:sz w:val="24"/>
          <w:szCs w:val="24"/>
          <w:vertAlign w:val="superscript"/>
        </w:rPr>
        <w:t>30</w:t>
      </w:r>
      <w:r>
        <w:rPr>
          <w:rFonts w:ascii="Times New Roman" w:eastAsia="Times New Roman" w:hAnsi="Times New Roman" w:cs="Times New Roman"/>
          <w:color w:val="000000"/>
          <w:sz w:val="24"/>
          <w:szCs w:val="24"/>
        </w:rPr>
        <w:t>. These data have certain limitations, including possible underestimation of the extent of occurrence and overestimation of the true area of occupancy</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xml:space="preserve">, but </w:t>
      </w:r>
      <w:ins w:id="171" w:author="Hugh Possingham" w:date="2020-10-23T14:01:00Z">
        <w:r w:rsidR="008B541D">
          <w:rPr>
            <w:rFonts w:ascii="Times New Roman" w:eastAsia="Times New Roman" w:hAnsi="Times New Roman" w:cs="Times New Roman"/>
            <w:color w:val="000000"/>
            <w:sz w:val="24"/>
            <w:szCs w:val="24"/>
          </w:rPr>
          <w:t xml:space="preserve">they </w:t>
        </w:r>
      </w:ins>
      <w:r>
        <w:rPr>
          <w:rFonts w:ascii="Times New Roman" w:eastAsia="Times New Roman" w:hAnsi="Times New Roman" w:cs="Times New Roman"/>
          <w:color w:val="000000"/>
          <w:sz w:val="24"/>
          <w:szCs w:val="24"/>
        </w:rPr>
        <w:t xml:space="preserve">have been shown to be robust to commission errors as long as the focus is on species assemblages rather than single species </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They are currently the most frequently used and updated source for vertebrate species distributions</w:t>
      </w:r>
      <w:r>
        <w:rPr>
          <w:rFonts w:ascii="Times New Roman" w:eastAsia="Times New Roman" w:hAnsi="Times New Roman" w:cs="Times New Roman"/>
          <w:color w:val="000000"/>
          <w:sz w:val="24"/>
          <w:szCs w:val="24"/>
          <w:vertAlign w:val="superscript"/>
        </w:rPr>
        <w:t>31</w:t>
      </w:r>
      <w:r>
        <w:rPr>
          <w:rFonts w:ascii="Times New Roman" w:eastAsia="Times New Roman" w:hAnsi="Times New Roman" w:cs="Times New Roman"/>
          <w:color w:val="000000"/>
          <w:sz w:val="24"/>
          <w:szCs w:val="24"/>
        </w:rPr>
        <w:t xml:space="preserve">. </w:t>
      </w:r>
    </w:p>
    <w:p w14:paraId="00000059" w14:textId="77777777" w:rsidR="00596928" w:rsidRDefault="00243C0D">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bookmarkStart w:id="172" w:name="_heading=h.30j0zll" w:colFirst="0" w:colLast="0"/>
      <w:bookmarkEnd w:id="172"/>
      <w:r>
        <w:rPr>
          <w:rFonts w:ascii="Times New Roman" w:eastAsia="Times New Roman" w:hAnsi="Times New Roman" w:cs="Times New Roman"/>
          <w:color w:val="000000"/>
          <w:sz w:val="24"/>
          <w:szCs w:val="24"/>
        </w:rPr>
        <w:t xml:space="preserve">For each taxonomic group, we restricted our analysis to species that fell into the presence category of ‘Extant’, the origin categories of ‘Native’ or ‘Reintroduced’ and the seasonality categories ‘Resident’, ‘Breeding Season’ or ‘Non-breeding Season’, thus only focusing on stationary periods of the life cycle of migratory species. This resulted in the following final </w:t>
      </w:r>
      <w:r>
        <w:rPr>
          <w:rFonts w:ascii="Times New Roman" w:eastAsia="Times New Roman" w:hAnsi="Times New Roman" w:cs="Times New Roman"/>
          <w:color w:val="000000"/>
          <w:sz w:val="24"/>
          <w:szCs w:val="24"/>
        </w:rPr>
        <w:lastRenderedPageBreak/>
        <w:t>numbers of amphibian, bird, mammal and reptile species ranges: 5660, 13375, 5442, and 6153, res</w:t>
      </w:r>
      <w:r>
        <w:rPr>
          <w:rFonts w:ascii="Times New Roman" w:eastAsia="Times New Roman" w:hAnsi="Times New Roman" w:cs="Times New Roman"/>
          <w:sz w:val="24"/>
          <w:szCs w:val="24"/>
        </w:rPr>
        <w:t>pectively</w:t>
      </w:r>
      <w:r>
        <w:rPr>
          <w:rFonts w:ascii="Times New Roman" w:eastAsia="Times New Roman" w:hAnsi="Times New Roman" w:cs="Times New Roman"/>
          <w:color w:val="000000"/>
          <w:sz w:val="24"/>
          <w:szCs w:val="24"/>
        </w:rPr>
        <w:t xml:space="preserve">. </w:t>
      </w:r>
    </w:p>
    <w:p w14:paraId="0000005A" w14:textId="77777777" w:rsidR="00596928" w:rsidRDefault="00596928">
      <w:pPr>
        <w:pBdr>
          <w:top w:val="nil"/>
          <w:left w:val="nil"/>
          <w:bottom w:val="nil"/>
          <w:right w:val="nil"/>
          <w:between w:val="nil"/>
        </w:pBdr>
        <w:spacing w:after="0" w:line="480" w:lineRule="auto"/>
        <w:rPr>
          <w:rFonts w:ascii="Times New Roman" w:eastAsia="Times New Roman" w:hAnsi="Times New Roman" w:cs="Times New Roman"/>
          <w:color w:val="000000"/>
          <w:sz w:val="24"/>
          <w:szCs w:val="24"/>
          <w:highlight w:val="white"/>
        </w:rPr>
      </w:pPr>
    </w:p>
    <w:p w14:paraId="0000005B" w14:textId="77777777" w:rsidR="00596928" w:rsidRDefault="00243C0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Basic administrative delineations</w:t>
      </w:r>
    </w:p>
    <w:p w14:paraId="0000005C" w14:textId="77777777" w:rsidR="00596928" w:rsidRDefault="00243C0D">
      <w:pPr>
        <w:pBdr>
          <w:top w:val="nil"/>
          <w:left w:val="nil"/>
          <w:bottom w:val="nil"/>
          <w:right w:val="nil"/>
          <w:between w:val="nil"/>
        </w:pBdr>
        <w:spacing w:after="20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National boundaries were derived from the Global Administrative Areas database (</w:t>
      </w:r>
      <w:hyperlink r:id="rId15">
        <w:r>
          <w:rPr>
            <w:rFonts w:ascii="Times New Roman" w:eastAsia="Times New Roman" w:hAnsi="Times New Roman" w:cs="Times New Roman"/>
            <w:color w:val="0000FF"/>
            <w:sz w:val="24"/>
            <w:szCs w:val="24"/>
            <w:u w:val="single"/>
          </w:rPr>
          <w:t>http://gadm.org/</w:t>
        </w:r>
      </w:hyperlink>
      <w:r>
        <w:rPr>
          <w:rFonts w:ascii="Times New Roman" w:eastAsia="Times New Roman" w:hAnsi="Times New Roman" w:cs="Times New Roman"/>
          <w:color w:val="000000"/>
          <w:sz w:val="24"/>
          <w:szCs w:val="24"/>
        </w:rPr>
        <w:t xml:space="preserve">, accessed 2019-10-31). We obtained protected area boundaries from the World Database on Protected Areas (WDPA, </w:t>
      </w:r>
      <w:hyperlink r:id="rId16">
        <w:r>
          <w:rPr>
            <w:rFonts w:ascii="Times New Roman" w:eastAsia="Times New Roman" w:hAnsi="Times New Roman" w:cs="Times New Roman"/>
            <w:color w:val="0000FF"/>
            <w:sz w:val="24"/>
            <w:szCs w:val="24"/>
            <w:u w:val="single"/>
          </w:rPr>
          <w:t>https://www.protectedplanet.net</w:t>
        </w:r>
      </w:hyperlink>
      <w:r>
        <w:rPr>
          <w:rFonts w:ascii="Times New Roman" w:eastAsia="Times New Roman" w:hAnsi="Times New Roman" w:cs="Times New Roman"/>
          <w:color w:val="000000"/>
          <w:sz w:val="24"/>
          <w:szCs w:val="24"/>
        </w:rPr>
        <w:t>). Following standard procedures for cleaning the protected area dataset</w:t>
      </w:r>
      <w:r>
        <w:rPr>
          <w:rFonts w:ascii="Times New Roman" w:eastAsia="Times New Roman" w:hAnsi="Times New Roman" w:cs="Times New Roman"/>
          <w:color w:val="000000"/>
          <w:sz w:val="24"/>
          <w:szCs w:val="24"/>
          <w:vertAlign w:val="superscript"/>
        </w:rPr>
        <w:t>32,33</w:t>
      </w:r>
      <w:r>
        <w:rPr>
          <w:rFonts w:ascii="Times New Roman" w:eastAsia="Times New Roman" w:hAnsi="Times New Roman" w:cs="Times New Roman"/>
          <w:color w:val="000000"/>
          <w:sz w:val="24"/>
          <w:szCs w:val="24"/>
        </w:rPr>
        <w:t>,  we (i) projected the data to an equal-area coordinate system (World Behrman), (ii) excluded reserves with unknown or proposed designations, (iii) excluded UNESCO Biosphere Reserves</w:t>
      </w:r>
      <w:r>
        <w:rPr>
          <w:rFonts w:ascii="Times New Roman" w:eastAsia="Times New Roman" w:hAnsi="Times New Roman" w:cs="Times New Roman"/>
          <w:color w:val="000000"/>
          <w:sz w:val="24"/>
          <w:szCs w:val="24"/>
          <w:vertAlign w:val="superscript"/>
        </w:rPr>
        <w:t>34</w:t>
      </w:r>
      <w:r>
        <w:rPr>
          <w:rFonts w:ascii="Times New Roman" w:eastAsia="Times New Roman" w:hAnsi="Times New Roman" w:cs="Times New Roman"/>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Pr>
          <w:rFonts w:ascii="Times New Roman" w:eastAsia="Times New Roman" w:hAnsi="Times New Roman" w:cs="Times New Roman"/>
          <w:sz w:val="24"/>
          <w:szCs w:val="24"/>
        </w:rPr>
        <w:t>ified as described above</w:t>
      </w:r>
      <w:r>
        <w:rPr>
          <w:rFonts w:ascii="Times New Roman" w:eastAsia="Times New Roman" w:hAnsi="Times New Roman" w:cs="Times New Roman"/>
          <w:color w:val="000000"/>
          <w:sz w:val="24"/>
          <w:szCs w:val="24"/>
        </w:rPr>
        <w:t xml:space="preserve">, we overlaid the protected area boundaries with a 10 x 10 km grid covering the Earth.  These spatial data procedures were </w:t>
      </w:r>
      <w:r>
        <w:rPr>
          <w:rFonts w:ascii="Times New Roman" w:eastAsia="Times New Roman" w:hAnsi="Times New Roman" w:cs="Times New Roman"/>
          <w:sz w:val="24"/>
          <w:szCs w:val="24"/>
        </w:rPr>
        <w:t>implemented</w:t>
      </w:r>
      <w:r>
        <w:rPr>
          <w:rFonts w:ascii="Times New Roman" w:eastAsia="Times New Roman" w:hAnsi="Times New Roman" w:cs="Times New Roman"/>
          <w:color w:val="000000"/>
          <w:sz w:val="24"/>
          <w:szCs w:val="24"/>
        </w:rPr>
        <w:t xml:space="preserve"> using ArcMap (version 10.3.1) and python (version 2.7.8).</w:t>
      </w:r>
    </w:p>
    <w:p w14:paraId="0000005D" w14:textId="77777777" w:rsidR="00596928" w:rsidRDefault="00596928">
      <w:pPr>
        <w:spacing w:line="480" w:lineRule="auto"/>
        <w:rPr>
          <w:rFonts w:ascii="Times New Roman" w:eastAsia="Times New Roman" w:hAnsi="Times New Roman" w:cs="Times New Roman"/>
          <w:i/>
          <w:sz w:val="24"/>
          <w:szCs w:val="24"/>
        </w:rPr>
      </w:pPr>
    </w:p>
    <w:p w14:paraId="0000005E" w14:textId="77777777" w:rsidR="00596928" w:rsidRDefault="00243C0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Governance risk</w:t>
      </w:r>
    </w:p>
    <w:p w14:paraId="0000005F"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Conservation risk due to governance can affect the outcomes of strategies, and effective governance can promote the resilience of conservation in the face of sociopolitical and economic shocks. We used worldwide governance </w:t>
      </w:r>
      <w:proofErr w:type="gramStart"/>
      <w:r>
        <w:rPr>
          <w:rFonts w:ascii="Times New Roman" w:eastAsia="Times New Roman" w:hAnsi="Times New Roman" w:cs="Times New Roman"/>
          <w:sz w:val="24"/>
          <w:szCs w:val="24"/>
        </w:rPr>
        <w:t>indicators  from</w:t>
      </w:r>
      <w:proofErr w:type="gramEnd"/>
      <w:r>
        <w:rPr>
          <w:rFonts w:ascii="Times New Roman" w:eastAsia="Times New Roman" w:hAnsi="Times New Roman" w:cs="Times New Roman"/>
          <w:sz w:val="24"/>
          <w:szCs w:val="24"/>
        </w:rPr>
        <w:t xml:space="preserve"> the World Bank</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to capture these pressures. The indicators include six scaled measures: voice and accountability; political stability and absence of violence; government effectiveness; regulatory quality; rule of law; and control </w:t>
      </w:r>
      <w:r>
        <w:rPr>
          <w:rFonts w:ascii="Times New Roman" w:eastAsia="Times New Roman" w:hAnsi="Times New Roman" w:cs="Times New Roman"/>
          <w:sz w:val="24"/>
          <w:szCs w:val="24"/>
        </w:rPr>
        <w:lastRenderedPageBreak/>
        <w:t>of corruption (see Table S4 for definitions). We chose these indicators because evidence suggests that they reliably predict protected area effectiveness</w:t>
      </w:r>
      <w:r>
        <w:rPr>
          <w:rFonts w:ascii="Times New Roman" w:eastAsia="Times New Roman" w:hAnsi="Times New Roman" w:cs="Times New Roman"/>
          <w:sz w:val="24"/>
          <w:szCs w:val="24"/>
          <w:vertAlign w:val="superscript"/>
        </w:rPr>
        <w:t>35</w:t>
      </w:r>
      <w:r>
        <w:rPr>
          <w:rFonts w:ascii="Times New Roman" w:eastAsia="Times New Roman" w:hAnsi="Times New Roman" w:cs="Times New Roman"/>
          <w:sz w:val="24"/>
          <w:szCs w:val="24"/>
        </w:rPr>
        <w:t xml:space="preserve"> and state investment and efforts for biodiversity conservation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For each country, we used a mean of annual averages of all six measures</w:t>
      </w:r>
      <w:r>
        <w:rPr>
          <w:rFonts w:ascii="Times New Roman" w:eastAsia="Times New Roman" w:hAnsi="Times New Roman" w:cs="Times New Roman"/>
          <w:sz w:val="24"/>
          <w:szCs w:val="24"/>
          <w:vertAlign w:val="superscript"/>
        </w:rPr>
        <w:t>4</w:t>
      </w:r>
      <w:r>
        <w:t xml:space="preserve"> (Figure S1)</w:t>
      </w:r>
      <w:r>
        <w:rPr>
          <w:rFonts w:ascii="Times New Roman" w:eastAsia="Times New Roman" w:hAnsi="Times New Roman" w:cs="Times New Roman"/>
          <w:sz w:val="24"/>
          <w:szCs w:val="24"/>
        </w:rPr>
        <w:t xml:space="preserve">. </w:t>
      </w:r>
    </w:p>
    <w:p w14:paraId="00000060" w14:textId="77777777" w:rsidR="00596928" w:rsidRDefault="00243C0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Land use risk</w:t>
      </w:r>
    </w:p>
    <w:p w14:paraId="00000061" w14:textId="366985E1" w:rsidR="00596928" w:rsidRDefault="00243C0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recently developed global land systems map produced by Kehoe et al.</w:t>
      </w:r>
      <w:ins w:id="173" w:author="Hugh Possingham" w:date="2020-10-23T14:03:00Z">
        <w:r w:rsidR="008B541D">
          <w:rPr>
            <w:rFonts w:ascii="Times New Roman" w:eastAsia="Times New Roman" w:hAnsi="Times New Roman" w:cs="Times New Roman"/>
            <w:sz w:val="24"/>
            <w:szCs w:val="24"/>
          </w:rPr>
          <w:t xml:space="preserve"> (2017)</w:t>
        </w:r>
      </w:ins>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to incorporate the risk of land-use change. This map is based on a </w:t>
      </w:r>
      <w:proofErr w:type="gramStart"/>
      <w:r>
        <w:rPr>
          <w:rFonts w:ascii="Times New Roman" w:eastAsia="Times New Roman" w:hAnsi="Times New Roman" w:cs="Times New Roman"/>
          <w:sz w:val="24"/>
          <w:szCs w:val="24"/>
        </w:rPr>
        <w:t>global land systems</w:t>
      </w:r>
      <w:proofErr w:type="gramEnd"/>
      <w:r>
        <w:rPr>
          <w:rFonts w:ascii="Times New Roman" w:eastAsia="Times New Roman" w:hAnsi="Times New Roman" w:cs="Times New Roman"/>
          <w:sz w:val="24"/>
          <w:szCs w:val="24"/>
        </w:rPr>
        <w:t xml:space="preserve"> map for the year 2000</w:t>
      </w:r>
      <w:r>
        <w:rPr>
          <w:rFonts w:ascii="Times New Roman" w:eastAsia="Times New Roman" w:hAnsi="Times New Roman" w:cs="Times New Roman"/>
          <w:sz w:val="24"/>
          <w:szCs w:val="24"/>
          <w:vertAlign w:val="superscript"/>
        </w:rPr>
        <w:t>36</w:t>
      </w:r>
      <w:r>
        <w:rPr>
          <w:rFonts w:ascii="Times New Roman" w:eastAsia="Times New Roman" w:hAnsi="Times New Roman" w:cs="Times New Roman"/>
          <w:sz w:val="24"/>
          <w:szCs w:val="24"/>
        </w:rPr>
        <w:t xml:space="preserve"> at a 9.25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spatial resolution, but is refined based on recent land-cover and land-use datasets to a spatial resolution of 1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Kehoe et al.</w:t>
      </w:r>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further estimated the impact of land use and land use intensity on biodiversity, with data originating from the PREDICTS project</w:t>
      </w:r>
      <w:r>
        <w:rPr>
          <w:rFonts w:ascii="Times New Roman" w:eastAsia="Times New Roman" w:hAnsi="Times New Roman" w:cs="Times New Roman"/>
          <w:sz w:val="24"/>
          <w:szCs w:val="24"/>
          <w:vertAlign w:val="superscript"/>
        </w:rPr>
        <w:t>37</w:t>
      </w:r>
      <w:r>
        <w:rPr>
          <w:rFonts w:ascii="Times New Roman" w:eastAsia="Times New Roman" w:hAnsi="Times New Roman" w:cs="Times New Roman"/>
          <w:sz w:val="24"/>
          <w:szCs w:val="24"/>
        </w:rPr>
        <w:t>. They first matched their land-systems classes to varying intensity levels for each land-use type (for detailed conversion table, see ref</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This allowed Kehoe et al.</w:t>
      </w:r>
      <w:ins w:id="174" w:author="Hugh Possingham" w:date="2020-10-23T14:03:00Z">
        <w:r w:rsidR="008B541D">
          <w:rPr>
            <w:rFonts w:ascii="Times New Roman" w:eastAsia="Times New Roman" w:hAnsi="Times New Roman" w:cs="Times New Roman"/>
            <w:sz w:val="24"/>
            <w:szCs w:val="24"/>
          </w:rPr>
          <w:t xml:space="preserve"> (2017)</w:t>
        </w:r>
      </w:ins>
      <w:r>
        <w:rPr>
          <w:rFonts w:ascii="Times New Roman" w:eastAsia="Times New Roman" w:hAnsi="Times New Roman" w:cs="Times New Roman"/>
          <w:sz w:val="24"/>
          <w:szCs w:val="24"/>
          <w:highlight w:val="yellow"/>
          <w:vertAlign w:val="superscript"/>
        </w:rPr>
        <w:t>17</w:t>
      </w:r>
      <w:r>
        <w:rPr>
          <w:rFonts w:ascii="Times New Roman" w:eastAsia="Times New Roman" w:hAnsi="Times New Roman" w:cs="Times New Roman"/>
          <w:sz w:val="24"/>
          <w:szCs w:val="24"/>
        </w:rPr>
        <w:t xml:space="preserve"> to calculate average biodiversity loss per land system (relative to an unimpacted baseline) by taking the mean model estimates of biodiversity loss per land-use intensity class from previous work</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The result gives average relative biodiversity gain or loss per land-system class. Here, we used their modelled mean estimates (following Newbold et al.</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of relative percent biodiversity change for each land-system class for species abundance as a measure of the land-use pressure (Figure S2).</w:t>
      </w:r>
    </w:p>
    <w:p w14:paraId="00000062" w14:textId="77777777" w:rsidR="00596928" w:rsidRDefault="00596928">
      <w:pPr>
        <w:spacing w:after="0" w:line="480" w:lineRule="auto"/>
        <w:rPr>
          <w:rFonts w:ascii="Times New Roman" w:eastAsia="Times New Roman" w:hAnsi="Times New Roman" w:cs="Times New Roman"/>
          <w:sz w:val="24"/>
          <w:szCs w:val="24"/>
        </w:rPr>
      </w:pPr>
    </w:p>
    <w:p w14:paraId="00000063" w14:textId="77777777" w:rsidR="00596928" w:rsidRDefault="00596928">
      <w:pPr>
        <w:spacing w:after="0" w:line="480" w:lineRule="auto"/>
        <w:rPr>
          <w:rFonts w:ascii="Times New Roman" w:eastAsia="Times New Roman" w:hAnsi="Times New Roman" w:cs="Times New Roman"/>
          <w:i/>
          <w:sz w:val="24"/>
          <w:szCs w:val="24"/>
        </w:rPr>
      </w:pPr>
    </w:p>
    <w:p w14:paraId="00000064" w14:textId="77777777" w:rsidR="00596928" w:rsidRDefault="00711B2E">
      <w:pPr>
        <w:spacing w:line="480" w:lineRule="auto"/>
        <w:rPr>
          <w:rFonts w:ascii="Times New Roman" w:eastAsia="Times New Roman" w:hAnsi="Times New Roman" w:cs="Times New Roman"/>
          <w:i/>
          <w:sz w:val="24"/>
          <w:szCs w:val="24"/>
        </w:rPr>
      </w:pPr>
      <w:sdt>
        <w:sdtPr>
          <w:tag w:val="goog_rdk_17"/>
          <w:id w:val="-1669776623"/>
        </w:sdtPr>
        <w:sdtContent>
          <w:commentRangeStart w:id="175"/>
        </w:sdtContent>
      </w:sdt>
      <w:r w:rsidR="00243C0D">
        <w:rPr>
          <w:rFonts w:ascii="Times New Roman" w:eastAsia="Times New Roman" w:hAnsi="Times New Roman" w:cs="Times New Roman"/>
          <w:i/>
          <w:sz w:val="24"/>
          <w:szCs w:val="24"/>
        </w:rPr>
        <w:t>Climate risk (text largely adopted from Frank’s paper)</w:t>
      </w:r>
      <w:commentRangeEnd w:id="175"/>
      <w:r w:rsidR="00243C0D">
        <w:commentReference w:id="175"/>
      </w:r>
    </w:p>
    <w:p w14:paraId="00000065"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evidence that the increased exposure to extreme heat events (EHE) adversely affects human populations (Anderson &amp; Bell Michelle, 2011; Battisti &amp; Naylor, 2009; Guo et al., 2017; Mitchell et al., 2016) and natural systems within terrestrial (Harris et al., 2018; Maxwell et al., </w:t>
      </w:r>
      <w:r>
        <w:rPr>
          <w:rFonts w:ascii="Times New Roman" w:eastAsia="Times New Roman" w:hAnsi="Times New Roman" w:cs="Times New Roman"/>
          <w:sz w:val="24"/>
          <w:szCs w:val="24"/>
        </w:rPr>
        <w:lastRenderedPageBreak/>
        <w:t>2019) and marine environments (</w:t>
      </w:r>
      <w:proofErr w:type="spellStart"/>
      <w:r>
        <w:rPr>
          <w:rFonts w:ascii="Times New Roman" w:eastAsia="Times New Roman" w:hAnsi="Times New Roman" w:cs="Times New Roman"/>
          <w:sz w:val="24"/>
          <w:szCs w:val="24"/>
        </w:rPr>
        <w:t>Garrabou</w:t>
      </w:r>
      <w:proofErr w:type="spellEnd"/>
      <w:r>
        <w:rPr>
          <w:rFonts w:ascii="Times New Roman" w:eastAsia="Times New Roman" w:hAnsi="Times New Roman" w:cs="Times New Roman"/>
          <w:sz w:val="24"/>
          <w:szCs w:val="24"/>
        </w:rPr>
        <w:t xml:space="preserve"> et al., 2009; </w:t>
      </w:r>
      <w:proofErr w:type="spellStart"/>
      <w:r>
        <w:rPr>
          <w:rFonts w:ascii="Times New Roman" w:eastAsia="Times New Roman" w:hAnsi="Times New Roman" w:cs="Times New Roman"/>
          <w:sz w:val="24"/>
          <w:szCs w:val="24"/>
        </w:rPr>
        <w:t>Wernberg</w:t>
      </w:r>
      <w:proofErr w:type="spellEnd"/>
      <w:r>
        <w:rPr>
          <w:rFonts w:ascii="Times New Roman" w:eastAsia="Times New Roman" w:hAnsi="Times New Roman" w:cs="Times New Roman"/>
          <w:sz w:val="24"/>
          <w:szCs w:val="24"/>
        </w:rPr>
        <w:t xml:space="preserve"> et al., 2013). How the frequency and duration of EHE has changed over time has been explored primarily within terrestrial regions during the boreal and austral summers (</w:t>
      </w:r>
      <w:proofErr w:type="spellStart"/>
      <w:r>
        <w:rPr>
          <w:rFonts w:ascii="Times New Roman" w:eastAsia="Times New Roman" w:hAnsi="Times New Roman" w:cs="Times New Roman"/>
          <w:sz w:val="24"/>
          <w:szCs w:val="24"/>
        </w:rPr>
        <w:t>Coumou</w:t>
      </w:r>
      <w:proofErr w:type="spellEnd"/>
      <w:r>
        <w:rPr>
          <w:rFonts w:ascii="Times New Roman" w:eastAsia="Times New Roman" w:hAnsi="Times New Roman" w:cs="Times New Roman"/>
          <w:sz w:val="24"/>
          <w:szCs w:val="24"/>
        </w:rPr>
        <w:t xml:space="preserve"> &amp; Robinson, 2013; Oswald, 2018), but there are examples that have considered other seasons of the year (Alexander et al., 2006). There are a number of climate indices that have been used to estimate the occurrence of extreme heat events (</w:t>
      </w:r>
      <w:proofErr w:type="spellStart"/>
      <w:r>
        <w:rPr>
          <w:rFonts w:ascii="Times New Roman" w:eastAsia="Times New Roman" w:hAnsi="Times New Roman" w:cs="Times New Roman"/>
          <w:sz w:val="24"/>
          <w:szCs w:val="24"/>
        </w:rPr>
        <w:t>Fenner</w:t>
      </w:r>
      <w:proofErr w:type="spellEnd"/>
      <w:r>
        <w:rPr>
          <w:rFonts w:ascii="Times New Roman" w:eastAsia="Times New Roman" w:hAnsi="Times New Roman" w:cs="Times New Roman"/>
          <w:sz w:val="24"/>
          <w:szCs w:val="24"/>
        </w:rPr>
        <w:t xml:space="preserve"> et al., 2019; Smith et al., 2013). These climate indices are often context specific and there is little consensus on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71-year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00000066"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metric we used here is the 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71-year period. We modeled the change in the maximum duration in each event over the 71-year period using Poisson regression (Lambert, 1992).</w:t>
      </w:r>
    </w:p>
    <w:p w14:paraId="00000067"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S3</w:t>
      </w:r>
    </w:p>
    <w:p w14:paraId="00000068" w14:textId="77777777" w:rsidR="00596928" w:rsidRDefault="00596928">
      <w:pPr>
        <w:spacing w:line="480" w:lineRule="auto"/>
        <w:rPr>
          <w:rFonts w:ascii="Times New Roman" w:eastAsia="Times New Roman" w:hAnsi="Times New Roman" w:cs="Times New Roman"/>
          <w:sz w:val="24"/>
          <w:szCs w:val="24"/>
        </w:rPr>
      </w:pPr>
    </w:p>
    <w:p w14:paraId="00000069" w14:textId="77777777" w:rsidR="00596928" w:rsidRDefault="00243C0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Multi-objective optimization of pressure reduction</w:t>
      </w:r>
    </w:p>
    <w:p w14:paraId="0000006A"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processed all data described previously to a 10 x 10 km resolution and clipped data to the extent of land based on the global administrative areas database. </w:t>
      </w:r>
    </w:p>
    <w:p w14:paraId="0000006B"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developed an extension on the minimum set problem, which has the goal to identify a set of sites within a planning area that represents all conservation targets in the fewest number of sites</w:t>
      </w:r>
      <w:r>
        <w:rPr>
          <w:rFonts w:ascii="Times New Roman" w:eastAsia="Times New Roman" w:hAnsi="Times New Roman" w:cs="Times New Roman"/>
          <w:sz w:val="24"/>
          <w:szCs w:val="24"/>
          <w:vertAlign w:val="superscript"/>
        </w:rPr>
        <w:t>21</w:t>
      </w:r>
      <w:r>
        <w:rPr>
          <w:rFonts w:ascii="Times New Roman" w:eastAsia="Times New Roman" w:hAnsi="Times New Roman" w:cs="Times New Roman"/>
          <w:sz w:val="24"/>
          <w:szCs w:val="24"/>
        </w:rPr>
        <w:t xml:space="preserve">. Instead of including one objective we expanded the formulation to include multiple objectives in the </w:t>
      </w:r>
      <w:commentRangeStart w:id="176"/>
      <w:r>
        <w:rPr>
          <w:rFonts w:ascii="Times New Roman" w:eastAsia="Times New Roman" w:hAnsi="Times New Roman" w:cs="Times New Roman"/>
          <w:sz w:val="24"/>
          <w:szCs w:val="24"/>
        </w:rPr>
        <w:t xml:space="preserve">problem </w:t>
      </w:r>
      <w:sdt>
        <w:sdtPr>
          <w:tag w:val="goog_rdk_18"/>
          <w:id w:val="-1210880205"/>
        </w:sdtPr>
        <w:sdtContent/>
      </w:sdt>
      <w:r>
        <w:rPr>
          <w:rFonts w:ascii="Times New Roman" w:eastAsia="Times New Roman" w:hAnsi="Times New Roman" w:cs="Times New Roman"/>
          <w:sz w:val="24"/>
          <w:szCs w:val="24"/>
        </w:rPr>
        <w:t>formulation</w:t>
      </w:r>
      <w:commentRangeEnd w:id="176"/>
      <w:r w:rsidR="002E1216">
        <w:rPr>
          <w:rStyle w:val="CommentReference"/>
        </w:rPr>
        <w:commentReference w:id="176"/>
      </w:r>
      <w:r>
        <w:rPr>
          <w:rFonts w:ascii="Times New Roman" w:eastAsia="Times New Roman" w:hAnsi="Times New Roman" w:cs="Times New Roman"/>
          <w:sz w:val="24"/>
          <w:szCs w:val="24"/>
        </w:rPr>
        <w:t xml:space="preserve">. </w:t>
      </w:r>
      <w:sdt>
        <w:sdtPr>
          <w:tag w:val="goog_rdk_19"/>
          <w:id w:val="1721709786"/>
        </w:sdtPr>
        <w:sdtContent>
          <w:commentRangeStart w:id="177"/>
        </w:sdtContent>
      </w:sdt>
      <w:r>
        <w:rPr>
          <w:rFonts w:ascii="Times New Roman" w:eastAsia="Times New Roman" w:hAnsi="Times New Roman" w:cs="Times New Roman"/>
          <w:sz w:val="24"/>
          <w:szCs w:val="24"/>
        </w:rPr>
        <w:t>We used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 We considered up to three objectives in our prioritization scenarios, i) governance risk, ii) land-use risk, and iii) climate risk. To compare different scenarios, we calculated solutions for each unique objective combination (n = 15), as well as one where we use a constant objective function as the base scenario, as the order of the hierarchy can influence the results.</w:t>
      </w:r>
      <w:commentRangeEnd w:id="177"/>
      <w:r>
        <w:commentReference w:id="177"/>
      </w:r>
      <w:r>
        <w:rPr>
          <w:rFonts w:ascii="Times New Roman" w:eastAsia="Times New Roman" w:hAnsi="Times New Roman" w:cs="Times New Roman"/>
          <w:sz w:val="24"/>
          <w:szCs w:val="24"/>
        </w:rPr>
        <w:t xml:space="preserve"> </w:t>
      </w:r>
    </w:p>
    <w:p w14:paraId="0000006C" w14:textId="77777777" w:rsidR="00596928" w:rsidRDefault="00243C0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Jeff is working on the maths for this</w:t>
      </w:r>
    </w:p>
    <w:p w14:paraId="0000006D"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scenarios we locked in current protected areas and used the same feature set of 30,930 vertebrates. The target for each feature was set to 30% of their range. The </w:t>
      </w:r>
      <w:commentRangeStart w:id="178"/>
      <w:r>
        <w:rPr>
          <w:rFonts w:ascii="Times New Roman" w:eastAsia="Times New Roman" w:hAnsi="Times New Roman" w:cs="Times New Roman"/>
          <w:sz w:val="24"/>
          <w:szCs w:val="24"/>
        </w:rPr>
        <w:t xml:space="preserve">optimality gap </w:t>
      </w:r>
      <w:commentRangeEnd w:id="178"/>
      <w:r w:rsidR="002E1216">
        <w:rPr>
          <w:rStyle w:val="CommentReference"/>
        </w:rPr>
        <w:commentReference w:id="178"/>
      </w:r>
      <w:r>
        <w:rPr>
          <w:rFonts w:ascii="Times New Roman" w:eastAsia="Times New Roman" w:hAnsi="Times New Roman" w:cs="Times New Roman"/>
          <w:sz w:val="24"/>
          <w:szCs w:val="24"/>
        </w:rPr>
        <w:t xml:space="preserve">we use was 5% for each objective in the hierarchy. </w:t>
      </w:r>
    </w:p>
    <w:p w14:paraId="0000006E" w14:textId="77777777" w:rsidR="00596928" w:rsidRDefault="00596928">
      <w:pPr>
        <w:spacing w:line="480" w:lineRule="auto"/>
        <w:rPr>
          <w:rFonts w:ascii="Times New Roman" w:eastAsia="Times New Roman" w:hAnsi="Times New Roman" w:cs="Times New Roman"/>
          <w:sz w:val="24"/>
          <w:szCs w:val="24"/>
        </w:rPr>
      </w:pPr>
    </w:p>
    <w:p w14:paraId="0000006F"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 references</w:t>
      </w:r>
    </w:p>
    <w:p w14:paraId="00000070" w14:textId="77777777" w:rsidR="00596928" w:rsidRDefault="00243C0D">
      <w:pPr>
        <w:spacing w:line="480" w:lineRule="auto"/>
        <w:rPr>
          <w:rFonts w:ascii="Times New Roman" w:eastAsia="Times New Roman" w:hAnsi="Times New Roman" w:cs="Times New Roman"/>
          <w:sz w:val="24"/>
          <w:szCs w:val="24"/>
        </w:rPr>
      </w:pPr>
      <w:r>
        <w:br w:type="page"/>
      </w:r>
    </w:p>
    <w:p w14:paraId="00000071"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Acknowledgements </w:t>
      </w:r>
    </w:p>
    <w:p w14:paraId="00000072" w14:textId="77777777" w:rsidR="00596928" w:rsidRDefault="00596928">
      <w:pPr>
        <w:spacing w:after="0" w:line="480" w:lineRule="auto"/>
        <w:rPr>
          <w:rFonts w:ascii="Times New Roman" w:eastAsia="Times New Roman" w:hAnsi="Times New Roman" w:cs="Times New Roman"/>
          <w:b/>
          <w:sz w:val="24"/>
          <w:szCs w:val="24"/>
        </w:rPr>
      </w:pPr>
    </w:p>
    <w:p w14:paraId="00000073" w14:textId="77777777" w:rsidR="00596928" w:rsidRDefault="00243C0D">
      <w:pPr>
        <w:spacing w:after="0" w:line="480" w:lineRule="auto"/>
        <w:rPr>
          <w:rFonts w:ascii="Times New Roman" w:eastAsia="Times New Roman" w:hAnsi="Times New Roman" w:cs="Times New Roman"/>
        </w:rPr>
      </w:pPr>
      <w:r>
        <w:rPr>
          <w:rFonts w:ascii="Times New Roman" w:eastAsia="Times New Roman" w:hAnsi="Times New Roman" w:cs="Times New Roman"/>
        </w:rPr>
        <w:t>V. Tulloch was supported by a Postdoctoral Research Grant from Environment and Climate Change Canada.</w:t>
      </w:r>
    </w:p>
    <w:p w14:paraId="00000074" w14:textId="77777777" w:rsidR="00596928" w:rsidRDefault="00596928">
      <w:pPr>
        <w:spacing w:after="0" w:line="480" w:lineRule="auto"/>
        <w:rPr>
          <w:rFonts w:ascii="Times New Roman" w:eastAsia="Times New Roman" w:hAnsi="Times New Roman" w:cs="Times New Roman"/>
          <w:b/>
          <w:sz w:val="24"/>
          <w:szCs w:val="24"/>
        </w:rPr>
      </w:pPr>
    </w:p>
    <w:p w14:paraId="00000075"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 contributions</w:t>
      </w:r>
    </w:p>
    <w:p w14:paraId="00000076"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Competing interest declaration</w:t>
      </w:r>
    </w:p>
    <w:p w14:paraId="00000077" w14:textId="77777777" w:rsidR="00596928" w:rsidRDefault="00243C0D">
      <w:pPr>
        <w:spacing w:line="480" w:lineRule="auto"/>
        <w:rPr>
          <w:rFonts w:ascii="Times New Roman" w:eastAsia="Times New Roman" w:hAnsi="Times New Roman" w:cs="Times New Roman"/>
          <w:b/>
          <w:sz w:val="24"/>
          <w:szCs w:val="24"/>
        </w:rPr>
      </w:pPr>
      <w:r>
        <w:br w:type="page"/>
      </w:r>
    </w:p>
    <w:p w14:paraId="00000078"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S1. </w:t>
      </w:r>
      <w:r>
        <w:rPr>
          <w:rFonts w:ascii="Times New Roman" w:eastAsia="Times New Roman" w:hAnsi="Times New Roman" w:cs="Times New Roman"/>
          <w:sz w:val="24"/>
          <w:szCs w:val="24"/>
        </w:rPr>
        <w:t>Scenarios explored and global protection results. The risk factor order represents the order risk factors were included in the hierarchical prioritization. (G = governance, L = land use, C = Climate).</w:t>
      </w:r>
    </w:p>
    <w:p w14:paraId="00000079" w14:textId="77777777" w:rsidR="00596928" w:rsidRDefault="00596928">
      <w:pPr>
        <w:spacing w:line="480" w:lineRule="auto"/>
        <w:rPr>
          <w:rFonts w:ascii="Times New Roman" w:eastAsia="Times New Roman" w:hAnsi="Times New Roman" w:cs="Times New Roman"/>
          <w:sz w:val="24"/>
          <w:szCs w:val="24"/>
        </w:rPr>
      </w:pPr>
    </w:p>
    <w:tbl>
      <w:tblPr>
        <w:tblStyle w:val="a8"/>
        <w:tblW w:w="874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769"/>
        <w:gridCol w:w="2616"/>
        <w:gridCol w:w="4362"/>
      </w:tblGrid>
      <w:tr w:rsidR="00596928" w14:paraId="480C5C34" w14:textId="77777777">
        <w:trPr>
          <w:trHeight w:val="232"/>
        </w:trPr>
        <w:tc>
          <w:tcPr>
            <w:tcW w:w="1769" w:type="dxa"/>
            <w:tcBorders>
              <w:top w:val="single" w:sz="8" w:space="0" w:color="70AD47"/>
              <w:left w:val="single" w:sz="8" w:space="0" w:color="70AD47"/>
              <w:bottom w:val="single" w:sz="8" w:space="0" w:color="70AD47"/>
              <w:right w:val="nil"/>
            </w:tcBorders>
            <w:shd w:val="clear" w:color="auto" w:fill="70AD47"/>
            <w:vAlign w:val="center"/>
          </w:tcPr>
          <w:p w14:paraId="0000007A"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Scenario</w:t>
            </w:r>
          </w:p>
        </w:tc>
        <w:tc>
          <w:tcPr>
            <w:tcW w:w="2616" w:type="dxa"/>
            <w:tcBorders>
              <w:top w:val="single" w:sz="8" w:space="0" w:color="70AD47"/>
              <w:left w:val="nil"/>
              <w:bottom w:val="single" w:sz="8" w:space="0" w:color="70AD47"/>
              <w:right w:val="nil"/>
            </w:tcBorders>
            <w:shd w:val="clear" w:color="auto" w:fill="70AD47"/>
            <w:vAlign w:val="center"/>
          </w:tcPr>
          <w:p w14:paraId="0000007B"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factors included</w:t>
            </w:r>
          </w:p>
        </w:tc>
        <w:tc>
          <w:tcPr>
            <w:tcW w:w="4362" w:type="dxa"/>
            <w:tcBorders>
              <w:top w:val="single" w:sz="8" w:space="0" w:color="70AD47"/>
              <w:left w:val="nil"/>
              <w:bottom w:val="single" w:sz="8" w:space="0" w:color="70AD47"/>
              <w:right w:val="nil"/>
            </w:tcBorders>
            <w:shd w:val="clear" w:color="auto" w:fill="70AD47"/>
            <w:vAlign w:val="center"/>
          </w:tcPr>
          <w:p w14:paraId="0000007C"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Global land area protected [%]</w:t>
            </w:r>
          </w:p>
        </w:tc>
      </w:tr>
      <w:tr w:rsidR="00596928" w14:paraId="1D3A1022"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7D"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baseline</w:t>
            </w:r>
          </w:p>
        </w:tc>
        <w:tc>
          <w:tcPr>
            <w:tcW w:w="2616" w:type="dxa"/>
            <w:tcBorders>
              <w:top w:val="nil"/>
              <w:left w:val="nil"/>
              <w:bottom w:val="single" w:sz="8" w:space="0" w:color="A8D08D"/>
              <w:right w:val="single" w:sz="8" w:space="0" w:color="A8D08D"/>
            </w:tcBorders>
            <w:vAlign w:val="center"/>
          </w:tcPr>
          <w:p w14:paraId="0000007E"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62" w:type="dxa"/>
            <w:tcBorders>
              <w:top w:val="nil"/>
              <w:left w:val="nil"/>
              <w:bottom w:val="single" w:sz="8" w:space="0" w:color="A8D08D"/>
              <w:right w:val="single" w:sz="8" w:space="0" w:color="A8D08D"/>
            </w:tcBorders>
            <w:vAlign w:val="center"/>
          </w:tcPr>
          <w:p w14:paraId="0000007F"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28.08</w:t>
            </w:r>
          </w:p>
        </w:tc>
      </w:tr>
      <w:tr w:rsidR="00596928" w14:paraId="5789A8A4"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0"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616" w:type="dxa"/>
            <w:tcBorders>
              <w:top w:val="nil"/>
              <w:left w:val="nil"/>
              <w:bottom w:val="single" w:sz="8" w:space="0" w:color="A8D08D"/>
              <w:right w:val="single" w:sz="8" w:space="0" w:color="A8D08D"/>
            </w:tcBorders>
            <w:shd w:val="clear" w:color="auto" w:fill="auto"/>
            <w:vAlign w:val="center"/>
          </w:tcPr>
          <w:p w14:paraId="00000081"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w:t>
            </w:r>
          </w:p>
        </w:tc>
        <w:tc>
          <w:tcPr>
            <w:tcW w:w="4362" w:type="dxa"/>
            <w:tcBorders>
              <w:top w:val="nil"/>
              <w:left w:val="nil"/>
              <w:bottom w:val="single" w:sz="8" w:space="0" w:color="A8D08D"/>
              <w:right w:val="single" w:sz="8" w:space="0" w:color="A8D08D"/>
            </w:tcBorders>
            <w:shd w:val="clear" w:color="auto" w:fill="auto"/>
            <w:vAlign w:val="center"/>
          </w:tcPr>
          <w:p w14:paraId="00000082"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28.44</w:t>
            </w:r>
          </w:p>
        </w:tc>
      </w:tr>
      <w:tr w:rsidR="00596928" w14:paraId="57176F92"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3"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616" w:type="dxa"/>
            <w:tcBorders>
              <w:top w:val="nil"/>
              <w:left w:val="nil"/>
              <w:bottom w:val="single" w:sz="8" w:space="0" w:color="A8D08D"/>
              <w:right w:val="single" w:sz="8" w:space="0" w:color="A8D08D"/>
            </w:tcBorders>
            <w:vAlign w:val="center"/>
          </w:tcPr>
          <w:p w14:paraId="00000084"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p>
        </w:tc>
        <w:tc>
          <w:tcPr>
            <w:tcW w:w="4362" w:type="dxa"/>
            <w:tcBorders>
              <w:top w:val="nil"/>
              <w:left w:val="nil"/>
              <w:bottom w:val="single" w:sz="8" w:space="0" w:color="A8D08D"/>
              <w:right w:val="single" w:sz="8" w:space="0" w:color="A8D08D"/>
            </w:tcBorders>
            <w:vAlign w:val="center"/>
          </w:tcPr>
          <w:p w14:paraId="00000085"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29.23</w:t>
            </w:r>
          </w:p>
        </w:tc>
      </w:tr>
      <w:tr w:rsidR="00596928" w14:paraId="392025A2"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6"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616" w:type="dxa"/>
            <w:tcBorders>
              <w:top w:val="nil"/>
              <w:left w:val="nil"/>
              <w:bottom w:val="single" w:sz="8" w:space="0" w:color="A8D08D"/>
              <w:right w:val="single" w:sz="8" w:space="0" w:color="A8D08D"/>
            </w:tcBorders>
            <w:shd w:val="clear" w:color="auto" w:fill="auto"/>
            <w:vAlign w:val="center"/>
          </w:tcPr>
          <w:p w14:paraId="00000087"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4362" w:type="dxa"/>
            <w:tcBorders>
              <w:top w:val="nil"/>
              <w:left w:val="nil"/>
              <w:bottom w:val="single" w:sz="8" w:space="0" w:color="A8D08D"/>
              <w:right w:val="single" w:sz="8" w:space="0" w:color="A8D08D"/>
            </w:tcBorders>
            <w:shd w:val="clear" w:color="auto" w:fill="auto"/>
            <w:vAlign w:val="center"/>
          </w:tcPr>
          <w:p w14:paraId="00000088"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28.45</w:t>
            </w:r>
          </w:p>
        </w:tc>
      </w:tr>
      <w:tr w:rsidR="00596928" w14:paraId="2150796B"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9"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2616" w:type="dxa"/>
            <w:tcBorders>
              <w:top w:val="nil"/>
              <w:left w:val="nil"/>
              <w:bottom w:val="single" w:sz="8" w:space="0" w:color="A8D08D"/>
              <w:right w:val="single" w:sz="8" w:space="0" w:color="A8D08D"/>
            </w:tcBorders>
            <w:vAlign w:val="center"/>
          </w:tcPr>
          <w:p w14:paraId="0000008A"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L</w:t>
            </w:r>
          </w:p>
        </w:tc>
        <w:tc>
          <w:tcPr>
            <w:tcW w:w="4362" w:type="dxa"/>
            <w:tcBorders>
              <w:top w:val="nil"/>
              <w:left w:val="nil"/>
              <w:bottom w:val="single" w:sz="8" w:space="0" w:color="A8D08D"/>
              <w:right w:val="single" w:sz="8" w:space="0" w:color="A8D08D"/>
            </w:tcBorders>
            <w:vAlign w:val="center"/>
          </w:tcPr>
          <w:p w14:paraId="0000008B"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596928" w14:paraId="274EAEE0"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C"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2616" w:type="dxa"/>
            <w:tcBorders>
              <w:top w:val="nil"/>
              <w:left w:val="nil"/>
              <w:bottom w:val="single" w:sz="8" w:space="0" w:color="A8D08D"/>
              <w:right w:val="single" w:sz="8" w:space="0" w:color="A8D08D"/>
            </w:tcBorders>
            <w:shd w:val="clear" w:color="auto" w:fill="auto"/>
            <w:vAlign w:val="center"/>
          </w:tcPr>
          <w:p w14:paraId="0000008D"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G</w:t>
            </w:r>
          </w:p>
        </w:tc>
        <w:tc>
          <w:tcPr>
            <w:tcW w:w="4362" w:type="dxa"/>
            <w:tcBorders>
              <w:top w:val="nil"/>
              <w:left w:val="nil"/>
              <w:bottom w:val="single" w:sz="8" w:space="0" w:color="A8D08D"/>
              <w:right w:val="single" w:sz="8" w:space="0" w:color="A8D08D"/>
            </w:tcBorders>
            <w:shd w:val="clear" w:color="auto" w:fill="auto"/>
            <w:vAlign w:val="center"/>
          </w:tcPr>
          <w:p w14:paraId="0000008E"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29.23</w:t>
            </w:r>
          </w:p>
        </w:tc>
      </w:tr>
      <w:tr w:rsidR="00596928" w14:paraId="10979946"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F"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2616" w:type="dxa"/>
            <w:tcBorders>
              <w:top w:val="nil"/>
              <w:left w:val="nil"/>
              <w:bottom w:val="single" w:sz="8" w:space="0" w:color="A8D08D"/>
              <w:right w:val="single" w:sz="8" w:space="0" w:color="A8D08D"/>
            </w:tcBorders>
            <w:vAlign w:val="center"/>
          </w:tcPr>
          <w:p w14:paraId="00000090"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C</w:t>
            </w:r>
          </w:p>
        </w:tc>
        <w:tc>
          <w:tcPr>
            <w:tcW w:w="4362" w:type="dxa"/>
            <w:tcBorders>
              <w:top w:val="nil"/>
              <w:left w:val="nil"/>
              <w:bottom w:val="single" w:sz="8" w:space="0" w:color="A8D08D"/>
              <w:right w:val="single" w:sz="8" w:space="0" w:color="A8D08D"/>
            </w:tcBorders>
            <w:vAlign w:val="center"/>
          </w:tcPr>
          <w:p w14:paraId="00000091"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28.43</w:t>
            </w:r>
          </w:p>
        </w:tc>
      </w:tr>
      <w:tr w:rsidR="00596928" w14:paraId="22DFDA5D"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2"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2616" w:type="dxa"/>
            <w:tcBorders>
              <w:top w:val="nil"/>
              <w:left w:val="nil"/>
              <w:bottom w:val="single" w:sz="8" w:space="0" w:color="A8D08D"/>
              <w:right w:val="single" w:sz="8" w:space="0" w:color="A8D08D"/>
            </w:tcBorders>
            <w:shd w:val="clear" w:color="auto" w:fill="auto"/>
            <w:vAlign w:val="center"/>
          </w:tcPr>
          <w:p w14:paraId="00000093"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G</w:t>
            </w:r>
          </w:p>
        </w:tc>
        <w:tc>
          <w:tcPr>
            <w:tcW w:w="4362" w:type="dxa"/>
            <w:tcBorders>
              <w:top w:val="nil"/>
              <w:left w:val="nil"/>
              <w:bottom w:val="single" w:sz="8" w:space="0" w:color="A8D08D"/>
              <w:right w:val="single" w:sz="8" w:space="0" w:color="A8D08D"/>
            </w:tcBorders>
            <w:shd w:val="clear" w:color="auto" w:fill="auto"/>
            <w:vAlign w:val="center"/>
          </w:tcPr>
          <w:p w14:paraId="00000094"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28.45</w:t>
            </w:r>
          </w:p>
        </w:tc>
      </w:tr>
      <w:tr w:rsidR="00596928" w14:paraId="00C8E3A7"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95"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2616" w:type="dxa"/>
            <w:tcBorders>
              <w:top w:val="nil"/>
              <w:left w:val="nil"/>
              <w:bottom w:val="single" w:sz="8" w:space="0" w:color="A8D08D"/>
              <w:right w:val="single" w:sz="8" w:space="0" w:color="A8D08D"/>
            </w:tcBorders>
            <w:vAlign w:val="center"/>
          </w:tcPr>
          <w:p w14:paraId="00000096"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C</w:t>
            </w:r>
          </w:p>
        </w:tc>
        <w:tc>
          <w:tcPr>
            <w:tcW w:w="4362" w:type="dxa"/>
            <w:tcBorders>
              <w:top w:val="nil"/>
              <w:left w:val="nil"/>
              <w:bottom w:val="single" w:sz="8" w:space="0" w:color="A8D08D"/>
              <w:right w:val="single" w:sz="8" w:space="0" w:color="A8D08D"/>
            </w:tcBorders>
            <w:vAlign w:val="center"/>
          </w:tcPr>
          <w:p w14:paraId="00000097"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596928" w14:paraId="35D2242F"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8"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2616" w:type="dxa"/>
            <w:tcBorders>
              <w:top w:val="nil"/>
              <w:left w:val="nil"/>
              <w:bottom w:val="single" w:sz="8" w:space="0" w:color="A8D08D"/>
              <w:right w:val="single" w:sz="8" w:space="0" w:color="A8D08D"/>
            </w:tcBorders>
            <w:shd w:val="clear" w:color="auto" w:fill="auto"/>
            <w:vAlign w:val="center"/>
          </w:tcPr>
          <w:p w14:paraId="00000099"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L</w:t>
            </w:r>
          </w:p>
        </w:tc>
        <w:tc>
          <w:tcPr>
            <w:tcW w:w="4362" w:type="dxa"/>
            <w:tcBorders>
              <w:top w:val="nil"/>
              <w:left w:val="nil"/>
              <w:bottom w:val="single" w:sz="8" w:space="0" w:color="A8D08D"/>
              <w:right w:val="single" w:sz="8" w:space="0" w:color="A8D08D"/>
            </w:tcBorders>
            <w:shd w:val="clear" w:color="auto" w:fill="auto"/>
            <w:vAlign w:val="center"/>
          </w:tcPr>
          <w:p w14:paraId="0000009A"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596928" w14:paraId="59C2E07D"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9B"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2616" w:type="dxa"/>
            <w:tcBorders>
              <w:top w:val="nil"/>
              <w:left w:val="nil"/>
              <w:bottom w:val="single" w:sz="8" w:space="0" w:color="A8D08D"/>
              <w:right w:val="single" w:sz="8" w:space="0" w:color="A8D08D"/>
            </w:tcBorders>
            <w:vAlign w:val="center"/>
          </w:tcPr>
          <w:p w14:paraId="0000009C"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L &gt; C</w:t>
            </w:r>
          </w:p>
        </w:tc>
        <w:tc>
          <w:tcPr>
            <w:tcW w:w="4362" w:type="dxa"/>
            <w:tcBorders>
              <w:top w:val="nil"/>
              <w:left w:val="nil"/>
              <w:bottom w:val="single" w:sz="8" w:space="0" w:color="A8D08D"/>
              <w:right w:val="single" w:sz="8" w:space="0" w:color="A8D08D"/>
            </w:tcBorders>
            <w:vAlign w:val="center"/>
          </w:tcPr>
          <w:p w14:paraId="0000009D"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29.17</w:t>
            </w:r>
          </w:p>
        </w:tc>
      </w:tr>
      <w:tr w:rsidR="00596928" w14:paraId="242AF04E"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E"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2616" w:type="dxa"/>
            <w:tcBorders>
              <w:top w:val="nil"/>
              <w:left w:val="nil"/>
              <w:bottom w:val="single" w:sz="8" w:space="0" w:color="A8D08D"/>
              <w:right w:val="single" w:sz="8" w:space="0" w:color="A8D08D"/>
            </w:tcBorders>
            <w:shd w:val="clear" w:color="auto" w:fill="auto"/>
            <w:vAlign w:val="center"/>
          </w:tcPr>
          <w:p w14:paraId="0000009F"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C &gt; L</w:t>
            </w:r>
          </w:p>
        </w:tc>
        <w:tc>
          <w:tcPr>
            <w:tcW w:w="4362" w:type="dxa"/>
            <w:tcBorders>
              <w:top w:val="nil"/>
              <w:left w:val="nil"/>
              <w:bottom w:val="single" w:sz="8" w:space="0" w:color="A8D08D"/>
              <w:right w:val="single" w:sz="8" w:space="0" w:color="A8D08D"/>
            </w:tcBorders>
            <w:shd w:val="clear" w:color="auto" w:fill="auto"/>
            <w:vAlign w:val="center"/>
          </w:tcPr>
          <w:p w14:paraId="000000A0"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596928" w14:paraId="1E51B276"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A1"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w:t>
            </w:r>
          </w:p>
        </w:tc>
        <w:tc>
          <w:tcPr>
            <w:tcW w:w="2616" w:type="dxa"/>
            <w:tcBorders>
              <w:top w:val="nil"/>
              <w:left w:val="nil"/>
              <w:bottom w:val="single" w:sz="8" w:space="0" w:color="A8D08D"/>
              <w:right w:val="single" w:sz="8" w:space="0" w:color="A8D08D"/>
            </w:tcBorders>
            <w:vAlign w:val="center"/>
          </w:tcPr>
          <w:p w14:paraId="000000A2"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G &gt; C</w:t>
            </w:r>
          </w:p>
        </w:tc>
        <w:tc>
          <w:tcPr>
            <w:tcW w:w="4362" w:type="dxa"/>
            <w:tcBorders>
              <w:top w:val="nil"/>
              <w:left w:val="nil"/>
              <w:bottom w:val="single" w:sz="8" w:space="0" w:color="A8D08D"/>
              <w:right w:val="single" w:sz="8" w:space="0" w:color="A8D08D"/>
            </w:tcBorders>
            <w:vAlign w:val="center"/>
          </w:tcPr>
          <w:p w14:paraId="000000A3"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596928" w14:paraId="3F380F57"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A4"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w:t>
            </w:r>
          </w:p>
        </w:tc>
        <w:tc>
          <w:tcPr>
            <w:tcW w:w="2616" w:type="dxa"/>
            <w:tcBorders>
              <w:top w:val="nil"/>
              <w:left w:val="nil"/>
              <w:bottom w:val="single" w:sz="8" w:space="0" w:color="A8D08D"/>
              <w:right w:val="single" w:sz="8" w:space="0" w:color="A8D08D"/>
            </w:tcBorders>
            <w:shd w:val="clear" w:color="auto" w:fill="auto"/>
            <w:vAlign w:val="center"/>
          </w:tcPr>
          <w:p w14:paraId="000000A5"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C &gt; G</w:t>
            </w:r>
          </w:p>
        </w:tc>
        <w:tc>
          <w:tcPr>
            <w:tcW w:w="4362" w:type="dxa"/>
            <w:tcBorders>
              <w:top w:val="nil"/>
              <w:left w:val="nil"/>
              <w:bottom w:val="single" w:sz="8" w:space="0" w:color="A8D08D"/>
              <w:right w:val="single" w:sz="8" w:space="0" w:color="A8D08D"/>
            </w:tcBorders>
            <w:shd w:val="clear" w:color="auto" w:fill="auto"/>
            <w:vAlign w:val="center"/>
          </w:tcPr>
          <w:p w14:paraId="000000A6"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596928" w14:paraId="64B15877"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A7"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w:t>
            </w:r>
          </w:p>
        </w:tc>
        <w:tc>
          <w:tcPr>
            <w:tcW w:w="2616" w:type="dxa"/>
            <w:tcBorders>
              <w:top w:val="nil"/>
              <w:left w:val="nil"/>
              <w:bottom w:val="single" w:sz="8" w:space="0" w:color="A8D08D"/>
              <w:right w:val="single" w:sz="8" w:space="0" w:color="A8D08D"/>
            </w:tcBorders>
            <w:vAlign w:val="center"/>
          </w:tcPr>
          <w:p w14:paraId="000000A8"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G &gt; L</w:t>
            </w:r>
          </w:p>
        </w:tc>
        <w:tc>
          <w:tcPr>
            <w:tcW w:w="4362" w:type="dxa"/>
            <w:tcBorders>
              <w:top w:val="nil"/>
              <w:left w:val="nil"/>
              <w:bottom w:val="single" w:sz="8" w:space="0" w:color="A8D08D"/>
              <w:right w:val="single" w:sz="8" w:space="0" w:color="A8D08D"/>
            </w:tcBorders>
            <w:vAlign w:val="center"/>
          </w:tcPr>
          <w:p w14:paraId="000000A9"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596928" w14:paraId="029BC199"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AA" w14:textId="77777777" w:rsidR="00596928" w:rsidRDefault="00243C0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w:t>
            </w:r>
          </w:p>
        </w:tc>
        <w:tc>
          <w:tcPr>
            <w:tcW w:w="2616" w:type="dxa"/>
            <w:tcBorders>
              <w:top w:val="nil"/>
              <w:left w:val="nil"/>
              <w:bottom w:val="single" w:sz="8" w:space="0" w:color="A8D08D"/>
              <w:right w:val="single" w:sz="8" w:space="0" w:color="A8D08D"/>
            </w:tcBorders>
            <w:shd w:val="clear" w:color="auto" w:fill="auto"/>
            <w:vAlign w:val="center"/>
          </w:tcPr>
          <w:p w14:paraId="000000AB" w14:textId="77777777" w:rsidR="00596928" w:rsidRDefault="00243C0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L &gt; G</w:t>
            </w:r>
          </w:p>
        </w:tc>
        <w:tc>
          <w:tcPr>
            <w:tcW w:w="4362" w:type="dxa"/>
            <w:tcBorders>
              <w:top w:val="nil"/>
              <w:left w:val="nil"/>
              <w:bottom w:val="single" w:sz="8" w:space="0" w:color="A8D08D"/>
              <w:right w:val="single" w:sz="8" w:space="0" w:color="A8D08D"/>
            </w:tcBorders>
            <w:shd w:val="clear" w:color="auto" w:fill="auto"/>
            <w:vAlign w:val="center"/>
          </w:tcPr>
          <w:p w14:paraId="000000AC" w14:textId="77777777" w:rsidR="00596928" w:rsidRDefault="00243C0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bl>
    <w:p w14:paraId="000000AD" w14:textId="77777777" w:rsidR="00596928" w:rsidRDefault="00596928">
      <w:pPr>
        <w:spacing w:line="480" w:lineRule="auto"/>
        <w:rPr>
          <w:rFonts w:ascii="Times New Roman" w:eastAsia="Times New Roman" w:hAnsi="Times New Roman" w:cs="Times New Roman"/>
          <w:b/>
          <w:sz w:val="24"/>
          <w:szCs w:val="24"/>
        </w:rPr>
      </w:pPr>
    </w:p>
    <w:p w14:paraId="000000AE" w14:textId="77777777" w:rsidR="00596928" w:rsidRDefault="00243C0D">
      <w:pPr>
        <w:rPr>
          <w:rFonts w:ascii="Times New Roman" w:eastAsia="Times New Roman" w:hAnsi="Times New Roman" w:cs="Times New Roman"/>
          <w:b/>
          <w:sz w:val="24"/>
          <w:szCs w:val="24"/>
        </w:rPr>
      </w:pPr>
      <w:r>
        <w:br w:type="page"/>
      </w:r>
    </w:p>
    <w:p w14:paraId="000000AF"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S2</w:t>
      </w:r>
      <w:r>
        <w:rPr>
          <w:rFonts w:ascii="Times New Roman" w:eastAsia="Times New Roman" w:hAnsi="Times New Roman" w:cs="Times New Roman"/>
          <w:sz w:val="24"/>
          <w:szCs w:val="24"/>
        </w:rPr>
        <w:t>. Country specific results for the 15 scenarios investigated. Numbers represent % of land area of a country selected.</w:t>
      </w:r>
      <w:r>
        <w:rPr>
          <w:rFonts w:ascii="Times New Roman" w:eastAsia="Times New Roman" w:hAnsi="Times New Roman" w:cs="Times New Roman"/>
          <w:sz w:val="24"/>
          <w:szCs w:val="24"/>
        </w:rPr>
        <w:br/>
        <w:t xml:space="preserve">(As an example 5 countries included here, full list in csv) </w:t>
      </w:r>
      <w:r>
        <w:rPr>
          <w:rFonts w:ascii="Times New Roman" w:eastAsia="Times New Roman" w:hAnsi="Times New Roman" w:cs="Times New Roman"/>
          <w:sz w:val="24"/>
          <w:szCs w:val="24"/>
        </w:rPr>
        <w:br/>
      </w:r>
      <w:hyperlink r:id="rId17">
        <w:r>
          <w:rPr>
            <w:rFonts w:ascii="Times New Roman" w:eastAsia="Times New Roman" w:hAnsi="Times New Roman" w:cs="Times New Roman"/>
            <w:color w:val="1155CC"/>
            <w:sz w:val="24"/>
            <w:szCs w:val="24"/>
            <w:u w:val="single"/>
          </w:rPr>
          <w:t>https://drive.google.com/file/d/1eD4y4K8XG4nxnRL5fNtiTqzuqfIJ_DfB/view?usp=sharing</w:t>
        </w:r>
      </w:hyperlink>
      <w:r>
        <w:rPr>
          <w:rFonts w:ascii="Times New Roman" w:eastAsia="Times New Roman" w:hAnsi="Times New Roman" w:cs="Times New Roman"/>
          <w:sz w:val="24"/>
          <w:szCs w:val="24"/>
        </w:rPr>
        <w:t xml:space="preserve"> </w:t>
      </w:r>
    </w:p>
    <w:tbl>
      <w:tblPr>
        <w:tblStyle w:val="a9"/>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437"/>
        <w:gridCol w:w="1438"/>
        <w:gridCol w:w="2159"/>
        <w:gridCol w:w="1438"/>
        <w:gridCol w:w="1438"/>
        <w:gridCol w:w="1440"/>
      </w:tblGrid>
      <w:tr w:rsidR="00596928" w14:paraId="2C5EC16E" w14:textId="77777777" w:rsidTr="00596928">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0" w14:textId="77777777" w:rsidR="00596928" w:rsidRDefault="00596928">
            <w:pPr>
              <w:rPr>
                <w:rFonts w:ascii="Times New Roman" w:eastAsia="Times New Roman" w:hAnsi="Times New Roman" w:cs="Times New Roman"/>
                <w:sz w:val="24"/>
                <w:szCs w:val="24"/>
              </w:rPr>
            </w:pPr>
          </w:p>
        </w:tc>
        <w:tc>
          <w:tcPr>
            <w:tcW w:w="1438" w:type="dxa"/>
          </w:tcPr>
          <w:p w14:paraId="000000B1" w14:textId="77777777" w:rsidR="00596928" w:rsidRDefault="00243C0D">
            <w:pPr>
              <w:cnfStyle w:val="100000000000" w:firstRow="1" w:lastRow="0" w:firstColumn="0" w:lastColumn="0" w:oddVBand="0" w:evenVBand="0" w:oddHBand="0" w:evenHBand="0" w:firstRowFirstColumn="0" w:firstRowLastColumn="0" w:lastRowFirstColumn="0" w:lastRowLastColumn="0"/>
              <w:rPr>
                <w:color w:val="000000"/>
              </w:rPr>
            </w:pPr>
            <w:r>
              <w:rPr>
                <w:color w:val="000000"/>
              </w:rPr>
              <w:t>Afghanistan</w:t>
            </w:r>
          </w:p>
        </w:tc>
        <w:tc>
          <w:tcPr>
            <w:tcW w:w="2159" w:type="dxa"/>
          </w:tcPr>
          <w:p w14:paraId="000000B2" w14:textId="77777777" w:rsidR="00596928" w:rsidRDefault="00243C0D">
            <w:pPr>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Akrotiri</w:t>
            </w:r>
            <w:proofErr w:type="spellEnd"/>
            <w:r>
              <w:rPr>
                <w:color w:val="000000"/>
              </w:rPr>
              <w:t xml:space="preserve"> and </w:t>
            </w:r>
            <w:proofErr w:type="spellStart"/>
            <w:r>
              <w:rPr>
                <w:color w:val="000000"/>
              </w:rPr>
              <w:t>Dhekelia</w:t>
            </w:r>
            <w:proofErr w:type="spellEnd"/>
          </w:p>
        </w:tc>
        <w:tc>
          <w:tcPr>
            <w:tcW w:w="1438" w:type="dxa"/>
          </w:tcPr>
          <w:p w14:paraId="000000B3" w14:textId="77777777" w:rsidR="00596928" w:rsidRDefault="00243C0D">
            <w:pPr>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Åland</w:t>
            </w:r>
            <w:proofErr w:type="spellEnd"/>
          </w:p>
        </w:tc>
        <w:tc>
          <w:tcPr>
            <w:tcW w:w="1438" w:type="dxa"/>
          </w:tcPr>
          <w:p w14:paraId="000000B4" w14:textId="77777777" w:rsidR="00596928" w:rsidRDefault="00243C0D">
            <w:pPr>
              <w:cnfStyle w:val="100000000000" w:firstRow="1" w:lastRow="0" w:firstColumn="0" w:lastColumn="0" w:oddVBand="0" w:evenVBand="0" w:oddHBand="0" w:evenHBand="0" w:firstRowFirstColumn="0" w:firstRowLastColumn="0" w:lastRowFirstColumn="0" w:lastRowLastColumn="0"/>
              <w:rPr>
                <w:color w:val="000000"/>
              </w:rPr>
            </w:pPr>
            <w:r>
              <w:rPr>
                <w:color w:val="000000"/>
              </w:rPr>
              <w:t>Albania</w:t>
            </w:r>
          </w:p>
        </w:tc>
        <w:tc>
          <w:tcPr>
            <w:tcW w:w="1440" w:type="dxa"/>
          </w:tcPr>
          <w:p w14:paraId="000000B5" w14:textId="77777777" w:rsidR="00596928" w:rsidRDefault="00243C0D">
            <w:pPr>
              <w:cnfStyle w:val="100000000000" w:firstRow="1" w:lastRow="0" w:firstColumn="0" w:lastColumn="0" w:oddVBand="0" w:evenVBand="0" w:oddHBand="0" w:evenHBand="0" w:firstRowFirstColumn="0" w:firstRowLastColumn="0" w:lastRowFirstColumn="0" w:lastRowLastColumn="0"/>
              <w:rPr>
                <w:color w:val="000000"/>
              </w:rPr>
            </w:pPr>
            <w:r>
              <w:rPr>
                <w:color w:val="000000"/>
              </w:rPr>
              <w:t>Algeria</w:t>
            </w:r>
          </w:p>
        </w:tc>
      </w:tr>
      <w:tr w:rsidR="00596928" w14:paraId="4A2F714E"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6" w14:textId="77777777" w:rsidR="00596928" w:rsidRDefault="00243C0D">
            <w:pPr>
              <w:rPr>
                <w:color w:val="000000"/>
              </w:rPr>
            </w:pPr>
            <w:r>
              <w:rPr>
                <w:color w:val="000000"/>
              </w:rPr>
              <w:t>A</w:t>
            </w:r>
          </w:p>
        </w:tc>
        <w:tc>
          <w:tcPr>
            <w:tcW w:w="1438" w:type="dxa"/>
          </w:tcPr>
          <w:p w14:paraId="000000B7"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22.99</w:t>
            </w:r>
          </w:p>
        </w:tc>
        <w:tc>
          <w:tcPr>
            <w:tcW w:w="2159" w:type="dxa"/>
          </w:tcPr>
          <w:p w14:paraId="000000B8"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B9"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438" w:type="dxa"/>
          </w:tcPr>
          <w:p w14:paraId="000000BA"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19.1</w:t>
            </w:r>
          </w:p>
        </w:tc>
        <w:tc>
          <w:tcPr>
            <w:tcW w:w="1440" w:type="dxa"/>
          </w:tcPr>
          <w:p w14:paraId="000000BB"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32.65</w:t>
            </w:r>
          </w:p>
        </w:tc>
      </w:tr>
      <w:tr w:rsidR="00596928" w14:paraId="191A8DBD"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C" w14:textId="77777777" w:rsidR="00596928" w:rsidRDefault="00243C0D">
            <w:pPr>
              <w:rPr>
                <w:color w:val="000000"/>
              </w:rPr>
            </w:pPr>
            <w:r>
              <w:rPr>
                <w:color w:val="000000"/>
              </w:rPr>
              <w:t>S</w:t>
            </w:r>
          </w:p>
        </w:tc>
        <w:tc>
          <w:tcPr>
            <w:tcW w:w="1438" w:type="dxa"/>
          </w:tcPr>
          <w:p w14:paraId="000000BD"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15.93</w:t>
            </w:r>
          </w:p>
        </w:tc>
        <w:tc>
          <w:tcPr>
            <w:tcW w:w="2159" w:type="dxa"/>
          </w:tcPr>
          <w:p w14:paraId="000000BE"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100</w:t>
            </w:r>
          </w:p>
        </w:tc>
        <w:tc>
          <w:tcPr>
            <w:tcW w:w="1438" w:type="dxa"/>
          </w:tcPr>
          <w:p w14:paraId="000000BF"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100</w:t>
            </w:r>
          </w:p>
        </w:tc>
        <w:tc>
          <w:tcPr>
            <w:tcW w:w="1438" w:type="dxa"/>
          </w:tcPr>
          <w:p w14:paraId="000000C0"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17.36</w:t>
            </w:r>
          </w:p>
        </w:tc>
        <w:tc>
          <w:tcPr>
            <w:tcW w:w="1440" w:type="dxa"/>
          </w:tcPr>
          <w:p w14:paraId="000000C1"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20.54</w:t>
            </w:r>
          </w:p>
        </w:tc>
      </w:tr>
      <w:tr w:rsidR="00596928" w14:paraId="2ABC3B51"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2" w14:textId="77777777" w:rsidR="00596928" w:rsidRDefault="00243C0D">
            <w:pPr>
              <w:rPr>
                <w:color w:val="000000"/>
              </w:rPr>
            </w:pPr>
            <w:r>
              <w:rPr>
                <w:color w:val="000000"/>
              </w:rPr>
              <w:t>L</w:t>
            </w:r>
          </w:p>
        </w:tc>
        <w:tc>
          <w:tcPr>
            <w:tcW w:w="1438" w:type="dxa"/>
          </w:tcPr>
          <w:p w14:paraId="000000C3"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26.65</w:t>
            </w:r>
          </w:p>
        </w:tc>
        <w:tc>
          <w:tcPr>
            <w:tcW w:w="2159" w:type="dxa"/>
          </w:tcPr>
          <w:p w14:paraId="000000C4"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C5"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33.33</w:t>
            </w:r>
          </w:p>
        </w:tc>
        <w:tc>
          <w:tcPr>
            <w:tcW w:w="1438" w:type="dxa"/>
          </w:tcPr>
          <w:p w14:paraId="000000C6"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0C7"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29.8</w:t>
            </w:r>
          </w:p>
        </w:tc>
      </w:tr>
      <w:tr w:rsidR="00596928" w14:paraId="123C59FC"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8" w14:textId="77777777" w:rsidR="00596928" w:rsidRDefault="00243C0D">
            <w:pPr>
              <w:rPr>
                <w:color w:val="000000"/>
              </w:rPr>
            </w:pPr>
            <w:r>
              <w:rPr>
                <w:color w:val="000000"/>
              </w:rPr>
              <w:t>C</w:t>
            </w:r>
          </w:p>
        </w:tc>
        <w:tc>
          <w:tcPr>
            <w:tcW w:w="1438" w:type="dxa"/>
          </w:tcPr>
          <w:p w14:paraId="000000C9"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23.1</w:t>
            </w:r>
          </w:p>
        </w:tc>
        <w:tc>
          <w:tcPr>
            <w:tcW w:w="2159" w:type="dxa"/>
          </w:tcPr>
          <w:p w14:paraId="000000CA"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CB"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CC"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19.79</w:t>
            </w:r>
          </w:p>
        </w:tc>
        <w:tc>
          <w:tcPr>
            <w:tcW w:w="1440" w:type="dxa"/>
          </w:tcPr>
          <w:p w14:paraId="000000CD"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27.53</w:t>
            </w:r>
          </w:p>
        </w:tc>
      </w:tr>
      <w:tr w:rsidR="00596928" w14:paraId="3054DDEF"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E" w14:textId="77777777" w:rsidR="00596928" w:rsidRDefault="00243C0D">
            <w:pPr>
              <w:rPr>
                <w:color w:val="000000"/>
              </w:rPr>
            </w:pPr>
            <w:r>
              <w:rPr>
                <w:color w:val="000000"/>
              </w:rPr>
              <w:t>SL</w:t>
            </w:r>
          </w:p>
        </w:tc>
        <w:tc>
          <w:tcPr>
            <w:tcW w:w="1438" w:type="dxa"/>
          </w:tcPr>
          <w:p w14:paraId="000000CF"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26.58</w:t>
            </w:r>
          </w:p>
        </w:tc>
        <w:tc>
          <w:tcPr>
            <w:tcW w:w="2159" w:type="dxa"/>
          </w:tcPr>
          <w:p w14:paraId="000000D0"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D1"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8.33</w:t>
            </w:r>
          </w:p>
        </w:tc>
        <w:tc>
          <w:tcPr>
            <w:tcW w:w="1438" w:type="dxa"/>
          </w:tcPr>
          <w:p w14:paraId="000000D2"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0D3"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30.01</w:t>
            </w:r>
          </w:p>
        </w:tc>
      </w:tr>
      <w:tr w:rsidR="00596928" w14:paraId="42D2D4F1"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D4" w14:textId="77777777" w:rsidR="00596928" w:rsidRDefault="00243C0D">
            <w:pPr>
              <w:rPr>
                <w:color w:val="000000"/>
              </w:rPr>
            </w:pPr>
            <w:r>
              <w:rPr>
                <w:color w:val="000000"/>
              </w:rPr>
              <w:t>LS</w:t>
            </w:r>
          </w:p>
        </w:tc>
        <w:tc>
          <w:tcPr>
            <w:tcW w:w="1438" w:type="dxa"/>
          </w:tcPr>
          <w:p w14:paraId="000000D5"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0D6"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D7"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25</w:t>
            </w:r>
          </w:p>
        </w:tc>
        <w:tc>
          <w:tcPr>
            <w:tcW w:w="1438" w:type="dxa"/>
          </w:tcPr>
          <w:p w14:paraId="000000D8"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D9"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29.81</w:t>
            </w:r>
          </w:p>
        </w:tc>
      </w:tr>
      <w:tr w:rsidR="00596928" w14:paraId="2D400774"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DA" w14:textId="77777777" w:rsidR="00596928" w:rsidRDefault="00243C0D">
            <w:pPr>
              <w:rPr>
                <w:color w:val="000000"/>
              </w:rPr>
            </w:pPr>
            <w:r>
              <w:rPr>
                <w:color w:val="000000"/>
              </w:rPr>
              <w:t>SC</w:t>
            </w:r>
          </w:p>
        </w:tc>
        <w:tc>
          <w:tcPr>
            <w:tcW w:w="1438" w:type="dxa"/>
          </w:tcPr>
          <w:p w14:paraId="000000DB"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15.93</w:t>
            </w:r>
          </w:p>
        </w:tc>
        <w:tc>
          <w:tcPr>
            <w:tcW w:w="2159" w:type="dxa"/>
          </w:tcPr>
          <w:p w14:paraId="000000DC"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DD"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58.33</w:t>
            </w:r>
          </w:p>
        </w:tc>
        <w:tc>
          <w:tcPr>
            <w:tcW w:w="1438" w:type="dxa"/>
          </w:tcPr>
          <w:p w14:paraId="000000DE"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17.36</w:t>
            </w:r>
          </w:p>
        </w:tc>
        <w:tc>
          <w:tcPr>
            <w:tcW w:w="1440" w:type="dxa"/>
          </w:tcPr>
          <w:p w14:paraId="000000DF"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21.03</w:t>
            </w:r>
          </w:p>
        </w:tc>
      </w:tr>
      <w:tr w:rsidR="00596928" w14:paraId="0C6AC82F"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0" w14:textId="77777777" w:rsidR="00596928" w:rsidRDefault="00243C0D">
            <w:pPr>
              <w:rPr>
                <w:color w:val="000000"/>
              </w:rPr>
            </w:pPr>
            <w:r>
              <w:rPr>
                <w:color w:val="000000"/>
              </w:rPr>
              <w:t>CS</w:t>
            </w:r>
          </w:p>
        </w:tc>
        <w:tc>
          <w:tcPr>
            <w:tcW w:w="1438" w:type="dxa"/>
          </w:tcPr>
          <w:p w14:paraId="000000E1"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23.1</w:t>
            </w:r>
          </w:p>
        </w:tc>
        <w:tc>
          <w:tcPr>
            <w:tcW w:w="2159" w:type="dxa"/>
          </w:tcPr>
          <w:p w14:paraId="000000E2"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E3"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E4"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19.79</w:t>
            </w:r>
          </w:p>
        </w:tc>
        <w:tc>
          <w:tcPr>
            <w:tcW w:w="1440" w:type="dxa"/>
          </w:tcPr>
          <w:p w14:paraId="000000E5"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27.53</w:t>
            </w:r>
          </w:p>
        </w:tc>
      </w:tr>
      <w:tr w:rsidR="00596928" w14:paraId="778E5AC8"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6" w14:textId="77777777" w:rsidR="00596928" w:rsidRDefault="00243C0D">
            <w:pPr>
              <w:rPr>
                <w:color w:val="000000"/>
              </w:rPr>
            </w:pPr>
            <w:r>
              <w:rPr>
                <w:color w:val="000000"/>
              </w:rPr>
              <w:t>LC</w:t>
            </w:r>
          </w:p>
        </w:tc>
        <w:tc>
          <w:tcPr>
            <w:tcW w:w="1438" w:type="dxa"/>
          </w:tcPr>
          <w:p w14:paraId="000000E7"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26.54</w:t>
            </w:r>
          </w:p>
        </w:tc>
        <w:tc>
          <w:tcPr>
            <w:tcW w:w="2159" w:type="dxa"/>
          </w:tcPr>
          <w:p w14:paraId="000000E8"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E9"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16.67</w:t>
            </w:r>
          </w:p>
        </w:tc>
        <w:tc>
          <w:tcPr>
            <w:tcW w:w="1438" w:type="dxa"/>
          </w:tcPr>
          <w:p w14:paraId="000000EA"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21.18</w:t>
            </w:r>
          </w:p>
        </w:tc>
        <w:tc>
          <w:tcPr>
            <w:tcW w:w="1440" w:type="dxa"/>
          </w:tcPr>
          <w:p w14:paraId="000000EB"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30.84</w:t>
            </w:r>
          </w:p>
        </w:tc>
      </w:tr>
      <w:tr w:rsidR="00596928" w14:paraId="2B3DB533"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C" w14:textId="77777777" w:rsidR="00596928" w:rsidRDefault="00243C0D">
            <w:pPr>
              <w:rPr>
                <w:color w:val="000000"/>
              </w:rPr>
            </w:pPr>
            <w:r>
              <w:rPr>
                <w:color w:val="000000"/>
              </w:rPr>
              <w:t>CL</w:t>
            </w:r>
          </w:p>
        </w:tc>
        <w:tc>
          <w:tcPr>
            <w:tcW w:w="1438" w:type="dxa"/>
          </w:tcPr>
          <w:p w14:paraId="000000ED"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0EE"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EF"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F0"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F1"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30.78</w:t>
            </w:r>
          </w:p>
        </w:tc>
      </w:tr>
      <w:tr w:rsidR="00596928" w14:paraId="795D39D2"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2" w14:textId="77777777" w:rsidR="00596928" w:rsidRDefault="00243C0D">
            <w:pPr>
              <w:rPr>
                <w:color w:val="000000"/>
              </w:rPr>
            </w:pPr>
            <w:r>
              <w:rPr>
                <w:color w:val="000000"/>
              </w:rPr>
              <w:t>SLC</w:t>
            </w:r>
          </w:p>
        </w:tc>
        <w:tc>
          <w:tcPr>
            <w:tcW w:w="1438" w:type="dxa"/>
          </w:tcPr>
          <w:p w14:paraId="000000F3"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26.52</w:t>
            </w:r>
          </w:p>
        </w:tc>
        <w:tc>
          <w:tcPr>
            <w:tcW w:w="2159" w:type="dxa"/>
          </w:tcPr>
          <w:p w14:paraId="000000F4"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F5"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8.33</w:t>
            </w:r>
          </w:p>
        </w:tc>
        <w:tc>
          <w:tcPr>
            <w:tcW w:w="1438" w:type="dxa"/>
          </w:tcPr>
          <w:p w14:paraId="000000F6"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21.53</w:t>
            </w:r>
          </w:p>
        </w:tc>
        <w:tc>
          <w:tcPr>
            <w:tcW w:w="1440" w:type="dxa"/>
          </w:tcPr>
          <w:p w14:paraId="000000F7"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30.88</w:t>
            </w:r>
          </w:p>
        </w:tc>
      </w:tr>
      <w:tr w:rsidR="00596928" w14:paraId="08801465"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8" w14:textId="77777777" w:rsidR="00596928" w:rsidRDefault="00243C0D">
            <w:pPr>
              <w:rPr>
                <w:color w:val="000000"/>
              </w:rPr>
            </w:pPr>
            <w:r>
              <w:rPr>
                <w:color w:val="000000"/>
              </w:rPr>
              <w:t>SCL</w:t>
            </w:r>
          </w:p>
        </w:tc>
        <w:tc>
          <w:tcPr>
            <w:tcW w:w="1438" w:type="dxa"/>
          </w:tcPr>
          <w:p w14:paraId="000000F9"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26.57</w:t>
            </w:r>
          </w:p>
        </w:tc>
        <w:tc>
          <w:tcPr>
            <w:tcW w:w="2159" w:type="dxa"/>
          </w:tcPr>
          <w:p w14:paraId="000000FA"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FB"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FC"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FD"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30.69</w:t>
            </w:r>
          </w:p>
        </w:tc>
      </w:tr>
      <w:tr w:rsidR="00596928" w14:paraId="349B17C5"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E" w14:textId="77777777" w:rsidR="00596928" w:rsidRDefault="00243C0D">
            <w:pPr>
              <w:rPr>
                <w:color w:val="000000"/>
              </w:rPr>
            </w:pPr>
            <w:r>
              <w:rPr>
                <w:color w:val="000000"/>
              </w:rPr>
              <w:t>LSC</w:t>
            </w:r>
          </w:p>
        </w:tc>
        <w:tc>
          <w:tcPr>
            <w:tcW w:w="1438" w:type="dxa"/>
          </w:tcPr>
          <w:p w14:paraId="000000FF"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26.54</w:t>
            </w:r>
          </w:p>
        </w:tc>
        <w:tc>
          <w:tcPr>
            <w:tcW w:w="2159" w:type="dxa"/>
          </w:tcPr>
          <w:p w14:paraId="00000100"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101"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16.67</w:t>
            </w:r>
          </w:p>
        </w:tc>
        <w:tc>
          <w:tcPr>
            <w:tcW w:w="1438" w:type="dxa"/>
          </w:tcPr>
          <w:p w14:paraId="00000102"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21.18</w:t>
            </w:r>
          </w:p>
        </w:tc>
        <w:tc>
          <w:tcPr>
            <w:tcW w:w="1440" w:type="dxa"/>
          </w:tcPr>
          <w:p w14:paraId="00000103"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30.84</w:t>
            </w:r>
          </w:p>
        </w:tc>
      </w:tr>
      <w:tr w:rsidR="00596928" w14:paraId="3CEBB96F"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04" w14:textId="77777777" w:rsidR="00596928" w:rsidRDefault="00243C0D">
            <w:pPr>
              <w:rPr>
                <w:color w:val="000000"/>
              </w:rPr>
            </w:pPr>
            <w:r>
              <w:rPr>
                <w:color w:val="000000"/>
              </w:rPr>
              <w:t>LCS</w:t>
            </w:r>
          </w:p>
        </w:tc>
        <w:tc>
          <w:tcPr>
            <w:tcW w:w="1438" w:type="dxa"/>
          </w:tcPr>
          <w:p w14:paraId="00000105"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26.54</w:t>
            </w:r>
          </w:p>
        </w:tc>
        <w:tc>
          <w:tcPr>
            <w:tcW w:w="2159" w:type="dxa"/>
          </w:tcPr>
          <w:p w14:paraId="00000106"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107"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16.67</w:t>
            </w:r>
          </w:p>
        </w:tc>
        <w:tc>
          <w:tcPr>
            <w:tcW w:w="1438" w:type="dxa"/>
          </w:tcPr>
          <w:p w14:paraId="00000108"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21.18</w:t>
            </w:r>
          </w:p>
        </w:tc>
        <w:tc>
          <w:tcPr>
            <w:tcW w:w="1440" w:type="dxa"/>
          </w:tcPr>
          <w:p w14:paraId="00000109"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30.84</w:t>
            </w:r>
          </w:p>
        </w:tc>
      </w:tr>
      <w:tr w:rsidR="00596928" w14:paraId="3A359B23" w14:textId="77777777" w:rsidTr="0059692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0A" w14:textId="77777777" w:rsidR="00596928" w:rsidRDefault="00243C0D">
            <w:pPr>
              <w:rPr>
                <w:color w:val="000000"/>
              </w:rPr>
            </w:pPr>
            <w:r>
              <w:rPr>
                <w:color w:val="000000"/>
              </w:rPr>
              <w:t>CSL</w:t>
            </w:r>
          </w:p>
        </w:tc>
        <w:tc>
          <w:tcPr>
            <w:tcW w:w="1438" w:type="dxa"/>
          </w:tcPr>
          <w:p w14:paraId="0000010B"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26.55</w:t>
            </w:r>
          </w:p>
        </w:tc>
        <w:tc>
          <w:tcPr>
            <w:tcW w:w="2159" w:type="dxa"/>
          </w:tcPr>
          <w:p w14:paraId="0000010C"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10D"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438" w:type="dxa"/>
          </w:tcPr>
          <w:p w14:paraId="0000010E"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10F" w14:textId="77777777" w:rsidR="00596928" w:rsidRDefault="00243C0D">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30.76</w:t>
            </w:r>
          </w:p>
        </w:tc>
      </w:tr>
      <w:tr w:rsidR="00596928" w14:paraId="358D4FF4" w14:textId="77777777" w:rsidTr="00596928">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10" w14:textId="77777777" w:rsidR="00596928" w:rsidRDefault="00243C0D">
            <w:pPr>
              <w:rPr>
                <w:color w:val="000000"/>
              </w:rPr>
            </w:pPr>
            <w:r>
              <w:rPr>
                <w:color w:val="000000"/>
              </w:rPr>
              <w:t>CLS</w:t>
            </w:r>
          </w:p>
        </w:tc>
        <w:tc>
          <w:tcPr>
            <w:tcW w:w="1438" w:type="dxa"/>
          </w:tcPr>
          <w:p w14:paraId="00000111"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112"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113"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114"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115" w14:textId="77777777" w:rsidR="00596928" w:rsidRDefault="00243C0D">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30.78</w:t>
            </w:r>
          </w:p>
        </w:tc>
      </w:tr>
    </w:tbl>
    <w:p w14:paraId="00000116" w14:textId="77777777" w:rsidR="00596928" w:rsidRDefault="00243C0D">
      <w:pPr>
        <w:rPr>
          <w:rFonts w:ascii="Times New Roman" w:eastAsia="Times New Roman" w:hAnsi="Times New Roman" w:cs="Times New Roman"/>
          <w:b/>
          <w:sz w:val="24"/>
          <w:szCs w:val="24"/>
        </w:rPr>
      </w:pPr>
      <w:r>
        <w:br w:type="page"/>
      </w:r>
    </w:p>
    <w:p w14:paraId="00000117" w14:textId="77777777" w:rsidR="00596928" w:rsidRDefault="00243C0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S3. Governance risk score table (see csv)</w:t>
      </w:r>
      <w:r>
        <w:rPr>
          <w:rFonts w:ascii="Times New Roman" w:eastAsia="Times New Roman" w:hAnsi="Times New Roman" w:cs="Times New Roman"/>
          <w:b/>
          <w:sz w:val="24"/>
          <w:szCs w:val="24"/>
        </w:rPr>
        <w:br/>
      </w:r>
      <w:hyperlink r:id="rId18">
        <w:r>
          <w:rPr>
            <w:rFonts w:ascii="Times New Roman" w:eastAsia="Times New Roman" w:hAnsi="Times New Roman" w:cs="Times New Roman"/>
            <w:color w:val="1155CC"/>
            <w:sz w:val="24"/>
            <w:szCs w:val="24"/>
            <w:u w:val="single"/>
          </w:rPr>
          <w:t>https://drive.google.com/file/d/1g_LePBfCbphXzTiCOXCzQtNLSSYoV6me/view?usp=sharing</w:t>
        </w:r>
      </w:hyperlink>
      <w:r>
        <w:rPr>
          <w:rFonts w:ascii="Times New Roman" w:eastAsia="Times New Roman" w:hAnsi="Times New Roman" w:cs="Times New Roman"/>
          <w:sz w:val="24"/>
          <w:szCs w:val="24"/>
        </w:rPr>
        <w:t xml:space="preserve"> </w:t>
      </w:r>
      <w:r>
        <w:br w:type="page"/>
      </w:r>
    </w:p>
    <w:p w14:paraId="00000118" w14:textId="77777777" w:rsidR="00596928" w:rsidRDefault="00243C0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S4. </w:t>
      </w:r>
    </w:p>
    <w:tbl>
      <w:tblPr>
        <w:tblStyle w:val="a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45"/>
        <w:gridCol w:w="7105"/>
      </w:tblGrid>
      <w:tr w:rsidR="00596928" w14:paraId="09410D00" w14:textId="77777777">
        <w:tc>
          <w:tcPr>
            <w:tcW w:w="2245" w:type="dxa"/>
          </w:tcPr>
          <w:p w14:paraId="00000119" w14:textId="77777777" w:rsidR="00596928" w:rsidRDefault="00243C0D">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Indicator</w:t>
            </w:r>
          </w:p>
        </w:tc>
        <w:tc>
          <w:tcPr>
            <w:tcW w:w="7105" w:type="dxa"/>
          </w:tcPr>
          <w:p w14:paraId="0000011A" w14:textId="77777777" w:rsidR="00596928" w:rsidRDefault="00243C0D">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Definition </w:t>
            </w:r>
          </w:p>
          <w:p w14:paraId="0000011B" w14:textId="77777777" w:rsidR="00596928" w:rsidRDefault="00243C0D">
            <w:pPr>
              <w:spacing w:after="120"/>
              <w:rPr>
                <w:rFonts w:ascii="Times New Roman" w:eastAsia="Times New Roman" w:hAnsi="Times New Roman" w:cs="Times New Roman"/>
                <w:b/>
                <w:sz w:val="24"/>
                <w:szCs w:val="24"/>
              </w:rPr>
            </w:pPr>
            <w:r>
              <w:rPr>
                <w:rFonts w:ascii="Times New Roman" w:eastAsia="Times New Roman" w:hAnsi="Times New Roman" w:cs="Times New Roman"/>
                <w:sz w:val="24"/>
                <w:szCs w:val="24"/>
              </w:rPr>
              <w:t>Source: World Bank, 2020 (</w:t>
            </w:r>
            <w:hyperlink r:id="rId19">
              <w:r>
                <w:rPr>
                  <w:rFonts w:ascii="Times New Roman" w:eastAsia="Times New Roman" w:hAnsi="Times New Roman" w:cs="Times New Roman"/>
                  <w:color w:val="0000FF"/>
                  <w:sz w:val="24"/>
                  <w:szCs w:val="24"/>
                  <w:u w:val="single"/>
                </w:rPr>
                <w:t>https://datacatalog.worldbank.org/dataset/worldwide-governance-indicators</w:t>
              </w:r>
            </w:hyperlink>
            <w:r>
              <w:rPr>
                <w:rFonts w:ascii="Times New Roman" w:eastAsia="Times New Roman" w:hAnsi="Times New Roman" w:cs="Times New Roman"/>
                <w:sz w:val="24"/>
                <w:szCs w:val="24"/>
              </w:rPr>
              <w:t>)</w:t>
            </w:r>
          </w:p>
        </w:tc>
      </w:tr>
      <w:tr w:rsidR="00596928" w14:paraId="1F9C65CF" w14:textId="77777777">
        <w:tc>
          <w:tcPr>
            <w:tcW w:w="2245" w:type="dxa"/>
          </w:tcPr>
          <w:p w14:paraId="0000011C"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Voice and accountability</w:t>
            </w:r>
          </w:p>
        </w:tc>
        <w:tc>
          <w:tcPr>
            <w:tcW w:w="7105" w:type="dxa"/>
          </w:tcPr>
          <w:p w14:paraId="0000011D"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“Voice and accountability </w:t>
            </w:r>
            <w:proofErr w:type="gramStart"/>
            <w:r>
              <w:rPr>
                <w:rFonts w:ascii="Times New Roman" w:eastAsia="Times New Roman" w:hAnsi="Times New Roman" w:cs="Times New Roman"/>
                <w:sz w:val="24"/>
                <w:szCs w:val="24"/>
              </w:rPr>
              <w:t>captures</w:t>
            </w:r>
            <w:proofErr w:type="gramEnd"/>
            <w:r>
              <w:rPr>
                <w:rFonts w:ascii="Times New Roman" w:eastAsia="Times New Roman" w:hAnsi="Times New Roman" w:cs="Times New Roman"/>
                <w:sz w:val="24"/>
                <w:szCs w:val="24"/>
              </w:rPr>
              <w:t xml:space="preserve"> perceptions of the extent to which a country's citizens are able to participate in selecting their government, as well as freedom of expression, freedom of association, and a free media.”</w:t>
            </w:r>
          </w:p>
        </w:tc>
      </w:tr>
      <w:tr w:rsidR="00596928" w14:paraId="4DFA8180" w14:textId="77777777">
        <w:tc>
          <w:tcPr>
            <w:tcW w:w="2245" w:type="dxa"/>
          </w:tcPr>
          <w:p w14:paraId="0000011E"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Political stability and absence of violence</w:t>
            </w:r>
          </w:p>
        </w:tc>
        <w:tc>
          <w:tcPr>
            <w:tcW w:w="7105" w:type="dxa"/>
          </w:tcPr>
          <w:p w14:paraId="0000011F"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“Political Stability and Absence of Violence/Terrorism measures perceptions of the likelihood of political instability and/or politically-motivated violence, including terrorism.”</w:t>
            </w:r>
          </w:p>
        </w:tc>
      </w:tr>
      <w:tr w:rsidR="00596928" w14:paraId="1E46FA65" w14:textId="77777777">
        <w:tc>
          <w:tcPr>
            <w:tcW w:w="2245" w:type="dxa"/>
          </w:tcPr>
          <w:p w14:paraId="00000120"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effectiveness</w:t>
            </w:r>
          </w:p>
        </w:tc>
        <w:tc>
          <w:tcPr>
            <w:tcW w:w="7105" w:type="dxa"/>
          </w:tcPr>
          <w:p w14:paraId="00000121"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effectiveness captures perceptions of the quality of public services, the quality of the civil service and the degree of its independence from political pressures, the quality of policy formulation and implementation, and the credibility of the government's commitment to such policies.”</w:t>
            </w:r>
          </w:p>
        </w:tc>
      </w:tr>
      <w:tr w:rsidR="00596928" w14:paraId="2400C7F0" w14:textId="77777777">
        <w:tc>
          <w:tcPr>
            <w:tcW w:w="2245" w:type="dxa"/>
          </w:tcPr>
          <w:p w14:paraId="00000122"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quality</w:t>
            </w:r>
          </w:p>
        </w:tc>
        <w:tc>
          <w:tcPr>
            <w:tcW w:w="7105" w:type="dxa"/>
          </w:tcPr>
          <w:p w14:paraId="00000123"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quality captures perceptions of the ability of the government to formulate and implement sound policies and regulations that permit and promote private sector development.”</w:t>
            </w:r>
          </w:p>
        </w:tc>
      </w:tr>
      <w:tr w:rsidR="00596928" w14:paraId="4D031475" w14:textId="77777777">
        <w:tc>
          <w:tcPr>
            <w:tcW w:w="2245" w:type="dxa"/>
          </w:tcPr>
          <w:p w14:paraId="00000124"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Rule of law</w:t>
            </w:r>
          </w:p>
        </w:tc>
        <w:tc>
          <w:tcPr>
            <w:tcW w:w="7105" w:type="dxa"/>
          </w:tcPr>
          <w:p w14:paraId="00000125"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“Rule of law captures perceptions of the extent to which agents have confidence in and abide by the rules of society, and in particular the quality of contract enforcement, property rights, the police, and the courts, as well as the likelihood of crime and violence.”</w:t>
            </w:r>
          </w:p>
        </w:tc>
      </w:tr>
      <w:tr w:rsidR="00596928" w14:paraId="0A34B748" w14:textId="77777777">
        <w:tc>
          <w:tcPr>
            <w:tcW w:w="2245" w:type="dxa"/>
          </w:tcPr>
          <w:p w14:paraId="00000126"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of corruption</w:t>
            </w:r>
          </w:p>
        </w:tc>
        <w:tc>
          <w:tcPr>
            <w:tcW w:w="7105" w:type="dxa"/>
          </w:tcPr>
          <w:p w14:paraId="00000127" w14:textId="77777777" w:rsidR="00596928" w:rsidRDefault="00243C0D">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of corruption captures perceptions of the extent to which public power is exercised for private gain, including both petty and grand forms of corruption, as well as "capture" of the state by elites and private interests.”</w:t>
            </w:r>
          </w:p>
        </w:tc>
      </w:tr>
    </w:tbl>
    <w:p w14:paraId="00000128" w14:textId="77777777" w:rsidR="00596928" w:rsidRDefault="00596928">
      <w:pPr>
        <w:spacing w:line="480" w:lineRule="auto"/>
        <w:rPr>
          <w:rFonts w:ascii="Times New Roman" w:eastAsia="Times New Roman" w:hAnsi="Times New Roman" w:cs="Times New Roman"/>
          <w:sz w:val="24"/>
          <w:szCs w:val="24"/>
        </w:rPr>
      </w:pPr>
    </w:p>
    <w:p w14:paraId="00000129" w14:textId="77777777" w:rsidR="00596928" w:rsidRDefault="00596928">
      <w:pPr>
        <w:spacing w:after="0" w:line="480" w:lineRule="auto"/>
        <w:rPr>
          <w:rFonts w:ascii="Times New Roman" w:eastAsia="Times New Roman" w:hAnsi="Times New Roman" w:cs="Times New Roman"/>
          <w:b/>
          <w:sz w:val="24"/>
          <w:szCs w:val="24"/>
        </w:rPr>
      </w:pPr>
    </w:p>
    <w:p w14:paraId="0000012A" w14:textId="77777777" w:rsidR="00596928" w:rsidRDefault="00243C0D">
      <w:pPr>
        <w:rPr>
          <w:rFonts w:ascii="Times New Roman" w:eastAsia="Times New Roman" w:hAnsi="Times New Roman" w:cs="Times New Roman"/>
          <w:b/>
          <w:sz w:val="24"/>
          <w:szCs w:val="24"/>
        </w:rPr>
      </w:pPr>
      <w:r>
        <w:br w:type="page"/>
      </w:r>
    </w:p>
    <w:p w14:paraId="0000012B"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sdt>
        <w:sdtPr>
          <w:tag w:val="goog_rdk_20"/>
          <w:id w:val="1188023190"/>
        </w:sdtPr>
        <w:sdtContent>
          <w:commentRangeStart w:id="179"/>
        </w:sdtContent>
      </w:sdt>
      <w:r>
        <w:rPr>
          <w:rFonts w:ascii="Times New Roman" w:eastAsia="Times New Roman" w:hAnsi="Times New Roman" w:cs="Times New Roman"/>
          <w:b/>
          <w:sz w:val="24"/>
          <w:szCs w:val="24"/>
        </w:rPr>
        <w:t>S1</w:t>
      </w:r>
      <w:commentRangeEnd w:id="179"/>
      <w:r>
        <w:commentReference w:id="179"/>
      </w:r>
      <w:r>
        <w:rPr>
          <w:rFonts w:ascii="Times New Roman" w:eastAsia="Times New Roman" w:hAnsi="Times New Roman" w:cs="Times New Roman"/>
          <w:b/>
          <w:sz w:val="24"/>
          <w:szCs w:val="24"/>
        </w:rPr>
        <w:t>. Governance risk (yellow = low, red = high)</w:t>
      </w:r>
    </w:p>
    <w:p w14:paraId="0000012C"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A73FE0" wp14:editId="0D4A4C6B">
            <wp:extent cx="5943600" cy="33020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0000012D" w14:textId="77777777" w:rsidR="00596928" w:rsidRDefault="00243C0D">
      <w:pPr>
        <w:rPr>
          <w:rFonts w:ascii="Times New Roman" w:eastAsia="Times New Roman" w:hAnsi="Times New Roman" w:cs="Times New Roman"/>
          <w:b/>
          <w:sz w:val="24"/>
          <w:szCs w:val="24"/>
        </w:rPr>
      </w:pPr>
      <w:r>
        <w:br w:type="page"/>
      </w:r>
    </w:p>
    <w:p w14:paraId="0000012E"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S2. Land use risk (yellow = low, red = high)</w:t>
      </w:r>
    </w:p>
    <w:p w14:paraId="0000012F" w14:textId="77777777" w:rsidR="00596928" w:rsidRDefault="00243C0D">
      <w:pPr>
        <w:spacing w:after="0" w:line="480" w:lineRule="auto"/>
        <w:rPr>
          <w:rFonts w:ascii="Times New Roman" w:eastAsia="Times New Roman" w:hAnsi="Times New Roman" w:cs="Times New Roman"/>
          <w:b/>
          <w:sz w:val="24"/>
          <w:szCs w:val="24"/>
        </w:rPr>
      </w:pPr>
      <w:r>
        <w:rPr>
          <w:noProof/>
        </w:rPr>
        <w:drawing>
          <wp:inline distT="114300" distB="114300" distL="114300" distR="114300" wp14:anchorId="766268C1" wp14:editId="3859A3AF">
            <wp:extent cx="5943600" cy="330200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302000"/>
                    </a:xfrm>
                    <a:prstGeom prst="rect">
                      <a:avLst/>
                    </a:prstGeom>
                    <a:ln/>
                  </pic:spPr>
                </pic:pic>
              </a:graphicData>
            </a:graphic>
          </wp:inline>
        </w:drawing>
      </w:r>
    </w:p>
    <w:p w14:paraId="00000130" w14:textId="77777777" w:rsidR="00596928" w:rsidRDefault="00596928">
      <w:pPr>
        <w:spacing w:after="0" w:line="480" w:lineRule="auto"/>
        <w:rPr>
          <w:rFonts w:ascii="Times New Roman" w:eastAsia="Times New Roman" w:hAnsi="Times New Roman" w:cs="Times New Roman"/>
          <w:b/>
          <w:sz w:val="24"/>
          <w:szCs w:val="24"/>
        </w:rPr>
      </w:pPr>
    </w:p>
    <w:p w14:paraId="00000131" w14:textId="77777777" w:rsidR="00596928" w:rsidRDefault="00243C0D">
      <w:pPr>
        <w:rPr>
          <w:rFonts w:ascii="Times New Roman" w:eastAsia="Times New Roman" w:hAnsi="Times New Roman" w:cs="Times New Roman"/>
          <w:b/>
          <w:sz w:val="24"/>
          <w:szCs w:val="24"/>
        </w:rPr>
      </w:pPr>
      <w:r>
        <w:br w:type="page"/>
      </w:r>
    </w:p>
    <w:p w14:paraId="00000132" w14:textId="77777777" w:rsidR="00596928" w:rsidRDefault="00243C0D">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S3. Climate risk (extreme heat events) (yellow = low, red = high)</w:t>
      </w:r>
    </w:p>
    <w:p w14:paraId="00000133" w14:textId="77777777" w:rsidR="00596928" w:rsidRDefault="00243C0D">
      <w:pPr>
        <w:spacing w:after="0" w:line="480" w:lineRule="auto"/>
        <w:rPr>
          <w:rFonts w:ascii="Times New Roman" w:eastAsia="Times New Roman" w:hAnsi="Times New Roman" w:cs="Times New Roman"/>
          <w:b/>
          <w:sz w:val="24"/>
          <w:szCs w:val="24"/>
        </w:rPr>
      </w:pPr>
      <w:r>
        <w:rPr>
          <w:noProof/>
        </w:rPr>
        <w:drawing>
          <wp:inline distT="114300" distB="114300" distL="114300" distR="114300" wp14:anchorId="61E935E2" wp14:editId="4AC4F99D">
            <wp:extent cx="6503756" cy="3616672"/>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503756" cy="3616672"/>
                    </a:xfrm>
                    <a:prstGeom prst="rect">
                      <a:avLst/>
                    </a:prstGeom>
                    <a:ln/>
                  </pic:spPr>
                </pic:pic>
              </a:graphicData>
            </a:graphic>
          </wp:inline>
        </w:drawing>
      </w:r>
    </w:p>
    <w:p w14:paraId="00000134" w14:textId="77777777" w:rsidR="00596928" w:rsidRDefault="00243C0D">
      <w:pPr>
        <w:rPr>
          <w:rFonts w:ascii="Times New Roman" w:eastAsia="Times New Roman" w:hAnsi="Times New Roman" w:cs="Times New Roman"/>
          <w:b/>
          <w:sz w:val="24"/>
          <w:szCs w:val="24"/>
        </w:rPr>
      </w:pPr>
      <w:r>
        <w:br w:type="page"/>
      </w:r>
    </w:p>
    <w:p w14:paraId="00000135" w14:textId="77777777" w:rsidR="00596928" w:rsidRDefault="00243C0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S4. Areas of high scenario overlap (&gt;10 scenarios, green) compared to Meyers et al. biodiversity hotspots (blue).</w:t>
      </w:r>
    </w:p>
    <w:p w14:paraId="00000136" w14:textId="77777777" w:rsidR="00596928" w:rsidRDefault="00243C0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A8E610" wp14:editId="478EA81D">
            <wp:extent cx="5943600" cy="33020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302000"/>
                    </a:xfrm>
                    <a:prstGeom prst="rect">
                      <a:avLst/>
                    </a:prstGeom>
                    <a:ln/>
                  </pic:spPr>
                </pic:pic>
              </a:graphicData>
            </a:graphic>
          </wp:inline>
        </w:drawing>
      </w:r>
    </w:p>
    <w:p w14:paraId="00000137" w14:textId="77777777" w:rsidR="00596928" w:rsidRDefault="00596928">
      <w:pPr>
        <w:rPr>
          <w:rFonts w:ascii="Times New Roman" w:eastAsia="Times New Roman" w:hAnsi="Times New Roman" w:cs="Times New Roman"/>
          <w:b/>
          <w:sz w:val="24"/>
          <w:szCs w:val="24"/>
        </w:rPr>
      </w:pPr>
    </w:p>
    <w:p w14:paraId="00000138" w14:textId="77777777" w:rsidR="00596928" w:rsidRDefault="00243C0D">
      <w:pPr>
        <w:rPr>
          <w:rFonts w:ascii="Times New Roman" w:eastAsia="Times New Roman" w:hAnsi="Times New Roman" w:cs="Times New Roman"/>
          <w:b/>
          <w:sz w:val="24"/>
          <w:szCs w:val="24"/>
        </w:rPr>
      </w:pPr>
      <w:r>
        <w:br w:type="page"/>
      </w:r>
    </w:p>
    <w:p w14:paraId="00000139" w14:textId="77777777" w:rsidR="00596928" w:rsidRDefault="00243C0D">
      <w:pPr>
        <w:pBdr>
          <w:top w:val="nil"/>
          <w:left w:val="nil"/>
          <w:bottom w:val="nil"/>
          <w:right w:val="nil"/>
          <w:between w:val="nil"/>
        </w:pBdr>
        <w:spacing w:after="200" w:line="480" w:lineRule="auto"/>
        <w:rPr>
          <w:b/>
          <w:color w:val="000000"/>
        </w:rPr>
      </w:pPr>
      <w:r>
        <w:rPr>
          <w:b/>
          <w:color w:val="000000"/>
        </w:rPr>
        <w:lastRenderedPageBreak/>
        <w:t xml:space="preserve">Figure S5: Scenario overlap. green = protected areas. Color gradient from yellow (one scenario) to </w:t>
      </w:r>
      <w:proofErr w:type="gramStart"/>
      <w:r>
        <w:rPr>
          <w:b/>
          <w:color w:val="000000"/>
        </w:rPr>
        <w:t>red  (</w:t>
      </w:r>
      <w:proofErr w:type="gramEnd"/>
      <w:r>
        <w:rPr>
          <w:b/>
          <w:color w:val="000000"/>
        </w:rPr>
        <w:t xml:space="preserve">15 scenarios) = </w:t>
      </w:r>
      <w:proofErr w:type="spellStart"/>
      <w:r>
        <w:rPr>
          <w:b/>
          <w:color w:val="000000"/>
        </w:rPr>
        <w:t>ovelap</w:t>
      </w:r>
      <w:proofErr w:type="spellEnd"/>
      <w:r>
        <w:rPr>
          <w:b/>
          <w:color w:val="000000"/>
        </w:rPr>
        <w:t>.</w:t>
      </w:r>
    </w:p>
    <w:p w14:paraId="0000013A" w14:textId="77777777" w:rsidR="00596928" w:rsidRDefault="00243C0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D43222" wp14:editId="5594203C">
            <wp:extent cx="6481763" cy="3604442"/>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481763" cy="3604442"/>
                    </a:xfrm>
                    <a:prstGeom prst="rect">
                      <a:avLst/>
                    </a:prstGeom>
                    <a:ln/>
                  </pic:spPr>
                </pic:pic>
              </a:graphicData>
            </a:graphic>
          </wp:inline>
        </w:drawing>
      </w:r>
    </w:p>
    <w:p w14:paraId="0000013B" w14:textId="77777777" w:rsidR="00596928" w:rsidRDefault="00596928">
      <w:pPr>
        <w:spacing w:line="480" w:lineRule="auto"/>
        <w:rPr>
          <w:rFonts w:ascii="Times New Roman" w:eastAsia="Times New Roman" w:hAnsi="Times New Roman" w:cs="Times New Roman"/>
          <w:sz w:val="24"/>
          <w:szCs w:val="24"/>
        </w:rPr>
      </w:pPr>
    </w:p>
    <w:p w14:paraId="0000013C" w14:textId="77777777" w:rsidR="00596928" w:rsidRDefault="00596928">
      <w:pPr>
        <w:rPr>
          <w:rFonts w:ascii="Times New Roman" w:eastAsia="Times New Roman" w:hAnsi="Times New Roman" w:cs="Times New Roman"/>
          <w:b/>
          <w:sz w:val="24"/>
          <w:szCs w:val="24"/>
        </w:rPr>
      </w:pPr>
    </w:p>
    <w:sectPr w:rsidR="00596928">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ugh Possingham" w:date="2020-10-23T13:29:00Z" w:initials="HP">
    <w:p w14:paraId="204ECCB5" w14:textId="6E44ED60" w:rsidR="00711B2E" w:rsidRDefault="00711B2E">
      <w:pPr>
        <w:pStyle w:val="CommentText"/>
      </w:pPr>
      <w:r>
        <w:rPr>
          <w:rStyle w:val="CommentReference"/>
        </w:rPr>
        <w:annotationRef/>
      </w:r>
      <w:r>
        <w:t>This old paper of ours (2004) is a useful background paper</w:t>
      </w:r>
    </w:p>
    <w:p w14:paraId="227BA389" w14:textId="77777777" w:rsidR="00711B2E" w:rsidRDefault="00711B2E">
      <w:pPr>
        <w:pStyle w:val="CommentText"/>
      </w:pPr>
    </w:p>
    <w:p w14:paraId="12A874A1" w14:textId="77777777" w:rsidR="00711B2E" w:rsidRDefault="00711B2E" w:rsidP="008D4329">
      <w:hyperlink r:id="rId1" w:history="1">
        <w:r>
          <w:rPr>
            <w:rStyle w:val="Hyperlink"/>
            <w:rFonts w:ascii="Arial" w:hAnsi="Arial" w:cs="Arial"/>
            <w:color w:val="660099"/>
            <w:shd w:val="clear" w:color="auto" w:fill="FFFFFF"/>
          </w:rPr>
          <w:t>Does conservation planning matter in a dynamic and uncertain world?</w:t>
        </w:r>
      </w:hyperlink>
    </w:p>
    <w:p w14:paraId="638EFA82" w14:textId="77777777" w:rsidR="00711B2E" w:rsidRDefault="00711B2E" w:rsidP="008D4329">
      <w:pPr>
        <w:shd w:val="clear" w:color="auto" w:fill="FFFFFF"/>
        <w:rPr>
          <w:rFonts w:ascii="Arial" w:hAnsi="Arial" w:cs="Arial"/>
          <w:color w:val="777777"/>
          <w:sz w:val="20"/>
          <w:szCs w:val="20"/>
        </w:rPr>
      </w:pPr>
      <w:r>
        <w:rPr>
          <w:rFonts w:ascii="Arial" w:hAnsi="Arial" w:cs="Arial"/>
          <w:color w:val="777777"/>
          <w:sz w:val="20"/>
          <w:szCs w:val="20"/>
        </w:rPr>
        <w:t>E Meir, S Andelman, HP Possingham</w:t>
      </w:r>
    </w:p>
    <w:p w14:paraId="7F2D4C00" w14:textId="77777777" w:rsidR="00711B2E" w:rsidRDefault="00711B2E" w:rsidP="008D4329">
      <w:pPr>
        <w:shd w:val="clear" w:color="auto" w:fill="FFFFFF"/>
        <w:rPr>
          <w:rFonts w:ascii="Arial" w:hAnsi="Arial" w:cs="Arial"/>
          <w:color w:val="777777"/>
          <w:sz w:val="20"/>
          <w:szCs w:val="20"/>
        </w:rPr>
      </w:pPr>
      <w:r>
        <w:rPr>
          <w:rFonts w:ascii="Arial" w:hAnsi="Arial" w:cs="Arial"/>
          <w:color w:val="777777"/>
          <w:sz w:val="20"/>
          <w:szCs w:val="20"/>
        </w:rPr>
        <w:t>Ecology Letters 7 (8), 615-622</w:t>
      </w:r>
    </w:p>
    <w:p w14:paraId="34828AEB" w14:textId="0A0FFD78" w:rsidR="00711B2E" w:rsidRDefault="00711B2E">
      <w:pPr>
        <w:pStyle w:val="CommentText"/>
      </w:pPr>
    </w:p>
  </w:comment>
  <w:comment w:id="7" w:author="Hugh Possingham" w:date="2020-10-23T13:21:00Z" w:initials="HP">
    <w:p w14:paraId="2A0EE0A6" w14:textId="05BAEF04" w:rsidR="00711B2E" w:rsidRDefault="00711B2E">
      <w:pPr>
        <w:pStyle w:val="CommentText"/>
      </w:pPr>
      <w:r>
        <w:rPr>
          <w:rStyle w:val="CommentReference"/>
        </w:rPr>
        <w:annotationRef/>
      </w:r>
      <w:r>
        <w:t>Needs a lot of work</w:t>
      </w:r>
    </w:p>
  </w:comment>
  <w:comment w:id="9" w:author="Hugh Possingham" w:date="2020-10-23T13:15:00Z" w:initials="HP">
    <w:p w14:paraId="5A1F04BB" w14:textId="43B7B2DA" w:rsidR="00655B5F" w:rsidRDefault="00711B2E" w:rsidP="00655B5F">
      <w:pPr>
        <w:pStyle w:val="CommentText"/>
      </w:pPr>
      <w:r>
        <w:rPr>
          <w:rStyle w:val="CommentReference"/>
        </w:rPr>
        <w:annotationRef/>
      </w:r>
      <w:r>
        <w:t>This seems likely an overly convoluted sentence</w:t>
      </w:r>
      <w:r w:rsidR="00655B5F">
        <w:t xml:space="preserve"> and left me </w:t>
      </w:r>
      <w:proofErr w:type="gramStart"/>
      <w:r w:rsidR="00655B5F">
        <w:t xml:space="preserve">confused </w:t>
      </w:r>
      <w:r>
        <w:t xml:space="preserve"> –</w:t>
      </w:r>
      <w:proofErr w:type="gramEnd"/>
      <w:r>
        <w:t xml:space="preserve"> </w:t>
      </w:r>
      <w:r w:rsidR="00655B5F">
        <w:t>it is not needed</w:t>
      </w:r>
    </w:p>
    <w:p w14:paraId="29650A0D" w14:textId="66832D52" w:rsidR="00711B2E" w:rsidRDefault="00711B2E">
      <w:pPr>
        <w:pStyle w:val="CommentText"/>
      </w:pPr>
    </w:p>
  </w:comment>
  <w:comment w:id="10" w:author="Hugh Possingham" w:date="2020-10-23T14:15:00Z" w:initials="HP">
    <w:p w14:paraId="7955230B" w14:textId="37743854" w:rsidR="00655B5F" w:rsidRDefault="00655B5F">
      <w:pPr>
        <w:pStyle w:val="CommentText"/>
      </w:pPr>
      <w:r>
        <w:rPr>
          <w:rStyle w:val="CommentReference"/>
        </w:rPr>
        <w:annotationRef/>
      </w:r>
      <w:r>
        <w:t>Insert a Mascia, M. citation from PADDD work</w:t>
      </w:r>
    </w:p>
  </w:comment>
  <w:comment w:id="27" w:author="Hugh Possingham" w:date="2020-10-23T13:18:00Z" w:initials="HP">
    <w:p w14:paraId="02016579" w14:textId="03003245" w:rsidR="00711B2E" w:rsidRDefault="00711B2E">
      <w:pPr>
        <w:pStyle w:val="CommentText"/>
      </w:pPr>
      <w:r>
        <w:rPr>
          <w:rStyle w:val="CommentReference"/>
        </w:rPr>
        <w:annotationRef/>
      </w:r>
      <w:r>
        <w:t>I think you need a sentence or two on methods in this summary paragraph else the major conclusion makes no sense.</w:t>
      </w:r>
    </w:p>
  </w:comment>
  <w:comment w:id="50" w:author="Hugh Possingham" w:date="2020-10-23T13:21:00Z" w:initials="HP">
    <w:p w14:paraId="43E181A4" w14:textId="1C9F65BE" w:rsidR="00711B2E" w:rsidRDefault="00711B2E">
      <w:pPr>
        <w:pStyle w:val="CommentText"/>
      </w:pPr>
      <w:r>
        <w:rPr>
          <w:rStyle w:val="CommentReference"/>
        </w:rPr>
        <w:annotationRef/>
      </w:r>
      <w:r>
        <w:t>Which areas?</w:t>
      </w:r>
    </w:p>
  </w:comment>
  <w:comment w:id="48" w:author="Hugh Possingham" w:date="2020-10-23T14:22:00Z" w:initials="HP">
    <w:p w14:paraId="57AE321D" w14:textId="1BF6E94F" w:rsidR="00655B5F" w:rsidRDefault="00655B5F">
      <w:pPr>
        <w:pStyle w:val="CommentText"/>
      </w:pPr>
      <w:r>
        <w:rPr>
          <w:rStyle w:val="CommentReference"/>
        </w:rPr>
        <w:annotationRef/>
      </w:r>
      <w:r>
        <w:t xml:space="preserve">This confused me, I don’t know what it </w:t>
      </w:r>
      <w:proofErr w:type="gramStart"/>
      <w:r>
        <w:t>means</w:t>
      </w:r>
      <w:proofErr w:type="gramEnd"/>
      <w:r>
        <w:t xml:space="preserve"> and it doesn’t seem important for the abstract</w:t>
      </w:r>
    </w:p>
  </w:comment>
  <w:comment w:id="57" w:author="Hugh Possingham" w:date="2020-10-23T14:23:00Z" w:initials="HP">
    <w:p w14:paraId="19D5432D" w14:textId="68393E53" w:rsidR="00655B5F" w:rsidRDefault="00655B5F">
      <w:pPr>
        <w:pStyle w:val="CommentText"/>
      </w:pPr>
      <w:r>
        <w:rPr>
          <w:rStyle w:val="CommentReference"/>
        </w:rPr>
        <w:annotationRef/>
      </w:r>
      <w:r>
        <w:t xml:space="preserve">Doesn’t add </w:t>
      </w:r>
      <w:r>
        <w:t>much</w:t>
      </w:r>
      <w:bookmarkStart w:id="58" w:name="_GoBack"/>
      <w:bookmarkEnd w:id="58"/>
    </w:p>
  </w:comment>
  <w:comment w:id="69" w:author="Richard Schuster" w:date="2020-10-13T16:08:00Z" w:initials="">
    <w:p w14:paraId="0000013D"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https://besjournals.onlinelibrary.wiley.com/doi/pdf/10.1111/1365-2664.12230</w:t>
      </w:r>
    </w:p>
    <w:p w14:paraId="0000013E"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(from Raquel's comment)</w:t>
      </w:r>
    </w:p>
  </w:comment>
  <w:comment w:id="82" w:author="Hugh Possingham" w:date="2020-10-23T13:34:00Z" w:initials="HP">
    <w:p w14:paraId="297D1374" w14:textId="0B2806A8" w:rsidR="00711B2E" w:rsidRDefault="00711B2E">
      <w:pPr>
        <w:pStyle w:val="CommentText"/>
      </w:pPr>
      <w:r>
        <w:rPr>
          <w:rStyle w:val="CommentReference"/>
        </w:rPr>
        <w:annotationRef/>
      </w:r>
      <w:r>
        <w:t>pick one word and explain it in full</w:t>
      </w:r>
    </w:p>
  </w:comment>
  <w:comment w:id="83" w:author="Joe Bennett" w:date="2020-10-06T14:23:00Z" w:initials="">
    <w:p w14:paraId="0000013F"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flagging for Hugh. Thoughts on this approach? Explained OK?</w:t>
      </w:r>
    </w:p>
  </w:comment>
  <w:comment w:id="92" w:author="Hugh Possingham" w:date="2020-10-23T13:39:00Z" w:initials="HP">
    <w:p w14:paraId="27FC12BC" w14:textId="3709DE3E" w:rsidR="00711B2E" w:rsidRDefault="00711B2E">
      <w:pPr>
        <w:pStyle w:val="CommentText"/>
      </w:pPr>
      <w:r>
        <w:rPr>
          <w:rStyle w:val="CommentReference"/>
        </w:rPr>
        <w:annotationRef/>
      </w:r>
      <w:r>
        <w:t>I think this is the most important result</w:t>
      </w:r>
    </w:p>
  </w:comment>
  <w:comment w:id="129" w:author="Jeremy Pittman" w:date="2020-10-06T15:42:00Z" w:initials="">
    <w:p w14:paraId="00000142"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Low governance risk means high governance scores, right? If so, I would make sure that we are referring to them in the same way throughout. For example, we could change 'higher governance scores' in the sentence above to 'lower risk from governance'.</w:t>
      </w:r>
    </w:p>
  </w:comment>
  <w:comment w:id="130" w:author="Allison Binley" w:date="2020-10-06T18:13:00Z" w:initials="">
    <w:p w14:paraId="00000143"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Agreed</w:t>
      </w:r>
    </w:p>
  </w:comment>
  <w:comment w:id="133" w:author="Hugh Possingham" w:date="2020-10-23T13:48:00Z" w:initials="HP">
    <w:p w14:paraId="1AF5FB72" w14:textId="6F6BC618" w:rsidR="00711B2E" w:rsidRDefault="00711B2E">
      <w:pPr>
        <w:pStyle w:val="CommentText"/>
      </w:pPr>
      <w:r>
        <w:rPr>
          <w:rStyle w:val="CommentReference"/>
        </w:rPr>
        <w:annotationRef/>
      </w:r>
      <w:r>
        <w:t>?</w:t>
      </w:r>
    </w:p>
  </w:comment>
  <w:comment w:id="137" w:author="Jeffrey Hanson" w:date="2020-10-09T21:42:00Z" w:initials="">
    <w:p w14:paraId="00000144"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 feel like a citation might be needed </w:t>
      </w:r>
      <w:proofErr w:type="gramStart"/>
      <w:r>
        <w:rPr>
          <w:rFonts w:ascii="Arial" w:eastAsia="Arial" w:hAnsi="Arial" w:cs="Arial"/>
          <w:color w:val="000000"/>
        </w:rPr>
        <w:t>here?</w:t>
      </w:r>
      <w:proofErr w:type="gramEnd"/>
    </w:p>
  </w:comment>
  <w:comment w:id="138" w:author="Richard Schuster" w:date="2020-10-14T14:46:00Z" w:initials="">
    <w:p w14:paraId="00000145"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BirdLife International. 2016. Ara </w:t>
      </w:r>
      <w:proofErr w:type="spellStart"/>
      <w:r>
        <w:rPr>
          <w:rFonts w:ascii="Arial" w:eastAsia="Arial" w:hAnsi="Arial" w:cs="Arial"/>
          <w:color w:val="000000"/>
        </w:rPr>
        <w:t>ambiguus</w:t>
      </w:r>
      <w:proofErr w:type="spellEnd"/>
      <w:r>
        <w:rPr>
          <w:rFonts w:ascii="Arial" w:eastAsia="Arial" w:hAnsi="Arial" w:cs="Arial"/>
          <w:color w:val="000000"/>
        </w:rPr>
        <w:t>. The IUCN Red List of Threatened Species 2016: e.T22685553A93079606. https://dx.doi.org/10.2305/IUCN.UK.2016-3.RLTS.T22685553A93079606.en. Downloaded on 14 October 2020.</w:t>
      </w:r>
    </w:p>
  </w:comment>
  <w:comment w:id="143" w:author="Hugh Possingham" w:date="2020-10-23T13:51:00Z" w:initials="HP">
    <w:p w14:paraId="307862BF" w14:textId="39920FF4" w:rsidR="00711B2E" w:rsidRDefault="00711B2E">
      <w:pPr>
        <w:pStyle w:val="CommentText"/>
      </w:pPr>
      <w:r>
        <w:rPr>
          <w:rStyle w:val="CommentReference"/>
        </w:rPr>
        <w:annotationRef/>
      </w:r>
      <w:r>
        <w:t>I think we need a result or a map to support the point</w:t>
      </w:r>
    </w:p>
  </w:comment>
  <w:comment w:id="149" w:author="Hugh Possingham" w:date="2020-10-23T13:53:00Z" w:initials="HP">
    <w:p w14:paraId="72B2BC05" w14:textId="4695FF92" w:rsidR="00711B2E" w:rsidRDefault="00711B2E">
      <w:pPr>
        <w:pStyle w:val="CommentText"/>
      </w:pPr>
      <w:r>
        <w:rPr>
          <w:rStyle w:val="CommentReference"/>
        </w:rPr>
        <w:annotationRef/>
      </w:r>
      <w:r>
        <w:t xml:space="preserve">I need to send you our </w:t>
      </w:r>
      <w:proofErr w:type="spellStart"/>
      <w:r>
        <w:t>MarProb</w:t>
      </w:r>
      <w:proofErr w:type="spellEnd"/>
      <w:r>
        <w:t xml:space="preserve"> draft paper</w:t>
      </w:r>
    </w:p>
  </w:comment>
  <w:comment w:id="165" w:author="Hugh Possingham" w:date="2020-10-23T13:59:00Z" w:initials="HP">
    <w:p w14:paraId="51D77EAD" w14:textId="3BD65AE8" w:rsidR="008B541D" w:rsidRDefault="008B541D">
      <w:pPr>
        <w:pStyle w:val="CommentText"/>
      </w:pPr>
      <w:r>
        <w:rPr>
          <w:rStyle w:val="CommentReference"/>
        </w:rPr>
        <w:annotationRef/>
      </w:r>
      <w:r>
        <w:t>Needs a citation</w:t>
      </w:r>
    </w:p>
  </w:comment>
  <w:comment w:id="175" w:author="Joe Bennett" w:date="2020-10-06T15:03:00Z" w:initials="">
    <w:p w14:paraId="00000146"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will have to re-write a bit? Frank, what are your thoughts?</w:t>
      </w:r>
    </w:p>
  </w:comment>
  <w:comment w:id="176" w:author="Hugh Possingham" w:date="2020-10-23T14:04:00Z" w:initials="HP">
    <w:p w14:paraId="11BEA4DC" w14:textId="3C5E64E7" w:rsidR="002E1216" w:rsidRDefault="002E1216">
      <w:pPr>
        <w:pStyle w:val="CommentText"/>
      </w:pPr>
      <w:r>
        <w:rPr>
          <w:rStyle w:val="CommentReference"/>
        </w:rPr>
        <w:annotationRef/>
      </w:r>
      <w:r>
        <w:t>Can you write down the problem formulation?  Without the maths I would not be able to replicate the approach.</w:t>
      </w:r>
    </w:p>
  </w:comment>
  <w:comment w:id="177" w:author="Joe Bennett" w:date="2020-10-06T15:04:00Z" w:initials="">
    <w:p w14:paraId="00000148"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flagging for Hugh. Sufficiently well explained?</w:t>
      </w:r>
    </w:p>
  </w:comment>
  <w:comment w:id="178" w:author="Hugh Possingham" w:date="2020-10-23T14:05:00Z" w:initials="HP">
    <w:p w14:paraId="0C51D7F9" w14:textId="13031201" w:rsidR="002E1216" w:rsidRDefault="002E1216">
      <w:pPr>
        <w:pStyle w:val="CommentText"/>
      </w:pPr>
      <w:r>
        <w:rPr>
          <w:rStyle w:val="CommentReference"/>
        </w:rPr>
        <w:annotationRef/>
      </w:r>
      <w:r>
        <w:t>Explanation?</w:t>
      </w:r>
    </w:p>
  </w:comment>
  <w:comment w:id="179" w:author="Richard Schuster" w:date="2020-10-09T20:32:00Z" w:initials="">
    <w:p w14:paraId="00000149" w14:textId="77777777" w:rsidR="00711B2E" w:rsidRDefault="00711B2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I've just pasted Figures S1-5 into here for now, which isn't great quality online I'm afraid.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828AEB" w15:done="0"/>
  <w15:commentEx w15:paraId="2A0EE0A6" w15:done="0"/>
  <w15:commentEx w15:paraId="29650A0D" w15:done="0"/>
  <w15:commentEx w15:paraId="7955230B" w15:done="0"/>
  <w15:commentEx w15:paraId="02016579" w15:done="0"/>
  <w15:commentEx w15:paraId="43E181A4" w15:done="0"/>
  <w15:commentEx w15:paraId="57AE321D" w15:done="0"/>
  <w15:commentEx w15:paraId="19D5432D" w15:done="0"/>
  <w15:commentEx w15:paraId="0000013E" w15:done="0"/>
  <w15:commentEx w15:paraId="297D1374" w15:done="0"/>
  <w15:commentEx w15:paraId="0000013F" w15:done="0"/>
  <w15:commentEx w15:paraId="27FC12BC" w15:done="0"/>
  <w15:commentEx w15:paraId="00000142" w15:done="0"/>
  <w15:commentEx w15:paraId="00000143" w15:paraIdParent="00000142" w15:done="0"/>
  <w15:commentEx w15:paraId="1AF5FB72" w15:done="0"/>
  <w15:commentEx w15:paraId="00000144" w15:done="0"/>
  <w15:commentEx w15:paraId="00000145" w15:paraIdParent="00000144" w15:done="0"/>
  <w15:commentEx w15:paraId="307862BF" w15:done="0"/>
  <w15:commentEx w15:paraId="72B2BC05" w15:done="0"/>
  <w15:commentEx w15:paraId="51D77EAD" w15:done="0"/>
  <w15:commentEx w15:paraId="00000146" w15:done="0"/>
  <w15:commentEx w15:paraId="11BEA4DC" w15:done="0"/>
  <w15:commentEx w15:paraId="00000148" w15:done="0"/>
  <w15:commentEx w15:paraId="0C51D7F9" w15:done="0"/>
  <w15:commentEx w15:paraId="000001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828AEB" w16cid:durableId="233D5944"/>
  <w16cid:commentId w16cid:paraId="2A0EE0A6" w16cid:durableId="233D5772"/>
  <w16cid:commentId w16cid:paraId="29650A0D" w16cid:durableId="233D55DC"/>
  <w16cid:commentId w16cid:paraId="7955230B" w16cid:durableId="233D63ED"/>
  <w16cid:commentId w16cid:paraId="02016579" w16cid:durableId="233D56B1"/>
  <w16cid:commentId w16cid:paraId="43E181A4" w16cid:durableId="233D5764"/>
  <w16cid:commentId w16cid:paraId="57AE321D" w16cid:durableId="233D659C"/>
  <w16cid:commentId w16cid:paraId="19D5432D" w16cid:durableId="233D65E2"/>
  <w16cid:commentId w16cid:paraId="0000013E" w16cid:durableId="233C335F"/>
  <w16cid:commentId w16cid:paraId="297D1374" w16cid:durableId="233D5A7D"/>
  <w16cid:commentId w16cid:paraId="0000013F" w16cid:durableId="233C335E"/>
  <w16cid:commentId w16cid:paraId="27FC12BC" w16cid:durableId="233D5B76"/>
  <w16cid:commentId w16cid:paraId="00000142" w16cid:durableId="233C335C"/>
  <w16cid:commentId w16cid:paraId="00000143" w16cid:durableId="233C335B"/>
  <w16cid:commentId w16cid:paraId="1AF5FB72" w16cid:durableId="233D5DC3"/>
  <w16cid:commentId w16cid:paraId="00000144" w16cid:durableId="233C335A"/>
  <w16cid:commentId w16cid:paraId="00000145" w16cid:durableId="233C3359"/>
  <w16cid:commentId w16cid:paraId="307862BF" w16cid:durableId="233D5E75"/>
  <w16cid:commentId w16cid:paraId="72B2BC05" w16cid:durableId="233D5EF2"/>
  <w16cid:commentId w16cid:paraId="51D77EAD" w16cid:durableId="233D604E"/>
  <w16cid:commentId w16cid:paraId="00000146" w16cid:durableId="233C3352"/>
  <w16cid:commentId w16cid:paraId="11BEA4DC" w16cid:durableId="233D6181"/>
  <w16cid:commentId w16cid:paraId="00000148" w16cid:durableId="233C3350"/>
  <w16cid:commentId w16cid:paraId="0C51D7F9" w16cid:durableId="233D61BF"/>
  <w16cid:commentId w16cid:paraId="00000149" w16cid:durableId="233C33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7F621" w14:textId="77777777" w:rsidR="008B3762" w:rsidRDefault="008B3762" w:rsidP="00A30765">
      <w:pPr>
        <w:spacing w:after="0" w:line="240" w:lineRule="auto"/>
      </w:pPr>
      <w:r>
        <w:separator/>
      </w:r>
    </w:p>
  </w:endnote>
  <w:endnote w:type="continuationSeparator" w:id="0">
    <w:p w14:paraId="2CA6574F" w14:textId="77777777" w:rsidR="008B3762" w:rsidRDefault="008B3762" w:rsidP="00A3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B1049" w14:textId="77777777" w:rsidR="008B3762" w:rsidRDefault="008B3762" w:rsidP="00A30765">
      <w:pPr>
        <w:spacing w:after="0" w:line="240" w:lineRule="auto"/>
      </w:pPr>
      <w:r>
        <w:separator/>
      </w:r>
    </w:p>
  </w:footnote>
  <w:footnote w:type="continuationSeparator" w:id="0">
    <w:p w14:paraId="0D1F9465" w14:textId="77777777" w:rsidR="008B3762" w:rsidRDefault="008B3762" w:rsidP="00A3076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gh Possingham">
    <w15:presenceInfo w15:providerId="AD" w15:userId="S::hugh.possingham@TNC.ORG::3cdaa7d2-c0ef-438c-a190-64c2b20c3f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928"/>
    <w:rsid w:val="00243C0D"/>
    <w:rsid w:val="002E1216"/>
    <w:rsid w:val="003B4C59"/>
    <w:rsid w:val="00596928"/>
    <w:rsid w:val="00655B5F"/>
    <w:rsid w:val="00711B2E"/>
    <w:rsid w:val="00745D6C"/>
    <w:rsid w:val="008A669C"/>
    <w:rsid w:val="008B3762"/>
    <w:rsid w:val="008B541D"/>
    <w:rsid w:val="008D4329"/>
    <w:rsid w:val="00A30765"/>
    <w:rsid w:val="00F60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D53DB"/>
  <w15:docId w15:val="{403C9430-352D-4087-9942-AF3A189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1">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2">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3">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4">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5">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6">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7">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8">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9">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a">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56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javascript:void(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iucnredlist.org/" TargetMode="External"/><Relationship Id="rId18" Type="http://schemas.openxmlformats.org/officeDocument/2006/relationships/hyperlink" Target="https://drive.google.com/file/d/1g_LePBfCbphXzTiCOXCzQtNLSSYoV6me/view?usp=sharing"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rive.google.com/file/d/1eD4y4K8XG4nxnRL5fNtiTqzuqfIJ_DfB/view?usp=shar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rotectedplanet.net/"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gadm.org/" TargetMode="External"/><Relationship Id="rId23" Type="http://schemas.openxmlformats.org/officeDocument/2006/relationships/image" Target="media/image6.png"/><Relationship Id="rId10" Type="http://schemas.openxmlformats.org/officeDocument/2006/relationships/hyperlink" Target="mailto:richard.schuster@glel.carleton.ca" TargetMode="External"/><Relationship Id="rId19" Type="http://schemas.openxmlformats.org/officeDocument/2006/relationships/hyperlink" Target="https://datacatalog.worldbank.org/dataset/worldwide-governance-indicator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www.birdlife.org/datazone/home"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QRXUC8yNPVSNLFEIQp4plzAYBA==">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31</Pages>
  <Words>5518</Words>
  <Characters>31453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Hugh Possingham</cp:lastModifiedBy>
  <cp:revision>3</cp:revision>
  <dcterms:created xsi:type="dcterms:W3CDTF">2020-10-23T03:59:00Z</dcterms:created>
  <dcterms:modified xsi:type="dcterms:W3CDTF">2020-10-23T04:23:00Z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