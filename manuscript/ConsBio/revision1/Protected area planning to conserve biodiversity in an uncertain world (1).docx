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pBdr>
          <w:top w:space="0" w:sz="0" w:val="nil"/>
          <w:left w:space="0" w:sz="0" w:val="nil"/>
          <w:bottom w:space="0" w:sz="0" w:val="nil"/>
          <w:right w:space="0" w:sz="0" w:val="nil"/>
          <w:between w:space="0" w:sz="0" w:val="nil"/>
        </w:pBdr>
        <w:spacing w:after="120" w:before="120" w:line="480" w:lineRule="auto"/>
        <w:rPr>
          <w:b w:val="1"/>
          <w:color w:val="000000"/>
          <w:sz w:val="28"/>
          <w:szCs w:val="28"/>
        </w:rPr>
      </w:pPr>
      <w:r w:rsidDel="00000000" w:rsidR="00000000" w:rsidRPr="00000000">
        <w:rPr>
          <w:b w:val="1"/>
          <w:color w:val="000000"/>
          <w:sz w:val="28"/>
          <w:szCs w:val="28"/>
          <w:rtl w:val="0"/>
        </w:rPr>
        <w:t xml:space="preserve">Title: Protected area planning to conserve biodiversity in an uncertain </w:t>
      </w:r>
      <w:sdt>
        <w:sdtPr>
          <w:tag w:val="goog_rdk_0"/>
        </w:sdtPr>
        <w:sdtContent>
          <w:ins w:author="Richard Schuster" w:id="0" w:date="2022-10-07T12:05:19Z">
            <w:r w:rsidDel="00000000" w:rsidR="00000000" w:rsidRPr="00000000">
              <w:rPr>
                <w:b w:val="1"/>
                <w:color w:val="000000"/>
                <w:sz w:val="28"/>
                <w:szCs w:val="28"/>
                <w:rtl w:val="0"/>
              </w:rPr>
              <w:t xml:space="preserve">future</w:t>
            </w:r>
          </w:ins>
        </w:sdtContent>
      </w:sdt>
      <w:sdt>
        <w:sdtPr>
          <w:tag w:val="goog_rdk_1"/>
        </w:sdtPr>
        <w:sdtContent>
          <w:del w:author="Richard Schuster" w:id="0" w:date="2022-10-07T12:05:19Z">
            <w:r w:rsidDel="00000000" w:rsidR="00000000" w:rsidRPr="00000000">
              <w:rPr>
                <w:b w:val="1"/>
                <w:color w:val="000000"/>
                <w:sz w:val="28"/>
                <w:szCs w:val="28"/>
                <w:rtl w:val="0"/>
              </w:rPr>
              <w:delText xml:space="preserve">world</w:delText>
            </w:r>
          </w:del>
        </w:sdtContent>
      </w:sdt>
      <w:r w:rsidDel="00000000" w:rsidR="00000000" w:rsidRPr="00000000">
        <w:rPr>
          <w:rtl w:val="0"/>
        </w:rPr>
      </w:r>
    </w:p>
    <w:p w:rsidR="00000000" w:rsidDel="00000000" w:rsidP="00000000" w:rsidRDefault="00000000" w:rsidRPr="00000000" w14:paraId="00000002">
      <w:pPr>
        <w:spacing w:line="480" w:lineRule="auto"/>
        <w:rPr/>
      </w:pPr>
      <w:r w:rsidDel="00000000" w:rsidR="00000000" w:rsidRPr="00000000">
        <w:rPr>
          <w:b w:val="1"/>
          <w:sz w:val="24"/>
          <w:szCs w:val="24"/>
          <w:rtl w:val="0"/>
        </w:rPr>
        <w:t xml:space="preserve">Abstract:</w:t>
      </w:r>
      <w:r w:rsidDel="00000000" w:rsidR="00000000" w:rsidRPr="00000000">
        <w:rPr>
          <w:sz w:val="24"/>
          <w:szCs w:val="24"/>
          <w:rtl w:val="0"/>
        </w:rPr>
        <w:t xml:space="preserve"> </w:t>
      </w:r>
      <w:r w:rsidDel="00000000" w:rsidR="00000000" w:rsidRPr="00000000">
        <w:rPr>
          <w:rtl w:val="0"/>
        </w:rPr>
        <w:t xml:space="preserve">     </w:t>
      </w:r>
    </w:p>
    <w:p w:rsidR="00000000" w:rsidDel="00000000" w:rsidP="00000000" w:rsidRDefault="00000000" w:rsidRPr="00000000" w14:paraId="00000003">
      <w:pPr>
        <w:spacing w:line="480" w:lineRule="auto"/>
        <w:rPr>
          <w:b w:val="1"/>
          <w:sz w:val="24"/>
          <w:szCs w:val="24"/>
        </w:rPr>
      </w:pPr>
      <w:r w:rsidDel="00000000" w:rsidR="00000000" w:rsidRPr="00000000">
        <w:rPr>
          <w:sz w:val="24"/>
          <w:szCs w:val="24"/>
          <w:rtl w:val="0"/>
        </w:rPr>
        <w:t xml:space="preserve">Protected areas are a key instrument for conservation. Despite this, they are vulnerable to risks associated with weak governance, land use intensification, and climate change. Using a novel hierarchical optimization approach, we identified priority areas for expanding the global protected area system to explicitly account for such risks whilst maximizing protection of all known terrestrial vertebrate species. We illustrate how reducing exposure to these risks</w:t>
      </w:r>
      <w:sdt>
        <w:sdtPr>
          <w:tag w:val="goog_rdk_2"/>
        </w:sdtPr>
        <w:sdtContent>
          <w:del w:author="Joe Bennett" w:id="1" w:date="2022-09-29T15:07:20Z">
            <w:r w:rsidDel="00000000" w:rsidR="00000000" w:rsidRPr="00000000">
              <w:rPr>
                <w:sz w:val="24"/>
                <w:szCs w:val="24"/>
                <w:rtl w:val="0"/>
              </w:rPr>
              <w:delText xml:space="preserve"> only</w:delText>
            </w:r>
          </w:del>
        </w:sdtContent>
      </w:sdt>
      <w:r w:rsidDel="00000000" w:rsidR="00000000" w:rsidRPr="00000000">
        <w:rPr>
          <w:sz w:val="24"/>
          <w:szCs w:val="24"/>
          <w:rtl w:val="0"/>
        </w:rPr>
        <w:t xml:space="preserve"> requires expanding the area of the global protected area system by 1.6% while still meeting conservation targets. Incorporating risks from weak governance drove the greatest changes in spatial priorities for protection, while incorporating risks from climate change required the largest increase in global protected area. Conserving wide-ranging species required countries with relatively strong governance to protect more land when bordering nations with comparatively weak governance. Our results underscore the need for cross-jurisdictional coordination and demonstrate how risk can be efficiently incorporated into conservation planning. </w:t>
      </w:r>
      <w:r w:rsidDel="00000000" w:rsidR="00000000" w:rsidRPr="00000000">
        <w:br w:type="page"/>
      </w:r>
      <w:r w:rsidDel="00000000" w:rsidR="00000000" w:rsidRPr="00000000">
        <w:rPr>
          <w:rtl w:val="0"/>
        </w:rPr>
      </w:r>
    </w:p>
    <w:p w:rsidR="00000000" w:rsidDel="00000000" w:rsidP="00000000" w:rsidRDefault="00000000" w:rsidRPr="00000000" w14:paraId="00000004">
      <w:pPr>
        <w:spacing w:line="480" w:lineRule="auto"/>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05">
      <w:pPr>
        <w:spacing w:line="480" w:lineRule="auto"/>
        <w:ind w:firstLine="720"/>
        <w:rPr>
          <w:color w:val="000000"/>
          <w:sz w:val="24"/>
          <w:szCs w:val="24"/>
        </w:rPr>
      </w:pPr>
      <w:r w:rsidDel="00000000" w:rsidR="00000000" w:rsidRPr="00000000">
        <w:rPr>
          <w:sz w:val="24"/>
          <w:szCs w:val="24"/>
          <w:rtl w:val="0"/>
        </w:rPr>
        <w:t xml:space="preserve">P</w:t>
      </w:r>
      <w:r w:rsidDel="00000000" w:rsidR="00000000" w:rsidRPr="00000000">
        <w:rPr>
          <w:color w:val="000000"/>
          <w:sz w:val="24"/>
          <w:szCs w:val="24"/>
          <w:rtl w:val="0"/>
        </w:rPr>
        <w:t xml:space="preserve">rotecting land is one of the best strategies to stem the biodiversity crisis </w:t>
      </w:r>
      <w:r w:rsidDel="00000000" w:rsidR="00000000" w:rsidRPr="00000000">
        <w:rPr>
          <w:sz w:val="24"/>
          <w:szCs w:val="24"/>
          <w:rtl w:val="0"/>
        </w:rPr>
        <w:t xml:space="preserve">(Watson et al. 2014)</w:t>
      </w:r>
      <w:r w:rsidDel="00000000" w:rsidR="00000000" w:rsidRPr="00000000">
        <w:rPr>
          <w:color w:val="000000"/>
          <w:sz w:val="24"/>
          <w:szCs w:val="24"/>
          <w:rtl w:val="0"/>
        </w:rPr>
        <w:t xml:space="preserve"> and a cornerstone of international agreements to safeguard biodiversity </w:t>
      </w:r>
      <w:r w:rsidDel="00000000" w:rsidR="00000000" w:rsidRPr="00000000">
        <w:rPr>
          <w:sz w:val="24"/>
          <w:szCs w:val="24"/>
          <w:rtl w:val="0"/>
        </w:rPr>
        <w:t xml:space="preserve">(Convention on Biological Diversity (CBD) 2017; CBD 2020)</w:t>
      </w:r>
      <w:r w:rsidDel="00000000" w:rsidR="00000000" w:rsidRPr="00000000">
        <w:rPr>
          <w:i w:val="1"/>
          <w:sz w:val="24"/>
          <w:szCs w:val="24"/>
          <w:rtl w:val="0"/>
        </w:rPr>
        <w:t xml:space="preserve">.</w:t>
      </w:r>
      <w:r w:rsidDel="00000000" w:rsidR="00000000" w:rsidRPr="00000000">
        <w:rPr>
          <w:sz w:val="24"/>
          <w:szCs w:val="24"/>
          <w:rtl w:val="0"/>
        </w:rPr>
        <w:t xml:space="preserve">  The effectiveness of a global network of protected areas depends upon the identification of areas that will both meet the needs of species and provide the greatest return on conservation investments.  Yet most spatial planning efforts base decisions heavily upon the estimated ecological value of land (Brooks et al. 2006; Venter et al. 2014; CBD 2017; CBD 2020) and carry the tacit, but often incorrect, assumption that protection will be enforced, effective, and permanent.  </w:t>
      </w:r>
      <w:sdt>
        <w:sdtPr>
          <w:tag w:val="goog_rdk_3"/>
        </w:sdtPr>
        <w:sdtContent>
          <w:ins w:author="Joe Bennett" w:id="2" w:date="2022-09-29T12:17:22Z">
            <w:r w:rsidDel="00000000" w:rsidR="00000000" w:rsidRPr="00000000">
              <w:rPr>
                <w:sz w:val="24"/>
                <w:szCs w:val="24"/>
                <w:rtl w:val="0"/>
              </w:rPr>
              <w:t xml:space="preserve">However, there is strong</w:t>
            </w:r>
          </w:ins>
        </w:sdtContent>
      </w:sdt>
      <w:sdt>
        <w:sdtPr>
          <w:tag w:val="goog_rdk_4"/>
        </w:sdtPr>
        <w:sdtContent>
          <w:del w:author="Joe Bennett" w:id="2" w:date="2022-09-29T12:17:22Z">
            <w:r w:rsidDel="00000000" w:rsidR="00000000" w:rsidRPr="00000000">
              <w:rPr>
                <w:sz w:val="24"/>
                <w:szCs w:val="24"/>
                <w:rtl w:val="0"/>
              </w:rPr>
              <w:delText xml:space="preserve">Despite</w:delText>
            </w:r>
          </w:del>
        </w:sdtContent>
      </w:sdt>
      <w:r w:rsidDel="00000000" w:rsidR="00000000" w:rsidRPr="00000000">
        <w:rPr>
          <w:sz w:val="24"/>
          <w:szCs w:val="24"/>
          <w:rtl w:val="0"/>
        </w:rPr>
        <w:t xml:space="preserve"> evidence that protected areas are subject to risks associated with weak governance (e.g., political instability and corruption; Schulze et al. 2018), </w:t>
      </w:r>
      <w:r w:rsidDel="00000000" w:rsidR="00000000" w:rsidRPr="00000000">
        <w:rPr>
          <w:color w:val="000000"/>
          <w:sz w:val="24"/>
          <w:szCs w:val="24"/>
          <w:rtl w:val="0"/>
        </w:rPr>
        <w:t xml:space="preserve">land use intensification (e.g., deforestation and degazetting of parks; </w:t>
      </w:r>
      <w:r w:rsidDel="00000000" w:rsidR="00000000" w:rsidRPr="00000000">
        <w:rPr>
          <w:sz w:val="24"/>
          <w:szCs w:val="24"/>
          <w:rtl w:val="0"/>
        </w:rPr>
        <w:t xml:space="preserve">Tesfaw et al. 2018)</w:t>
      </w:r>
      <w:r w:rsidDel="00000000" w:rsidR="00000000" w:rsidRPr="00000000">
        <w:rPr>
          <w:color w:val="000000"/>
          <w:sz w:val="24"/>
          <w:szCs w:val="24"/>
          <w:rtl w:val="0"/>
        </w:rPr>
        <w:t xml:space="preserve">, and </w:t>
      </w:r>
      <w:r w:rsidDel="00000000" w:rsidR="00000000" w:rsidRPr="00000000">
        <w:rPr>
          <w:sz w:val="24"/>
          <w:szCs w:val="24"/>
          <w:rtl w:val="0"/>
        </w:rPr>
        <w:t xml:space="preserve">c</w:t>
      </w:r>
      <w:r w:rsidDel="00000000" w:rsidR="00000000" w:rsidRPr="00000000">
        <w:rPr>
          <w:color w:val="000000"/>
          <w:sz w:val="24"/>
          <w:szCs w:val="24"/>
          <w:rtl w:val="0"/>
        </w:rPr>
        <w:t xml:space="preserve">limate change (e.g., extreme weather events;</w:t>
      </w:r>
      <w:r w:rsidDel="00000000" w:rsidR="00000000" w:rsidRPr="00000000">
        <w:rPr>
          <w:sz w:val="24"/>
          <w:szCs w:val="24"/>
          <w:rtl w:val="0"/>
        </w:rPr>
        <w:t xml:space="preserve"> Maxwell et al. 2019)</w:t>
      </w:r>
      <w:sdt>
        <w:sdtPr>
          <w:tag w:val="goog_rdk_5"/>
        </w:sdtPr>
        <w:sdtContent>
          <w:ins w:author="Joe Bennett" w:id="3" w:date="2022-09-29T12:17:34Z">
            <w:r w:rsidDel="00000000" w:rsidR="00000000" w:rsidRPr="00000000">
              <w:rPr>
                <w:sz w:val="24"/>
                <w:szCs w:val="24"/>
                <w:rtl w:val="0"/>
              </w:rPr>
              <w:t xml:space="preserve">. There is also evidence that patterns in protected area vulnerability vary spatially, with some regions and jurisdictions being more vulnerable to protected area degazettement or degradation than others (</w:t>
            </w:r>
            <w:r w:rsidDel="00000000" w:rsidR="00000000" w:rsidRPr="00000000">
              <w:rPr>
                <w:sz w:val="24"/>
                <w:szCs w:val="24"/>
                <w:rtl w:val="0"/>
              </w:rPr>
              <w:t xml:space="preserve">Mascia &amp; Pailler 2011; </w:t>
            </w:r>
            <w:r w:rsidDel="00000000" w:rsidR="00000000" w:rsidRPr="00000000">
              <w:rPr>
                <w:sz w:val="24"/>
                <w:szCs w:val="24"/>
                <w:rtl w:val="0"/>
              </w:rPr>
              <w:t xml:space="preserve">Leberger et al. 2020). </w:t>
            </w:r>
            <w:sdt>
              <w:sdtPr>
                <w:tag w:val="goog_rdk_6"/>
              </w:sdtPr>
              <w:sdtContent>
                <w:del w:author="Scott Wilson" w:id="4" w:date="2022-10-13T23:39:11Z"/>
              </w:sdtContent>
            </w:sdt>
          </w:ins>
          <w:sdt>
            <w:sdtPr>
              <w:tag w:val="goog_rdk_7"/>
            </w:sdtPr>
            <w:sdtContent>
              <w:commentRangeStart w:id="0"/>
            </w:sdtContent>
          </w:sdt>
          <w:ins w:author="Joe Bennett" w:id="3" w:date="2022-09-29T12:17:34Z">
            <w:del w:author="Scott Wilson" w:id="4" w:date="2022-10-13T23:39:11Z">
              <w:r w:rsidDel="00000000" w:rsidR="00000000" w:rsidRPr="00000000">
                <w:rPr>
                  <w:sz w:val="24"/>
                  <w:szCs w:val="24"/>
                  <w:rtl w:val="0"/>
                </w:rPr>
                <w:delText xml:space="preserve">However,</w:delText>
              </w:r>
            </w:del>
          </w:ins>
        </w:sdtContent>
      </w:sdt>
      <w:sdt>
        <w:sdtPr>
          <w:tag w:val="goog_rdk_8"/>
        </w:sdtPr>
        <w:sdtContent>
          <w:del w:author="Scott Wilson" w:id="4" w:date="2022-10-13T23:39:11Z">
            <w:r w:rsidDel="00000000" w:rsidR="00000000" w:rsidRPr="00000000">
              <w:rPr>
                <w:sz w:val="24"/>
                <w:szCs w:val="24"/>
                <w:rtl w:val="0"/>
              </w:rPr>
              <w:delText xml:space="preserve"> </w:delText>
            </w:r>
            <w:commentRangeEnd w:id="0"/>
            <w:r w:rsidDel="00000000" w:rsidR="00000000" w:rsidRPr="00000000">
              <w:commentReference w:id="0"/>
            </w:r>
            <w:r w:rsidDel="00000000" w:rsidR="00000000" w:rsidRPr="00000000">
              <w:rPr>
                <w:sz w:val="24"/>
                <w:szCs w:val="24"/>
                <w:rtl w:val="0"/>
              </w:rPr>
              <w:delText xml:space="preserve">f</w:delText>
            </w:r>
          </w:del>
        </w:sdtContent>
      </w:sdt>
      <w:sdt>
        <w:sdtPr>
          <w:tag w:val="goog_rdk_9"/>
        </w:sdtPr>
        <w:sdtContent>
          <w:ins w:author="Scott Wilson" w:id="4" w:date="2022-10-13T23:39:11Z">
            <w:r w:rsidDel="00000000" w:rsidR="00000000" w:rsidRPr="00000000">
              <w:rPr>
                <w:sz w:val="24"/>
                <w:szCs w:val="24"/>
                <w:rtl w:val="0"/>
              </w:rPr>
              <w:t xml:space="preserve">F</w:t>
            </w:r>
          </w:ins>
        </w:sdtContent>
      </w:sdt>
      <w:r w:rsidDel="00000000" w:rsidR="00000000" w:rsidRPr="00000000">
        <w:rPr>
          <w:sz w:val="24"/>
          <w:szCs w:val="24"/>
          <w:rtl w:val="0"/>
        </w:rPr>
        <w:t xml:space="preserve">ew </w:t>
      </w:r>
      <w:sdt>
        <w:sdtPr>
          <w:tag w:val="goog_rdk_10"/>
        </w:sdtPr>
        <w:sdtContent>
          <w:ins w:author="Scott Wilson" w:id="5" w:date="2022-10-13T23:39:18Z">
            <w:r w:rsidDel="00000000" w:rsidR="00000000" w:rsidRPr="00000000">
              <w:rPr>
                <w:sz w:val="24"/>
                <w:szCs w:val="24"/>
                <w:rtl w:val="0"/>
              </w:rPr>
              <w:t xml:space="preserve">conservation </w:t>
            </w:r>
          </w:ins>
        </w:sdtContent>
      </w:sdt>
      <w:r w:rsidDel="00000000" w:rsidR="00000000" w:rsidRPr="00000000">
        <w:rPr>
          <w:sz w:val="24"/>
          <w:szCs w:val="24"/>
          <w:rtl w:val="0"/>
        </w:rPr>
        <w:t xml:space="preserve">plans have explicitly considered </w:t>
      </w:r>
      <w:r w:rsidDel="00000000" w:rsidR="00000000" w:rsidRPr="00000000">
        <w:rPr>
          <w:color w:val="000000"/>
          <w:sz w:val="24"/>
          <w:szCs w:val="24"/>
          <w:rtl w:val="0"/>
        </w:rPr>
        <w:t xml:space="preserve">these risks</w:t>
      </w:r>
      <w:r w:rsidDel="00000000" w:rsidR="00000000" w:rsidRPr="00000000">
        <w:rPr>
          <w:sz w:val="24"/>
          <w:szCs w:val="24"/>
          <w:rtl w:val="0"/>
        </w:rPr>
        <w:t xml:space="preserve"> (McBride et al. 2007; Alagador et al. 2014)</w:t>
      </w:r>
      <w:r w:rsidDel="00000000" w:rsidR="00000000" w:rsidRPr="00000000">
        <w:rPr>
          <w:color w:val="000000"/>
          <w:sz w:val="24"/>
          <w:szCs w:val="24"/>
          <w:rtl w:val="0"/>
        </w:rPr>
        <w:t xml:space="preserve">.  Here we demonstrate how we can expand the planning lens to include risks as well as ecological value, with the goal of improving the resilience and performance of protected areas.</w:t>
      </w:r>
    </w:p>
    <w:p w:rsidR="00000000" w:rsidDel="00000000" w:rsidP="00000000" w:rsidRDefault="00000000" w:rsidRPr="00000000" w14:paraId="00000006">
      <w:pPr>
        <w:spacing w:line="480" w:lineRule="auto"/>
        <w:ind w:firstLine="720"/>
        <w:rPr>
          <w:sz w:val="24"/>
          <w:szCs w:val="24"/>
        </w:rPr>
      </w:pPr>
      <w:r w:rsidDel="00000000" w:rsidR="00000000" w:rsidRPr="00000000">
        <w:rPr>
          <w:sz w:val="24"/>
          <w:szCs w:val="24"/>
          <w:rtl w:val="0"/>
        </w:rPr>
        <w:t xml:space="preserve">We considered the following three broad categories of risk, which we defined as factors likely to diminish the long-term effectiveness of protected areas: (i) governance, (ii) land use, and (iii) climate. We then generated plans for establishing protected areas (“prioritizations”) based on scenarios for different risk factors. Our framework provides a flexible approach for incorporating multiple risk metrics into conservation decision making.</w:t>
      </w:r>
    </w:p>
    <w:p w:rsidR="00000000" w:rsidDel="00000000" w:rsidP="00000000" w:rsidRDefault="00000000" w:rsidRPr="00000000" w14:paraId="00000007">
      <w:pPr>
        <w:spacing w:line="480" w:lineRule="auto"/>
        <w:rPr>
          <w:sz w:val="24"/>
          <w:szCs w:val="24"/>
        </w:rPr>
      </w:pPr>
      <w:r w:rsidDel="00000000" w:rsidR="00000000" w:rsidRPr="00000000">
        <w:rPr>
          <w:rtl w:val="0"/>
        </w:rPr>
      </w:r>
    </w:p>
    <w:p w:rsidR="00000000" w:rsidDel="00000000" w:rsidP="00000000" w:rsidRDefault="00000000" w:rsidRPr="00000000" w14:paraId="00000008">
      <w:pPr>
        <w:spacing w:line="480" w:lineRule="auto"/>
        <w:rPr>
          <w:b w:val="1"/>
          <w:sz w:val="24"/>
          <w:szCs w:val="24"/>
        </w:rPr>
      </w:pPr>
      <w:r w:rsidDel="00000000" w:rsidR="00000000" w:rsidRPr="00000000">
        <w:rPr>
          <w:b w:val="1"/>
          <w:sz w:val="24"/>
          <w:szCs w:val="24"/>
          <w:rtl w:val="0"/>
        </w:rPr>
        <w:t xml:space="preserve">Methods</w:t>
      </w:r>
    </w:p>
    <w:p w:rsidR="00000000" w:rsidDel="00000000" w:rsidP="00000000" w:rsidRDefault="00000000" w:rsidRPr="00000000" w14:paraId="00000009">
      <w:pPr>
        <w:spacing w:line="480" w:lineRule="auto"/>
        <w:ind w:firstLine="720"/>
        <w:rPr>
          <w:sz w:val="24"/>
          <w:szCs w:val="24"/>
        </w:rPr>
      </w:pPr>
      <w:r w:rsidDel="00000000" w:rsidR="00000000" w:rsidRPr="00000000">
        <w:rPr>
          <w:sz w:val="24"/>
          <w:szCs w:val="24"/>
          <w:rtl w:val="0"/>
        </w:rPr>
        <w:t xml:space="preserve">We considered the influence of risk categories on allocating protection decisions at a global scale in suitable habitat for all 29,350 vertebrate species from the IUCN Red List of Threatened Species (IUCN 2019) using a multi-objective optimization approach. To incorporate risk categories, we built on the minimum set problem, where the objective is to reach species distribution protection targets while accounting for one constraint such as land cost or area (Margules &amp; Pressey 2000; Moilanen et al. 2009). We expanded this approach to include multiple objectives accounting for risk in the problem formulation, by treating each risk layer as a separate objective in the problem formulation (Deb 2014).</w:t>
        <w:tab/>
      </w:r>
    </w:p>
    <w:p w:rsidR="00000000" w:rsidDel="00000000" w:rsidP="00000000" w:rsidRDefault="00000000" w:rsidRPr="00000000" w14:paraId="0000000A">
      <w:pPr>
        <w:spacing w:line="480" w:lineRule="auto"/>
        <w:rPr>
          <w:color w:val="000000"/>
          <w:sz w:val="24"/>
          <w:szCs w:val="24"/>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Biodiversity Data </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produced area of habitat (AOH) estimates for 10,774 species of birds, 5,219 mammals, 4,462 reptiles and 6,254 amphibians with available IUCN range polygon data following the procedure outlined in </w:t>
      </w:r>
      <w:sdt>
        <w:sdtPr>
          <w:tag w:val="goog_rdk_11"/>
        </w:sdtPr>
        <w:sdtContent>
          <w:del w:author="Joe Bennett" w:id="6" w:date="2022-09-27T11:48:5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Brooks et al. </w:t>
      </w:r>
      <w:sdt>
        <w:sdtPr>
          <w:tag w:val="goog_rdk_12"/>
        </w:sdtPr>
        <w:sdtContent>
          <w:ins w:author="Joe Bennett" w:id="7" w:date="2022-09-27T11:48:46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2019). Species range polygons obtained from the IUCN Red List spatial data (</w:t>
      </w:r>
      <w:hyperlink r:id="rId9">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https://www.iucnredlist.org/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Birdlife International (</w:t>
      </w:r>
      <w:hyperlink r:id="rId10">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http://datazone.birdlife.org/species/requestdis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were first filtered for ‘extant’ range then rasterized to a global 1 km grid in the Eckert IV equal area projection. Individual species range rasters were then modified to only include land cover classes that match the habitat associations for each species. Habitat associations were obtained from the IUCN Red List species habitat classification scheme and were matched to ESA land cover classes for the year 2018 following Santini et al. </w:t>
      </w:r>
      <w:sdt>
        <w:sdtPr>
          <w:tag w:val="goog_rdk_13"/>
        </w:sdtPr>
        <w:sdtContent>
          <w:ins w:author="Joe Bennett" w:id="8" w:date="2022-09-27T11:59:17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2019</w:t>
      </w:r>
      <w:sdt>
        <w:sdtPr>
          <w:tag w:val="goog_rdk_14"/>
        </w:sdtPr>
        <w:sdtContent>
          <w:ins w:author="Joe Bennett" w:id="9" w:date="2022-09-27T11:59:2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ESA land cover classification data was aggregated from 300 m resolution to match the global 1 km grid using a majority rule. Species ranges were additionally filtered so that only areas within a species’ accepted elevational range were included. Global elevation data derived from SRTM was obtained from WorldClim v. 2 (Fick &amp; Hijmans 2017). For bird species with multiple seasonal distributions, data for resident, breeding, and non-breeding ranges were processed separately. </w:t>
      </w:r>
      <w:sdt>
        <w:sdtPr>
          <w:tag w:val="goog_rdk_15"/>
        </w:sdtPr>
        <w:sdtContent>
          <w:ins w:author="Richard Schuster" w:id="10" w:date="2022-10-13T11:44:32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each AOH dataset</w:t>
            </w:r>
          </w:ins>
        </w:sdtContent>
      </w:sdt>
      <w:sdt>
        <w:sdtPr>
          <w:tag w:val="goog_rdk_16"/>
        </w:sdtPr>
        <w:sdtContent>
          <w:ins w:author="Scott Wilson" w:id="11" w:date="2022-10-13T23:41:39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ins>
        </w:sdtContent>
      </w:sdt>
      <w:sdt>
        <w:sdtPr>
          <w:tag w:val="goog_rdk_17"/>
        </w:sdtPr>
        <w:sdtContent>
          <w:ins w:author="Richard Schuster" w:id="10" w:date="2022-10-13T11:44:32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then calculated the proportion of suitable habitat at a 10 x 10 km resolution which was the resolution </w:t>
            </w:r>
            <w:sdt>
              <w:sdtPr>
                <w:tag w:val="goog_rdk_18"/>
              </w:sdtPr>
              <w:sdtContent>
                <w:del w:author="Scott Wilson" w:id="12" w:date="2022-10-13T23:41:37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we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in the optimization analyses. </w:t>
            </w:r>
          </w:ins>
        </w:sdtContent>
      </w:sdt>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spacing w:line="480" w:lineRule="auto"/>
        <w:rPr>
          <w:sz w:val="24"/>
          <w:szCs w:val="24"/>
          <w:u w:val="single"/>
        </w:rPr>
      </w:pPr>
      <w:r w:rsidDel="00000000" w:rsidR="00000000" w:rsidRPr="00000000">
        <w:rPr>
          <w:sz w:val="24"/>
          <w:szCs w:val="24"/>
          <w:u w:val="single"/>
          <w:rtl w:val="0"/>
        </w:rPr>
        <w:t xml:space="preserve">Basic administrative delineations</w:t>
      </w:r>
    </w:p>
    <w:p w:rsidR="00000000" w:rsidDel="00000000" w:rsidP="00000000" w:rsidRDefault="00000000" w:rsidRPr="00000000" w14:paraId="0000000F">
      <w:pPr>
        <w:spacing w:line="480" w:lineRule="auto"/>
        <w:ind w:firstLine="720"/>
        <w:rPr>
          <w:color w:val="000000"/>
          <w:sz w:val="24"/>
          <w:szCs w:val="24"/>
        </w:rPr>
      </w:pPr>
      <w:r w:rsidDel="00000000" w:rsidR="00000000" w:rsidRPr="00000000">
        <w:rPr>
          <w:color w:val="000000"/>
          <w:sz w:val="24"/>
          <w:szCs w:val="24"/>
          <w:rtl w:val="0"/>
        </w:rPr>
        <w:t xml:space="preserve">National boundaries were derived from the Global Administrative Areas database (http://gadm.org). We obtained protected area boundaries from the World Database on Protected Areas (</w:t>
      </w:r>
      <w:sdt>
        <w:sdtPr>
          <w:tag w:val="goog_rdk_19"/>
        </w:sdtPr>
        <w:sdtContent>
          <w:del w:author="Anonymous" w:id="13" w:date="2022-10-14T02:31:34Z">
            <w:r w:rsidDel="00000000" w:rsidR="00000000" w:rsidRPr="00000000">
              <w:rPr>
                <w:color w:val="000000"/>
                <w:sz w:val="24"/>
                <w:szCs w:val="24"/>
                <w:rtl w:val="0"/>
              </w:rPr>
              <w:delText xml:space="preserve">https://www.protectedplanet.net</w:delText>
            </w:r>
          </w:del>
        </w:sdtContent>
      </w:sdt>
      <w:sdt>
        <w:sdtPr>
          <w:tag w:val="goog_rdk_20"/>
        </w:sdtPr>
        <w:sdtContent>
          <w:ins w:author="Anonymous" w:id="13" w:date="2022-10-14T02:31:34Z">
            <w:r w:rsidDel="00000000" w:rsidR="00000000" w:rsidRPr="00000000">
              <w:fldChar w:fldCharType="begin"/>
            </w:r>
            <w:r w:rsidDel="00000000" w:rsidR="00000000" w:rsidRPr="00000000">
              <w:instrText xml:space="preserve">HYPERLINK "https://www.protectedplanet.net"</w:instrText>
            </w:r>
            <w:r w:rsidDel="00000000" w:rsidR="00000000" w:rsidRPr="00000000">
              <w:fldChar w:fldCharType="separate"/>
            </w:r>
            <w:r w:rsidDel="00000000" w:rsidR="00000000" w:rsidRPr="00000000">
              <w:rPr>
                <w:color w:val="1155cc"/>
                <w:sz w:val="24"/>
                <w:szCs w:val="24"/>
                <w:u w:val="single"/>
                <w:rtl w:val="0"/>
              </w:rPr>
              <w:t xml:space="preserve">https://www.protectedplanet.net</w:t>
            </w:r>
            <w:r w:rsidDel="00000000" w:rsidR="00000000" w:rsidRPr="00000000">
              <w:fldChar w:fldCharType="end"/>
            </w:r>
          </w:ins>
        </w:sdtContent>
      </w:sdt>
      <w:sdt>
        <w:sdtPr>
          <w:tag w:val="goog_rdk_21"/>
        </w:sdtPr>
        <w:sdtContent>
          <w:ins w:author="Anonymous" w:id="14" w:date="2022-10-14T02:31:31Z">
            <w:r w:rsidDel="00000000" w:rsidR="00000000" w:rsidRPr="00000000">
              <w:rPr>
                <w:color w:val="000000"/>
                <w:sz w:val="24"/>
                <w:szCs w:val="24"/>
                <w:rtl w:val="0"/>
              </w:rPr>
              <w:t xml:space="preserve">; UNEP-WCMC and IUCN</w:t>
            </w:r>
          </w:ins>
        </w:sdtContent>
      </w:sdt>
      <w:sdt>
        <w:sdtPr>
          <w:tag w:val="goog_rdk_22"/>
        </w:sdtPr>
        <w:sdtContent>
          <w:ins w:author="Anonymous" w:id="15" w:date="2022-10-14T02:31:42Z">
            <w:r w:rsidDel="00000000" w:rsidR="00000000" w:rsidRPr="00000000">
              <w:rPr>
                <w:color w:val="000000"/>
                <w:sz w:val="24"/>
                <w:szCs w:val="24"/>
                <w:rtl w:val="0"/>
              </w:rPr>
              <w:t xml:space="preserve"> [insert year</w:t>
            </w:r>
          </w:ins>
        </w:sdtContent>
      </w:sdt>
      <w:sdt>
        <w:sdtPr>
          <w:tag w:val="goog_rdk_23"/>
        </w:sdtPr>
        <w:sdtContent>
          <w:ins w:author="Anonymous" w:id="16" w:date="2022-10-14T02:33:14Z">
            <w:r w:rsidDel="00000000" w:rsidR="00000000" w:rsidRPr="00000000">
              <w:rPr>
                <w:color w:val="000000"/>
                <w:sz w:val="24"/>
                <w:szCs w:val="24"/>
                <w:rtl w:val="0"/>
              </w:rPr>
              <w:t xml:space="preserve"> of version</w:t>
            </w:r>
          </w:ins>
        </w:sdtContent>
      </w:sdt>
      <w:sdt>
        <w:sdtPr>
          <w:tag w:val="goog_rdk_24"/>
        </w:sdtPr>
        <w:sdtContent>
          <w:ins w:author="Anonymous" w:id="15" w:date="2022-10-14T02:31:42Z">
            <w:r w:rsidDel="00000000" w:rsidR="00000000" w:rsidRPr="00000000">
              <w:rPr>
                <w:color w:val="000000"/>
                <w:sz w:val="24"/>
                <w:szCs w:val="24"/>
                <w:rtl w:val="0"/>
              </w:rPr>
              <w:t xml:space="preserve">]</w:t>
            </w:r>
          </w:ins>
        </w:sdtContent>
      </w:sdt>
      <w:r w:rsidDel="00000000" w:rsidR="00000000" w:rsidRPr="00000000">
        <w:rPr>
          <w:color w:val="000000"/>
          <w:sz w:val="24"/>
          <w:szCs w:val="24"/>
          <w:rtl w:val="0"/>
        </w:rPr>
        <w:t xml:space="preserve">). Following standard procedures for cleaning the protected area dataset </w:t>
      </w:r>
      <w:r w:rsidDel="00000000" w:rsidR="00000000" w:rsidRPr="00000000">
        <w:rPr>
          <w:sz w:val="24"/>
          <w:szCs w:val="24"/>
          <w:rtl w:val="0"/>
        </w:rPr>
        <w:t xml:space="preserve">(Butchart et al. 2015)</w:t>
      </w:r>
      <w:r w:rsidDel="00000000" w:rsidR="00000000" w:rsidRPr="00000000">
        <w:rPr>
          <w:color w:val="000000"/>
          <w:sz w:val="24"/>
          <w:szCs w:val="24"/>
          <w:rtl w:val="0"/>
        </w:rPr>
        <w:t xml:space="preserve">, we (i) projected the data to an equal-area coordinate system (World Behrman), (ii) excluded reserves with unknown or proposed designations, (iii) excluded UNESCO Biosphere Reserves</w:t>
      </w:r>
      <w:r w:rsidDel="00000000" w:rsidR="00000000" w:rsidRPr="00000000">
        <w:rPr>
          <w:sz w:val="24"/>
          <w:szCs w:val="24"/>
          <w:rtl w:val="0"/>
        </w:rPr>
        <w:t xml:space="preserve"> (Coetzer et al. 2014)</w:t>
      </w:r>
      <w:r w:rsidDel="00000000" w:rsidR="00000000" w:rsidRPr="00000000">
        <w:rPr>
          <w:color w:val="000000"/>
          <w:sz w:val="24"/>
          <w:szCs w:val="24"/>
          <w:rtl w:val="0"/>
        </w:rPr>
        <w:t xml:space="preserve">, (iv) buffered sites represented as point localities </w:t>
      </w:r>
      <w:sdt>
        <w:sdtPr>
          <w:tag w:val="goog_rdk_25"/>
        </w:sdtPr>
        <w:sdtContent>
          <w:ins w:author="Anonymous" w:id="17" w:date="2022-10-14T02:27:14Z">
            <w:r w:rsidDel="00000000" w:rsidR="00000000" w:rsidRPr="00000000">
              <w:rPr>
                <w:color w:val="000000"/>
                <w:sz w:val="24"/>
                <w:szCs w:val="24"/>
                <w:rtl w:val="0"/>
              </w:rPr>
              <w:t xml:space="preserve">according </w:t>
            </w:r>
          </w:ins>
        </w:sdtContent>
      </w:sdt>
      <w:r w:rsidDel="00000000" w:rsidR="00000000" w:rsidRPr="00000000">
        <w:rPr>
          <w:color w:val="000000"/>
          <w:sz w:val="24"/>
          <w:szCs w:val="24"/>
          <w:rtl w:val="0"/>
        </w:rPr>
        <w:t xml:space="preserve">to their reported area</w:t>
      </w:r>
      <w:sdt>
        <w:sdtPr>
          <w:tag w:val="goog_rdk_26"/>
        </w:sdtPr>
        <w:sdtContent>
          <w:ins w:author="Anonymous" w:id="18" w:date="2022-10-14T02:27:20Z">
            <w:r w:rsidDel="00000000" w:rsidR="00000000" w:rsidRPr="00000000">
              <w:rPr>
                <w:color w:val="000000"/>
                <w:sz w:val="24"/>
                <w:szCs w:val="24"/>
                <w:rtl w:val="0"/>
              </w:rPr>
              <w:t xml:space="preserve"> in the </w:t>
            </w:r>
          </w:ins>
        </w:sdtContent>
      </w:sdt>
      <w:sdt>
        <w:sdtPr>
          <w:tag w:val="goog_rdk_27"/>
        </w:sdtPr>
        <w:sdtContent>
          <w:ins w:author="Anonymous" w:id="19" w:date="2022-10-14T02:27:31Z">
            <w:r w:rsidDel="00000000" w:rsidR="00000000" w:rsidRPr="00000000">
              <w:rPr>
                <w:color w:val="000000"/>
                <w:sz w:val="24"/>
                <w:szCs w:val="24"/>
                <w:rtl w:val="0"/>
              </w:rPr>
              <w:t xml:space="preserve">database</w:t>
            </w:r>
          </w:ins>
        </w:sdtContent>
      </w:sdt>
      <w:sdt>
        <w:sdtPr>
          <w:tag w:val="goog_rdk_28"/>
        </w:sdtPr>
        <w:sdtContent>
          <w:ins w:author="Anonymous" w:id="20" w:date="2022-10-14T02:30:40Z">
            <w:r w:rsidDel="00000000" w:rsidR="00000000" w:rsidRPr="00000000">
              <w:rPr>
                <w:color w:val="000000"/>
                <w:sz w:val="24"/>
                <w:szCs w:val="24"/>
                <w:rtl w:val="0"/>
              </w:rPr>
              <w:t xml:space="preserve"> (se</w:t>
            </w:r>
          </w:ins>
          <w:sdt>
            <w:sdtPr>
              <w:tag w:val="goog_rdk_29"/>
            </w:sdtPr>
            <w:sdtContent>
              <w:commentRangeStart w:id="1"/>
            </w:sdtContent>
          </w:sdt>
          <w:ins w:author="Anonymous" w:id="20" w:date="2022-10-14T02:30:40Z">
            <w:sdt>
              <w:sdtPr>
                <w:tag w:val="goog_rdk_30"/>
              </w:sdtPr>
              <w:sdtContent>
                <w:commentRangeStart w:id="2"/>
              </w:sdtContent>
            </w:sdt>
            <w:r w:rsidDel="00000000" w:rsidR="00000000" w:rsidRPr="00000000">
              <w:rPr>
                <w:color w:val="000000"/>
                <w:sz w:val="24"/>
                <w:szCs w:val="24"/>
                <w:rtl w:val="0"/>
              </w:rPr>
              <w:t xml:space="preserve">e </w:t>
            </w:r>
          </w:ins>
        </w:sdtContent>
      </w:sdt>
      <w:sdt>
        <w:sdtPr>
          <w:tag w:val="goog_rdk_31"/>
        </w:sdtPr>
        <w:sdtContent>
          <w:ins w:author="Anonymous" w:id="21" w:date="2022-10-14T02:31:54Z">
            <w:r w:rsidDel="00000000" w:rsidR="00000000" w:rsidRPr="00000000">
              <w:rPr>
                <w:color w:val="000000"/>
                <w:sz w:val="24"/>
                <w:szCs w:val="24"/>
                <w:rtl w:val="0"/>
              </w:rPr>
              <w:t xml:space="preserve">UNEP-WCMC and IUCN </w:t>
            </w:r>
          </w:ins>
        </w:sdtContent>
      </w:sdt>
      <w:sdt>
        <w:sdtPr>
          <w:tag w:val="goog_rdk_32"/>
        </w:sdtPr>
        <w:sdtContent>
          <w:ins w:author="Anonymous" w:id="22" w:date="2022-10-14T02:31:56Z"/>
          <w:sdt>
            <w:sdtPr>
              <w:tag w:val="goog_rdk_33"/>
            </w:sdtPr>
            <w:sdtContent>
              <w:ins w:author="Anonymous" w:id="22" w:date="2022-10-14T02:31:56Z">
                <w:r w:rsidDel="00000000" w:rsidR="00000000" w:rsidRPr="00000000">
                  <w:rPr>
                    <w:color w:val="000000"/>
                    <w:sz w:val="24"/>
                    <w:szCs w:val="24"/>
                    <w:rtl w:val="0"/>
                    <w:rPrChange w:author="Anonymous" w:id="23" w:date="2022-10-14T02:31:54Z">
                      <w:rPr>
                        <w:color w:val="000000"/>
                        <w:sz w:val="24"/>
                        <w:szCs w:val="24"/>
                      </w:rPr>
                    </w:rPrChange>
                  </w:rPr>
                  <w:t xml:space="preserve">[</w:t>
                </w:r>
              </w:ins>
            </w:sdtContent>
          </w:sdt>
          <w:ins w:author="Anonymous" w:id="22" w:date="2022-10-14T02:31:56Z"/>
        </w:sdtContent>
      </w:sdt>
      <w:sdt>
        <w:sdtPr>
          <w:tag w:val="goog_rdk_34"/>
        </w:sdtPr>
        <w:sdtContent>
          <w:ins w:author="Anonymous" w:id="24" w:date="2022-10-14T02:33:20Z">
            <w:commentRangeEnd w:id="1"/>
            <w:r w:rsidDel="00000000" w:rsidR="00000000" w:rsidRPr="00000000">
              <w:commentReference w:id="1"/>
            </w:r>
            <w:commentRangeEnd w:id="2"/>
            <w:r w:rsidDel="00000000" w:rsidR="00000000" w:rsidRPr="00000000">
              <w:commentReference w:id="2"/>
            </w:r>
          </w:ins>
          <w:sdt>
            <w:sdtPr>
              <w:tag w:val="goog_rdk_35"/>
            </w:sdtPr>
            <w:sdtContent>
              <w:ins w:author="Anonymous" w:id="24" w:date="2022-10-14T02:33:20Z">
                <w:r w:rsidDel="00000000" w:rsidR="00000000" w:rsidRPr="00000000">
                  <w:rPr>
                    <w:color w:val="000000"/>
                    <w:sz w:val="24"/>
                    <w:szCs w:val="24"/>
                    <w:rtl w:val="0"/>
                    <w:rPrChange w:author="Anonymous" w:id="23" w:date="2022-10-14T02:31:54Z">
                      <w:rPr>
                        <w:color w:val="000000"/>
                        <w:sz w:val="24"/>
                        <w:szCs w:val="24"/>
                      </w:rPr>
                    </w:rPrChange>
                  </w:rPr>
                  <w:t xml:space="preserve">insert year of version</w:t>
                </w:r>
              </w:ins>
            </w:sdtContent>
          </w:sdt>
          <w:ins w:author="Anonymous" w:id="24" w:date="2022-10-14T02:33:20Z"/>
        </w:sdtContent>
      </w:sdt>
      <w:sdt>
        <w:sdtPr>
          <w:tag w:val="goog_rdk_36"/>
        </w:sdtPr>
        <w:sdtContent>
          <w:ins w:author="Anonymous" w:id="22" w:date="2022-10-14T02:31:56Z">
            <w:sdt>
              <w:sdtPr>
                <w:tag w:val="goog_rdk_37"/>
              </w:sdtPr>
              <w:sdtContent>
                <w:del w:author="Anonymous" w:id="24" w:date="2022-10-14T02:33:20Z"/>
              </w:sdtContent>
            </w:sdt>
          </w:ins>
          <w:sdt>
            <w:sdtPr>
              <w:tag w:val="goog_rdk_38"/>
            </w:sdtPr>
            <w:sdtContent>
              <w:ins w:author="Anonymous" w:id="22" w:date="2022-10-14T02:31:56Z">
                <w:del w:author="Anonymous" w:id="24" w:date="2022-10-14T02:33:20Z">
                  <w:r w:rsidDel="00000000" w:rsidR="00000000" w:rsidRPr="00000000">
                    <w:rPr>
                      <w:color w:val="000000"/>
                      <w:sz w:val="24"/>
                      <w:szCs w:val="24"/>
                      <w:rtl w:val="0"/>
                      <w:rPrChange w:author="Anonymous" w:id="23" w:date="2022-10-14T02:31:54Z">
                        <w:rPr>
                          <w:color w:val="000000"/>
                          <w:sz w:val="24"/>
                          <w:szCs w:val="24"/>
                        </w:rPr>
                      </w:rPrChange>
                    </w:rPr>
                    <w:delText xml:space="preserve">year</w:delText>
                  </w:r>
                </w:del>
              </w:ins>
            </w:sdtContent>
          </w:sdt>
          <w:ins w:author="Anonymous" w:id="22" w:date="2022-10-14T02:31:56Z">
            <w:del w:author="Anonymous" w:id="24" w:date="2022-10-14T02:33:20Z"/>
            <w:sdt>
              <w:sdtPr>
                <w:tag w:val="goog_rdk_39"/>
              </w:sdtPr>
              <w:sdtContent>
                <w:r w:rsidDel="00000000" w:rsidR="00000000" w:rsidRPr="00000000">
                  <w:rPr>
                    <w:color w:val="000000"/>
                    <w:sz w:val="24"/>
                    <w:szCs w:val="24"/>
                    <w:rtl w:val="0"/>
                    <w:rPrChange w:author="Anonymous" w:id="23" w:date="2022-10-14T02:31:54Z">
                      <w:rPr>
                        <w:color w:val="000000"/>
                        <w:sz w:val="24"/>
                        <w:szCs w:val="24"/>
                      </w:rPr>
                    </w:rPrChange>
                  </w:rPr>
                  <w:t xml:space="preserve">]</w:t>
                </w:r>
              </w:sdtContent>
            </w:sdt>
          </w:ins>
        </w:sdtContent>
      </w:sdt>
      <w:sdt>
        <w:sdtPr>
          <w:tag w:val="goog_rdk_40"/>
        </w:sdtPr>
        <w:sdtContent>
          <w:ins w:author="Anonymous" w:id="25" w:date="2022-10-14T02:32:03Z"/>
          <w:sdt>
            <w:sdtPr>
              <w:tag w:val="goog_rdk_41"/>
            </w:sdtPr>
            <w:sdtContent>
              <w:ins w:author="Anonymous" w:id="25" w:date="2022-10-14T02:32:03Z">
                <w:r w:rsidDel="00000000" w:rsidR="00000000" w:rsidRPr="00000000">
                  <w:rPr>
                    <w:color w:val="000000"/>
                    <w:sz w:val="24"/>
                    <w:szCs w:val="24"/>
                    <w:rtl w:val="0"/>
                    <w:rPrChange w:author="Anonymous" w:id="23" w:date="2022-10-14T02:31:54Z">
                      <w:rPr>
                        <w:color w:val="000000"/>
                        <w:sz w:val="24"/>
                        <w:szCs w:val="24"/>
                      </w:rPr>
                    </w:rPrChange>
                  </w:rPr>
                  <w:t xml:space="preserve"> for buffer size</w:t>
                </w:r>
              </w:ins>
            </w:sdtContent>
          </w:sdt>
          <w:ins w:author="Anonymous" w:id="25" w:date="2022-10-14T02:32:03Z">
            <w:sdt>
              <w:sdtPr>
                <w:tag w:val="goog_rdk_42"/>
              </w:sdtPr>
              <w:sdtContent>
                <w:r w:rsidDel="00000000" w:rsidR="00000000" w:rsidRPr="00000000">
                  <w:rPr>
                    <w:color w:val="000000"/>
                    <w:sz w:val="24"/>
                    <w:szCs w:val="24"/>
                    <w:rtl w:val="0"/>
                    <w:rPrChange w:author="Anonymous" w:id="23" w:date="2022-10-14T02:31:54Z">
                      <w:rPr>
                        <w:color w:val="000000"/>
                        <w:sz w:val="24"/>
                        <w:szCs w:val="24"/>
                      </w:rPr>
                    </w:rPrChange>
                  </w:rPr>
                  <w:t xml:space="preserve">s)</w:t>
                </w:r>
              </w:sdtContent>
            </w:sdt>
          </w:ins>
        </w:sdtContent>
      </w:sdt>
      <w:r w:rsidDel="00000000" w:rsidR="00000000" w:rsidRPr="00000000">
        <w:rPr>
          <w:color w:val="000000"/>
          <w:sz w:val="24"/>
          <w:szCs w:val="24"/>
          <w:rtl w:val="0"/>
        </w:rPr>
        <w:t xml:space="preserve">, (v) dissolved boundaries to prevent issues with overlapping areas, and (vi) removed slivers (code available at https://github.com/jeffreyhanson/global-protected-areas). After the protected area data were mod</w:t>
      </w:r>
      <w:r w:rsidDel="00000000" w:rsidR="00000000" w:rsidRPr="00000000">
        <w:rPr>
          <w:sz w:val="24"/>
          <w:szCs w:val="24"/>
          <w:rtl w:val="0"/>
        </w:rPr>
        <w:t xml:space="preserve">ified as described above</w:t>
      </w:r>
      <w:r w:rsidDel="00000000" w:rsidR="00000000" w:rsidRPr="00000000">
        <w:rPr>
          <w:color w:val="000000"/>
          <w:sz w:val="24"/>
          <w:szCs w:val="24"/>
          <w:rtl w:val="0"/>
        </w:rPr>
        <w:t xml:space="preserve">, we overlaid the protected area boundaries with a 10 x 10 km grid covering the Earth</w:t>
      </w:r>
      <w:sdt>
        <w:sdtPr>
          <w:tag w:val="goog_rdk_43"/>
        </w:sdtPr>
        <w:sdtContent>
          <w:ins w:author="Richard Schuster" w:id="26" w:date="2022-10-11T12:00:26Z">
            <w:r w:rsidDel="00000000" w:rsidR="00000000" w:rsidRPr="00000000">
              <w:rPr>
                <w:color w:val="000000"/>
                <w:sz w:val="24"/>
                <w:szCs w:val="24"/>
                <w:rtl w:val="0"/>
              </w:rPr>
              <w:t xml:space="preserve"> and </w:t>
            </w:r>
            <w:r w:rsidDel="00000000" w:rsidR="00000000" w:rsidRPr="00000000">
              <w:rPr>
                <w:color w:val="000000"/>
                <w:sz w:val="24"/>
                <w:szCs w:val="24"/>
                <w:rtl w:val="0"/>
              </w:rPr>
              <w:t xml:space="preserve">coded grid cells as protected if the protected area covered &gt;50% of the cell following common practice (e.g. Hanson et al. 2020)</w:t>
            </w:r>
          </w:ins>
        </w:sdtContent>
      </w:sdt>
      <w:sdt>
        <w:sdtPr>
          <w:tag w:val="goog_rdk_44"/>
        </w:sdtPr>
        <w:sdtContent>
          <w:commentRangeStart w:id="3"/>
        </w:sdtContent>
      </w:sdt>
      <w:sdt>
        <w:sdtPr>
          <w:tag w:val="goog_rdk_45"/>
        </w:sdtPr>
        <w:sdtContent>
          <w:commentRangeStart w:id="4"/>
        </w:sdtContent>
      </w:sdt>
      <w:r w:rsidDel="00000000" w:rsidR="00000000" w:rsidRPr="00000000">
        <w:rPr>
          <w:color w:val="000000"/>
          <w:sz w:val="24"/>
          <w:szCs w:val="24"/>
          <w:rtl w:val="0"/>
        </w:rPr>
        <w:t xml:space="preserve">.</w:t>
      </w:r>
      <w:commentRangeEnd w:id="3"/>
      <w:r w:rsidDel="00000000" w:rsidR="00000000" w:rsidRPr="00000000">
        <w:commentReference w:id="3"/>
      </w:r>
      <w:commentRangeEnd w:id="4"/>
      <w:r w:rsidDel="00000000" w:rsidR="00000000" w:rsidRPr="00000000">
        <w:commentReference w:id="4"/>
      </w:r>
      <w:r w:rsidDel="00000000" w:rsidR="00000000" w:rsidRPr="00000000">
        <w:rPr>
          <w:color w:val="000000"/>
          <w:sz w:val="24"/>
          <w:szCs w:val="24"/>
          <w:rtl w:val="0"/>
        </w:rPr>
        <w:t xml:space="preserve"> These spatial data procedures were </w:t>
      </w:r>
      <w:r w:rsidDel="00000000" w:rsidR="00000000" w:rsidRPr="00000000">
        <w:rPr>
          <w:sz w:val="24"/>
          <w:szCs w:val="24"/>
          <w:rtl w:val="0"/>
        </w:rPr>
        <w:t xml:space="preserve">implemented</w:t>
      </w:r>
      <w:r w:rsidDel="00000000" w:rsidR="00000000" w:rsidRPr="00000000">
        <w:rPr>
          <w:color w:val="000000"/>
          <w:sz w:val="24"/>
          <w:szCs w:val="24"/>
          <w:rtl w:val="0"/>
        </w:rPr>
        <w:t xml:space="preserve"> using ArcMap (version 10.3.1) and python (version 2.7.8).</w:t>
      </w:r>
    </w:p>
    <w:p w:rsidR="00000000" w:rsidDel="00000000" w:rsidP="00000000" w:rsidRDefault="00000000" w:rsidRPr="00000000" w14:paraId="00000010">
      <w:pPr>
        <w:spacing w:line="480" w:lineRule="auto"/>
        <w:rPr>
          <w:sz w:val="24"/>
          <w:szCs w:val="24"/>
        </w:rPr>
      </w:pPr>
      <w:r w:rsidDel="00000000" w:rsidR="00000000" w:rsidRPr="00000000">
        <w:rPr>
          <w:rtl w:val="0"/>
        </w:rPr>
      </w:r>
    </w:p>
    <w:p w:rsidR="00000000" w:rsidDel="00000000" w:rsidP="00000000" w:rsidRDefault="00000000" w:rsidRPr="00000000" w14:paraId="00000011">
      <w:pPr>
        <w:spacing w:line="480" w:lineRule="auto"/>
        <w:rPr>
          <w:sz w:val="24"/>
          <w:szCs w:val="24"/>
          <w:u w:val="single"/>
        </w:rPr>
      </w:pPr>
      <w:r w:rsidDel="00000000" w:rsidR="00000000" w:rsidRPr="00000000">
        <w:rPr>
          <w:sz w:val="24"/>
          <w:szCs w:val="24"/>
          <w:u w:val="single"/>
          <w:rtl w:val="0"/>
        </w:rPr>
        <w:t xml:space="preserve">Governance risk</w:t>
      </w:r>
    </w:p>
    <w:p w:rsidR="00000000" w:rsidDel="00000000" w:rsidP="00000000" w:rsidRDefault="00000000" w:rsidRPr="00000000" w14:paraId="00000012">
      <w:pPr>
        <w:spacing w:line="480" w:lineRule="auto"/>
        <w:ind w:firstLine="720"/>
        <w:rPr>
          <w:sz w:val="24"/>
          <w:szCs w:val="24"/>
        </w:rPr>
      </w:pPr>
      <w:r w:rsidDel="00000000" w:rsidR="00000000" w:rsidRPr="00000000">
        <w:rPr>
          <w:sz w:val="24"/>
          <w:szCs w:val="24"/>
          <w:rtl w:val="0"/>
        </w:rPr>
        <w:t xml:space="preserve">We used worldwide governance indicators from the World Bank to capture governance risk (Kaufmann et al. 2011). The indicators include six scaled measures: voice and accountability; political stability and absence of violence; government effectiveness; regulatory quality; rule of law; and control of corruption (see Table S4 for definitions). We chose these indicators because evidence suggests that they reliably predict protected area effectiveness (Barnes et al. 2016) and state investment and efforts for biodiversity conservation (Coetzer et al. 2014).  For each country, we used a mean of annual averages of all six measures (Baynham-Herd et al. 2018) (Figure S1).</w:t>
      </w:r>
    </w:p>
    <w:p w:rsidR="00000000" w:rsidDel="00000000" w:rsidP="00000000" w:rsidRDefault="00000000" w:rsidRPr="00000000" w14:paraId="00000013">
      <w:pPr>
        <w:spacing w:line="480" w:lineRule="auto"/>
        <w:rPr>
          <w:sz w:val="24"/>
          <w:szCs w:val="24"/>
        </w:rPr>
      </w:pPr>
      <w:r w:rsidDel="00000000" w:rsidR="00000000" w:rsidRPr="00000000">
        <w:rPr>
          <w:rtl w:val="0"/>
        </w:rPr>
      </w:r>
    </w:p>
    <w:p w:rsidR="00000000" w:rsidDel="00000000" w:rsidP="00000000" w:rsidRDefault="00000000" w:rsidRPr="00000000" w14:paraId="00000014">
      <w:pPr>
        <w:spacing w:line="480" w:lineRule="auto"/>
        <w:rPr>
          <w:sz w:val="24"/>
          <w:szCs w:val="24"/>
          <w:u w:val="single"/>
        </w:rPr>
      </w:pPr>
      <w:r w:rsidDel="00000000" w:rsidR="00000000" w:rsidRPr="00000000">
        <w:rPr>
          <w:sz w:val="24"/>
          <w:szCs w:val="24"/>
          <w:u w:val="single"/>
          <w:rtl w:val="0"/>
        </w:rPr>
        <w:t xml:space="preserve">Land use risk</w:t>
      </w:r>
    </w:p>
    <w:p w:rsidR="00000000" w:rsidDel="00000000" w:rsidP="00000000" w:rsidRDefault="00000000" w:rsidRPr="00000000" w14:paraId="00000015">
      <w:pPr>
        <w:spacing w:line="480" w:lineRule="auto"/>
        <w:ind w:firstLine="720"/>
        <w:rPr>
          <w:sz w:val="24"/>
          <w:szCs w:val="24"/>
        </w:rPr>
      </w:pPr>
      <w:r w:rsidDel="00000000" w:rsidR="00000000" w:rsidRPr="00000000">
        <w:rPr>
          <w:sz w:val="24"/>
          <w:szCs w:val="24"/>
          <w:rtl w:val="0"/>
        </w:rPr>
        <w:t xml:space="preserve">We used a global land systems map produced by Kehoe et al. (2017) to incorporate the risk of land-use change. This map is based on a global land systems map for the year 2000 (Asselen &amp; Verburg 2012) at a 9.25 km</w:t>
      </w:r>
      <w:r w:rsidDel="00000000" w:rsidR="00000000" w:rsidRPr="00000000">
        <w:rPr>
          <w:sz w:val="24"/>
          <w:szCs w:val="24"/>
          <w:vertAlign w:val="superscript"/>
          <w:rtl w:val="0"/>
        </w:rPr>
        <w:t xml:space="preserve">2</w:t>
      </w:r>
      <w:r w:rsidDel="00000000" w:rsidR="00000000" w:rsidRPr="00000000">
        <w:rPr>
          <w:sz w:val="24"/>
          <w:szCs w:val="24"/>
          <w:rtl w:val="0"/>
        </w:rPr>
        <w:t xml:space="preserve"> spatial resolution but is refined based on recent land-cover and land-use datasets to a spatial resolution of 1 km</w:t>
      </w:r>
      <w:r w:rsidDel="00000000" w:rsidR="00000000" w:rsidRPr="00000000">
        <w:rPr>
          <w:sz w:val="24"/>
          <w:szCs w:val="24"/>
          <w:vertAlign w:val="superscript"/>
          <w:rtl w:val="0"/>
        </w:rPr>
        <w:t xml:space="preserve">2</w:t>
      </w:r>
      <w:r w:rsidDel="00000000" w:rsidR="00000000" w:rsidRPr="00000000">
        <w:rPr>
          <w:sz w:val="24"/>
          <w:szCs w:val="24"/>
          <w:rtl w:val="0"/>
        </w:rPr>
        <w:t xml:space="preserve">. Kehoe et al. (2017) further estimated the impact of land use and land use intensity on biodiversity, with data originating from the PREDICTS project (Hudson et al. 2014). They first matched their land-systems classes to varying intensity levels for each land use type (for detailed conversion table, see Asselen &amp; Verburg 2012). This allowed Kehoe et al. (2017) to calculate average biodiversity loss per land system (relative to an unimpacted </w:t>
      </w:r>
      <w:sdt>
        <w:sdtPr>
          <w:tag w:val="goog_rdk_46"/>
        </w:sdtPr>
        <w:sdtContent>
          <w:ins w:author="Joe Bennett" w:id="27" w:date="2022-09-29T10:34:59Z">
            <w:r w:rsidDel="00000000" w:rsidR="00000000" w:rsidRPr="00000000">
              <w:rPr>
                <w:sz w:val="24"/>
                <w:szCs w:val="24"/>
                <w:rtl w:val="0"/>
              </w:rPr>
              <w:t xml:space="preserve">standard</w:t>
            </w:r>
          </w:ins>
        </w:sdtContent>
      </w:sdt>
      <w:sdt>
        <w:sdtPr>
          <w:tag w:val="goog_rdk_47"/>
        </w:sdtPr>
        <w:sdtContent>
          <w:del w:author="Joe Bennett" w:id="27" w:date="2022-09-29T10:34:59Z">
            <w:r w:rsidDel="00000000" w:rsidR="00000000" w:rsidRPr="00000000">
              <w:rPr>
                <w:sz w:val="24"/>
                <w:szCs w:val="24"/>
                <w:rtl w:val="0"/>
              </w:rPr>
              <w:delText xml:space="preserve">baseline</w:delText>
            </w:r>
          </w:del>
        </w:sdtContent>
      </w:sdt>
      <w:r w:rsidDel="00000000" w:rsidR="00000000" w:rsidRPr="00000000">
        <w:rPr>
          <w:sz w:val="24"/>
          <w:szCs w:val="24"/>
          <w:rtl w:val="0"/>
        </w:rPr>
        <w:t xml:space="preserve">) by taking the mean model estimates of biodiversity loss per land use intensity class from previous work (Hudson et al. 2014). The result gives average relative biodiversity gain or loss per land-system class. Here, we used their modelled mean estimates (following Newbold et al. (2015)) of relative percent biodiversity change for each land-system class for species abundance as a measure of the land use pressure (Figure S2).</w:t>
      </w:r>
    </w:p>
    <w:p w:rsidR="00000000" w:rsidDel="00000000" w:rsidP="00000000" w:rsidRDefault="00000000" w:rsidRPr="00000000" w14:paraId="00000016">
      <w:pPr>
        <w:spacing w:line="480" w:lineRule="auto"/>
        <w:rPr>
          <w:sz w:val="24"/>
          <w:szCs w:val="24"/>
        </w:rPr>
      </w:pPr>
      <w:r w:rsidDel="00000000" w:rsidR="00000000" w:rsidRPr="00000000">
        <w:rPr>
          <w:rtl w:val="0"/>
        </w:rPr>
      </w:r>
    </w:p>
    <w:p w:rsidR="00000000" w:rsidDel="00000000" w:rsidP="00000000" w:rsidRDefault="00000000" w:rsidRPr="00000000" w14:paraId="00000017">
      <w:pPr>
        <w:spacing w:line="480" w:lineRule="auto"/>
        <w:rPr>
          <w:sz w:val="24"/>
          <w:szCs w:val="24"/>
          <w:u w:val="single"/>
        </w:rPr>
      </w:pPr>
      <w:r w:rsidDel="00000000" w:rsidR="00000000" w:rsidRPr="00000000">
        <w:rPr>
          <w:sz w:val="24"/>
          <w:szCs w:val="24"/>
          <w:u w:val="single"/>
          <w:rtl w:val="0"/>
        </w:rPr>
        <w:t xml:space="preserve">Climate risk</w:t>
      </w:r>
    </w:p>
    <w:sdt>
      <w:sdtPr>
        <w:tag w:val="goog_rdk_51"/>
      </w:sdtPr>
      <w:sdtContent>
        <w:p w:rsidR="00000000" w:rsidDel="00000000" w:rsidP="00000000" w:rsidRDefault="00000000" w:rsidRPr="00000000" w14:paraId="00000018">
          <w:pPr>
            <w:spacing w:line="480" w:lineRule="auto"/>
            <w:ind w:firstLine="720"/>
            <w:rPr>
              <w:del w:author="Scott Wilson" w:id="29" w:date="2022-10-13T23:44:39Z"/>
              <w:sz w:val="24"/>
              <w:szCs w:val="24"/>
            </w:rPr>
          </w:pPr>
          <w:r w:rsidDel="00000000" w:rsidR="00000000" w:rsidRPr="00000000">
            <w:rPr>
              <w:sz w:val="24"/>
              <w:szCs w:val="24"/>
              <w:rtl w:val="0"/>
            </w:rPr>
            <w:t xml:space="preserve">We used</w:t>
          </w:r>
          <w:sdt>
            <w:sdtPr>
              <w:tag w:val="goog_rdk_48"/>
            </w:sdtPr>
            <w:sdtContent>
              <w:del w:author="Joe Bennett" w:id="28" w:date="2022-09-29T14:49:10Z">
                <w:r w:rsidDel="00000000" w:rsidR="00000000" w:rsidRPr="00000000">
                  <w:rPr>
                    <w:sz w:val="24"/>
                    <w:szCs w:val="24"/>
                    <w:rtl w:val="0"/>
                  </w:rPr>
                  <w:delText xml:space="preserve">,</w:delText>
                </w:r>
              </w:del>
            </w:sdtContent>
          </w:sdt>
          <w:r w:rsidDel="00000000" w:rsidR="00000000" w:rsidRPr="00000000">
            <w:rPr>
              <w:sz w:val="24"/>
              <w:szCs w:val="24"/>
              <w:rtl w:val="0"/>
            </w:rPr>
            <w:t xml:space="preserve"> velocity of climate change, which is an instantaneous measurement of how projected temperature increases translate to horizontal climate velocity on the landscape (Loarie et al. 2009). It is an integration of both the rate of change in average climate and landscape properties that govern how bands of similar temperature redistribute spatially as climate changes. For example, in a region with high topographic diversity, a species may be able to track its climatic niche through relatively small dispersal distances (e.g. 10s or 100s of meters) upslope or downslope. By contrast, keeping pace with preferred climate under the same magnitude of temperature rise in the plains may require much larger dispersal distances – 100s or 1000s of kilometers. Velocity of future temperature change used here follows the method of Loarie et al. (2009), and is essentially the ratio of the projected temporal rate of change (C/year) to the spatial rate of change (C/km). Projected temporal rate of change was based on the 20-year mean (2040-2060) projection for mean annual temperature from the HadGEM2-ES model (CMIP5) and the baseline (1960-1990) temperature available from Worldclim v1.4. Spatial rate of change was derived from 30 arc second elevation data and calculated with the ‘terrain’ function from the R ‘raster’ package.</w:t>
          </w:r>
          <w:sdt>
            <w:sdtPr>
              <w:tag w:val="goog_rdk_49"/>
            </w:sdtPr>
            <w:sdtContent>
              <w:ins w:author="Scott Wilson" w:id="29" w:date="2022-10-13T23:44:39Z">
                <w:r w:rsidDel="00000000" w:rsidR="00000000" w:rsidRPr="00000000">
                  <w:rPr>
                    <w:sz w:val="24"/>
                    <w:szCs w:val="24"/>
                    <w:rtl w:val="0"/>
                  </w:rPr>
                  <w:t xml:space="preserve"> </w:t>
                </w:r>
              </w:ins>
            </w:sdtContent>
          </w:sdt>
          <w:sdt>
            <w:sdtPr>
              <w:tag w:val="goog_rdk_50"/>
            </w:sdtPr>
            <w:sdtContent>
              <w:del w:author="Scott Wilson" w:id="29" w:date="2022-10-13T23:44:39Z">
                <w:bookmarkStart w:colFirst="0" w:colLast="0" w:name="_heading=h.tyjcwt" w:id="0"/>
                <w:bookmarkEnd w:id="0"/>
                <w:r w:rsidDel="00000000" w:rsidR="00000000" w:rsidRPr="00000000">
                  <w:rPr>
                    <w:rtl w:val="0"/>
                  </w:rPr>
                </w:r>
              </w:del>
            </w:sdtContent>
          </w:sdt>
        </w:p>
      </w:sdtContent>
    </w:sdt>
    <w:sdt>
      <w:sdtPr>
        <w:tag w:val="goog_rdk_52"/>
      </w:sdtPr>
      <w:sdtContent>
        <w:p w:rsidR="00000000" w:rsidDel="00000000" w:rsidP="00000000" w:rsidRDefault="00000000" w:rsidRPr="00000000" w14:paraId="00000019">
          <w:pPr>
            <w:spacing w:line="480" w:lineRule="auto"/>
            <w:ind w:firstLine="720"/>
            <w:rPr>
              <w:sz w:val="24"/>
              <w:szCs w:val="24"/>
            </w:rPr>
            <w:pPrChange w:author="Scott Wilson" w:id="0" w:date="2022-10-13T23:44:39Z">
              <w:pPr>
                <w:spacing w:line="480" w:lineRule="auto"/>
                <w:ind w:firstLine="720"/>
              </w:pPr>
            </w:pPrChange>
          </w:pPr>
          <w:r w:rsidDel="00000000" w:rsidR="00000000" w:rsidRPr="00000000">
            <w:rPr>
              <w:sz w:val="24"/>
              <w:szCs w:val="24"/>
              <w:rtl w:val="0"/>
            </w:rPr>
            <w:t xml:space="preserve">We also explored an alternative measure of climate risk: exposure to extreme events. Detailed methods and results for this alternative measure are provided in the online Supporting Information.</w:t>
          </w:r>
        </w:p>
      </w:sdtContent>
    </w:sdt>
    <w:p w:rsidR="00000000" w:rsidDel="00000000" w:rsidP="00000000" w:rsidRDefault="00000000" w:rsidRPr="00000000" w14:paraId="0000001A">
      <w:pPr>
        <w:spacing w:line="480" w:lineRule="auto"/>
        <w:rPr>
          <w:sz w:val="24"/>
          <w:szCs w:val="24"/>
        </w:rPr>
      </w:pPr>
      <w:r w:rsidDel="00000000" w:rsidR="00000000" w:rsidRPr="00000000">
        <w:rPr>
          <w:rtl w:val="0"/>
        </w:rPr>
      </w:r>
    </w:p>
    <w:p w:rsidR="00000000" w:rsidDel="00000000" w:rsidP="00000000" w:rsidRDefault="00000000" w:rsidRPr="00000000" w14:paraId="0000001B">
      <w:pPr>
        <w:spacing w:line="480" w:lineRule="auto"/>
        <w:rPr>
          <w:sz w:val="24"/>
          <w:szCs w:val="24"/>
          <w:u w:val="single"/>
        </w:rPr>
      </w:pPr>
      <w:bookmarkStart w:colFirst="0" w:colLast="0" w:name="_heading=h.3dy6vkm" w:id="1"/>
      <w:bookmarkEnd w:id="1"/>
      <w:r w:rsidDel="00000000" w:rsidR="00000000" w:rsidRPr="00000000">
        <w:rPr>
          <w:sz w:val="24"/>
          <w:szCs w:val="24"/>
          <w:u w:val="single"/>
          <w:rtl w:val="0"/>
        </w:rPr>
        <w:t xml:space="preserve">Multi-objective optimization of risk reduction</w:t>
      </w:r>
    </w:p>
    <w:p w:rsidR="00000000" w:rsidDel="00000000" w:rsidP="00000000" w:rsidRDefault="00000000" w:rsidRPr="00000000" w14:paraId="0000001C">
      <w:pPr>
        <w:spacing w:line="480" w:lineRule="auto"/>
        <w:ind w:firstLine="720"/>
        <w:rPr>
          <w:sz w:val="24"/>
          <w:szCs w:val="24"/>
        </w:rPr>
      </w:pPr>
      <w:r w:rsidDel="00000000" w:rsidR="00000000" w:rsidRPr="00000000">
        <w:rPr>
          <w:sz w:val="24"/>
          <w:szCs w:val="24"/>
          <w:rtl w:val="0"/>
        </w:rPr>
        <w:t xml:space="preserve">We created 1</w:t>
      </w:r>
      <w:sdt>
        <w:sdtPr>
          <w:tag w:val="goog_rdk_53"/>
        </w:sdtPr>
        <w:sdtContent>
          <w:ins w:author="Joe Bennett" w:id="31" w:date="2022-09-27T12:09:19Z">
            <w:r w:rsidDel="00000000" w:rsidR="00000000" w:rsidRPr="00000000">
              <w:rPr>
                <w:sz w:val="24"/>
                <w:szCs w:val="24"/>
                <w:rtl w:val="0"/>
              </w:rPr>
              <w:t xml:space="preserve">5</w:t>
            </w:r>
          </w:ins>
        </w:sdtContent>
      </w:sdt>
      <w:sdt>
        <w:sdtPr>
          <w:tag w:val="goog_rdk_54"/>
        </w:sdtPr>
        <w:sdtContent>
          <w:del w:author="Joe Bennett" w:id="31" w:date="2022-09-27T12:09:19Z">
            <w:r w:rsidDel="00000000" w:rsidR="00000000" w:rsidRPr="00000000">
              <w:rPr>
                <w:sz w:val="24"/>
                <w:szCs w:val="24"/>
                <w:rtl w:val="0"/>
              </w:rPr>
              <w:delText xml:space="preserve">6</w:delText>
            </w:r>
          </w:del>
        </w:sdtContent>
      </w:sdt>
      <w:r w:rsidDel="00000000" w:rsidR="00000000" w:rsidRPr="00000000">
        <w:rPr>
          <w:sz w:val="24"/>
          <w:szCs w:val="24"/>
          <w:rtl w:val="0"/>
        </w:rPr>
        <w:t xml:space="preserve"> planning scenarios, such that solutions accounted for all possible combinations of risk categories within each hierarchical level (Table S1). We then compared these risk-based solutions to those produced with a </w:t>
      </w:r>
      <w:sdt>
        <w:sdtPr>
          <w:tag w:val="goog_rdk_55"/>
        </w:sdtPr>
        <w:sdtContent>
          <w:ins w:author="Joe Bennett" w:id="32" w:date="2022-09-29T10:39:09Z">
            <w:r w:rsidDel="00000000" w:rsidR="00000000" w:rsidRPr="00000000">
              <w:rPr>
                <w:sz w:val="24"/>
                <w:szCs w:val="24"/>
                <w:rtl w:val="0"/>
              </w:rPr>
              <w:t xml:space="preserve">baseline</w:t>
            </w:r>
          </w:ins>
        </w:sdtContent>
      </w:sdt>
      <w:sdt>
        <w:sdtPr>
          <w:tag w:val="goog_rdk_56"/>
        </w:sdtPr>
        <w:sdtContent>
          <w:del w:author="Joe Bennett" w:id="32" w:date="2022-09-29T10:39:09Z">
            <w:r w:rsidDel="00000000" w:rsidR="00000000" w:rsidRPr="00000000">
              <w:rPr>
                <w:sz w:val="24"/>
                <w:szCs w:val="24"/>
                <w:rtl w:val="0"/>
              </w:rPr>
              <w:delText xml:space="preserve">null</w:delText>
            </w:r>
          </w:del>
        </w:sdtContent>
      </w:sdt>
      <w:r w:rsidDel="00000000" w:rsidR="00000000" w:rsidRPr="00000000">
        <w:rPr>
          <w:sz w:val="24"/>
          <w:szCs w:val="24"/>
          <w:rtl w:val="0"/>
        </w:rPr>
        <w:t xml:space="preserve"> scenario that adopted the traditional area-minimizing approach to optimization without considering risk. </w:t>
      </w:r>
    </w:p>
    <w:p w:rsidR="00000000" w:rsidDel="00000000" w:rsidP="00000000" w:rsidRDefault="00000000" w:rsidRPr="00000000" w14:paraId="0000001D">
      <w:pPr>
        <w:spacing w:line="480" w:lineRule="auto"/>
        <w:ind w:firstLine="720"/>
        <w:rPr>
          <w:sz w:val="24"/>
          <w:szCs w:val="24"/>
        </w:rPr>
      </w:pPr>
      <w:r w:rsidDel="00000000" w:rsidR="00000000" w:rsidRPr="00000000">
        <w:rPr>
          <w:sz w:val="24"/>
          <w:szCs w:val="24"/>
          <w:rtl w:val="0"/>
        </w:rPr>
        <w:t xml:space="preserve">We processed all data described previously to a 10 x 10 km resolution and clipped data to the extent of land based on the global administrative areas database</w:t>
      </w:r>
      <w:sdt>
        <w:sdtPr>
          <w:tag w:val="goog_rdk_57"/>
        </w:sdtPr>
        <w:sdtContent>
          <w:ins w:author="Richard Schuster" w:id="33" w:date="2022-10-04T12:20:50Z">
            <w:r w:rsidDel="00000000" w:rsidR="00000000" w:rsidRPr="00000000">
              <w:rPr>
                <w:sz w:val="24"/>
                <w:szCs w:val="24"/>
                <w:rtl w:val="0"/>
              </w:rPr>
              <w:t xml:space="preserve"> </w:t>
            </w:r>
            <w:r w:rsidDel="00000000" w:rsidR="00000000" w:rsidRPr="00000000">
              <w:rPr>
                <w:sz w:val="24"/>
                <w:szCs w:val="24"/>
                <w:rtl w:val="0"/>
              </w:rPr>
              <w:t xml:space="preserve">to use as planning units in the optimization analyses</w:t>
            </w:r>
            <w:sdt>
              <w:sdtPr>
                <w:tag w:val="goog_rdk_58"/>
              </w:sdtPr>
              <w:sdtContent>
                <w:del w:author="Scott Wilson" w:id="34" w:date="2022-10-04T17:35:11Z">
                  <w:r w:rsidDel="00000000" w:rsidR="00000000" w:rsidRPr="00000000">
                    <w:rPr>
                      <w:sz w:val="24"/>
                      <w:szCs w:val="24"/>
                      <w:rtl w:val="0"/>
                    </w:rPr>
                    <w:delText xml:space="preserve"> </w:delText>
                  </w:r>
                </w:del>
              </w:sdtContent>
            </w:sdt>
          </w:ins>
        </w:sdtContent>
      </w:sdt>
      <w:r w:rsidDel="00000000" w:rsidR="00000000" w:rsidRPr="00000000">
        <w:rPr>
          <w:sz w:val="24"/>
          <w:szCs w:val="24"/>
          <w:rtl w:val="0"/>
        </w:rPr>
        <w:t xml:space="preserve">. </w:t>
      </w:r>
      <w:sdt>
        <w:sdtPr>
          <w:tag w:val="goog_rdk_59"/>
        </w:sdtPr>
        <w:sdtContent>
          <w:ins w:author="Richard Schuster" w:id="35" w:date="2022-10-04T11:48:31Z">
            <w:r w:rsidDel="00000000" w:rsidR="00000000" w:rsidRPr="00000000">
              <w:rPr>
                <w:sz w:val="24"/>
                <w:szCs w:val="24"/>
                <w:rtl w:val="0"/>
              </w:rPr>
              <w:t xml:space="preserve">For biodiversity data, we calculated the proportion of suitable habitat in each 10 x 10 km pixel, for governance risk and land use risk we used the nearest </w:t>
            </w:r>
            <w:r w:rsidDel="00000000" w:rsidR="00000000" w:rsidRPr="00000000">
              <w:rPr>
                <w:sz w:val="24"/>
                <w:szCs w:val="24"/>
                <w:rtl w:val="0"/>
              </w:rPr>
              <w:t xml:space="preserve">neighbor</w:t>
            </w:r>
            <w:r w:rsidDel="00000000" w:rsidR="00000000" w:rsidRPr="00000000">
              <w:rPr>
                <w:sz w:val="24"/>
                <w:szCs w:val="24"/>
                <w:rtl w:val="0"/>
              </w:rPr>
              <w:t xml:space="preserve"> approach, and for climate risk we calculated the mean. </w:t>
            </w:r>
          </w:ins>
        </w:sdtContent>
      </w:sdt>
      <w:r w:rsidDel="00000000" w:rsidR="00000000" w:rsidRPr="00000000">
        <w:rPr>
          <w:sz w:val="24"/>
          <w:szCs w:val="24"/>
          <w:rtl w:val="0"/>
        </w:rPr>
        <w:t xml:space="preserve">We used this resolution as a tradeoff between precision and computational feasibility. Our multi-objective approach uses a hierarchical (lexicographic) framework that assigns a priority to each objective, and sequentially optimizes for the objectives in order of decreasing priority. At each step, it finds the best solution for the current objective, but only from among those that would not degrade the solution quality for higher-priority objectives. We considered up to three objectives in our prioritization scenarios, i) governance risk, ii) land use risk, and iii) climate risk. To compare different scenarios, we calculated solutions for each unique objective combination (n = 15), as well as one where we use a constant objective function as the </w:t>
      </w:r>
      <w:sdt>
        <w:sdtPr>
          <w:tag w:val="goog_rdk_60"/>
        </w:sdtPr>
        <w:sdtContent>
          <w:ins w:author="Joe Bennett" w:id="36" w:date="2022-09-29T10:39:11Z">
            <w:r w:rsidDel="00000000" w:rsidR="00000000" w:rsidRPr="00000000">
              <w:rPr>
                <w:sz w:val="24"/>
                <w:szCs w:val="24"/>
                <w:rtl w:val="0"/>
              </w:rPr>
              <w:t xml:space="preserve">baseline</w:t>
            </w:r>
          </w:ins>
        </w:sdtContent>
      </w:sdt>
      <w:sdt>
        <w:sdtPr>
          <w:tag w:val="goog_rdk_61"/>
        </w:sdtPr>
        <w:sdtContent>
          <w:del w:author="Joe Bennett" w:id="36" w:date="2022-09-29T10:39:11Z">
            <w:r w:rsidDel="00000000" w:rsidR="00000000" w:rsidRPr="00000000">
              <w:rPr>
                <w:sz w:val="24"/>
                <w:szCs w:val="24"/>
                <w:rtl w:val="0"/>
              </w:rPr>
              <w:delText xml:space="preserve">null</w:delText>
            </w:r>
          </w:del>
        </w:sdtContent>
      </w:sdt>
      <w:r w:rsidDel="00000000" w:rsidR="00000000" w:rsidRPr="00000000">
        <w:rPr>
          <w:sz w:val="24"/>
          <w:szCs w:val="24"/>
          <w:rtl w:val="0"/>
        </w:rPr>
        <w:t xml:space="preserve"> scenario, as the order of the hierarchy can influence the results</w:t>
      </w:r>
      <w:sdt>
        <w:sdtPr>
          <w:tag w:val="goog_rdk_62"/>
        </w:sdtPr>
        <w:sdtContent>
          <w:ins w:author="Joe Bennett" w:id="37" w:date="2022-09-29T15:18:35Z">
            <w:r w:rsidDel="00000000" w:rsidR="00000000" w:rsidRPr="00000000">
              <w:rPr>
                <w:sz w:val="24"/>
                <w:szCs w:val="24"/>
                <w:rtl w:val="0"/>
              </w:rPr>
              <w:t xml:space="preserve"> (See Table S1 for details)</w:t>
            </w:r>
          </w:ins>
        </w:sdtContent>
      </w:sdt>
      <w:r w:rsidDel="00000000" w:rsidR="00000000" w:rsidRPr="00000000">
        <w:rPr>
          <w:sz w:val="24"/>
          <w:szCs w:val="24"/>
          <w:rtl w:val="0"/>
        </w:rPr>
        <w:t xml:space="preserve">. </w:t>
      </w:r>
    </w:p>
    <w:p w:rsidR="00000000" w:rsidDel="00000000" w:rsidP="00000000" w:rsidRDefault="00000000" w:rsidRPr="00000000" w14:paraId="0000001E">
      <w:pPr>
        <w:spacing w:after="120" w:before="120" w:line="480" w:lineRule="auto"/>
        <w:ind w:firstLine="720"/>
        <w:rPr>
          <w:sz w:val="24"/>
          <w:szCs w:val="24"/>
        </w:rPr>
      </w:pPr>
      <w:r w:rsidDel="00000000" w:rsidR="00000000" w:rsidRPr="00000000">
        <w:rPr>
          <w:sz w:val="24"/>
          <w:szCs w:val="24"/>
          <w:rtl w:val="0"/>
        </w:rPr>
        <w:t xml:space="preserve">In systematic conservation planning, conservation features describe the biodiversity units (e.g., species, communities, habitat types) that are used to inform protected area establishment. Planning units describe the candidate areas for protected area establishment (e.g., cadastral units). Each planning unit contains an amount of each feature (e.g., presence/absence, number of individuals). A prioritization describes a candidate set of planning units selected for protected establishment. Each feature has a representation target indicating the minimum amount of each feature that ideally should be held in the prioritization (e.g., 50 presences, 200 individuals). To minimize risk, we have a set of datasets describing the relative risk associated with selecting each planning unit for protected area establishment. Thus, we wish to identify a prioritization that meets the representation targets for all of the conservation features, with minimal risk. </w:t>
      </w:r>
    </w:p>
    <w:p w:rsidR="00000000" w:rsidDel="00000000" w:rsidP="00000000" w:rsidRDefault="00000000" w:rsidRPr="00000000" w14:paraId="0000001F">
      <w:pPr>
        <w:spacing w:after="120" w:before="120" w:line="480" w:lineRule="auto"/>
        <w:ind w:firstLine="720"/>
        <w:rPr>
          <w:sz w:val="24"/>
          <w:szCs w:val="24"/>
        </w:rPr>
      </w:pPr>
      <w:r w:rsidDel="00000000" w:rsidR="00000000" w:rsidRPr="00000000">
        <w:rPr>
          <w:sz w:val="24"/>
          <w:szCs w:val="24"/>
          <w:rtl w:val="0"/>
        </w:rPr>
        <w:t xml:space="preserve">Let I denote the set of conservation features (indexed by </w:t>
      </w:r>
      <w:r w:rsidDel="00000000" w:rsidR="00000000" w:rsidRPr="00000000">
        <w:rPr>
          <w:sz w:val="24"/>
          <w:szCs w:val="24"/>
          <w:u w:val="single"/>
          <w:rtl w:val="0"/>
        </w:rPr>
        <w:t xml:space="preserve">i</w:t>
      </w:r>
      <w:r w:rsidDel="00000000" w:rsidR="00000000" w:rsidRPr="00000000">
        <w:rPr>
          <w:sz w:val="24"/>
          <w:szCs w:val="24"/>
          <w:rtl w:val="0"/>
        </w:rPr>
        <w:t xml:space="preserve">), and J denote the set of planning units (indexed by j). To describe existing conservation efforts, let p</w:t>
      </w:r>
      <w:r w:rsidDel="00000000" w:rsidR="00000000" w:rsidRPr="00000000">
        <w:rPr>
          <w:sz w:val="24"/>
          <w:szCs w:val="24"/>
          <w:vertAlign w:val="subscript"/>
          <w:rtl w:val="0"/>
        </w:rPr>
        <w:t xml:space="preserve">j</w:t>
      </w:r>
      <w:r w:rsidDel="00000000" w:rsidR="00000000" w:rsidRPr="00000000">
        <w:rPr>
          <w:sz w:val="24"/>
          <w:szCs w:val="24"/>
          <w:rtl w:val="0"/>
        </w:rPr>
        <w:t xml:space="preserve"> indicate (i.e., using zeros and ones) if each planning unit j </w:t>
      </w:r>
      <w:r w:rsidDel="00000000" w:rsidR="00000000" w:rsidRPr="00000000">
        <w:rPr>
          <w:rFonts w:ascii="Cambria Math" w:cs="Cambria Math" w:eastAsia="Cambria Math" w:hAnsi="Cambria Math"/>
          <w:sz w:val="24"/>
          <w:szCs w:val="24"/>
          <w:rtl w:val="0"/>
        </w:rPr>
        <w:t xml:space="preserve">∈</w:t>
      </w:r>
      <w:r w:rsidDel="00000000" w:rsidR="00000000" w:rsidRPr="00000000">
        <w:rPr>
          <w:sz w:val="24"/>
          <w:szCs w:val="24"/>
          <w:rtl w:val="0"/>
        </w:rPr>
        <w:t xml:space="preserve"> J is already part of the global protected area system. To describe the spatial distribution of the features, let A</w:t>
      </w:r>
      <w:r w:rsidDel="00000000" w:rsidR="00000000" w:rsidRPr="00000000">
        <w:rPr>
          <w:sz w:val="24"/>
          <w:szCs w:val="24"/>
          <w:vertAlign w:val="subscript"/>
          <w:rtl w:val="0"/>
        </w:rPr>
        <w:t xml:space="preserve">ij</w:t>
      </w:r>
      <w:r w:rsidDel="00000000" w:rsidR="00000000" w:rsidRPr="00000000">
        <w:rPr>
          <w:sz w:val="24"/>
          <w:szCs w:val="24"/>
          <w:rtl w:val="0"/>
        </w:rPr>
        <w:t xml:space="preserve"> denote (i.e., using zeros and ones) if each feature is present or absent from each planning unit. To ensure the features are adequately represented by the solution, let t</w:t>
      </w:r>
      <w:r w:rsidDel="00000000" w:rsidR="00000000" w:rsidRPr="00000000">
        <w:rPr>
          <w:sz w:val="24"/>
          <w:szCs w:val="24"/>
          <w:vertAlign w:val="subscript"/>
          <w:rtl w:val="0"/>
        </w:rPr>
        <w:t xml:space="preserve">i</w:t>
      </w:r>
      <w:r w:rsidDel="00000000" w:rsidR="00000000" w:rsidRPr="00000000">
        <w:rPr>
          <w:sz w:val="24"/>
          <w:szCs w:val="24"/>
          <w:rtl w:val="0"/>
        </w:rPr>
        <w:t xml:space="preserve"> denote the conservation target for each feature i </w:t>
      </w:r>
      <w:r w:rsidDel="00000000" w:rsidR="00000000" w:rsidRPr="00000000">
        <w:rPr>
          <w:rFonts w:ascii="Cambria Math" w:cs="Cambria Math" w:eastAsia="Cambria Math" w:hAnsi="Cambria Math"/>
          <w:sz w:val="24"/>
          <w:szCs w:val="24"/>
          <w:rtl w:val="0"/>
        </w:rPr>
        <w:t xml:space="preserve">∈</w:t>
      </w:r>
      <w:r w:rsidDel="00000000" w:rsidR="00000000" w:rsidRPr="00000000">
        <w:rPr>
          <w:sz w:val="24"/>
          <w:szCs w:val="24"/>
          <w:rtl w:val="0"/>
        </w:rPr>
        <w:t xml:space="preserve"> I. Next, let D denote the set of risk datasets (indexed by d). To describe the relative risk associated with each planning unit, let R</w:t>
      </w:r>
      <w:r w:rsidDel="00000000" w:rsidR="00000000" w:rsidRPr="00000000">
        <w:rPr>
          <w:sz w:val="24"/>
          <w:szCs w:val="24"/>
          <w:vertAlign w:val="subscript"/>
          <w:rtl w:val="0"/>
        </w:rPr>
        <w:t xml:space="preserve">dj</w:t>
      </w:r>
      <w:r w:rsidDel="00000000" w:rsidR="00000000" w:rsidRPr="00000000">
        <w:rPr>
          <w:sz w:val="24"/>
          <w:szCs w:val="24"/>
          <w:rtl w:val="0"/>
        </w:rPr>
        <w:t xml:space="preserve"> denote the risk for planning units j </w:t>
      </w:r>
      <w:r w:rsidDel="00000000" w:rsidR="00000000" w:rsidRPr="00000000">
        <w:rPr>
          <w:rFonts w:ascii="Cambria Math" w:cs="Cambria Math" w:eastAsia="Cambria Math" w:hAnsi="Cambria Math"/>
          <w:sz w:val="24"/>
          <w:szCs w:val="24"/>
          <w:rtl w:val="0"/>
        </w:rPr>
        <w:t xml:space="preserve">∈</w:t>
      </w:r>
      <w:r w:rsidDel="00000000" w:rsidR="00000000" w:rsidRPr="00000000">
        <w:rPr>
          <w:sz w:val="24"/>
          <w:szCs w:val="24"/>
          <w:rtl w:val="0"/>
        </w:rPr>
        <w:t xml:space="preserve"> J according to risk datasets d </w:t>
      </w:r>
      <w:r w:rsidDel="00000000" w:rsidR="00000000" w:rsidRPr="00000000">
        <w:rPr>
          <w:rFonts w:ascii="Cambria Math" w:cs="Cambria Math" w:eastAsia="Cambria Math" w:hAnsi="Cambria Math"/>
          <w:sz w:val="24"/>
          <w:szCs w:val="24"/>
          <w:rtl w:val="0"/>
        </w:rPr>
        <w:t xml:space="preserve">∈</w:t>
      </w:r>
      <w:r w:rsidDel="00000000" w:rsidR="00000000" w:rsidRPr="00000000">
        <w:rPr>
          <w:sz w:val="24"/>
          <w:szCs w:val="24"/>
          <w:rtl w:val="0"/>
        </w:rPr>
        <w:t xml:space="preserve"> D.</w:t>
      </w:r>
    </w:p>
    <w:p w:rsidR="00000000" w:rsidDel="00000000" w:rsidP="00000000" w:rsidRDefault="00000000" w:rsidRPr="00000000" w14:paraId="00000020">
      <w:pPr>
        <w:spacing w:after="120" w:before="120" w:line="480" w:lineRule="auto"/>
        <w:rPr>
          <w:sz w:val="24"/>
          <w:szCs w:val="24"/>
        </w:rPr>
      </w:pPr>
      <w:r w:rsidDel="00000000" w:rsidR="00000000" w:rsidRPr="00000000">
        <w:rPr>
          <w:sz w:val="24"/>
          <w:szCs w:val="24"/>
          <w:rtl w:val="0"/>
        </w:rPr>
        <w:t xml:space="preserve">The problem contains the binary decision variables x</w:t>
      </w:r>
      <w:r w:rsidDel="00000000" w:rsidR="00000000" w:rsidRPr="00000000">
        <w:rPr>
          <w:sz w:val="24"/>
          <w:szCs w:val="24"/>
          <w:vertAlign w:val="subscript"/>
          <w:rtl w:val="0"/>
        </w:rPr>
        <w:t xml:space="preserve">j</w:t>
      </w:r>
      <w:r w:rsidDel="00000000" w:rsidR="00000000" w:rsidRPr="00000000">
        <w:rPr>
          <w:sz w:val="24"/>
          <w:szCs w:val="24"/>
          <w:rtl w:val="0"/>
        </w:rPr>
        <w:t xml:space="preserve"> for planning units j </w:t>
      </w:r>
      <w:r w:rsidDel="00000000" w:rsidR="00000000" w:rsidRPr="00000000">
        <w:rPr>
          <w:rFonts w:ascii="Cambria Math" w:cs="Cambria Math" w:eastAsia="Cambria Math" w:hAnsi="Cambria Math"/>
          <w:sz w:val="24"/>
          <w:szCs w:val="24"/>
          <w:rtl w:val="0"/>
        </w:rPr>
        <w:t xml:space="preserve">∈</w:t>
      </w:r>
      <w:r w:rsidDel="00000000" w:rsidR="00000000" w:rsidRPr="00000000">
        <w:rPr>
          <w:sz w:val="24"/>
          <w:szCs w:val="24"/>
          <w:rtl w:val="0"/>
        </w:rPr>
        <w:t xml:space="preserve"> J.</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212725</wp:posOffset>
            </wp:positionV>
            <wp:extent cx="5420995" cy="1264285"/>
            <wp:effectExtent b="0" l="0" r="0" t="0"/>
            <wp:wrapTopAndBottom distB="0" distT="0"/>
            <wp:docPr descr="Text&#10;&#10;Description automatically generated" id="18" name="image3.png"/>
            <a:graphic>
              <a:graphicData uri="http://schemas.openxmlformats.org/drawingml/2006/picture">
                <pic:pic>
                  <pic:nvPicPr>
                    <pic:cNvPr descr="Text&#10;&#10;Description automatically generated" id="0" name="image3.png"/>
                    <pic:cNvPicPr preferRelativeResize="0"/>
                  </pic:nvPicPr>
                  <pic:blipFill>
                    <a:blip r:embed="rId11"/>
                    <a:srcRect b="0" l="0" r="0" t="0"/>
                    <a:stretch>
                      <a:fillRect/>
                    </a:stretch>
                  </pic:blipFill>
                  <pic:spPr>
                    <a:xfrm>
                      <a:off x="0" y="0"/>
                      <a:ext cx="5420995" cy="1264285"/>
                    </a:xfrm>
                    <a:prstGeom prst="rect"/>
                    <a:ln/>
                  </pic:spPr>
                </pic:pic>
              </a:graphicData>
            </a:graphic>
          </wp:anchor>
        </w:drawing>
      </w:r>
    </w:p>
    <w:p w:rsidR="00000000" w:rsidDel="00000000" w:rsidP="00000000" w:rsidRDefault="00000000" w:rsidRPr="00000000" w14:paraId="00000021">
      <w:pPr>
        <w:spacing w:after="120" w:before="120" w:line="480" w:lineRule="auto"/>
        <w:rPr>
          <w:sz w:val="24"/>
          <w:szCs w:val="24"/>
        </w:rPr>
      </w:pPr>
      <w:r w:rsidDel="00000000" w:rsidR="00000000" w:rsidRPr="00000000">
        <w:rPr>
          <w:sz w:val="24"/>
          <w:szCs w:val="24"/>
          <w:rtl w:val="0"/>
        </w:rPr>
        <w:t xml:space="preserve">The reserve selection problem is formulated following:</w:t>
      </w:r>
    </w:p>
    <w:p w:rsidR="00000000" w:rsidDel="00000000" w:rsidP="00000000" w:rsidRDefault="00000000" w:rsidRPr="00000000" w14:paraId="00000022">
      <w:pPr>
        <w:spacing w:after="120" w:before="120" w:line="480" w:lineRule="auto"/>
        <w:rPr>
          <w:sz w:val="24"/>
          <w:szCs w:val="24"/>
        </w:rPr>
      </w:pPr>
      <w:r w:rsidDel="00000000" w:rsidR="00000000" w:rsidRPr="00000000">
        <w:rPr>
          <w:rtl w:val="0"/>
        </w:rPr>
      </w:r>
    </w:p>
    <w:p w:rsidR="00000000" w:rsidDel="00000000" w:rsidP="00000000" w:rsidRDefault="00000000" w:rsidRPr="00000000" w14:paraId="00000023">
      <w:pPr>
        <w:spacing w:after="120" w:before="120" w:line="480" w:lineRule="auto"/>
        <w:rPr>
          <w:sz w:val="24"/>
          <w:szCs w:val="24"/>
        </w:rPr>
      </w:pPr>
      <w:r w:rsidDel="00000000" w:rsidR="00000000" w:rsidRPr="00000000">
        <w:rPr>
          <w:sz w:val="24"/>
          <w:szCs w:val="24"/>
        </w:rPr>
        <w:drawing>
          <wp:inline distB="0" distT="0" distL="0" distR="0">
            <wp:extent cx="5486400" cy="2159000"/>
            <wp:effectExtent b="0" l="0" r="0" t="0"/>
            <wp:docPr descr="Text&#10;&#10;Description automatically generated" id="19" name="image5.png"/>
            <a:graphic>
              <a:graphicData uri="http://schemas.openxmlformats.org/drawingml/2006/picture">
                <pic:pic>
                  <pic:nvPicPr>
                    <pic:cNvPr descr="Text&#10;&#10;Description automatically generated" id="0" name="image5.png"/>
                    <pic:cNvPicPr preferRelativeResize="0"/>
                  </pic:nvPicPr>
                  <pic:blipFill>
                    <a:blip r:embed="rId12"/>
                    <a:srcRect b="0" l="0" r="0" t="0"/>
                    <a:stretch>
                      <a:fillRect/>
                    </a:stretch>
                  </pic:blipFill>
                  <pic:spPr>
                    <a:xfrm>
                      <a:off x="0" y="0"/>
                      <a:ext cx="54864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120" w:before="120" w:line="480" w:lineRule="auto"/>
        <w:ind w:firstLine="720"/>
        <w:rPr>
          <w:sz w:val="24"/>
          <w:szCs w:val="24"/>
        </w:rPr>
      </w:pPr>
      <w:r w:rsidDel="00000000" w:rsidR="00000000" w:rsidRPr="00000000">
        <w:rPr>
          <w:sz w:val="24"/>
          <w:szCs w:val="24"/>
          <w:rtl w:val="0"/>
        </w:rPr>
        <w:t xml:space="preserve">The objective function (eqn 2a) is to hierarchically (lexicographically) minimize multiple functions. Constraints (eqn 2b) define each of these functions as the total risk encompassed by selected planning units given each risk dataset. Constraints (eqn 2c) ensure that the representation targets (t</w:t>
      </w:r>
      <w:r w:rsidDel="00000000" w:rsidR="00000000" w:rsidRPr="00000000">
        <w:rPr>
          <w:sz w:val="24"/>
          <w:szCs w:val="24"/>
          <w:vertAlign w:val="subscript"/>
          <w:rtl w:val="0"/>
        </w:rPr>
        <w:t xml:space="preserve">i</w:t>
      </w:r>
      <w:r w:rsidDel="00000000" w:rsidR="00000000" w:rsidRPr="00000000">
        <w:rPr>
          <w:sz w:val="24"/>
          <w:szCs w:val="24"/>
          <w:rtl w:val="0"/>
        </w:rPr>
        <w:t xml:space="preserve">) are met for all features. Constraints (eqn 2d) ensure that the existing protected areas are selected in the solution. Finally, constraints (eqns 2e) ensure that the decision variables x</w:t>
      </w:r>
      <w:r w:rsidDel="00000000" w:rsidR="00000000" w:rsidRPr="00000000">
        <w:rPr>
          <w:sz w:val="24"/>
          <w:szCs w:val="24"/>
          <w:vertAlign w:val="subscript"/>
          <w:rtl w:val="0"/>
        </w:rPr>
        <w:t xml:space="preserve">j</w:t>
      </w:r>
      <w:r w:rsidDel="00000000" w:rsidR="00000000" w:rsidRPr="00000000">
        <w:rPr>
          <w:sz w:val="24"/>
          <w:szCs w:val="24"/>
          <w:rtl w:val="0"/>
        </w:rPr>
        <w:t xml:space="preserve"> contain zeros or ones.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all scenarios we locked in current protected areas. Following Hanson et al. (2020), we used flexible targets for suitable habitat based on species’ ranges. Species with less than 1,000 km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suitable habitat were assigned a 100% target (1,802 amphibians, 893 avian</w:t>
      </w:r>
      <w:sdt>
        <w:sdtPr>
          <w:tag w:val="goog_rdk_63"/>
        </w:sdtPr>
        <w:sdtContent>
          <w:ins w:author="Richard Schuster" w:id="38" w:date="2022-10-04T12:08:24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ins>
        </w:sdtContent>
      </w:sdt>
      <w:sdt>
        <w:sdtPr>
          <w:tag w:val="goog_rdk_64"/>
        </w:sdtPr>
        <w:sdtContent>
          <w:del w:author="Richard Schuster" w:id="38" w:date="2022-10-04T12:08:24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and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645 mammalian</w:t>
      </w:r>
      <w:sdt>
        <w:sdtPr>
          <w:tag w:val="goog_rdk_65"/>
        </w:sdtPr>
        <w:sdtContent>
          <w:ins w:author="Richard Schuster" w:id="39" w:date="2022-10-04T12:08:31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1,707 reptile</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species), species with more than 250,000 km2 of suitable habitat were assigned a 10% target (712 amphibians, 4,518 avian</w:t>
      </w:r>
      <w:sdt>
        <w:sdtPr>
          <w:tag w:val="goog_rdk_66"/>
        </w:sdtPr>
        <w:sdtContent>
          <w:ins w:author="Richard Schuster" w:id="40" w:date="2022-10-04T12:09:46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ins>
        </w:sdtContent>
      </w:sdt>
      <w:sdt>
        <w:sdtPr>
          <w:tag w:val="goog_rdk_67"/>
        </w:sdtPr>
        <w:sdtContent>
          <w:del w:author="Richard Schuster" w:id="40" w:date="2022-10-04T12:09:46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and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1,868 mammalian</w:t>
      </w:r>
      <w:sdt>
        <w:sdtPr>
          <w:tag w:val="goog_rdk_68"/>
        </w:sdtPr>
        <w:sdtContent>
          <w:ins w:author="Richard Schuster" w:id="41" w:date="2022-10-04T12:09:54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595 reptile</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species) and species with an intermediate amount of suitable habitat were assigned a target by log-linearly interpolating values between the previous two thresholds (2,683 amphibians, 5,190 avian</w:t>
      </w:r>
      <w:sdt>
        <w:sdtPr>
          <w:tag w:val="goog_rdk_69"/>
        </w:sdtPr>
        <w:sdtContent>
          <w:ins w:author="Richard Schuster" w:id="42" w:date="2022-10-04T12:11:07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ins>
        </w:sdtContent>
      </w:sdt>
      <w:sdt>
        <w:sdtPr>
          <w:tag w:val="goog_rdk_70"/>
        </w:sdtPr>
        <w:sdtContent>
          <w:del w:author="Richard Schuster" w:id="42" w:date="2022-10-04T12:11:07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and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2,557 mammalian</w:t>
      </w:r>
      <w:sdt>
        <w:sdtPr>
          <w:tag w:val="goog_rdk_71"/>
        </w:sdtPr>
        <w:sdtContent>
          <w:ins w:author="Richard Schuster" w:id="43" w:date="2022-10-04T12:11:11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2,160</w:t>
            </w:r>
          </w:ins>
        </w:sdtContent>
      </w:sdt>
      <w:sdt>
        <w:sdtPr>
          <w:tag w:val="goog_rdk_72"/>
        </w:sdtPr>
        <w:sdtContent>
          <w:del w:author="Richard Schuster" w:id="43" w:date="2022-10-04T12:11:11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w:delText>
            </w:r>
          </w:del>
        </w:sdtContent>
      </w:sdt>
      <w:sdt>
        <w:sdtPr>
          <w:tag w:val="goog_rdk_73"/>
        </w:sdtPr>
        <w:sdtContent>
          <w:ins w:author="Richard Schuster" w:id="43" w:date="2022-10-04T12:11:11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reptile </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species). Migratory bird species were assigned targets for each seasonal distribution separately. Additionally, to prevent species with very large suitable habitats from requiring excessively large amounts of area to be protected, the targets for species’ distributions larger than 10,000,000 km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were capped at 1,000,000 km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upper limit affected only 206 (1%) species, and sensitivity analyses </w:t>
      </w:r>
      <w:sdt>
        <w:sdtPr>
          <w:tag w:val="goog_rdk_74"/>
        </w:sdtPr>
        <w:sdtContent>
          <w:ins w:author="Richard Schuster" w:id="44" w:date="2022-10-04T12:14:12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 similar study </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showed that it had </w:t>
      </w:r>
      <w:sdt>
        <w:sdtPr>
          <w:tag w:val="goog_rdk_75"/>
        </w:sdtPr>
        <w:sdtContent>
          <w:ins w:author="Scott Wilson" w:id="45" w:date="2022-10-04T17:47:22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negligible effect on </w:t>
      </w:r>
      <w:sdt>
        <w:sdtPr>
          <w:tag w:val="goog_rdk_76"/>
        </w:sdtPr>
        <w:sdtContent>
          <w:del w:author="Richard Schuster" w:id="46" w:date="2022-10-04T12:14:21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our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w:t>
      </w:r>
      <w:sdt>
        <w:sdtPr>
          <w:tag w:val="goog_rdk_77"/>
        </w:sdtPr>
        <w:sdtContent>
          <w:ins w:author="Richard Schuster" w:id="47" w:date="2022-10-04T12:14:22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(Extended Data Fig. 1 in Hanson 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 2020)</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acknowledge that these targets are arbitrary; however, they are more precise than previous targets based on species’ ranges (which can contain a large amount of unsuitable habitat), and account for the increased vulnerability of species with smaller range sizes (Pimm &amp; Raven 2000), as well as the difficulty in conserving all habitat for species that occur over large areas. </w:t>
      </w:r>
      <w:sdt>
        <w:sdtPr>
          <w:tag w:val="goog_rdk_78"/>
        </w:sdtPr>
        <w:sdtContent>
          <w:ins w:author="Joe Bennett" w:id="48" w:date="2022-09-29T15:01:55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also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acknowledge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we do not consider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ll sources of uncertainty, such as uncertainty in species distributions, or climate predictions. Rather, we focus on the risk categories identified above. </w:t>
            </w:r>
          </w:ins>
        </w:sdtContent>
      </w:sdt>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spacing w:line="480" w:lineRule="auto"/>
        <w:rPr>
          <w:b w:val="1"/>
          <w:sz w:val="24"/>
          <w:szCs w:val="24"/>
        </w:rPr>
      </w:pPr>
      <w:r w:rsidDel="00000000" w:rsidR="00000000" w:rsidRPr="00000000">
        <w:rPr>
          <w:b w:val="1"/>
          <w:sz w:val="24"/>
          <w:szCs w:val="24"/>
          <w:rtl w:val="0"/>
        </w:rPr>
        <w:t xml:space="preserve">Results</w:t>
      </w:r>
    </w:p>
    <w:p w:rsidR="00000000" w:rsidDel="00000000" w:rsidP="00000000" w:rsidRDefault="00000000" w:rsidRPr="00000000" w14:paraId="00000028">
      <w:pPr>
        <w:spacing w:line="480" w:lineRule="auto"/>
        <w:ind w:firstLine="720"/>
        <w:rPr>
          <w:sz w:val="24"/>
          <w:szCs w:val="24"/>
        </w:rPr>
      </w:pPr>
      <w:sdt>
        <w:sdtPr>
          <w:tag w:val="goog_rdk_80"/>
        </w:sdtPr>
        <w:sdtContent>
          <w:del w:author="Scott Wilson" w:id="49" w:date="2022-10-04T17:48:02Z">
            <w:r w:rsidDel="00000000" w:rsidR="00000000" w:rsidRPr="00000000">
              <w:rPr>
                <w:sz w:val="24"/>
                <w:szCs w:val="24"/>
                <w:rtl w:val="0"/>
              </w:rPr>
              <w:delText xml:space="preserve">Surprisingly, s</w:delText>
            </w:r>
          </w:del>
        </w:sdtContent>
      </w:sdt>
      <w:sdt>
        <w:sdtPr>
          <w:tag w:val="goog_rdk_81"/>
        </w:sdtPr>
        <w:sdtContent>
          <w:ins w:author="Scott Wilson" w:id="49" w:date="2022-10-04T17:48:02Z">
            <w:r w:rsidDel="00000000" w:rsidR="00000000" w:rsidRPr="00000000">
              <w:rPr>
                <w:sz w:val="24"/>
                <w:szCs w:val="24"/>
                <w:rtl w:val="0"/>
              </w:rPr>
              <w:t xml:space="preserve">S</w:t>
            </w:r>
          </w:ins>
        </w:sdtContent>
      </w:sdt>
      <w:r w:rsidDel="00000000" w:rsidR="00000000" w:rsidRPr="00000000">
        <w:rPr>
          <w:sz w:val="24"/>
          <w:szCs w:val="24"/>
          <w:rtl w:val="0"/>
        </w:rPr>
        <w:t xml:space="preserve">cenarios that incorporated combinations of the three risk categories increased the priority area by only 1.6% on average (0.08 – 2.52%) compared to the </w:t>
      </w:r>
      <w:sdt>
        <w:sdtPr>
          <w:tag w:val="goog_rdk_82"/>
        </w:sdtPr>
        <w:sdtContent>
          <w:ins w:author="Joe Bennett" w:id="50" w:date="2022-09-29T10:39:13Z">
            <w:r w:rsidDel="00000000" w:rsidR="00000000" w:rsidRPr="00000000">
              <w:rPr>
                <w:sz w:val="24"/>
                <w:szCs w:val="24"/>
                <w:rtl w:val="0"/>
              </w:rPr>
              <w:t xml:space="preserve">baseline</w:t>
            </w:r>
          </w:ins>
        </w:sdtContent>
      </w:sdt>
      <w:sdt>
        <w:sdtPr>
          <w:tag w:val="goog_rdk_83"/>
        </w:sdtPr>
        <w:sdtContent>
          <w:del w:author="Joe Bennett" w:id="50" w:date="2022-09-29T10:39:13Z">
            <w:r w:rsidDel="00000000" w:rsidR="00000000" w:rsidRPr="00000000">
              <w:rPr>
                <w:sz w:val="24"/>
                <w:szCs w:val="24"/>
                <w:rtl w:val="0"/>
              </w:rPr>
              <w:delText xml:space="preserve">null</w:delText>
            </w:r>
          </w:del>
        </w:sdtContent>
      </w:sdt>
      <w:r w:rsidDel="00000000" w:rsidR="00000000" w:rsidRPr="00000000">
        <w:rPr>
          <w:sz w:val="24"/>
          <w:szCs w:val="24"/>
          <w:rtl w:val="0"/>
        </w:rPr>
        <w:t xml:space="preserve"> scenario based solely on ecological value to species. Among single-risk scenarios, accommodating risks due to climate change velocity required the greatest increase in global protected area, compared to scenarios including only governance or land use intensification risks (</w:t>
      </w:r>
      <w:sdt>
        <w:sdtPr>
          <w:tag w:val="goog_rdk_84"/>
        </w:sdtPr>
        <w:sdtContent>
          <w:commentRangeStart w:id="5"/>
        </w:sdtContent>
      </w:sdt>
      <w:r w:rsidDel="00000000" w:rsidR="00000000" w:rsidRPr="00000000">
        <w:rPr>
          <w:sz w:val="24"/>
          <w:szCs w:val="24"/>
          <w:rtl w:val="0"/>
        </w:rPr>
        <w:t xml:space="preserve">Table S1</w:t>
      </w:r>
      <w:commentRangeEnd w:id="5"/>
      <w:r w:rsidDel="00000000" w:rsidR="00000000" w:rsidRPr="00000000">
        <w:commentReference w:id="5"/>
      </w:r>
      <w:r w:rsidDel="00000000" w:rsidR="00000000" w:rsidRPr="00000000">
        <w:rPr>
          <w:sz w:val="24"/>
          <w:szCs w:val="24"/>
          <w:rtl w:val="0"/>
        </w:rPr>
        <w:t xml:space="preserve">).</w:t>
        <w:tab/>
      </w:r>
    </w:p>
    <w:p w:rsidR="00000000" w:rsidDel="00000000" w:rsidP="00000000" w:rsidRDefault="00000000" w:rsidRPr="00000000" w14:paraId="00000029">
      <w:pPr>
        <w:spacing w:line="480" w:lineRule="auto"/>
        <w:ind w:firstLine="720"/>
        <w:rPr>
          <w:sz w:val="24"/>
          <w:szCs w:val="24"/>
        </w:rPr>
      </w:pPr>
      <w:r w:rsidDel="00000000" w:rsidR="00000000" w:rsidRPr="00000000">
        <w:rPr>
          <w:sz w:val="24"/>
          <w:szCs w:val="24"/>
          <w:rtl w:val="0"/>
        </w:rPr>
        <w:t xml:space="preserve">Scenarios shared many overlapping spatial priorities, which can be considered as reliably good investments in terms of both ecological value and risk management.  Most notably, all 15 </w:t>
      </w:r>
      <w:sdt>
        <w:sdtPr>
          <w:tag w:val="goog_rdk_85"/>
        </w:sdtPr>
        <w:sdtContent>
          <w:ins w:author="Richard Schuster" w:id="51" w:date="2022-10-07T12:01:52Z">
            <w:r w:rsidDel="00000000" w:rsidR="00000000" w:rsidRPr="00000000">
              <w:rPr>
                <w:sz w:val="24"/>
                <w:szCs w:val="24"/>
                <w:rtl w:val="0"/>
              </w:rPr>
              <w:t xml:space="preserve">non-baseline </w:t>
            </w:r>
          </w:ins>
        </w:sdtContent>
      </w:sdt>
      <w:r w:rsidDel="00000000" w:rsidR="00000000" w:rsidRPr="00000000">
        <w:rPr>
          <w:sz w:val="24"/>
          <w:szCs w:val="24"/>
          <w:rtl w:val="0"/>
        </w:rPr>
        <w:t xml:space="preserve">scenarios prioritized the same 8.5 million km</w:t>
      </w:r>
      <w:r w:rsidDel="00000000" w:rsidR="00000000" w:rsidRPr="00000000">
        <w:rPr>
          <w:sz w:val="24"/>
          <w:szCs w:val="24"/>
          <w:vertAlign w:val="superscript"/>
          <w:rtl w:val="0"/>
        </w:rPr>
        <w:t xml:space="preserve">2 </w:t>
      </w:r>
      <w:r w:rsidDel="00000000" w:rsidR="00000000" w:rsidRPr="00000000">
        <w:rPr>
          <w:sz w:val="24"/>
          <w:szCs w:val="24"/>
          <w:rtl w:val="0"/>
        </w:rPr>
        <w:t xml:space="preserve">(5.8% of global land area) (“no regrets” areas, Fig. 2), much of which was located in </w:t>
      </w:r>
      <w:sdt>
        <w:sdtPr>
          <w:tag w:val="goog_rdk_86"/>
        </w:sdtPr>
        <w:sdtContent>
          <w:ins w:author="Joe Bennett" w:id="52" w:date="2022-09-27T15:23:08Z">
            <w:r w:rsidDel="00000000" w:rsidR="00000000" w:rsidRPr="00000000">
              <w:rPr>
                <w:sz w:val="24"/>
                <w:szCs w:val="24"/>
                <w:rtl w:val="0"/>
              </w:rPr>
              <w:t xml:space="preserve">western South America and southeast Asia </w:t>
            </w:r>
          </w:ins>
        </w:sdtContent>
      </w:sdt>
      <w:sdt>
        <w:sdtPr>
          <w:tag w:val="goog_rdk_87"/>
        </w:sdtPr>
        <w:sdtContent>
          <w:del w:author="Joe Bennett" w:id="52" w:date="2022-09-27T15:23:08Z">
            <w:r w:rsidDel="00000000" w:rsidR="00000000" w:rsidRPr="00000000">
              <w:rPr>
                <w:sz w:val="24"/>
                <w:szCs w:val="24"/>
                <w:rtl w:val="0"/>
              </w:rPr>
              <w:delText xml:space="preserve">Canada, Kenya and Peru</w:delText>
            </w:r>
          </w:del>
        </w:sdtContent>
      </w:sdt>
      <w:r w:rsidDel="00000000" w:rsidR="00000000" w:rsidRPr="00000000">
        <w:rPr>
          <w:sz w:val="24"/>
          <w:szCs w:val="24"/>
          <w:rtl w:val="0"/>
        </w:rPr>
        <w:t xml:space="preserve"> (Figure S4).  There </w:t>
      </w:r>
      <w:sdt>
        <w:sdtPr>
          <w:tag w:val="goog_rdk_88"/>
        </w:sdtPr>
        <w:sdtContent>
          <w:del w:author="Scott Wilson" w:id="53" w:date="2022-10-13T23:48:04Z">
            <w:r w:rsidDel="00000000" w:rsidR="00000000" w:rsidRPr="00000000">
              <w:rPr>
                <w:sz w:val="24"/>
                <w:szCs w:val="24"/>
                <w:rtl w:val="0"/>
              </w:rPr>
              <w:delText xml:space="preserve">also </w:delText>
            </w:r>
          </w:del>
        </w:sdtContent>
      </w:sdt>
      <w:r w:rsidDel="00000000" w:rsidR="00000000" w:rsidRPr="00000000">
        <w:rPr>
          <w:sz w:val="24"/>
          <w:szCs w:val="24"/>
          <w:rtl w:val="0"/>
        </w:rPr>
        <w:t xml:space="preserve">was</w:t>
      </w:r>
      <w:r w:rsidDel="00000000" w:rsidR="00000000" w:rsidRPr="00000000">
        <w:rPr>
          <w:rtl w:val="0"/>
        </w:rPr>
        <w:t xml:space="preserve"> </w:t>
      </w:r>
      <w:sdt>
        <w:sdtPr>
          <w:tag w:val="goog_rdk_89"/>
        </w:sdtPr>
        <w:sdtContent>
          <w:ins w:author="Scott Wilson" w:id="54" w:date="2022-10-13T23:48:07Z">
            <w:r w:rsidDel="00000000" w:rsidR="00000000" w:rsidRPr="00000000">
              <w:rPr>
                <w:rtl w:val="0"/>
              </w:rPr>
              <w:t xml:space="preserve">also</w:t>
            </w:r>
            <w:r w:rsidDel="00000000" w:rsidR="00000000" w:rsidRPr="00000000">
              <w:rPr>
                <w:rtl w:val="0"/>
              </w:rPr>
              <w:t xml:space="preserve"> </w:t>
            </w:r>
          </w:ins>
        </w:sdtContent>
      </w:sdt>
      <w:r w:rsidDel="00000000" w:rsidR="00000000" w:rsidRPr="00000000">
        <w:rPr>
          <w:sz w:val="24"/>
          <w:szCs w:val="24"/>
          <w:rtl w:val="0"/>
        </w:rPr>
        <w:t xml:space="preserve">substantial overlap among the priorities across scenarios within Conservation International’s global biodiversity hotspots (Myers et al. 2000), but many high overlap areas lie either outside of (53.3%) or in small areas within hotspots (Figure S5).</w:t>
      </w:r>
    </w:p>
    <w:p w:rsidR="00000000" w:rsidDel="00000000" w:rsidP="00000000" w:rsidRDefault="00000000" w:rsidRPr="00000000" w14:paraId="0000002A">
      <w:pPr>
        <w:spacing w:line="480" w:lineRule="auto"/>
        <w:rPr>
          <w:sz w:val="24"/>
          <w:szCs w:val="24"/>
        </w:rPr>
      </w:pPr>
      <w:r w:rsidDel="00000000" w:rsidR="00000000" w:rsidRPr="00000000">
        <w:rPr>
          <w:sz w:val="24"/>
          <w:szCs w:val="24"/>
          <w:rtl w:val="0"/>
        </w:rPr>
        <w:tab/>
        <w:t xml:space="preserve">At the same time, risk scenarios elicited several prominent shifts in spatial priorities among areas varying in risk exposure (Fig. 3; Table S2).  In some cases, high risks to protected areas in weakly-governed countries could be compensated by expanding protected areas in well-governed neighboring </w:t>
      </w:r>
      <w:sdt>
        <w:sdtPr>
          <w:tag w:val="goog_rdk_90"/>
        </w:sdtPr>
        <w:sdtContent>
          <w:ins w:author="Scott Wilson" w:id="55" w:date="2022-10-13T23:49:29Z">
            <w:r w:rsidDel="00000000" w:rsidR="00000000" w:rsidRPr="00000000">
              <w:rPr>
                <w:sz w:val="24"/>
                <w:szCs w:val="24"/>
                <w:rtl w:val="0"/>
              </w:rPr>
              <w:t xml:space="preserve">countries</w:t>
            </w:r>
          </w:ins>
        </w:sdtContent>
      </w:sdt>
      <w:sdt>
        <w:sdtPr>
          <w:tag w:val="goog_rdk_91"/>
        </w:sdtPr>
        <w:sdtContent>
          <w:del w:author="Scott Wilson" w:id="55" w:date="2022-10-13T23:49:29Z">
            <w:r w:rsidDel="00000000" w:rsidR="00000000" w:rsidRPr="00000000">
              <w:rPr>
                <w:sz w:val="24"/>
                <w:szCs w:val="24"/>
                <w:rtl w:val="0"/>
              </w:rPr>
              <w:delText xml:space="preserve">nations</w:delText>
            </w:r>
          </w:del>
        </w:sdtContent>
      </w:sdt>
      <w:r w:rsidDel="00000000" w:rsidR="00000000" w:rsidRPr="00000000">
        <w:rPr>
          <w:sz w:val="24"/>
          <w:szCs w:val="24"/>
          <w:rtl w:val="0"/>
        </w:rPr>
        <w:t xml:space="preserve"> (Fig S6).  For example, challenges to the transborder conservation of the wide-ranging and IUCN-vulnerable caribou (</w:t>
      </w:r>
      <w:r w:rsidDel="00000000" w:rsidR="00000000" w:rsidRPr="00000000">
        <w:rPr>
          <w:i w:val="1"/>
          <w:sz w:val="24"/>
          <w:szCs w:val="24"/>
          <w:rtl w:val="0"/>
        </w:rPr>
        <w:t xml:space="preserve">Rangifer tarandus</w:t>
      </w:r>
      <w:r w:rsidDel="00000000" w:rsidR="00000000" w:rsidRPr="00000000">
        <w:rPr>
          <w:sz w:val="24"/>
          <w:szCs w:val="24"/>
          <w:rtl w:val="0"/>
        </w:rPr>
        <w:t xml:space="preserve">) due to weak governance in Russia (Table S3) were mitigated by increasing the land area protected by Finland from 16.2% to 36.4% (Fig. 4).  High exposure to risks from land use change could be offset in a similar fashion, such as by protecting more land in Liberia (32% </w:t>
      </w:r>
      <w:sdt>
        <w:sdtPr>
          <w:tag w:val="goog_rdk_92"/>
        </w:sdtPr>
        <w:sdtContent>
          <w:ins w:author="Scott Wilson" w:id="56" w:date="2022-10-13T23:50:25Z">
            <w:r w:rsidDel="00000000" w:rsidR="00000000" w:rsidRPr="00000000">
              <w:rPr>
                <w:sz w:val="24"/>
                <w:szCs w:val="24"/>
                <w:rtl w:val="0"/>
              </w:rPr>
              <w:t xml:space="preserve">versus</w:t>
            </w:r>
          </w:ins>
        </w:sdtContent>
      </w:sdt>
      <w:sdt>
        <w:sdtPr>
          <w:tag w:val="goog_rdk_93"/>
        </w:sdtPr>
        <w:sdtContent>
          <w:del w:author="Scott Wilson" w:id="56" w:date="2022-10-13T23:50:25Z">
            <w:r w:rsidDel="00000000" w:rsidR="00000000" w:rsidRPr="00000000">
              <w:rPr>
                <w:sz w:val="24"/>
                <w:szCs w:val="24"/>
                <w:rtl w:val="0"/>
              </w:rPr>
              <w:delText xml:space="preserve">rather than</w:delText>
            </w:r>
          </w:del>
        </w:sdtContent>
      </w:sdt>
      <w:r w:rsidDel="00000000" w:rsidR="00000000" w:rsidRPr="00000000">
        <w:rPr>
          <w:sz w:val="24"/>
          <w:szCs w:val="24"/>
          <w:rtl w:val="0"/>
        </w:rPr>
        <w:t xml:space="preserve"> 22.5% in </w:t>
      </w:r>
      <w:sdt>
        <w:sdtPr>
          <w:tag w:val="goog_rdk_94"/>
        </w:sdtPr>
        <w:sdtContent>
          <w:ins w:author="Scott Wilson" w:id="57" w:date="2022-10-13T23:50:31Z">
            <w:r w:rsidDel="00000000" w:rsidR="00000000" w:rsidRPr="00000000">
              <w:rPr>
                <w:sz w:val="24"/>
                <w:szCs w:val="24"/>
                <w:rtl w:val="0"/>
              </w:rPr>
              <w:t xml:space="preserve">the </w:t>
            </w:r>
          </w:ins>
        </w:sdtContent>
      </w:sdt>
      <w:sdt>
        <w:sdtPr>
          <w:tag w:val="goog_rdk_95"/>
        </w:sdtPr>
        <w:sdtContent>
          <w:ins w:author="Joe Bennett" w:id="58" w:date="2022-09-29T10:39:14Z">
            <w:r w:rsidDel="00000000" w:rsidR="00000000" w:rsidRPr="00000000">
              <w:rPr>
                <w:sz w:val="24"/>
                <w:szCs w:val="24"/>
                <w:rtl w:val="0"/>
              </w:rPr>
              <w:t xml:space="preserve">baseline</w:t>
            </w:r>
          </w:ins>
        </w:sdtContent>
      </w:sdt>
      <w:sdt>
        <w:sdtPr>
          <w:tag w:val="goog_rdk_96"/>
        </w:sdtPr>
        <w:sdtContent>
          <w:del w:author="Joe Bennett" w:id="58" w:date="2022-09-29T10:39:14Z">
            <w:r w:rsidDel="00000000" w:rsidR="00000000" w:rsidRPr="00000000">
              <w:rPr>
                <w:sz w:val="24"/>
                <w:szCs w:val="24"/>
                <w:rtl w:val="0"/>
              </w:rPr>
              <w:delText xml:space="preserve">null</w:delText>
            </w:r>
          </w:del>
        </w:sdtContent>
      </w:sdt>
      <w:r w:rsidDel="00000000" w:rsidR="00000000" w:rsidRPr="00000000">
        <w:rPr>
          <w:sz w:val="24"/>
          <w:szCs w:val="24"/>
          <w:rtl w:val="0"/>
        </w:rPr>
        <w:t xml:space="preserve"> scenario) than in the agriculturally intensifying nation of Sierra Leone (Fig. 4).  Likewise, climate-associated risks in Hungary and Serbia (Figure S3) might be tempered by protecting twice as much land (20.4% </w:t>
      </w:r>
      <w:sdt>
        <w:sdtPr>
          <w:tag w:val="goog_rdk_97"/>
        </w:sdtPr>
        <w:sdtContent>
          <w:ins w:author="Scott Wilson" w:id="59" w:date="2022-10-13T23:51:25Z">
            <w:r w:rsidDel="00000000" w:rsidR="00000000" w:rsidRPr="00000000">
              <w:rPr>
                <w:sz w:val="24"/>
                <w:szCs w:val="24"/>
                <w:rtl w:val="0"/>
              </w:rPr>
              <w:t xml:space="preserve">versus</w:t>
            </w:r>
          </w:ins>
        </w:sdtContent>
      </w:sdt>
      <w:sdt>
        <w:sdtPr>
          <w:tag w:val="goog_rdk_98"/>
        </w:sdtPr>
        <w:sdtContent>
          <w:del w:author="Scott Wilson" w:id="59" w:date="2022-10-13T23:51:25Z">
            <w:r w:rsidDel="00000000" w:rsidR="00000000" w:rsidRPr="00000000">
              <w:rPr>
                <w:sz w:val="24"/>
                <w:szCs w:val="24"/>
                <w:rtl w:val="0"/>
              </w:rPr>
              <w:delText xml:space="preserve">from</w:delText>
            </w:r>
          </w:del>
        </w:sdtContent>
      </w:sdt>
      <w:r w:rsidDel="00000000" w:rsidR="00000000" w:rsidRPr="00000000">
        <w:rPr>
          <w:sz w:val="24"/>
          <w:szCs w:val="24"/>
          <w:rtl w:val="0"/>
        </w:rPr>
        <w:t xml:space="preserve"> 10.2% in </w:t>
      </w:r>
      <w:sdt>
        <w:sdtPr>
          <w:tag w:val="goog_rdk_99"/>
        </w:sdtPr>
        <w:sdtContent>
          <w:ins w:author="Joe Bennett" w:id="60" w:date="2022-09-29T10:39:17Z">
            <w:r w:rsidDel="00000000" w:rsidR="00000000" w:rsidRPr="00000000">
              <w:rPr>
                <w:sz w:val="24"/>
                <w:szCs w:val="24"/>
                <w:rtl w:val="0"/>
              </w:rPr>
              <w:t xml:space="preserve">baseline</w:t>
            </w:r>
          </w:ins>
        </w:sdtContent>
      </w:sdt>
      <w:sdt>
        <w:sdtPr>
          <w:tag w:val="goog_rdk_100"/>
        </w:sdtPr>
        <w:sdtContent>
          <w:del w:author="Joe Bennett" w:id="60" w:date="2022-09-29T10:39:17Z">
            <w:r w:rsidDel="00000000" w:rsidR="00000000" w:rsidRPr="00000000">
              <w:rPr>
                <w:sz w:val="24"/>
                <w:szCs w:val="24"/>
                <w:rtl w:val="0"/>
              </w:rPr>
              <w:delText xml:space="preserve">null</w:delText>
            </w:r>
          </w:del>
        </w:sdtContent>
      </w:sdt>
      <w:r w:rsidDel="00000000" w:rsidR="00000000" w:rsidRPr="00000000">
        <w:rPr>
          <w:sz w:val="24"/>
          <w:szCs w:val="24"/>
          <w:rtl w:val="0"/>
        </w:rPr>
        <w:t xml:space="preserve">) in nearby Kosovo, which has lower predicted climate velocity (Fig. 4). Addressing risks from extreme weather events (La Sorte et al. 2021) (Figures S7 – S9) also required shifting some priority areas to less climatically volatile locations.</w:t>
      </w:r>
      <w:sdt>
        <w:sdtPr>
          <w:tag w:val="goog_rdk_101"/>
        </w:sdtPr>
        <w:sdtContent>
          <w:ins w:author="Richard Schuster" w:id="61" w:date="2022-09-26T12:56:10Z">
            <w:r w:rsidDel="00000000" w:rsidR="00000000" w:rsidRPr="00000000">
              <w:rPr>
                <w:sz w:val="24"/>
                <w:szCs w:val="24"/>
                <w:rtl w:val="0"/>
              </w:rPr>
              <w:t xml:space="preserve"> Combining both climate velocity</w:t>
            </w:r>
          </w:ins>
        </w:sdtContent>
      </w:sdt>
      <w:sdt>
        <w:sdtPr>
          <w:tag w:val="goog_rdk_102"/>
        </w:sdtPr>
        <w:sdtContent>
          <w:ins w:author="Richard Schuster" w:id="62" w:date="2022-09-26T12:56:25Z">
            <w:r w:rsidDel="00000000" w:rsidR="00000000" w:rsidRPr="00000000">
              <w:rPr>
                <w:sz w:val="24"/>
                <w:szCs w:val="24"/>
                <w:rtl w:val="0"/>
              </w:rPr>
              <w:t xml:space="preserve"> and extreme weather events into one metric illustrates a somewhat</w:t>
            </w:r>
          </w:ins>
          <w:sdt>
            <w:sdtPr>
              <w:tag w:val="goog_rdk_103"/>
            </w:sdtPr>
            <w:sdtContent>
              <w:commentRangeStart w:id="6"/>
            </w:sdtContent>
          </w:sdt>
          <w:ins w:author="Richard Schuster" w:id="62" w:date="2022-09-26T12:56:25Z">
            <w:r w:rsidDel="00000000" w:rsidR="00000000" w:rsidRPr="00000000">
              <w:rPr>
                <w:sz w:val="24"/>
                <w:szCs w:val="24"/>
                <w:rtl w:val="0"/>
              </w:rPr>
              <w:t xml:space="preserve"> smoothed response</w:t>
            </w:r>
            <w:commentRangeEnd w:id="6"/>
            <w:r w:rsidDel="00000000" w:rsidR="00000000" w:rsidRPr="00000000">
              <w:commentReference w:id="6"/>
            </w:r>
            <w:r w:rsidDel="00000000" w:rsidR="00000000" w:rsidRPr="00000000">
              <w:rPr>
                <w:sz w:val="24"/>
                <w:szCs w:val="24"/>
                <w:rtl w:val="0"/>
              </w:rPr>
              <w:t xml:space="preserve"> (Figures S10 - S12). </w:t>
            </w:r>
            <w:sdt>
              <w:sdtPr>
                <w:tag w:val="goog_rdk_104"/>
              </w:sdtPr>
              <w:sdtContent>
                <w:del w:author="Richard Schuster" w:id="62" w:date="2022-09-26T12:56:25Z">
                  <w:r w:rsidDel="00000000" w:rsidR="00000000" w:rsidRPr="00000000">
                    <w:rPr>
                      <w:sz w:val="24"/>
                      <w:szCs w:val="24"/>
                      <w:rtl w:val="0"/>
                    </w:rPr>
                    <w:delText xml:space="preserve">in one scearnio </w:delText>
                  </w:r>
                </w:del>
              </w:sdtContent>
            </w:sdt>
          </w:ins>
        </w:sdtContent>
      </w:sdt>
      <w:sdt>
        <w:sdtPr>
          <w:tag w:val="goog_rdk_105"/>
        </w:sdtPr>
        <w:sdtContent>
          <w:del w:author="Richard Schuster" w:id="62" w:date="2022-09-26T12:56:25Z">
            <w:r w:rsidDel="00000000" w:rsidR="00000000" w:rsidRPr="00000000">
              <w:rPr>
                <w:sz w:val="24"/>
                <w:szCs w:val="24"/>
                <w:rtl w:val="0"/>
              </w:rPr>
              <w:delText xml:space="preserve">  </w:delText>
            </w:r>
          </w:del>
        </w:sdtContent>
      </w:sdt>
      <w:r w:rsidDel="00000000" w:rsidR="00000000" w:rsidRPr="00000000">
        <w:rPr>
          <w:rtl w:val="0"/>
        </w:rPr>
      </w:r>
    </w:p>
    <w:p w:rsidR="00000000" w:rsidDel="00000000" w:rsidP="00000000" w:rsidRDefault="00000000" w:rsidRPr="00000000" w14:paraId="0000002B">
      <w:pPr>
        <w:spacing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C">
      <w:pPr>
        <w:spacing w:line="480" w:lineRule="auto"/>
        <w:rPr>
          <w:b w:val="1"/>
          <w:sz w:val="24"/>
          <w:szCs w:val="24"/>
        </w:rPr>
      </w:pPr>
      <w:r w:rsidDel="00000000" w:rsidR="00000000" w:rsidRPr="00000000">
        <w:rPr>
          <w:b w:val="1"/>
          <w:sz w:val="24"/>
          <w:szCs w:val="24"/>
          <w:rtl w:val="0"/>
        </w:rPr>
        <w:t xml:space="preserve">Discussion</w:t>
      </w:r>
    </w:p>
    <w:p w:rsidR="00000000" w:rsidDel="00000000" w:rsidP="00000000" w:rsidRDefault="00000000" w:rsidRPr="00000000" w14:paraId="0000002D">
      <w:pPr>
        <w:spacing w:line="480" w:lineRule="auto"/>
        <w:ind w:firstLine="720"/>
        <w:rPr>
          <w:sz w:val="24"/>
          <w:szCs w:val="24"/>
        </w:rPr>
      </w:pPr>
      <w:r w:rsidDel="00000000" w:rsidR="00000000" w:rsidRPr="00000000">
        <w:rPr>
          <w:sz w:val="24"/>
          <w:szCs w:val="24"/>
          <w:rtl w:val="0"/>
        </w:rPr>
        <w:t xml:space="preserve">Although a growing body of literature shows that protected areas are seldom effective if subject to unmitigated risks from land use change, weak governance and climate change (Schulze et al. 2018; Tesfaw et al. 2018; Maxwell et al. 2019), most systematic conservation planning efforts prioritize land based on ecological value and some measure of cost. We show how </w:t>
      </w:r>
      <w:sdt>
        <w:sdtPr>
          <w:tag w:val="goog_rdk_106"/>
        </w:sdtPr>
        <w:sdtContent>
          <w:ins w:author="Joe Bennett" w:id="63" w:date="2022-09-29T14:35:35Z">
            <w:r w:rsidDel="00000000" w:rsidR="00000000" w:rsidRPr="00000000">
              <w:rPr>
                <w:sz w:val="24"/>
                <w:szCs w:val="24"/>
                <w:rtl w:val="0"/>
              </w:rPr>
              <w:t xml:space="preserve">relatively</w:t>
            </w:r>
          </w:ins>
        </w:sdtContent>
      </w:sdt>
      <w:sdt>
        <w:sdtPr>
          <w:tag w:val="goog_rdk_107"/>
        </w:sdtPr>
        <w:sdtContent>
          <w:del w:author="Joe Bennett" w:id="63" w:date="2022-09-29T14:35:35Z">
            <w:r w:rsidDel="00000000" w:rsidR="00000000" w:rsidRPr="00000000">
              <w:rPr>
                <w:sz w:val="24"/>
                <w:szCs w:val="24"/>
                <w:rtl w:val="0"/>
              </w:rPr>
              <w:delText xml:space="preserve">only</w:delText>
            </w:r>
          </w:del>
        </w:sdtContent>
      </w:sdt>
      <w:r w:rsidDel="00000000" w:rsidR="00000000" w:rsidRPr="00000000">
        <w:rPr>
          <w:sz w:val="24"/>
          <w:szCs w:val="24"/>
          <w:rtl w:val="0"/>
        </w:rPr>
        <w:t xml:space="preserve"> small (1.6%) increases in land area, but importantly a change in the spatial configuration of where protected areas are place</w:t>
      </w:r>
      <w:sdt>
        <w:sdtPr>
          <w:tag w:val="goog_rdk_108"/>
        </w:sdtPr>
        <w:sdtContent>
          <w:ins w:author="Scott Wilson" w:id="64" w:date="2022-10-04T17:52:21Z">
            <w:r w:rsidDel="00000000" w:rsidR="00000000" w:rsidRPr="00000000">
              <w:rPr>
                <w:sz w:val="24"/>
                <w:szCs w:val="24"/>
                <w:rtl w:val="0"/>
              </w:rPr>
              <w:t xml:space="preserve">d</w:t>
            </w:r>
          </w:ins>
        </w:sdtContent>
      </w:sdt>
      <w:sdt>
        <w:sdtPr>
          <w:tag w:val="goog_rdk_109"/>
        </w:sdtPr>
        <w:sdtContent>
          <w:del w:author="Scott Wilson" w:id="64" w:date="2022-10-04T17:52:21Z">
            <w:r w:rsidDel="00000000" w:rsidR="00000000" w:rsidRPr="00000000">
              <w:rPr>
                <w:sz w:val="24"/>
                <w:szCs w:val="24"/>
                <w:rtl w:val="0"/>
              </w:rPr>
              <w:delText xml:space="preserve">s</w:delText>
            </w:r>
          </w:del>
        </w:sdtContent>
      </w:sdt>
      <w:r w:rsidDel="00000000" w:rsidR="00000000" w:rsidRPr="00000000">
        <w:rPr>
          <w:sz w:val="24"/>
          <w:szCs w:val="24"/>
          <w:rtl w:val="0"/>
        </w:rPr>
        <w:t xml:space="preserve">, may reduce the vulnerability of protected areas to future threats if risk</w:t>
      </w:r>
      <w:sdt>
        <w:sdtPr>
          <w:tag w:val="goog_rdk_110"/>
        </w:sdtPr>
        <w:sdtContent>
          <w:ins w:author="Scott Wilson" w:id="65" w:date="2022-10-13T23:53:40Z">
            <w:r w:rsidDel="00000000" w:rsidR="00000000" w:rsidRPr="00000000">
              <w:rPr>
                <w:sz w:val="24"/>
                <w:szCs w:val="24"/>
                <w:rtl w:val="0"/>
              </w:rPr>
              <w:t xml:space="preserve"> is</w:t>
            </w:r>
          </w:ins>
        </w:sdtContent>
      </w:sdt>
      <w:sdt>
        <w:sdtPr>
          <w:tag w:val="goog_rdk_111"/>
        </w:sdtPr>
        <w:sdtContent>
          <w:del w:author="Scott Wilson" w:id="65" w:date="2022-10-13T23:53:40Z">
            <w:r w:rsidDel="00000000" w:rsidR="00000000" w:rsidRPr="00000000">
              <w:rPr>
                <w:sz w:val="24"/>
                <w:szCs w:val="24"/>
                <w:rtl w:val="0"/>
              </w:rPr>
              <w:delText xml:space="preserve"> are</w:delText>
            </w:r>
          </w:del>
        </w:sdtContent>
      </w:sdt>
      <w:r w:rsidDel="00000000" w:rsidR="00000000" w:rsidRPr="00000000">
        <w:rPr>
          <w:sz w:val="24"/>
          <w:szCs w:val="24"/>
          <w:rtl w:val="0"/>
        </w:rPr>
        <w:t xml:space="preserve"> explicitly considered during planning stages (Fig. 1). Across all planning scenarios, we identified 8.5 million km</w:t>
      </w:r>
      <w:r w:rsidDel="00000000" w:rsidR="00000000" w:rsidRPr="00000000">
        <w:rPr>
          <w:sz w:val="24"/>
          <w:szCs w:val="24"/>
          <w:vertAlign w:val="superscript"/>
          <w:rtl w:val="0"/>
        </w:rPr>
        <w:t xml:space="preserve">2 </w:t>
      </w:r>
      <w:r w:rsidDel="00000000" w:rsidR="00000000" w:rsidRPr="00000000">
        <w:rPr>
          <w:sz w:val="24"/>
          <w:szCs w:val="24"/>
          <w:rtl w:val="0"/>
        </w:rPr>
        <w:t xml:space="preserve">of priority lands that either uniquely contributed to conservation targets (e.g., high endemism) or were resilient to the risks we modeled.  Countries with large proportions of land already in protection (e.g., Brazil with &gt;30%) also had similar priorities for risk vs. </w:t>
      </w:r>
      <w:sdt>
        <w:sdtPr>
          <w:tag w:val="goog_rdk_112"/>
        </w:sdtPr>
        <w:sdtContent>
          <w:ins w:author="Joe Bennett" w:id="66" w:date="2022-09-29T10:39:19Z">
            <w:r w:rsidDel="00000000" w:rsidR="00000000" w:rsidRPr="00000000">
              <w:rPr>
                <w:sz w:val="24"/>
                <w:szCs w:val="24"/>
                <w:rtl w:val="0"/>
              </w:rPr>
              <w:t xml:space="preserve">baseline</w:t>
            </w:r>
          </w:ins>
        </w:sdtContent>
      </w:sdt>
      <w:sdt>
        <w:sdtPr>
          <w:tag w:val="goog_rdk_113"/>
        </w:sdtPr>
        <w:sdtContent>
          <w:del w:author="Joe Bennett" w:id="66" w:date="2022-09-29T10:39:19Z">
            <w:r w:rsidDel="00000000" w:rsidR="00000000" w:rsidRPr="00000000">
              <w:rPr>
                <w:sz w:val="24"/>
                <w:szCs w:val="24"/>
                <w:rtl w:val="0"/>
              </w:rPr>
              <w:delText xml:space="preserve">null</w:delText>
            </w:r>
          </w:del>
        </w:sdtContent>
      </w:sdt>
      <w:r w:rsidDel="00000000" w:rsidR="00000000" w:rsidRPr="00000000">
        <w:rPr>
          <w:sz w:val="24"/>
          <w:szCs w:val="24"/>
          <w:rtl w:val="0"/>
        </w:rPr>
        <w:t xml:space="preserve"> scenarios.  </w:t>
      </w:r>
      <w:sdt>
        <w:sdtPr>
          <w:tag w:val="goog_rdk_114"/>
        </w:sdtPr>
        <w:sdtContent>
          <w:ins w:author="Joe Bennett" w:id="67" w:date="2022-09-29T14:42:48Z">
            <w:r w:rsidDel="00000000" w:rsidR="00000000" w:rsidRPr="00000000">
              <w:rPr>
                <w:sz w:val="24"/>
                <w:szCs w:val="24"/>
                <w:rtl w:val="0"/>
              </w:rPr>
              <w:t xml:space="preserve">Although our results are meant to illustrate the importance of considering risk, rather than directly inform</w:t>
            </w:r>
          </w:ins>
        </w:sdtContent>
      </w:sdt>
      <w:sdt>
        <w:sdtPr>
          <w:tag w:val="goog_rdk_115"/>
        </w:sdtPr>
        <w:sdtContent>
          <w:ins w:author="Scott Wilson" w:id="68" w:date="2022-10-04T17:52:45Z">
            <w:r w:rsidDel="00000000" w:rsidR="00000000" w:rsidRPr="00000000">
              <w:rPr>
                <w:sz w:val="24"/>
                <w:szCs w:val="24"/>
                <w:rtl w:val="0"/>
              </w:rPr>
              <w:t xml:space="preserve">ing</w:t>
            </w:r>
          </w:ins>
        </w:sdtContent>
      </w:sdt>
      <w:sdt>
        <w:sdtPr>
          <w:tag w:val="goog_rdk_116"/>
        </w:sdtPr>
        <w:sdtContent>
          <w:ins w:author="Joe Bennett" w:id="67" w:date="2022-09-29T14:42:48Z">
            <w:r w:rsidDel="00000000" w:rsidR="00000000" w:rsidRPr="00000000">
              <w:rPr>
                <w:sz w:val="24"/>
                <w:szCs w:val="24"/>
                <w:rtl w:val="0"/>
              </w:rPr>
              <w:t xml:space="preserve"> </w:t>
            </w:r>
            <w:r w:rsidDel="00000000" w:rsidR="00000000" w:rsidRPr="00000000">
              <w:rPr>
                <w:sz w:val="24"/>
                <w:szCs w:val="24"/>
                <w:rtl w:val="0"/>
              </w:rPr>
              <w:t xml:space="preserve">real-world</w:t>
            </w:r>
            <w:r w:rsidDel="00000000" w:rsidR="00000000" w:rsidRPr="00000000">
              <w:rPr>
                <w:sz w:val="24"/>
                <w:szCs w:val="24"/>
                <w:rtl w:val="0"/>
              </w:rPr>
              <w:t xml:space="preserve"> decisions (which will likely take place at national or subnational scales</w:t>
            </w:r>
            <w:sdt>
              <w:sdtPr>
                <w:tag w:val="goog_rdk_117"/>
              </w:sdtPr>
              <w:sdtContent>
                <w:del w:author="Scott Wilson" w:id="69" w:date="2022-10-13T23:54:42Z"/>
              </w:sdtContent>
            </w:sdt>
          </w:ins>
          <w:sdt>
            <w:sdtPr>
              <w:tag w:val="goog_rdk_118"/>
            </w:sdtPr>
            <w:sdtContent>
              <w:commentRangeStart w:id="7"/>
            </w:sdtContent>
          </w:sdt>
          <w:ins w:author="Joe Bennett" w:id="67" w:date="2022-09-29T14:42:48Z">
            <w:del w:author="Scott Wilson" w:id="69" w:date="2022-10-13T23:54:42Z">
              <w:r w:rsidDel="00000000" w:rsidR="00000000" w:rsidRPr="00000000">
                <w:rPr>
                  <w:sz w:val="24"/>
                  <w:szCs w:val="24"/>
                  <w:rtl w:val="0"/>
                </w:rPr>
                <w:delText xml:space="preserve">, using more detailed biological data</w:delText>
              </w:r>
            </w:del>
            <w:commentRangeEnd w:id="7"/>
            <w:r w:rsidDel="00000000" w:rsidR="00000000" w:rsidRPr="00000000">
              <w:commentReference w:id="7"/>
            </w:r>
            <w:r w:rsidDel="00000000" w:rsidR="00000000" w:rsidRPr="00000000">
              <w:rPr>
                <w:sz w:val="24"/>
                <w:szCs w:val="24"/>
                <w:rtl w:val="0"/>
              </w:rPr>
              <w:t xml:space="preserve">), s</w:t>
            </w:r>
          </w:ins>
        </w:sdtContent>
      </w:sdt>
      <w:sdt>
        <w:sdtPr>
          <w:tag w:val="goog_rdk_119"/>
        </w:sdtPr>
        <w:sdtContent>
          <w:del w:author="Joe Bennett" w:id="67" w:date="2022-09-29T14:42:48Z">
            <w:r w:rsidDel="00000000" w:rsidR="00000000" w:rsidRPr="00000000">
              <w:rPr>
                <w:sz w:val="24"/>
                <w:szCs w:val="24"/>
                <w:rtl w:val="0"/>
              </w:rPr>
              <w:delText xml:space="preserve">S</w:delText>
            </w:r>
          </w:del>
        </w:sdtContent>
      </w:sdt>
      <w:r w:rsidDel="00000000" w:rsidR="00000000" w:rsidRPr="00000000">
        <w:rPr>
          <w:sz w:val="24"/>
          <w:szCs w:val="24"/>
          <w:rtl w:val="0"/>
        </w:rPr>
        <w:t xml:space="preserve">uch shared priority areas across planning scenarios</w:t>
      </w:r>
      <w:sdt>
        <w:sdtPr>
          <w:tag w:val="goog_rdk_120"/>
        </w:sdtPr>
        <w:sdtContent>
          <w:ins w:author="Joe Bennett" w:id="70" w:date="2022-09-29T14:45:26Z">
            <w:r w:rsidDel="00000000" w:rsidR="00000000" w:rsidRPr="00000000">
              <w:rPr>
                <w:sz w:val="24"/>
                <w:szCs w:val="24"/>
                <w:rtl w:val="0"/>
              </w:rPr>
              <w:t xml:space="preserve"> do appear to represent</w:t>
            </w:r>
          </w:ins>
        </w:sdtContent>
      </w:sdt>
      <w:sdt>
        <w:sdtPr>
          <w:tag w:val="goog_rdk_121"/>
        </w:sdtPr>
        <w:sdtContent>
          <w:del w:author="Joe Bennett" w:id="70" w:date="2022-09-29T14:45:26Z">
            <w:r w:rsidDel="00000000" w:rsidR="00000000" w:rsidRPr="00000000">
              <w:rPr>
                <w:sz w:val="24"/>
                <w:szCs w:val="24"/>
                <w:rtl w:val="0"/>
              </w:rPr>
              <w:delText xml:space="preserve"> are likely to provide</w:delText>
            </w:r>
          </w:del>
        </w:sdtContent>
      </w:sdt>
      <w:r w:rsidDel="00000000" w:rsidR="00000000" w:rsidRPr="00000000">
        <w:rPr>
          <w:sz w:val="24"/>
          <w:szCs w:val="24"/>
          <w:rtl w:val="0"/>
        </w:rPr>
        <w:t xml:space="preserve"> good return on conservation investments.  </w:t>
      </w:r>
    </w:p>
    <w:sdt>
      <w:sdtPr>
        <w:tag w:val="goog_rdk_127"/>
      </w:sdtPr>
      <w:sdtContent>
        <w:p w:rsidR="00000000" w:rsidDel="00000000" w:rsidP="00000000" w:rsidRDefault="00000000" w:rsidRPr="00000000" w14:paraId="0000002E">
          <w:pPr>
            <w:spacing w:line="480" w:lineRule="auto"/>
            <w:ind w:firstLine="720"/>
            <w:rPr>
              <w:ins w:author="Joe Bennett" w:id="74" w:date="2022-09-26T21:28:43Z"/>
              <w:sz w:val="24"/>
              <w:szCs w:val="24"/>
            </w:rPr>
          </w:pPr>
          <w:r w:rsidDel="00000000" w:rsidR="00000000" w:rsidRPr="00000000">
            <w:rPr>
              <w:sz w:val="24"/>
              <w:szCs w:val="24"/>
              <w:rtl w:val="0"/>
            </w:rPr>
            <w:t xml:space="preserve">Despite </w:t>
          </w:r>
          <w:sdt>
            <w:sdtPr>
              <w:tag w:val="goog_rdk_122"/>
            </w:sdtPr>
            <w:sdtContent>
              <w:ins w:author="Joe Bennett" w:id="71" w:date="2022-09-26T21:27:04Z">
                <w:r w:rsidDel="00000000" w:rsidR="00000000" w:rsidRPr="00000000">
                  <w:rPr>
                    <w:sz w:val="24"/>
                    <w:szCs w:val="24"/>
                    <w:rtl w:val="0"/>
                  </w:rPr>
                  <w:t xml:space="preserve">relatively </w:t>
                </w:r>
              </w:ins>
            </w:sdtContent>
          </w:sdt>
          <w:r w:rsidDel="00000000" w:rsidR="00000000" w:rsidRPr="00000000">
            <w:rPr>
              <w:sz w:val="24"/>
              <w:szCs w:val="24"/>
              <w:rtl w:val="0"/>
            </w:rPr>
            <w:t xml:space="preserve">modest differences across scenarios in the </w:t>
          </w:r>
          <w:sdt>
            <w:sdtPr>
              <w:tag w:val="goog_rdk_123"/>
            </w:sdtPr>
            <w:sdtContent>
              <w:ins w:author="Joe Bennett" w:id="72" w:date="2022-09-29T14:38:29Z">
                <w:r w:rsidDel="00000000" w:rsidR="00000000" w:rsidRPr="00000000">
                  <w:rPr>
                    <w:sz w:val="24"/>
                    <w:szCs w:val="24"/>
                    <w:rtl w:val="0"/>
                  </w:rPr>
                  <w:t xml:space="preserve">amount of land</w:t>
                </w:r>
              </w:ins>
            </w:sdtContent>
          </w:sdt>
          <w:sdt>
            <w:sdtPr>
              <w:tag w:val="goog_rdk_124"/>
            </w:sdtPr>
            <w:sdtContent>
              <w:del w:author="Joe Bennett" w:id="72" w:date="2022-09-29T14:38:29Z">
                <w:r w:rsidDel="00000000" w:rsidR="00000000" w:rsidRPr="00000000">
                  <w:rPr>
                    <w:sz w:val="24"/>
                    <w:szCs w:val="24"/>
                    <w:rtl w:val="0"/>
                  </w:rPr>
                  <w:delText xml:space="preserve">global land area</w:delText>
                </w:r>
              </w:del>
            </w:sdtContent>
          </w:sdt>
          <w:r w:rsidDel="00000000" w:rsidR="00000000" w:rsidRPr="00000000">
            <w:rPr>
              <w:sz w:val="24"/>
              <w:szCs w:val="24"/>
              <w:rtl w:val="0"/>
            </w:rPr>
            <w:t xml:space="preserve"> required to conserve terrestrial vertebrates, shifts in the locations of priority areas sometimes resulted in substantial increases within any given nation.  These asymmetries highlight the importance of cross-jurisdictional coordination to promote collaboration and improve the effectiveness of protected area systems (Dallimer &amp; Strange 2015).  In regions where nations vary widely in exposure to risks, coordination may provide opportunity to offset or otherwise mitigate risks by adjusting the geographic locations and/or boundaries of protected areas.  Cooperative governance frameworks (Miller et al. 2019) are especially important for countries supporting wide-ranging species that are expected to be impacted by climate, land use, and governance risk across borders</w:t>
          </w:r>
          <w:r w:rsidDel="00000000" w:rsidR="00000000" w:rsidRPr="00000000">
            <w:rPr>
              <w:rtl w:val="0"/>
            </w:rPr>
            <w:t xml:space="preserve"> </w:t>
          </w:r>
          <w:r w:rsidDel="00000000" w:rsidR="00000000" w:rsidRPr="00000000">
            <w:rPr>
              <w:sz w:val="24"/>
              <w:szCs w:val="24"/>
              <w:rtl w:val="0"/>
            </w:rPr>
            <w:t xml:space="preserve">(Fig. 3). These governance frameworks</w:t>
          </w:r>
          <w:sdt>
            <w:sdtPr>
              <w:tag w:val="goog_rdk_125"/>
            </w:sdtPr>
            <w:sdtContent>
              <w:del w:author="Joe Bennett" w:id="73" w:date="2022-09-26T21:28:37Z">
                <w:r w:rsidDel="00000000" w:rsidR="00000000" w:rsidRPr="00000000">
                  <w:rPr>
                    <w:sz w:val="24"/>
                    <w:szCs w:val="24"/>
                    <w:rtl w:val="0"/>
                  </w:rPr>
                  <w:delText xml:space="preserve">, both within and among</w:delText>
                </w:r>
                <w:r w:rsidDel="00000000" w:rsidR="00000000" w:rsidRPr="00000000">
                  <w:rPr>
                    <w:rtl w:val="0"/>
                  </w:rPr>
                  <w:delText xml:space="preserve"> </w:delText>
                </w:r>
                <w:r w:rsidDel="00000000" w:rsidR="00000000" w:rsidRPr="00000000">
                  <w:rPr>
                    <w:sz w:val="24"/>
                    <w:szCs w:val="24"/>
                    <w:rtl w:val="0"/>
                  </w:rPr>
                  <w:delText xml:space="preserve">countries,</w:delText>
                </w:r>
              </w:del>
            </w:sdtContent>
          </w:sdt>
          <w:r w:rsidDel="00000000" w:rsidR="00000000" w:rsidRPr="00000000">
            <w:rPr>
              <w:sz w:val="24"/>
              <w:szCs w:val="24"/>
              <w:rtl w:val="0"/>
            </w:rPr>
            <w:t xml:space="preserve"> would need to be developed in an environmentally just and equitable way to deliver benefits to biodiversity and local communities (Martin et al. 2013).  </w:t>
          </w:r>
          <w:sdt>
            <w:sdtPr>
              <w:tag w:val="goog_rdk_126"/>
            </w:sdtPr>
            <w:sdtContent>
              <w:ins w:author="Joe Bennett" w:id="74" w:date="2022-09-26T21:28:43Z">
                <w:r w:rsidDel="00000000" w:rsidR="00000000" w:rsidRPr="00000000">
                  <w:rPr>
                    <w:rtl w:val="0"/>
                  </w:rPr>
                </w:r>
              </w:ins>
            </w:sdtContent>
          </w:sdt>
        </w:p>
      </w:sdtContent>
    </w:sdt>
    <w:p w:rsidR="00000000" w:rsidDel="00000000" w:rsidP="00000000" w:rsidRDefault="00000000" w:rsidRPr="00000000" w14:paraId="0000002F">
      <w:pPr>
        <w:spacing w:line="480" w:lineRule="auto"/>
        <w:ind w:firstLine="720"/>
        <w:rPr>
          <w:sz w:val="24"/>
          <w:szCs w:val="24"/>
        </w:rPr>
      </w:pPr>
      <w:sdt>
        <w:sdtPr>
          <w:tag w:val="goog_rdk_128"/>
        </w:sdtPr>
        <w:sdtContent>
          <w:ins w:author="Joe Bennett" w:id="74" w:date="2022-09-26T21:28:43Z"/>
          <w:sdt>
            <w:sdtPr>
              <w:tag w:val="goog_rdk_129"/>
            </w:sdtPr>
            <w:sdtContent>
              <w:commentRangeStart w:id="8"/>
            </w:sdtContent>
          </w:sdt>
          <w:ins w:author="Joe Bennett" w:id="74" w:date="2022-09-26T21:28:43Z">
            <w:sdt>
              <w:sdtPr>
                <w:tag w:val="goog_rdk_130"/>
              </w:sdtPr>
              <w:sdtContent>
                <w:commentRangeStart w:id="9"/>
              </w:sdtContent>
            </w:sdt>
            <w:r w:rsidDel="00000000" w:rsidR="00000000" w:rsidRPr="00000000">
              <w:rPr>
                <w:sz w:val="24"/>
                <w:szCs w:val="24"/>
                <w:rtl w:val="0"/>
              </w:rPr>
              <w:t xml:space="preserve">Within</w:t>
            </w:r>
            <w:commentRangeEnd w:id="8"/>
            <w:r w:rsidDel="00000000" w:rsidR="00000000" w:rsidRPr="00000000">
              <w:commentReference w:id="8"/>
            </w:r>
            <w:commentRangeEnd w:id="9"/>
            <w:r w:rsidDel="00000000" w:rsidR="00000000" w:rsidRPr="00000000">
              <w:commentReference w:id="9"/>
            </w:r>
            <w:r w:rsidDel="00000000" w:rsidR="00000000" w:rsidRPr="00000000">
              <w:rPr>
                <w:sz w:val="24"/>
                <w:szCs w:val="24"/>
                <w:rtl w:val="0"/>
              </w:rPr>
              <w:t xml:space="preserve"> countries</w:t>
            </w:r>
            <w:sdt>
              <w:sdtPr>
                <w:tag w:val="goog_rdk_131"/>
              </w:sdtPr>
              <w:sdtContent>
                <w:del w:author="Scott Wilson" w:id="75" w:date="2022-10-13T23:56:20Z">
                  <w:r w:rsidDel="00000000" w:rsidR="00000000" w:rsidRPr="00000000">
                    <w:rPr>
                      <w:sz w:val="24"/>
                      <w:szCs w:val="24"/>
                      <w:rtl w:val="0"/>
                    </w:rPr>
                    <w:delText xml:space="preserve"> themselves</w:delText>
                  </w:r>
                </w:del>
              </w:sdtContent>
            </w:sdt>
            <w:r w:rsidDel="00000000" w:rsidR="00000000" w:rsidRPr="00000000">
              <w:rPr>
                <w:sz w:val="24"/>
                <w:szCs w:val="24"/>
                <w:rtl w:val="0"/>
              </w:rPr>
              <w:t xml:space="preserve">, </w:t>
            </w:r>
          </w:ins>
        </w:sdtContent>
      </w:sdt>
      <w:sdt>
        <w:sdtPr>
          <w:tag w:val="goog_rdk_132"/>
        </w:sdtPr>
        <w:sdtContent>
          <w:ins w:author="Scott Wilson" w:id="76" w:date="2022-10-13T23:56:23Z">
            <w:r w:rsidDel="00000000" w:rsidR="00000000" w:rsidRPr="00000000">
              <w:rPr>
                <w:sz w:val="24"/>
                <w:szCs w:val="24"/>
                <w:rtl w:val="0"/>
              </w:rPr>
              <w:t xml:space="preserve">the </w:t>
            </w:r>
          </w:ins>
        </w:sdtContent>
      </w:sdt>
      <w:sdt>
        <w:sdtPr>
          <w:tag w:val="goog_rdk_133"/>
        </w:sdtPr>
        <w:sdtContent>
          <w:ins w:author="Joe Bennett" w:id="74" w:date="2022-09-26T21:28:43Z">
            <w:r w:rsidDel="00000000" w:rsidR="00000000" w:rsidRPr="00000000">
              <w:rPr>
                <w:sz w:val="24"/>
                <w:szCs w:val="24"/>
                <w:rtl w:val="0"/>
              </w:rPr>
              <w:t xml:space="preserve">implementation of enhanced protected area networks will be highly dependent on local legal frameworks regarding land-use protection. For example, in Canada, most land (</w:t>
            </w:r>
          </w:ins>
          <w:sdt>
            <w:sdtPr>
              <w:tag w:val="goog_rdk_134"/>
            </w:sdtPr>
            <w:sdtContent>
              <w:commentRangeStart w:id="10"/>
            </w:sdtContent>
          </w:sdt>
          <w:ins w:author="Joe Bennett" w:id="74" w:date="2022-09-26T21:28:43Z">
            <w:sdt>
              <w:sdtPr>
                <w:tag w:val="goog_rdk_135"/>
              </w:sdtPr>
              <w:sdtContent>
                <w:commentRangeStart w:id="11"/>
              </w:sdtContent>
            </w:sdt>
            <w:r w:rsidDel="00000000" w:rsidR="00000000" w:rsidRPr="00000000">
              <w:rPr>
                <w:sz w:val="24"/>
                <w:szCs w:val="24"/>
                <w:rtl w:val="0"/>
              </w:rPr>
              <w:t xml:space="preserve">approx. 86%</w:t>
            </w:r>
            <w:commentRangeEnd w:id="10"/>
            <w:r w:rsidDel="00000000" w:rsidR="00000000" w:rsidRPr="00000000">
              <w:commentReference w:id="10"/>
            </w:r>
            <w:commentRangeEnd w:id="11"/>
            <w:r w:rsidDel="00000000" w:rsidR="00000000" w:rsidRPr="00000000">
              <w:commentReference w:id="11"/>
            </w:r>
            <w:r w:rsidDel="00000000" w:rsidR="00000000" w:rsidRPr="00000000">
              <w:rPr>
                <w:sz w:val="24"/>
                <w:szCs w:val="24"/>
                <w:rtl w:val="0"/>
              </w:rPr>
              <w:t xml:space="preserve">) is controlled by provincial and territorial governments, </w:t>
            </w:r>
          </w:ins>
        </w:sdtContent>
      </w:sdt>
      <w:sdt>
        <w:sdtPr>
          <w:tag w:val="goog_rdk_136"/>
        </w:sdtPr>
        <w:sdtContent>
          <w:ins w:author="Scott Wilson" w:id="77" w:date="2022-10-13T23:56:36Z">
            <w:r w:rsidDel="00000000" w:rsidR="00000000" w:rsidRPr="00000000">
              <w:rPr>
                <w:sz w:val="24"/>
                <w:szCs w:val="24"/>
                <w:rtl w:val="0"/>
              </w:rPr>
              <w:t xml:space="preserve">al</w:t>
            </w:r>
          </w:ins>
        </w:sdtContent>
      </w:sdt>
      <w:sdt>
        <w:sdtPr>
          <w:tag w:val="goog_rdk_137"/>
        </w:sdtPr>
        <w:sdtContent>
          <w:ins w:author="Joe Bennett" w:id="74" w:date="2022-09-26T21:28:43Z">
            <w:r w:rsidDel="00000000" w:rsidR="00000000" w:rsidRPr="00000000">
              <w:rPr>
                <w:sz w:val="24"/>
                <w:szCs w:val="24"/>
                <w:rtl w:val="0"/>
              </w:rPr>
              <w:t xml:space="preserve">though there is increasing momentum for conservation partnerships with Indigenous peoples and their </w:t>
            </w:r>
          </w:ins>
          <w:sdt>
            <w:sdtPr>
              <w:tag w:val="goog_rdk_138"/>
            </w:sdtPr>
            <w:sdtContent>
              <w:commentRangeStart w:id="12"/>
            </w:sdtContent>
          </w:sdt>
          <w:ins w:author="Joe Bennett" w:id="74" w:date="2022-09-26T21:28:43Z">
            <w:sdt>
              <w:sdtPr>
                <w:tag w:val="goog_rdk_139"/>
              </w:sdtPr>
              <w:sdtContent>
                <w:commentRangeStart w:id="13"/>
              </w:sdtContent>
            </w:sdt>
            <w:r w:rsidDel="00000000" w:rsidR="00000000" w:rsidRPr="00000000">
              <w:rPr>
                <w:sz w:val="24"/>
                <w:szCs w:val="24"/>
                <w:rtl w:val="0"/>
              </w:rPr>
              <w:t xml:space="preserve">governments</w:t>
            </w:r>
            <w:commentRangeEnd w:id="12"/>
            <w:r w:rsidDel="00000000" w:rsidR="00000000" w:rsidRPr="00000000">
              <w:commentReference w:id="12"/>
            </w:r>
            <w:commentRangeEnd w:id="13"/>
            <w:r w:rsidDel="00000000" w:rsidR="00000000" w:rsidRPr="00000000">
              <w:commentReference w:id="13"/>
            </w:r>
            <w:r w:rsidDel="00000000" w:rsidR="00000000" w:rsidRPr="00000000">
              <w:rPr>
                <w:sz w:val="24"/>
                <w:szCs w:val="24"/>
                <w:rtl w:val="0"/>
              </w:rPr>
              <w:t xml:space="preserve">. In contrast, </w:t>
            </w:r>
            <w:r w:rsidDel="00000000" w:rsidR="00000000" w:rsidRPr="00000000">
              <w:rPr>
                <w:sz w:val="24"/>
                <w:szCs w:val="24"/>
                <w:rtl w:val="0"/>
              </w:rPr>
              <w:t xml:space="preserve">in the USA</w:t>
            </w:r>
            <w:r w:rsidDel="00000000" w:rsidR="00000000" w:rsidRPr="00000000">
              <w:rPr>
                <w:sz w:val="24"/>
                <w:szCs w:val="24"/>
                <w:rtl w:val="0"/>
              </w:rPr>
              <w:t xml:space="preserve"> the federal government is the largest landowner (controlling approx. 27% of land), with only 9% of land being owned by </w:t>
            </w:r>
            <w:sdt>
              <w:sdtPr>
                <w:tag w:val="goog_rdk_140"/>
              </w:sdtPr>
              <w:sdtContent>
                <w:commentRangeStart w:id="14"/>
              </w:sdtContent>
            </w:sdt>
            <w:sdt>
              <w:sdtPr>
                <w:tag w:val="goog_rdk_141"/>
              </w:sdtPr>
              <w:sdtContent>
                <w:commentRangeStart w:id="15"/>
              </w:sdtContent>
            </w:sdt>
            <w:r w:rsidDel="00000000" w:rsidR="00000000" w:rsidRPr="00000000">
              <w:rPr>
                <w:sz w:val="24"/>
                <w:szCs w:val="24"/>
                <w:rtl w:val="0"/>
              </w:rPr>
              <w:t xml:space="preserve">states</w:t>
            </w:r>
            <w:commentRangeEnd w:id="14"/>
            <w:r w:rsidDel="00000000" w:rsidR="00000000" w:rsidRPr="00000000">
              <w:commentReference w:id="14"/>
            </w:r>
            <w:commentRangeEnd w:id="15"/>
            <w:r w:rsidDel="00000000" w:rsidR="00000000" w:rsidRPr="00000000">
              <w:commentReference w:id="15"/>
            </w:r>
            <w:r w:rsidDel="00000000" w:rsidR="00000000" w:rsidRPr="00000000">
              <w:rPr>
                <w:sz w:val="24"/>
                <w:szCs w:val="24"/>
                <w:rtl w:val="0"/>
              </w:rPr>
              <w:t xml:space="preserve">. Despite differences in governance structure among countries, cooperation among various jurisdictions within them will be essential for achieving broader protected area targets. Some level of rebalancing opportunity costs may also be necessary</w:t>
            </w:r>
            <w:sdt>
              <w:sdtPr>
                <w:tag w:val="goog_rdk_142"/>
              </w:sdtPr>
              <w:sdtContent>
                <w:del w:author="Scott Wilson" w:id="78" w:date="2022-10-04T17:54:19Z">
                  <w:r w:rsidDel="00000000" w:rsidR="00000000" w:rsidRPr="00000000">
                    <w:rPr>
                      <w:sz w:val="24"/>
                      <w:szCs w:val="24"/>
                      <w:rtl w:val="0"/>
                    </w:rPr>
                    <w:delText xml:space="preserve">,</w:delText>
                  </w:r>
                </w:del>
              </w:sdtContent>
            </w:sdt>
            <w:r w:rsidDel="00000000" w:rsidR="00000000" w:rsidRPr="00000000">
              <w:rPr>
                <w:sz w:val="24"/>
                <w:szCs w:val="24"/>
                <w:rtl w:val="0"/>
              </w:rPr>
              <w:t xml:space="preserve"> for those jurisdictions shouldering the largest burden of protected area expansion. </w:t>
            </w:r>
          </w:ins>
        </w:sdtContent>
      </w:sdt>
      <w:r w:rsidDel="00000000" w:rsidR="00000000" w:rsidRPr="00000000">
        <w:rPr>
          <w:rtl w:val="0"/>
        </w:rPr>
      </w:r>
    </w:p>
    <w:p w:rsidR="00000000" w:rsidDel="00000000" w:rsidP="00000000" w:rsidRDefault="00000000" w:rsidRPr="00000000" w14:paraId="00000030">
      <w:pPr>
        <w:spacing w:line="480" w:lineRule="auto"/>
        <w:ind w:firstLine="720"/>
        <w:rPr>
          <w:color w:val="000000"/>
          <w:sz w:val="24"/>
          <w:szCs w:val="24"/>
        </w:rPr>
      </w:pPr>
      <w:sdt>
        <w:sdtPr>
          <w:tag w:val="goog_rdk_143"/>
        </w:sdtPr>
        <w:sdtContent>
          <w:commentRangeStart w:id="16"/>
        </w:sdtContent>
      </w:sdt>
      <w:r w:rsidDel="00000000" w:rsidR="00000000" w:rsidRPr="00000000">
        <w:rPr>
          <w:sz w:val="24"/>
          <w:szCs w:val="24"/>
          <w:rtl w:val="0"/>
        </w:rPr>
        <w:t xml:space="preserve">A novel contributio</w:t>
      </w:r>
      <w:commentRangeEnd w:id="16"/>
      <w:r w:rsidDel="00000000" w:rsidR="00000000" w:rsidRPr="00000000">
        <w:commentReference w:id="16"/>
      </w:r>
      <w:r w:rsidDel="00000000" w:rsidR="00000000" w:rsidRPr="00000000">
        <w:rPr>
          <w:sz w:val="24"/>
          <w:szCs w:val="24"/>
          <w:rtl w:val="0"/>
        </w:rPr>
        <w:t xml:space="preserve">n of our framework is that it explicitly incorporates multiple risk factors at the same time. Previous work has incorporated single risk factors analogous to those we used, including governance (Mascia &amp; Pailler 2011; Eklund &amp; Cabeza-Jaimejuan 2017), climate change (Hoffmann et al. 2019) and land use change (Pouzols et al. 2014; Di Minin et al. 2016) demonstrating the importance of each type of risk in protected area planning. Our results similarly demonstrate that protected area expansion decisions can be profoundly influenced by all three risk factors combined, yet they also show that relatively little additional protected area is required to account for these risks.</w:t>
      </w:r>
      <w:r w:rsidDel="00000000" w:rsidR="00000000" w:rsidRPr="00000000">
        <w:rPr>
          <w:color w:val="000000"/>
          <w:sz w:val="24"/>
          <w:szCs w:val="24"/>
          <w:rtl w:val="0"/>
        </w:rPr>
        <w:t xml:space="preserve"> </w:t>
      </w:r>
    </w:p>
    <w:p w:rsidR="00000000" w:rsidDel="00000000" w:rsidP="00000000" w:rsidRDefault="00000000" w:rsidRPr="00000000" w14:paraId="00000031">
      <w:pPr>
        <w:spacing w:line="480" w:lineRule="auto"/>
        <w:ind w:firstLine="720"/>
        <w:rPr>
          <w:sz w:val="24"/>
          <w:szCs w:val="24"/>
        </w:rPr>
      </w:pPr>
      <w:r w:rsidDel="00000000" w:rsidR="00000000" w:rsidRPr="00000000">
        <w:rPr>
          <w:color w:val="000000"/>
          <w:sz w:val="24"/>
          <w:szCs w:val="24"/>
          <w:rtl w:val="0"/>
        </w:rPr>
        <w:t xml:space="preserve">Our flexible framework and methods can also allow conservation agencies </w:t>
      </w:r>
      <w:r w:rsidDel="00000000" w:rsidR="00000000" w:rsidRPr="00000000">
        <w:rPr>
          <w:sz w:val="24"/>
          <w:szCs w:val="24"/>
          <w:rtl w:val="0"/>
        </w:rPr>
        <w:t xml:space="preserve">to set their own priorities from local to global scales</w:t>
      </w:r>
      <w:r w:rsidDel="00000000" w:rsidR="00000000" w:rsidRPr="00000000">
        <w:rPr>
          <w:rtl w:val="0"/>
        </w:rPr>
        <w:t xml:space="preserve"> </w:t>
      </w:r>
      <w:r w:rsidDel="00000000" w:rsidR="00000000" w:rsidRPr="00000000">
        <w:rPr>
          <w:sz w:val="24"/>
          <w:szCs w:val="24"/>
          <w:rtl w:val="0"/>
        </w:rPr>
        <w:t xml:space="preserve">and incorporate different metrics to assess the relevance of different forms and levels of risk</w:t>
      </w:r>
      <w:sdt>
        <w:sdtPr>
          <w:tag w:val="goog_rdk_144"/>
        </w:sdtPr>
        <w:sdtContent>
          <w:commentRangeStart w:id="17"/>
        </w:sdtContent>
      </w:sdt>
      <w:r w:rsidDel="00000000" w:rsidR="00000000" w:rsidRPr="00000000">
        <w:rPr>
          <w:color w:val="000000"/>
          <w:sz w:val="24"/>
          <w:szCs w:val="24"/>
          <w:rtl w:val="0"/>
        </w:rPr>
        <w:t xml:space="preserve">.</w:t>
      </w:r>
      <w:commentRangeEnd w:id="17"/>
      <w:r w:rsidDel="00000000" w:rsidR="00000000" w:rsidRPr="00000000">
        <w:commentReference w:id="17"/>
      </w:r>
      <w:r w:rsidDel="00000000" w:rsidR="00000000" w:rsidRPr="00000000">
        <w:rPr>
          <w:sz w:val="24"/>
          <w:szCs w:val="24"/>
          <w:rtl w:val="0"/>
        </w:rPr>
        <w:t xml:space="preserve"> </w:t>
      </w:r>
      <w:sdt>
        <w:sdtPr>
          <w:tag w:val="goog_rdk_145"/>
        </w:sdtPr>
        <w:sdtContent>
          <w:ins w:author="Scott Wilson" w:id="79" w:date="2022-10-05T13:26:20Z"/>
          <w:sdt>
            <w:sdtPr>
              <w:tag w:val="goog_rdk_146"/>
            </w:sdtPr>
            <w:sdtContent>
              <w:commentRangeStart w:id="18"/>
            </w:sdtContent>
          </w:sdt>
          <w:ins w:author="Scott Wilson" w:id="79" w:date="2022-10-05T13:26:20Z">
            <w:r w:rsidDel="00000000" w:rsidR="00000000" w:rsidRPr="00000000">
              <w:rPr>
                <w:sz w:val="24"/>
                <w:szCs w:val="24"/>
                <w:rtl w:val="0"/>
              </w:rPr>
              <w:t xml:space="preserve">Nevertheless, we acknowledge two important caveats. First, </w:t>
            </w:r>
          </w:ins>
        </w:sdtContent>
      </w:sdt>
      <w:sdt>
        <w:sdtPr>
          <w:tag w:val="goog_rdk_147"/>
        </w:sdtPr>
        <w:sdtContent>
          <w:ins w:author="Richard Schuster" w:id="80" w:date="2022-10-13T11:52:26Z">
            <w:commentRangeEnd w:id="18"/>
            <w:r w:rsidDel="00000000" w:rsidR="00000000" w:rsidRPr="00000000">
              <w:commentReference w:id="18"/>
            </w:r>
            <w:r w:rsidDel="00000000" w:rsidR="00000000" w:rsidRPr="00000000">
              <w:rPr>
                <w:sz w:val="24"/>
                <w:szCs w:val="24"/>
                <w:rtl w:val="0"/>
              </w:rPr>
              <w:t xml:space="preserve">even though we followed current practice in terms of spatial resolution for global scale analyses (e.g. Hanson et al. 2020, Jung et al. 2021), there is a documented risk that processing IUCN range maps at fine spatial resolutions may overestimate biodiversity because a species is assumed to occupy all areas of a pixel (Hurlbert and Jetz 2007). Thus, our results should be assumed as maximum biodiversity estimates. </w:t>
            </w:r>
          </w:ins>
        </w:sdtContent>
      </w:sdt>
      <w:sdt>
        <w:sdtPr>
          <w:tag w:val="goog_rdk_148"/>
        </w:sdtPr>
        <w:sdtContent>
          <w:ins w:author="Scott Wilson" w:id="79" w:date="2022-10-05T13:26:20Z">
            <w:r w:rsidDel="00000000" w:rsidR="00000000" w:rsidRPr="00000000">
              <w:rPr>
                <w:sz w:val="24"/>
                <w:szCs w:val="24"/>
                <w:rtl w:val="0"/>
              </w:rPr>
              <w:t xml:space="preserve">Second, our estimate of the additional protected area needed to account for risk reflects the measures used in this analysis and could differ in both amount and location with other measures of risk for governance, land use or climate or if other types of risk are considered. </w:t>
            </w:r>
          </w:ins>
        </w:sdtContent>
      </w:sdt>
      <w:sdt>
        <w:sdtPr>
          <w:tag w:val="goog_rdk_149"/>
        </w:sdtPr>
        <w:sdtContent>
          <w:commentRangeStart w:id="19"/>
        </w:sdtContent>
      </w:sdt>
      <w:r w:rsidDel="00000000" w:rsidR="00000000" w:rsidRPr="00000000">
        <w:rPr>
          <w:sz w:val="24"/>
          <w:szCs w:val="24"/>
          <w:rtl w:val="0"/>
        </w:rPr>
        <w:t xml:space="preserve">Indeed, </w:t>
      </w:r>
      <w:commentRangeEnd w:id="19"/>
      <w:r w:rsidDel="00000000" w:rsidR="00000000" w:rsidRPr="00000000">
        <w:commentReference w:id="19"/>
      </w:r>
      <w:r w:rsidDel="00000000" w:rsidR="00000000" w:rsidRPr="00000000">
        <w:rPr>
          <w:sz w:val="24"/>
          <w:szCs w:val="24"/>
          <w:rtl w:val="0"/>
        </w:rPr>
        <w:t xml:space="preserve">our risk metrics were chosen as reasonable examples, rather than definitive recommendations. Our alternative climate risk framework</w:t>
      </w:r>
      <w:sdt>
        <w:sdtPr>
          <w:tag w:val="goog_rdk_150"/>
        </w:sdtPr>
        <w:sdtContent>
          <w:ins w:author="Richard Schuster" w:id="81" w:date="2022-09-26T12:55:36Z">
            <w:r w:rsidDel="00000000" w:rsidR="00000000" w:rsidRPr="00000000">
              <w:rPr>
                <w:sz w:val="24"/>
                <w:szCs w:val="24"/>
                <w:rtl w:val="0"/>
              </w:rPr>
              <w:t xml:space="preserve">s</w:t>
            </w:r>
          </w:ins>
        </w:sdtContent>
      </w:sdt>
      <w:r w:rsidDel="00000000" w:rsidR="00000000" w:rsidRPr="00000000">
        <w:rPr>
          <w:sz w:val="24"/>
          <w:szCs w:val="24"/>
          <w:rtl w:val="0"/>
        </w:rPr>
        <w:t xml:space="preserve"> (presented in the Supporting Information) illustrate</w:t>
      </w:r>
      <w:sdt>
        <w:sdtPr>
          <w:tag w:val="goog_rdk_151"/>
        </w:sdtPr>
        <w:sdtContent>
          <w:del w:author="Joe Bennett" w:id="82" w:date="2022-09-29T14:41:13Z">
            <w:r w:rsidDel="00000000" w:rsidR="00000000" w:rsidRPr="00000000">
              <w:rPr>
                <w:sz w:val="24"/>
                <w:szCs w:val="24"/>
                <w:rtl w:val="0"/>
              </w:rPr>
              <w:delText xml:space="preserve">s</w:delText>
            </w:r>
          </w:del>
        </w:sdtContent>
      </w:sdt>
      <w:r w:rsidDel="00000000" w:rsidR="00000000" w:rsidRPr="00000000">
        <w:rPr>
          <w:sz w:val="24"/>
          <w:szCs w:val="24"/>
          <w:rtl w:val="0"/>
        </w:rPr>
        <w:t xml:space="preserve"> the importance of metric choice. The difference between our climate risk scenarios highlights the need for agencies to carefully consider their choices of risk metrics and suggests that smaller-scale planning exercises should choose metrics that are most relevant for each region. </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480" w:lineRule="auto"/>
        <w:ind w:firstLine="720"/>
        <w:rPr>
          <w:b w:val="1"/>
          <w:color w:val="000000"/>
          <w:sz w:val="24"/>
          <w:szCs w:val="24"/>
        </w:rPr>
      </w:pPr>
      <w:r w:rsidDel="00000000" w:rsidR="00000000" w:rsidRPr="00000000">
        <w:rPr>
          <w:color w:val="000000"/>
          <w:sz w:val="24"/>
          <w:szCs w:val="24"/>
          <w:rtl w:val="0"/>
        </w:rPr>
        <w:t xml:space="preserve">The conservation community has traditionally neglected to estimate how future changes in climate </w:t>
      </w:r>
      <w:r w:rsidDel="00000000" w:rsidR="00000000" w:rsidRPr="00000000">
        <w:rPr>
          <w:sz w:val="24"/>
          <w:szCs w:val="24"/>
          <w:rtl w:val="0"/>
        </w:rPr>
        <w:t xml:space="preserve">(Kelly et al. 2020)</w:t>
      </w:r>
      <w:r w:rsidDel="00000000" w:rsidR="00000000" w:rsidRPr="00000000">
        <w:rPr>
          <w:color w:val="000000"/>
          <w:sz w:val="24"/>
          <w:szCs w:val="24"/>
          <w:rtl w:val="0"/>
        </w:rPr>
        <w:t xml:space="preserve">, land use </w:t>
      </w:r>
      <w:r w:rsidDel="00000000" w:rsidR="00000000" w:rsidRPr="00000000">
        <w:rPr>
          <w:sz w:val="24"/>
          <w:szCs w:val="24"/>
          <w:rtl w:val="0"/>
        </w:rPr>
        <w:t xml:space="preserve">(Di Minin et al. 2016)</w:t>
      </w:r>
      <w:r w:rsidDel="00000000" w:rsidR="00000000" w:rsidRPr="00000000">
        <w:rPr>
          <w:color w:val="000000"/>
          <w:sz w:val="24"/>
          <w:szCs w:val="24"/>
          <w:rtl w:val="0"/>
        </w:rPr>
        <w:t xml:space="preserve">, and governance risk might compromise the effectiveness of protected areas. Yet, as we work towards an ambitious new plan to curb biodiversity loss </w:t>
      </w:r>
      <w:r w:rsidDel="00000000" w:rsidR="00000000" w:rsidRPr="00000000">
        <w:rPr>
          <w:sz w:val="24"/>
          <w:szCs w:val="24"/>
          <w:rtl w:val="0"/>
        </w:rPr>
        <w:t xml:space="preserve">(CBD 2020)</w:t>
      </w:r>
      <w:r w:rsidDel="00000000" w:rsidR="00000000" w:rsidRPr="00000000">
        <w:rPr>
          <w:color w:val="000000"/>
          <w:sz w:val="24"/>
          <w:szCs w:val="24"/>
          <w:rtl w:val="0"/>
        </w:rPr>
        <w:t xml:space="preserve"> in a rapidly changing world, we show that incorporating future risk has profound implications for the spatial distribution of protected areas. The risk of weak governance was particularly influential. Surprisingly, incorporating risk into decision-making adds &lt;2% to the total global area required to meet biodiversity targets. Thus, accounting for risk comes at limited extra cost which is likely outweighed by increased likelihood of achieving global biodiversity targets. Our results also emphasize the importance of cross-jurisdictional conservation initiatives, especially in adjacent countries sharing wide-ranging species where risk varies considerably from country to country. Considering risk in conservation decision-making will result in more resilient and effective conservation plans into the future to help safeguard our planet’s biodiversity in the face of the current extinction crisis.</w:t>
      </w:r>
      <w:r w:rsidDel="00000000" w:rsidR="00000000" w:rsidRPr="00000000">
        <w:rPr>
          <w:rtl w:val="0"/>
        </w:rPr>
      </w:r>
    </w:p>
    <w:p w:rsidR="00000000" w:rsidDel="00000000" w:rsidP="00000000" w:rsidRDefault="00000000" w:rsidRPr="00000000" w14:paraId="00000033">
      <w:pPr>
        <w:keepNext w:val="1"/>
        <w:pBdr>
          <w:top w:space="0" w:sz="0" w:val="nil"/>
          <w:left w:space="0" w:sz="0" w:val="nil"/>
          <w:bottom w:space="0" w:sz="0" w:val="nil"/>
          <w:right w:space="0" w:sz="0" w:val="nil"/>
          <w:between w:space="0" w:sz="0" w:val="nil"/>
        </w:pBdr>
        <w:spacing w:after="120" w:before="120" w:line="480" w:lineRule="auto"/>
        <w:rPr>
          <w:b w:val="1"/>
          <w:color w:val="000000"/>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Alagador D, Cerdeira JO, Araújo MB. 2014. Shifting protected areas: scheduling spatial priorities under climate change. Journal of applied ecology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:703–713. Wiley Online Library.</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Asselen S van, Verburg PH. 2012. A Land System representation for global assessments and land-use modeling. Global Change Biology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:3125–3148.</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Barnes MD et al. 2016. Wildlife population trends in protected areas predicted by national socio-economic metrics and body size. Nature Communications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:12747. Nature Publishing Group.</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Baynham-Herd Z, Amano T, Sutherland WJ, Donald PF. 2018. Governance explains variation in national responses to the biodiversity crisis. Environmental Conservation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:407–418. Cambridge University Press.</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Brooks TM et al. 2019. Measuring Terrestrial Area of Habitat (AOH) and Its Utility for the IUCN Red List. Trends in Ecology &amp; Evolution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:977–986.</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Brooks TM, Mittermeier RA, da Fonseca GA, Gerlach J, Hoffmann M, Lamoreux JF, Mittermeier CG, Pilgrim JD, Rodrigues AS. 2006. Global biodiversity conservation priorities. science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:58–61. American Association for the Advancement of Science.</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Butchart SHM et al. 2015. Shortfalls and Solutions for Meeting National and Global Conservation Area Targets. Conservation Letters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:329–337.</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CBD. 2020. Zero draft of the post-2020 global biodiversity framework. Available from https://www.cbd.int/doc/c/efb0/1f84/a892b98d2982a829962b6371/wg2020-02-03-en.pdf.</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Coetzer KL, Witkowski ETF, Erasmus BFN. 2014. Reviewing Biosphere Reserves globally: effective conservation action or bureaucratic label? Biological Reviews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:82–104.</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Convention on Biological Diversity. (n.d.). Aichi Biodiversity Targets. Available from https://www.cbd.int/sp/targets/ (accessed June 27, 2017).</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Dallimer M, Strange N. 2015. Why socio-political borders and boundaries matter in conservation. Trends in Ecology &amp; Evolution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:132–139. Elsevier.</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Deb K. 2014. Multi-objective optimization. Pages 403–449 Search methodologies. Springer.</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 Minin E, Slotow R, Hunter LTB, Montesino Pouzols F, Toivonen T, Verburg PH, Leader-Williams N, Petracca L, Moilanen A. 2016. Global priorities for national carnivore conservation under land use change. Scientific Reports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:23814. Nature Publishing Group.</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Eklund JF, Cabeza-Jaimejuan MDM. 2017. Quality of governance and effectiveness of protected areas: crucial concepts for conservation planning. Annals of the New York Academy of Sciences.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Fick SE, Hijmans RJ. 2017. WorldClim 2: new 1-km spatial resolution climate surfaces for global land areas. International Journal of Climatology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:4302–4315.</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Hanson JO, Rhodes JR, Butchart SHM, Buchanan GM, Rondinini C, Ficetola GF, Fuller RA. 2020. Global conservation of species’ niches. Nature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580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:232–234.</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Hoffmann S, Irl SD, Beierkuhnlein C. 2019. Predicted climate shifts within terrestrial protected areas worldwide. Nature communications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:1–10. Nature Publishing Group.</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Hudson LN et al. 2014. The PREDICTS database: a global database of how local terrestrial biodiversity responds to human impacts. Ecology and Evolution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:4701–4735.</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IUCN. 2019. The IUCN Red List of Threatened Species. version 1.18. Available from https://www.iucnredlist.org/ (accessed October 10, 2019).</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Kaufmann D, Kraay A, Mastruzzi M. 2011. The Worldwide Governance Indicators: Methodology and Analytical Issues1. Hague Journal on the Rule of Law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:220–246. Cambridge University Press.</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Kehoe L, Romero-Muñoz A, Polaina E, Estes L, Kreft H, Kuemmerle T. 2017. Biodiversity at risk under future cropland expansion and intensification. Nature Ecology &amp; Evolution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:1129–1135. Nature Publishing Group.</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Kelly LT et al. 2020. Fire and biodiversity in the Anthropocene. Science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370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American Association for the Advancement of Science. Available from https://science.sciencemag.org/content/370/6519/eabb0355 (accessed December 11, 2020).</w:t>
      </w:r>
    </w:p>
    <w:sdt>
      <w:sdtPr>
        <w:tag w:val="goog_rdk_153"/>
      </w:sdtPr>
      <w:sdtContent>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ins w:author="Joe Bennett" w:id="83" w:date="2022-09-29T12:21:55Z"/>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Sorte FA, Johnston A, Ault TR. 2021. Global trends in the frequency and duration of temperature extremes. Climatic Change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sdt>
            <w:sdtPr>
              <w:tag w:val="goog_rdk_152"/>
            </w:sdtPr>
            <w:sdtContent>
              <w:ins w:author="Joe Bennett" w:id="83" w:date="2022-09-29T12:21:55Z">
                <w:r w:rsidDel="00000000" w:rsidR="00000000" w:rsidRPr="00000000">
                  <w:rPr>
                    <w:rtl w:val="0"/>
                  </w:rPr>
                </w:r>
              </w:ins>
            </w:sdtContent>
          </w:sdt>
        </w:p>
      </w:sdtContent>
    </w:sdt>
    <w:sdt>
      <w:sdtPr>
        <w:tag w:val="goog_rdk_156"/>
      </w:sdtPr>
      <w:sdtContent>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sz w:val="24"/>
              <w:szCs w:val="24"/>
              <w:rPrChange w:author="Joe Bennett" w:id="84" w:date="2022-09-29T12:21:55Z">
                <w:rPr>
                  <w:rFonts w:ascii="Times New Roman" w:cs="Times New Roman" w:eastAsia="Times New Roman" w:hAnsi="Times New Roman"/>
                  <w:b w:val="0"/>
                  <w:i w:val="0"/>
                  <w:smallCaps w:val="0"/>
                  <w:strike w:val="0"/>
                  <w:color w:val="000000"/>
                  <w:sz w:val="24"/>
                  <w:szCs w:val="24"/>
                  <w:u w:val="none"/>
                  <w:shd w:fill="auto" w:val="clear"/>
                  <w:vertAlign w:val="baseline"/>
                </w:rPr>
              </w:rPrChange>
            </w:rPr>
          </w:pPr>
          <w:sdt>
            <w:sdtPr>
              <w:tag w:val="goog_rdk_154"/>
            </w:sdtPr>
            <w:sdtContent>
              <w:ins w:author="Joe Bennett" w:id="83" w:date="2022-09-29T12:21:55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Leberger, R., Rosa, I.M., Guerra, C.A., Wolf, F. and Pereira, H.M., 2020. Global patterns of forest loss across IUCN categories of protected areas. Biological Conservation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108299.</w:t>
                </w:r>
              </w:ins>
            </w:sdtContent>
          </w:sdt>
          <w:sdt>
            <w:sdtPr>
              <w:tag w:val="goog_rdk_155"/>
            </w:sdtPr>
            <w:sdtContent>
              <w:r w:rsidDel="00000000" w:rsidR="00000000" w:rsidRPr="00000000">
                <w:rPr>
                  <w:rtl w:val="0"/>
                </w:rPr>
              </w:r>
            </w:sdtContent>
          </w:sdt>
        </w:p>
      </w:sdtContent>
    </w:sdt>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Loarie SR, Duffy PB, Hamilton H, Asner GP, Field CB, Ackerly DD. 2009. The velocity of climate change. Nature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462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:1052–1055.</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Margules CR, Pressey RL. 2000. Systematic conservation planning. Nature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405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:243–53.</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Martin A, McGuire S, Sullivan S. 2013. Global environmental justice and biodiversity conservation. The Geographical Journal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:122–131.</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Mascia MB, Pailler S. 2011. Protected area downgrading, downsizing, and degazettement (PADDD) and its conservation implications. Conservation Letters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:9–20. Blackwell Publishing Inc.</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Maxwell SL, Butt N, Maron M, McAlpine CA, Chapman S, Ullmann A, Segan DB, Watson JEM. 2019. Conservation implications of ecological responses to extreme weather and climate events. Diversity and Distributions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:613–625.</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McBride MF, Wilson KA, Bode M, Possingham HP. 2007. Incorporating the effects of socioeconomic uncertainty into priority setting for conservation investment. Conservation Biology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:1463–1474. Wiley Online Library.</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Miller RL, Marsh H, Benham C, Hamann M. 2019. A framework for improving the cross-jurisdictional governance of a marine migratory species. Conservation Science and Practice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:e58. Wiley Online Library.</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Moilanen A, Wilson K, Possingham H. 2009. Spatial conservation prioritization: quantitative methods and computational tools. Oxford University Press.</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Myers N, Mittermeier RA, Mittermeier CG, da Fonseca GAB, Kent J. 2000. Biodiversity hotspots for conservation priorities. Nature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403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:853–858. Nature Publishing Group.</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Newbold T et al. 2015. Global effects of land use on local terrestrial biodiversity. Nature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:45–50. Nature Publishing Group.</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Pimm SL, Raven P. 2000. Extinction by numbers. Nature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403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:843–845.</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Pouzols FM, Toivonen T, Di Minin E, Kukkala AS, Kullberg P, Kuusterä J, Lehtomäki J, Tenkanen H, Verburg PH, Moilanen A. 2014. Global protected area expansion is compromised by projected land-use and parochialism. Nature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:383–386. Nature Research.</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Santini L, Butchart SHM, Rondinini C, Benítez-López A, Hilbers JP, Schipper AM, Cengic M, Tobias JA, Huijbregts MAJ. 2019. Applying habitat and population-density models to land-cover time series to inform IUCN Red List assessments. Conservation Biology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:1084–1093.</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Schulze K, Knights K, Coad L, Geldmann J, Leverington F, Eassom A, Marr M, Butchart SH, Hockings M, Burgess ND. 2018. An assessment of threats to terrestrial protected areas. Conservation Letters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:e12435. Wiley Online Library.</w:t>
      </w:r>
    </w:p>
    <w:sdt>
      <w:sdtPr>
        <w:tag w:val="goog_rdk_158"/>
      </w:sdtPr>
      <w:sdtContent>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ins w:author="Anonymous" w:id="85" w:date="2022-10-14T02:38:43Z"/>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Tesfaw AT, Pfaff A, Kroner REG, Qin S, Medeiros R, Mascia MB. 2018. Land-use and land-cover change shape the sustainability and impacts of protected areas. Proceedings of the National Academy of Sciences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:2084–2089. National Acad Sciences.</w:t>
          </w:r>
          <w:sdt>
            <w:sdtPr>
              <w:tag w:val="goog_rdk_157"/>
            </w:sdtPr>
            <w:sdtContent>
              <w:ins w:author="Anonymous" w:id="85" w:date="2022-10-14T02:38:43Z">
                <w:r w:rsidDel="00000000" w:rsidR="00000000" w:rsidRPr="00000000">
                  <w:rPr>
                    <w:rtl w:val="0"/>
                  </w:rPr>
                </w:r>
              </w:ins>
            </w:sdtContent>
          </w:sdt>
        </w:p>
      </w:sdtContent>
    </w:sdt>
    <w:sdt>
      <w:sdtPr>
        <w:tag w:val="goog_rdk_162"/>
      </w:sdtPr>
      <w:sdtContent>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sz w:val="24"/>
              <w:szCs w:val="24"/>
              <w:rPrChange w:author="Anonymous" w:id="87" w:date="2022-10-14T02:38:43Z">
                <w:rPr>
                  <w:rFonts w:ascii="Times New Roman" w:cs="Times New Roman" w:eastAsia="Times New Roman" w:hAnsi="Times New Roman"/>
                  <w:b w:val="0"/>
                  <w:i w:val="0"/>
                  <w:smallCaps w:val="0"/>
                  <w:strike w:val="0"/>
                  <w:color w:val="000000"/>
                  <w:sz w:val="24"/>
                  <w:szCs w:val="24"/>
                  <w:u w:val="none"/>
                  <w:shd w:fill="auto" w:val="clear"/>
                  <w:vertAlign w:val="baseline"/>
                </w:rPr>
              </w:rPrChange>
            </w:rPr>
          </w:pPr>
          <w:sdt>
            <w:sdtPr>
              <w:tag w:val="goog_rdk_160"/>
            </w:sdtPr>
            <w:sdtContent>
              <w:ins w:author="Anonymous" w:id="86" w:date="2022-10-14T02:38:52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UNEP-WCMC and IUCN ([insert year of the version downloaded]) Protected Planet: The World Database on Protected Areas (WDPA), [insert month/year of the version downloaded], Cambridge, UK: UNEP-WCMC and IUCN. Available at: www.protectedplanet.net.</w:t>
                </w:r>
              </w:ins>
            </w:sdtContent>
          </w:sdt>
          <w:sdt>
            <w:sdtPr>
              <w:tag w:val="goog_rdk_161"/>
            </w:sdtPr>
            <w:sdtContent>
              <w:r w:rsidDel="00000000" w:rsidR="00000000" w:rsidRPr="00000000">
                <w:rPr>
                  <w:rtl w:val="0"/>
                </w:rPr>
              </w:r>
            </w:sdtContent>
          </w:sdt>
        </w:p>
      </w:sdtContent>
    </w:sdt>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Venter O et al. 2014. Targeting Global Protected Area Expansion for Imperiled Biodiversity. PLOS Biology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:e1001891. Public Library of Science.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Watson JE, Dudley N, Segan DB, Hockings M. 2014. The performance and potential of protected areas. Nature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:67–73.</w:t>
      </w:r>
    </w:p>
    <w:p w:rsidR="00000000" w:rsidDel="00000000" w:rsidP="00000000" w:rsidRDefault="00000000" w:rsidRPr="00000000" w14:paraId="0000005F">
      <w:pPr>
        <w:spacing w:line="480" w:lineRule="auto"/>
        <w:rPr>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before="120" w:line="480" w:lineRule="auto"/>
        <w:rPr>
          <w:b w:val="0"/>
          <w:color w:val="1155cc"/>
          <w:sz w:val="24"/>
          <w:szCs w:val="24"/>
          <w:u w:val="single"/>
        </w:rPr>
      </w:pPr>
      <w:bookmarkStart w:colFirst="0" w:colLast="0" w:name="_heading=h.3znysh7" w:id="2"/>
      <w:bookmarkEnd w:id="2"/>
      <w:r w:rsidDel="00000000" w:rsidR="00000000" w:rsidRPr="00000000">
        <w:rPr>
          <w:b w:val="1"/>
          <w:color w:val="000000"/>
          <w:sz w:val="24"/>
          <w:szCs w:val="24"/>
          <w:rtl w:val="0"/>
        </w:rPr>
        <w:t xml:space="preserve">Data and materials availability:</w:t>
      </w:r>
      <w:r w:rsidDel="00000000" w:rsidR="00000000" w:rsidRPr="00000000">
        <w:rPr>
          <w:color w:val="000000"/>
          <w:sz w:val="24"/>
          <w:szCs w:val="24"/>
          <w:rtl w:val="0"/>
        </w:rPr>
        <w:t xml:space="preserve"> All data, scripts and full results are available on Open Science Framework (OSF) and will be assigned a DOI once the manuscript is in print: </w:t>
      </w:r>
      <w:hyperlink r:id="rId13">
        <w:r w:rsidDel="00000000" w:rsidR="00000000" w:rsidRPr="00000000">
          <w:rPr>
            <w:color w:val="1155cc"/>
            <w:sz w:val="24"/>
            <w:szCs w:val="24"/>
            <w:u w:val="single"/>
            <w:rtl w:val="0"/>
          </w:rPr>
          <w:t xml:space="preserve">https://osf.io/e2fuw/?view_only=46eb2e525daf42d29df318a92762d885</w:t>
        </w:r>
      </w:hyperlink>
      <w:r w:rsidDel="00000000" w:rsidR="00000000" w:rsidRPr="00000000">
        <w:rPr>
          <w:rtl w:val="0"/>
        </w:rPr>
      </w:r>
    </w:p>
    <w:p w:rsidR="00000000" w:rsidDel="00000000" w:rsidP="00000000" w:rsidRDefault="00000000" w:rsidRPr="00000000" w14:paraId="00000061">
      <w:pPr>
        <w:spacing w:line="480" w:lineRule="auto"/>
        <w:rPr>
          <w:color w:val="000000"/>
          <w:sz w:val="24"/>
          <w:szCs w:val="24"/>
        </w:rPr>
        <w:sectPr>
          <w:headerReference r:id="rId14" w:type="default"/>
          <w:headerReference r:id="rId15" w:type="first"/>
          <w:headerReference r:id="rId16" w:type="even"/>
          <w:footerReference r:id="rId17" w:type="default"/>
          <w:footerReference r:id="rId18" w:type="first"/>
          <w:footerReference r:id="rId19" w:type="even"/>
          <w:pgSz w:h="15840" w:w="12240" w:orient="portrait"/>
          <w:pgMar w:bottom="1296" w:top="1296" w:left="1440" w:right="1440" w:header="432" w:footer="720"/>
          <w:pgNumType w:start="1"/>
        </w:sectPr>
      </w:pPr>
      <w:r w:rsidDel="00000000" w:rsidR="00000000" w:rsidRPr="00000000">
        <w:rPr>
          <w:color w:val="262626"/>
          <w:sz w:val="24"/>
          <w:szCs w:val="24"/>
          <w:rtl w:val="0"/>
        </w:rPr>
        <w:br w:type="textWrapping"/>
      </w:r>
      <w:r w:rsidDel="00000000" w:rsidR="00000000" w:rsidRPr="00000000">
        <w:rPr>
          <w:rtl w:val="0"/>
        </w:rPr>
      </w:r>
    </w:p>
    <w:sdt>
      <w:sdtPr>
        <w:tag w:val="goog_rdk_164"/>
      </w:sdtPr>
      <w:sdtContent>
        <w:p w:rsidR="00000000" w:rsidDel="00000000" w:rsidP="00000000" w:rsidRDefault="00000000" w:rsidRPr="00000000" w14:paraId="00000062">
          <w:pPr>
            <w:spacing w:line="480" w:lineRule="auto"/>
            <w:rPr>
              <w:del w:author="Richard Schuster" w:id="88" w:date="2022-10-11T11:39:11Z"/>
              <w:b w:val="1"/>
              <w:color w:val="262626"/>
              <w:sz w:val="24"/>
              <w:szCs w:val="24"/>
              <w:highlight w:val="white"/>
            </w:rPr>
          </w:pPr>
          <w:r w:rsidDel="00000000" w:rsidR="00000000" w:rsidRPr="00000000">
            <w:rPr>
              <w:b w:val="1"/>
              <w:color w:val="262626"/>
              <w:sz w:val="24"/>
              <w:szCs w:val="24"/>
              <w:highlight w:val="white"/>
              <w:rtl w:val="0"/>
            </w:rPr>
            <w:t xml:space="preserve">Figures</w:t>
          </w:r>
          <w:sdt>
            <w:sdtPr>
              <w:tag w:val="goog_rdk_163"/>
            </w:sdtPr>
            <w:sdtContent>
              <w:del w:author="Richard Schuster" w:id="88" w:date="2022-10-11T11:39:11Z">
                <w:r w:rsidDel="00000000" w:rsidR="00000000" w:rsidRPr="00000000">
                  <w:rPr>
                    <w:rtl w:val="0"/>
                  </w:rPr>
                </w:r>
              </w:del>
            </w:sdtContent>
          </w:sdt>
        </w:p>
      </w:sdtContent>
    </w:sdt>
    <w:p w:rsidR="00000000" w:rsidDel="00000000" w:rsidP="00000000" w:rsidRDefault="00000000" w:rsidRPr="00000000" w14:paraId="00000063">
      <w:pPr>
        <w:spacing w:line="480" w:lineRule="auto"/>
        <w:rPr>
          <w:b w:val="1"/>
        </w:rPr>
      </w:pPr>
      <w:sdt>
        <w:sdtPr>
          <w:tag w:val="goog_rdk_166"/>
        </w:sdtPr>
        <w:sdtContent>
          <w:ins w:author="Richard Schuster" w:id="88" w:date="2022-10-11T11:39:11Z">
            <w:r w:rsidDel="00000000" w:rsidR="00000000" w:rsidRPr="00000000">
              <w:rPr>
                <w:b w:val="1"/>
                <w:color w:val="262626"/>
                <w:sz w:val="24"/>
                <w:szCs w:val="24"/>
                <w:highlight w:val="white"/>
              </w:rPr>
              <w:drawing>
                <wp:inline distB="114300" distT="114300" distL="114300" distR="114300">
                  <wp:extent cx="8618220" cy="4787900"/>
                  <wp:effectExtent b="0" l="0" r="0" t="0"/>
                  <wp:docPr id="17"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8618220" cy="4787900"/>
                          </a:xfrm>
                          <a:prstGeom prst="rect"/>
                          <a:ln/>
                        </pic:spPr>
                      </pic:pic>
                    </a:graphicData>
                  </a:graphic>
                </wp:inline>
              </w:drawing>
            </w:r>
          </w:ins>
        </w:sdtContent>
      </w:sdt>
      <w:r w:rsidDel="00000000" w:rsidR="00000000" w:rsidRPr="00000000">
        <w:rPr>
          <w:rtl w:val="0"/>
        </w:rPr>
      </w:r>
    </w:p>
    <w:p w:rsidR="00000000" w:rsidDel="00000000" w:rsidP="00000000" w:rsidRDefault="00000000" w:rsidRPr="00000000" w14:paraId="00000064">
      <w:pPr>
        <w:spacing w:line="480" w:lineRule="auto"/>
        <w:ind w:left="360" w:firstLine="0"/>
        <w:rPr>
          <w:b w:val="1"/>
          <w:sz w:val="24"/>
          <w:szCs w:val="24"/>
        </w:rPr>
      </w:pPr>
      <w:r w:rsidDel="00000000" w:rsidR="00000000" w:rsidRPr="00000000">
        <w:rPr>
          <w:b w:val="1"/>
          <w:sz w:val="24"/>
          <w:szCs w:val="24"/>
          <w:rtl w:val="0"/>
        </w:rPr>
        <w:t xml:space="preserve">Figure 1:</w:t>
      </w:r>
      <w:r w:rsidDel="00000000" w:rsidR="00000000" w:rsidRPr="00000000">
        <w:rPr>
          <w:sz w:val="24"/>
          <w:szCs w:val="24"/>
          <w:rtl w:val="0"/>
        </w:rPr>
        <w:t xml:space="preserve"> Spatial representation of priority areas for protection to account for governance, land use and climate risk</w:t>
      </w:r>
      <w:sdt>
        <w:sdtPr>
          <w:tag w:val="goog_rdk_167"/>
        </w:sdtPr>
        <w:sdtContent>
          <w:ins w:author="Richard Schuster" w:id="89" w:date="2022-10-11T11:48:09Z">
            <w:r w:rsidDel="00000000" w:rsidR="00000000" w:rsidRPr="00000000">
              <w:rPr>
                <w:sz w:val="24"/>
                <w:szCs w:val="24"/>
                <w:rtl w:val="0"/>
              </w:rPr>
              <w:t xml:space="preserve"> together and in that order</w:t>
            </w:r>
          </w:ins>
        </w:sdtContent>
      </w:sdt>
      <w:r w:rsidDel="00000000" w:rsidR="00000000" w:rsidRPr="00000000">
        <w:rPr>
          <w:sz w:val="24"/>
          <w:szCs w:val="24"/>
          <w:rtl w:val="0"/>
        </w:rPr>
        <w:t xml:space="preserve">. Accounting for these risks to protected area effectiveness to produce more resilient conservation networks would require 23.5% of land surface to reach suitable habitat protection goals (</w:t>
      </w:r>
      <w:r w:rsidDel="00000000" w:rsidR="00000000" w:rsidRPr="00000000">
        <w:rPr>
          <w:i w:val="1"/>
          <w:sz w:val="24"/>
          <w:szCs w:val="24"/>
          <w:rtl w:val="0"/>
        </w:rPr>
        <w:t xml:space="preserve">26</w:t>
      </w:r>
      <w:r w:rsidDel="00000000" w:rsidR="00000000" w:rsidRPr="00000000">
        <w:rPr>
          <w:sz w:val="24"/>
          <w:szCs w:val="24"/>
          <w:rtl w:val="0"/>
        </w:rPr>
        <w:t xml:space="preserve">) for vertebrate species from the IUCN Red List of Threatened Species (</w:t>
      </w:r>
      <w:r w:rsidDel="00000000" w:rsidR="00000000" w:rsidRPr="00000000">
        <w:rPr>
          <w:i w:val="1"/>
          <w:sz w:val="24"/>
          <w:szCs w:val="24"/>
          <w:rtl w:val="0"/>
        </w:rPr>
        <w:t xml:space="preserve">20</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65">
      <w:pPr>
        <w:spacing w:line="480" w:lineRule="auto"/>
        <w:ind w:left="360" w:firstLine="0"/>
        <w:rPr>
          <w:sz w:val="24"/>
          <w:szCs w:val="24"/>
        </w:rPr>
      </w:pPr>
      <w:r w:rsidDel="00000000" w:rsidR="00000000" w:rsidRPr="00000000">
        <w:rPr/>
        <w:drawing>
          <wp:inline distB="0" distT="0" distL="0" distR="0">
            <wp:extent cx="8477250" cy="4705350"/>
            <wp:effectExtent b="0" l="0" r="0" t="0"/>
            <wp:docPr id="2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8477250" cy="4705350"/>
                    </a:xfrm>
                    <a:prstGeom prst="rect"/>
                    <a:ln/>
                  </pic:spPr>
                </pic:pic>
              </a:graphicData>
            </a:graphic>
          </wp:inline>
        </w:drawing>
      </w:r>
      <w:r w:rsidDel="00000000" w:rsidR="00000000" w:rsidRPr="00000000">
        <w:rPr>
          <w:b w:val="1"/>
          <w:sz w:val="24"/>
          <w:szCs w:val="24"/>
          <w:rtl w:val="0"/>
        </w:rPr>
        <w:t xml:space="preserve"> Figure 2</w:t>
      </w:r>
      <w:r w:rsidDel="00000000" w:rsidR="00000000" w:rsidRPr="00000000">
        <w:rPr>
          <w:sz w:val="24"/>
          <w:szCs w:val="24"/>
          <w:rtl w:val="0"/>
        </w:rPr>
        <w:t xml:space="preserve">: “No regrets” areas comprising 8.5 million km</w:t>
      </w:r>
      <w:r w:rsidDel="00000000" w:rsidR="00000000" w:rsidRPr="00000000">
        <w:rPr>
          <w:sz w:val="24"/>
          <w:szCs w:val="24"/>
          <w:vertAlign w:val="superscript"/>
          <w:rtl w:val="0"/>
        </w:rPr>
        <w:t xml:space="preserve">2 </w:t>
      </w:r>
      <w:r w:rsidDel="00000000" w:rsidR="00000000" w:rsidRPr="00000000">
        <w:rPr>
          <w:sz w:val="24"/>
          <w:szCs w:val="24"/>
          <w:rtl w:val="0"/>
        </w:rPr>
        <w:t xml:space="preserve">of land that was identified as priority habitat for protection regardless of the risks included in our analysis.</w:t>
      </w:r>
    </w:p>
    <w:p w:rsidR="00000000" w:rsidDel="00000000" w:rsidP="00000000" w:rsidRDefault="00000000" w:rsidRPr="00000000" w14:paraId="00000066">
      <w:pPr>
        <w:spacing w:line="480" w:lineRule="auto"/>
        <w:rPr>
          <w:sz w:val="24"/>
          <w:szCs w:val="24"/>
        </w:rPr>
      </w:pPr>
      <w:r w:rsidDel="00000000" w:rsidR="00000000" w:rsidRPr="00000000">
        <w:rPr>
          <w:rtl w:val="0"/>
        </w:rPr>
      </w:r>
    </w:p>
    <w:p w:rsidR="00000000" w:rsidDel="00000000" w:rsidP="00000000" w:rsidRDefault="00000000" w:rsidRPr="00000000" w14:paraId="00000067">
      <w:pPr>
        <w:spacing w:line="480" w:lineRule="auto"/>
        <w:rPr/>
      </w:pPr>
      <w:r w:rsidDel="00000000" w:rsidR="00000000" w:rsidRPr="00000000">
        <w:rPr/>
        <w:drawing>
          <wp:inline distB="0" distT="0" distL="0" distR="0">
            <wp:extent cx="8083550" cy="4483100"/>
            <wp:effectExtent b="0" l="0" r="0" t="0"/>
            <wp:docPr id="20"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808355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480" w:lineRule="auto"/>
        <w:ind w:left="360" w:firstLine="0"/>
        <w:rPr>
          <w:sz w:val="24"/>
          <w:szCs w:val="24"/>
        </w:rPr>
      </w:pPr>
      <w:r w:rsidDel="00000000" w:rsidR="00000000" w:rsidRPr="00000000">
        <w:rPr>
          <w:b w:val="1"/>
          <w:sz w:val="24"/>
          <w:szCs w:val="24"/>
          <w:rtl w:val="0"/>
        </w:rPr>
        <w:t xml:space="preserve">Figure 3:</w:t>
      </w:r>
      <w:r w:rsidDel="00000000" w:rsidR="00000000" w:rsidRPr="00000000">
        <w:rPr>
          <w:sz w:val="24"/>
          <w:szCs w:val="24"/>
          <w:rtl w:val="0"/>
        </w:rPr>
        <w:t xml:space="preserve">  Percent country-level variation between the </w:t>
      </w:r>
      <w:sdt>
        <w:sdtPr>
          <w:tag w:val="goog_rdk_168"/>
        </w:sdtPr>
        <w:sdtContent>
          <w:ins w:author="Joe Bennett" w:id="90" w:date="2022-09-29T10:39:23Z">
            <w:r w:rsidDel="00000000" w:rsidR="00000000" w:rsidRPr="00000000">
              <w:rPr>
                <w:sz w:val="24"/>
                <w:szCs w:val="24"/>
                <w:rtl w:val="0"/>
              </w:rPr>
              <w:t xml:space="preserve">baseline</w:t>
            </w:r>
          </w:ins>
        </w:sdtContent>
      </w:sdt>
      <w:sdt>
        <w:sdtPr>
          <w:tag w:val="goog_rdk_169"/>
        </w:sdtPr>
        <w:sdtContent>
          <w:del w:author="Joe Bennett" w:id="90" w:date="2022-09-29T10:39:23Z">
            <w:r w:rsidDel="00000000" w:rsidR="00000000" w:rsidRPr="00000000">
              <w:rPr>
                <w:sz w:val="24"/>
                <w:szCs w:val="24"/>
                <w:rtl w:val="0"/>
              </w:rPr>
              <w:delText xml:space="preserve">null</w:delText>
            </w:r>
          </w:del>
        </w:sdtContent>
      </w:sdt>
      <w:r w:rsidDel="00000000" w:rsidR="00000000" w:rsidRPr="00000000">
        <w:rPr>
          <w:sz w:val="24"/>
          <w:szCs w:val="24"/>
          <w:rtl w:val="0"/>
        </w:rPr>
        <w:t xml:space="preserve"> scenario and the 15 scenarios including risk. Countries whose results are consistent across the 15 scenarios (e.g., Mexico) have low variation, while countries whose results are less consistent across the 15 scenarios (e.g., Finland) have high variation. </w:t>
      </w:r>
    </w:p>
    <w:p w:rsidR="00000000" w:rsidDel="00000000" w:rsidP="00000000" w:rsidRDefault="00000000" w:rsidRPr="00000000" w14:paraId="00000069">
      <w:pPr>
        <w:spacing w:line="480" w:lineRule="auto"/>
        <w:rPr>
          <w:sz w:val="24"/>
          <w:szCs w:val="24"/>
        </w:rPr>
      </w:pPr>
      <w:r w:rsidDel="00000000" w:rsidR="00000000" w:rsidRPr="00000000">
        <w:rPr>
          <w:rtl w:val="0"/>
        </w:rPr>
      </w:r>
    </w:p>
    <w:p w:rsidR="00000000" w:rsidDel="00000000" w:rsidP="00000000" w:rsidRDefault="00000000" w:rsidRPr="00000000" w14:paraId="0000006A">
      <w:pPr>
        <w:spacing w:line="480" w:lineRule="auto"/>
        <w:rPr>
          <w:sz w:val="24"/>
          <w:szCs w:val="24"/>
        </w:rPr>
      </w:pPr>
      <w:r w:rsidDel="00000000" w:rsidR="00000000" w:rsidRPr="00000000">
        <w:rPr>
          <w:rtl w:val="0"/>
        </w:rPr>
      </w:r>
    </w:p>
    <w:p w:rsidR="00000000" w:rsidDel="00000000" w:rsidP="00000000" w:rsidRDefault="00000000" w:rsidRPr="00000000" w14:paraId="0000006B">
      <w:pPr>
        <w:spacing w:line="480" w:lineRule="auto"/>
        <w:rPr>
          <w:sz w:val="24"/>
          <w:szCs w:val="24"/>
        </w:rPr>
      </w:pPr>
      <w:r w:rsidDel="00000000" w:rsidR="00000000" w:rsidRPr="00000000">
        <w:rPr>
          <w:rtl w:val="0"/>
        </w:rPr>
      </w:r>
    </w:p>
    <w:p w:rsidR="00000000" w:rsidDel="00000000" w:rsidP="00000000" w:rsidRDefault="00000000" w:rsidRPr="00000000" w14:paraId="0000006C">
      <w:pPr>
        <w:spacing w:line="480" w:lineRule="auto"/>
        <w:rPr>
          <w:sz w:val="24"/>
          <w:szCs w:val="24"/>
        </w:rPr>
      </w:pPr>
      <w:r w:rsidDel="00000000" w:rsidR="00000000" w:rsidRPr="00000000">
        <w:rPr>
          <w:sz w:val="24"/>
          <w:szCs w:val="24"/>
        </w:rPr>
        <w:drawing>
          <wp:inline distB="0" distT="0" distL="0" distR="0">
            <wp:extent cx="9144000" cy="3390900"/>
            <wp:effectExtent b="0" l="0" r="0" t="0"/>
            <wp:docPr id="23"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9144000" cy="3390900"/>
                    </a:xfrm>
                    <a:prstGeom prst="rect"/>
                    <a:ln/>
                  </pic:spPr>
                </pic:pic>
              </a:graphicData>
            </a:graphic>
          </wp:inline>
        </w:drawing>
      </w:r>
      <w:r w:rsidDel="00000000" w:rsidR="00000000" w:rsidRPr="00000000">
        <w:rPr>
          <w:rtl w:val="0"/>
        </w:rPr>
      </w:r>
    </w:p>
    <w:sdt>
      <w:sdtPr>
        <w:tag w:val="goog_rdk_183"/>
      </w:sdtPr>
      <w:sdtContent>
        <w:p w:rsidR="00000000" w:rsidDel="00000000" w:rsidP="00000000" w:rsidRDefault="00000000" w:rsidRPr="00000000" w14:paraId="0000006D">
          <w:pPr>
            <w:spacing w:line="480" w:lineRule="auto"/>
            <w:ind w:left="360" w:firstLine="0"/>
            <w:rPr>
              <w:del w:author="Richard Schuster" w:id="96" w:date="2022-10-11T11:40:50Z"/>
              <w:sz w:val="24"/>
              <w:szCs w:val="24"/>
            </w:rPr>
          </w:pPr>
          <w:r w:rsidDel="00000000" w:rsidR="00000000" w:rsidRPr="00000000">
            <w:rPr>
              <w:b w:val="1"/>
              <w:sz w:val="24"/>
              <w:szCs w:val="24"/>
              <w:rtl w:val="0"/>
            </w:rPr>
            <w:t xml:space="preserve">Figure 4: </w:t>
          </w:r>
          <w:r w:rsidDel="00000000" w:rsidR="00000000" w:rsidRPr="00000000">
            <w:rPr>
              <w:sz w:val="24"/>
              <w:szCs w:val="24"/>
              <w:rtl w:val="0"/>
            </w:rPr>
            <w:t xml:space="preserve">Contrast of using individual risk objectives (governance, land use, climate) to the </w:t>
          </w:r>
          <w:sdt>
            <w:sdtPr>
              <w:tag w:val="goog_rdk_170"/>
            </w:sdtPr>
            <w:sdtContent>
              <w:ins w:author="Joe Bennett" w:id="91" w:date="2022-09-29T10:39:24Z">
                <w:r w:rsidDel="00000000" w:rsidR="00000000" w:rsidRPr="00000000">
                  <w:rPr>
                    <w:sz w:val="24"/>
                    <w:szCs w:val="24"/>
                    <w:rtl w:val="0"/>
                  </w:rPr>
                  <w:t xml:space="preserve">baseline</w:t>
                </w:r>
              </w:ins>
            </w:sdtContent>
          </w:sdt>
          <w:sdt>
            <w:sdtPr>
              <w:tag w:val="goog_rdk_171"/>
            </w:sdtPr>
            <w:sdtContent>
              <w:del w:author="Joe Bennett" w:id="91" w:date="2022-09-29T10:39:24Z">
                <w:r w:rsidDel="00000000" w:rsidR="00000000" w:rsidRPr="00000000">
                  <w:rPr>
                    <w:sz w:val="24"/>
                    <w:szCs w:val="24"/>
                    <w:rtl w:val="0"/>
                  </w:rPr>
                  <w:delText xml:space="preserve">null</w:delText>
                </w:r>
              </w:del>
            </w:sdtContent>
          </w:sdt>
          <w:r w:rsidDel="00000000" w:rsidR="00000000" w:rsidRPr="00000000">
            <w:rPr>
              <w:sz w:val="24"/>
              <w:szCs w:val="24"/>
              <w:rtl w:val="0"/>
            </w:rPr>
            <w:t xml:space="preserve"> scenario of uniform objective structure</w:t>
          </w:r>
          <w:sdt>
            <w:sdtPr>
              <w:tag w:val="goog_rdk_172"/>
            </w:sdtPr>
            <w:sdtContent>
              <w:ins w:author="Scott Wilson" w:id="92" w:date="2022-10-14T00:03:45Z"/>
              <w:sdt>
                <w:sdtPr>
                  <w:tag w:val="goog_rdk_173"/>
                </w:sdtPr>
                <w:sdtContent>
                  <w:commentRangeStart w:id="20"/>
                </w:sdtContent>
              </w:sdt>
              <w:ins w:author="Scott Wilson" w:id="92" w:date="2022-10-14T00:03:45Z">
                <w:r w:rsidDel="00000000" w:rsidR="00000000" w:rsidRPr="00000000">
                  <w:rPr>
                    <w:sz w:val="24"/>
                    <w:szCs w:val="24"/>
                    <w:rtl w:val="0"/>
                  </w:rPr>
                  <w:t xml:space="preserve">. </w:t>
                </w:r>
                <w:sdt>
                  <w:sdtPr>
                    <w:tag w:val="goog_rdk_174"/>
                  </w:sdtPr>
                  <w:sdtContent>
                    <w:del w:author="Scott Wilson" w:id="92" w:date="2022-10-14T00:03:45Z">
                      <w:r w:rsidDel="00000000" w:rsidR="00000000" w:rsidRPr="00000000">
                        <w:rPr>
                          <w:sz w:val="24"/>
                          <w:szCs w:val="24"/>
                          <w:rtl w:val="0"/>
                        </w:rPr>
                        <w:delText xml:space="preserve">for </w:delText>
                      </w:r>
                    </w:del>
                  </w:sdtContent>
                </w:sdt>
              </w:ins>
            </w:sdtContent>
          </w:sdt>
          <w:sdt>
            <w:sdtPr>
              <w:tag w:val="goog_rdk_175"/>
            </w:sdtPr>
            <w:sdtContent>
              <w:del w:author="Scott Wilson" w:id="92" w:date="2022-10-14T00:03:45Z">
                <w:commentRangeEnd w:id="20"/>
                <w:r w:rsidDel="00000000" w:rsidR="00000000" w:rsidRPr="00000000">
                  <w:commentReference w:id="20"/>
                </w:r>
                <w:r w:rsidDel="00000000" w:rsidR="00000000" w:rsidRPr="00000000">
                  <w:rPr>
                    <w:sz w:val="24"/>
                    <w:szCs w:val="24"/>
                    <w:rtl w:val="0"/>
                  </w:rPr>
                  <w:delText xml:space="preserve">. </w:delText>
                </w:r>
              </w:del>
            </w:sdtContent>
          </w:sdt>
          <w:r w:rsidDel="00000000" w:rsidR="00000000" w:rsidRPr="00000000">
            <w:rPr>
              <w:sz w:val="24"/>
              <w:szCs w:val="24"/>
              <w:rtl w:val="0"/>
            </w:rPr>
            <w:t xml:space="preserve">The top panels represent the individual risk data for the focal regions</w:t>
          </w:r>
          <w:sdt>
            <w:sdtPr>
              <w:tag w:val="goog_rdk_176"/>
            </w:sdtPr>
            <w:sdtContent>
              <w:ins w:author="Scott Wilson" w:id="93" w:date="2022-10-14T00:05:23Z">
                <w:r w:rsidDel="00000000" w:rsidR="00000000" w:rsidRPr="00000000">
                  <w:rPr>
                    <w:sz w:val="24"/>
                    <w:szCs w:val="24"/>
                    <w:rtl w:val="0"/>
                  </w:rPr>
                  <w:t xml:space="preserve"> including </w:t>
                </w:r>
                <w:r w:rsidDel="00000000" w:rsidR="00000000" w:rsidRPr="00000000">
                  <w:rPr>
                    <w:sz w:val="24"/>
                    <w:szCs w:val="24"/>
                    <w:rtl w:val="0"/>
                  </w:rPr>
                  <w:t xml:space="preserve">northern Europe (left), west Africa (center) and southern Europe (right)</w:t>
                </w:r>
              </w:ins>
            </w:sdtContent>
          </w:sdt>
          <w:r w:rsidDel="00000000" w:rsidR="00000000" w:rsidRPr="00000000">
            <w:rPr>
              <w:sz w:val="24"/>
              <w:szCs w:val="24"/>
              <w:rtl w:val="0"/>
            </w:rPr>
            <w:t xml:space="preserve">. In the bottom panels brown shows</w:t>
          </w:r>
          <w:sdt>
            <w:sdtPr>
              <w:tag w:val="goog_rdk_177"/>
            </w:sdtPr>
            <w:sdtContent>
              <w:ins w:author="Joe Bennett" w:id="94" w:date="2022-09-29T10:39:33Z">
                <w:r w:rsidDel="00000000" w:rsidR="00000000" w:rsidRPr="00000000">
                  <w:rPr>
                    <w:sz w:val="24"/>
                    <w:szCs w:val="24"/>
                    <w:rtl w:val="0"/>
                  </w:rPr>
                  <w:t xml:space="preserve"> the</w:t>
                </w:r>
              </w:ins>
            </w:sdtContent>
          </w:sdt>
          <w:r w:rsidDel="00000000" w:rsidR="00000000" w:rsidRPr="00000000">
            <w:rPr>
              <w:sz w:val="24"/>
              <w:szCs w:val="24"/>
              <w:rtl w:val="0"/>
            </w:rPr>
            <w:t xml:space="preserve"> </w:t>
          </w:r>
          <w:sdt>
            <w:sdtPr>
              <w:tag w:val="goog_rdk_178"/>
            </w:sdtPr>
            <w:sdtContent>
              <w:ins w:author="Joe Bennett" w:id="95" w:date="2022-09-29T10:39:26Z">
                <w:r w:rsidDel="00000000" w:rsidR="00000000" w:rsidRPr="00000000">
                  <w:rPr>
                    <w:sz w:val="24"/>
                    <w:szCs w:val="24"/>
                    <w:rtl w:val="0"/>
                  </w:rPr>
                  <w:t xml:space="preserve">baseline</w:t>
                </w:r>
              </w:ins>
            </w:sdtContent>
          </w:sdt>
          <w:sdt>
            <w:sdtPr>
              <w:tag w:val="goog_rdk_179"/>
            </w:sdtPr>
            <w:sdtContent>
              <w:del w:author="Joe Bennett" w:id="95" w:date="2022-09-29T10:39:26Z">
                <w:r w:rsidDel="00000000" w:rsidR="00000000" w:rsidRPr="00000000">
                  <w:rPr>
                    <w:sz w:val="24"/>
                    <w:szCs w:val="24"/>
                    <w:rtl w:val="0"/>
                  </w:rPr>
                  <w:delText xml:space="preserve">null</w:delText>
                </w:r>
              </w:del>
            </w:sdtContent>
          </w:sdt>
          <w:sdt>
            <w:sdtPr>
              <w:tag w:val="goog_rdk_180"/>
            </w:sdtPr>
            <w:sdtContent>
              <w:ins w:author="Joe Bennett" w:id="95" w:date="2022-09-29T10:39:26Z">
                <w:r w:rsidDel="00000000" w:rsidR="00000000" w:rsidRPr="00000000">
                  <w:rPr>
                    <w:sz w:val="24"/>
                    <w:szCs w:val="24"/>
                    <w:rtl w:val="0"/>
                  </w:rPr>
                  <w:t xml:space="preserve"> scenario</w:t>
                </w:r>
              </w:ins>
            </w:sdtContent>
          </w:sdt>
          <w:r w:rsidDel="00000000" w:rsidR="00000000" w:rsidRPr="00000000">
            <w:rPr>
              <w:sz w:val="24"/>
              <w:szCs w:val="24"/>
              <w:rtl w:val="0"/>
            </w:rPr>
            <w:t xml:space="preserve">, green the specific risk objective scenario results, and purple where both scenarios agree. The figures show how the spatial configuration of the solutions changes when risk is considered in a scenario. </w:t>
          </w:r>
          <w:sdt>
            <w:sdtPr>
              <w:tag w:val="goog_rdk_181"/>
            </w:sdtPr>
            <w:sdtContent>
              <w:ins w:author="Richard Schuster" w:id="96" w:date="2022-10-11T11:40:50Z">
                <w:r w:rsidDel="00000000" w:rsidR="00000000" w:rsidRPr="00000000">
                  <w:rPr>
                    <w:sz w:val="24"/>
                    <w:szCs w:val="24"/>
                    <w:rtl w:val="0"/>
                  </w:rPr>
                  <w:t xml:space="preserve">The top row of the maps represent data in their original resolution, the bottom row represents </w:t>
                </w:r>
                <w:r w:rsidDel="00000000" w:rsidR="00000000" w:rsidRPr="00000000">
                  <w:rPr>
                    <w:sz w:val="24"/>
                    <w:szCs w:val="24"/>
                    <w:rtl w:val="0"/>
                  </w:rPr>
                  <w:t xml:space="preserve">scenario</w:t>
                </w:r>
                <w:r w:rsidDel="00000000" w:rsidR="00000000" w:rsidRPr="00000000">
                  <w:rPr>
                    <w:sz w:val="24"/>
                    <w:szCs w:val="24"/>
                    <w:rtl w:val="0"/>
                  </w:rPr>
                  <w:t xml:space="preserve"> results at a 10 x 10 km resolution.</w:t>
                </w:r>
              </w:ins>
            </w:sdtContent>
          </w:sdt>
          <w:sdt>
            <w:sdtPr>
              <w:tag w:val="goog_rdk_182"/>
            </w:sdtPr>
            <w:sdtContent>
              <w:del w:author="Richard Schuster" w:id="96" w:date="2022-10-11T11:40:50Z">
                <w:r w:rsidDel="00000000" w:rsidR="00000000" w:rsidRPr="00000000">
                  <w:rPr>
                    <w:sz w:val="24"/>
                    <w:szCs w:val="24"/>
                    <w:rtl w:val="0"/>
                  </w:rPr>
                  <w:delText xml:space="preserve">Governance focus is on Finland and Russia, land use risk on Sierra Leone and Liberia, and climate risk on Serbia, Hungary and Kosovo. </w:delText>
                </w:r>
              </w:del>
            </w:sdtContent>
          </w:sdt>
        </w:p>
      </w:sdtContent>
    </w:sdt>
    <w:sdt>
      <w:sdtPr>
        <w:tag w:val="goog_rdk_184"/>
      </w:sdtPr>
      <w:sdtContent>
        <w:p w:rsidR="00000000" w:rsidDel="00000000" w:rsidP="00000000" w:rsidRDefault="00000000" w:rsidRPr="00000000" w14:paraId="0000006E">
          <w:pPr>
            <w:spacing w:line="480" w:lineRule="auto"/>
            <w:ind w:left="360" w:firstLine="0"/>
            <w:rPr>
              <w:b w:val="1"/>
              <w:sz w:val="24"/>
              <w:szCs w:val="24"/>
            </w:rPr>
            <w:pPrChange w:author="Richard Schuster" w:id="0" w:date="2022-10-11T11:40:50Z">
              <w:pPr>
                <w:spacing w:line="480" w:lineRule="auto"/>
              </w:pPr>
            </w:pPrChange>
          </w:pPr>
          <w:r w:rsidDel="00000000" w:rsidR="00000000" w:rsidRPr="00000000">
            <w:rPr>
              <w:rtl w:val="0"/>
            </w:rPr>
          </w:r>
        </w:p>
      </w:sdtContent>
    </w:sdt>
    <w:sectPr>
      <w:headerReference r:id="rId24" w:type="default"/>
      <w:footerReference r:id="rId25" w:type="default"/>
      <w:type w:val="nextPage"/>
      <w:pgSz w:h="12240" w:w="15840" w:orient="landscape"/>
      <w:pgMar w:bottom="1134" w:top="1134" w:left="1134" w:right="1134" w:header="0" w:footer="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oe Bennett" w:id="10" w:date="2022-09-26T21:37:05Z">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need to confirm this, and we need citations...</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Federal Crown is in territories is now administered by teh territorial govts, so I think this number is close to correct. But I can't find a good citation at the moment.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either of you think of one?</w:t>
      </w:r>
    </w:p>
  </w:comment>
  <w:comment w:author="Scott Wilson" w:id="11" w:date="2022-10-04T16:26:28Z">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Based on "Neimanis, V.P. (2013), ‘Crown Land’, in The Canadian Encyclopedia, Historica Canada." it's 89% crown land with 41% federal and 48% provincial, however as you note above the federal number is outdated since most of that is territorial. The encyclopedia cites 4% federal crown land in the provinces, which would be 85 and so pretty close to the number you cite for provincial/territorial combined. Might be ok to use the Niemanis citation? I couldn't find anything more recent.</w:t>
      </w:r>
    </w:p>
  </w:comment>
  <w:comment w:author="Scott Wilson" w:id="3" w:date="2022-10-04T17:31:35Z">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Reviewer 2 seemed to be asking how small protected areas (&lt;10*10km) were incorporated given the spatial resolution here. It might help to add a sentence here to address that.</w:t>
      </w:r>
    </w:p>
  </w:comment>
  <w:comment w:author="Scott Wilson" w:id="4" w:date="2022-10-13T23:42:41Z">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Looks good now.</w:t>
      </w:r>
    </w:p>
  </w:comment>
  <w:comment w:author="Joe Bennett" w:id="14" w:date="2022-09-27T00:09:13Z">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this seem OK as a citation?</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https://headwaterseconomics.org/public-lands/protected-lands/public-land-ownership-in-the-us/</w:t>
      </w:r>
    </w:p>
  </w:comment>
  <w:comment w:author="Scott Wilson" w:id="15" w:date="2022-10-04T16:27:10Z">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agree.</w:t>
      </w:r>
    </w:p>
  </w:comment>
  <w:comment w:author="Scott Wilson" w:id="0" w:date="2022-10-13T23:40:04Z">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felt odd having "however" start this sentence as well given it was used a couple sentences earlier. I don't think it's needed.</w:t>
      </w:r>
    </w:p>
  </w:comment>
  <w:comment w:author="Scott Wilson" w:id="6" w:date="2022-10-13T23:52:16Z">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wasn't clear on this - a smoothed response in what sense?</w:t>
      </w:r>
    </w:p>
  </w:comment>
  <w:comment w:author="Joe Bennett" w:id="8" w:date="2022-09-27T11:45:14Z">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paragraph OK? I'm a bit worried it lacks substance.</w:t>
      </w:r>
    </w:p>
  </w:comment>
  <w:comment w:author="Scott Wilson" w:id="9" w:date="2022-10-04T16:06:36Z">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 looks good. It adds sufficient material to address the reviewer's concern without going into too much detail (they noted that it was not the main focus and should be happy with a paragraph devoted to it). The Canada vs US example is a nice contrast to show how jurisdictional differences in land ownership will influence decisions</w:t>
      </w:r>
    </w:p>
  </w:comment>
  <w:comment w:author="Scott Wilson" w:id="20" w:date="2022-10-14T00:04:48Z">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like that you removed the countries in the last sentence but I think it will help to identify the general regions in each</w:t>
      </w:r>
    </w:p>
  </w:comment>
  <w:comment w:author="Scott Wilson" w:id="5" w:date="2022-10-04T17:50:39Z">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 that we have more room with this journal could this Table go in the main paper? It seems strange to have the opening Results paragraph refer to a Supplementary Table and those are key results. This would give us 4 figures and 1 Table in the main manuscript.</w:t>
      </w:r>
    </w:p>
  </w:comment>
  <w:comment w:author="Joe Bennett" w:id="12" w:date="2022-09-27T00:00:28Z">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OK for citation?</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https://www.iucn.org/news/protected-areas/201802/indigenous-protected-and-conserved-areas-ipcas-pathway-achieving-target-11-canada-through-reconciliation</w:t>
      </w:r>
    </w:p>
  </w:comment>
  <w:comment w:author="Scott Wilson" w:id="13" w:date="2022-10-04T16:26:56Z">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looks good</w:t>
      </w:r>
    </w:p>
  </w:comment>
  <w:comment w:author="Scott Wilson" w:id="16" w:date="2022-10-05T13:25:43Z">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paragraph should be higher, it feels out of place to me here. What if it's the 2nd paragraph in the Discussion?</w:t>
      </w:r>
    </w:p>
  </w:comment>
  <w:comment w:author="Scott Wilson" w:id="18" w:date="2022-10-14T00:01:01Z">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would only let me directly make an edit rather than suggesting. I thought it was too negative and so have revised it to suggest more of what the reviewer was thinking (which I think is also less concerning)</w:t>
      </w:r>
    </w:p>
  </w:comment>
  <w:comment w:author="Scott Wilson" w:id="19" w:date="2022-10-05T13:34:52Z">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thought this example worked well for this caveat so left the rest as is.</w:t>
      </w:r>
    </w:p>
  </w:comment>
  <w:comment w:author="Scott Wilson" w:id="7" w:date="2022-10-13T23:55:17Z">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 to you if you want to keep this but it was a long piece in brackets and disrupted the sentence and so I thought this last part of it was unnecessary</w:t>
      </w:r>
    </w:p>
  </w:comment>
  <w:comment w:author="Scott Wilson" w:id="17" w:date="2022-10-05T13:32:50Z">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the caveats fit well in this paragraph and the second one in particular fit well with what you had already written for the other climate risk measure so I shaped it around that</w:t>
      </w:r>
    </w:p>
  </w:comment>
  <w:comment w:author="Anonymous" w:id="1" w:date="2022-10-14T02:39:51Z">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added this to the reference list, Richarrd- can you add in the year/month for the data?</w:t>
      </w:r>
    </w:p>
  </w:comment>
  <w:comment w:author="Anonymous" w:id="2" w:date="2022-10-14T02:40:18Z">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was Jeff, for some reason it hasn't logged me in)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80" w15:done="0"/>
  <w15:commentEx w15:paraId="00000081" w15:paraIdParent="00000080" w15:done="0"/>
  <w15:commentEx w15:paraId="00000082" w15:done="0"/>
  <w15:commentEx w15:paraId="00000083" w15:paraIdParent="00000082" w15:done="0"/>
  <w15:commentEx w15:paraId="00000086" w15:done="0"/>
  <w15:commentEx w15:paraId="00000087" w15:paraIdParent="00000086" w15:done="0"/>
  <w15:commentEx w15:paraId="00000088" w15:done="0"/>
  <w15:commentEx w15:paraId="00000089" w15:done="0"/>
  <w15:commentEx w15:paraId="0000008A" w15:done="0"/>
  <w15:commentEx w15:paraId="0000008B" w15:paraIdParent="0000008A" w15:done="0"/>
  <w15:commentEx w15:paraId="0000008C" w15:done="0"/>
  <w15:commentEx w15:paraId="0000008D" w15:done="0"/>
  <w15:commentEx w15:paraId="00000090" w15:done="0"/>
  <w15:commentEx w15:paraId="00000091" w15:paraIdParent="00000090" w15:done="0"/>
  <w15:commentEx w15:paraId="00000092" w15:done="0"/>
  <w15:commentEx w15:paraId="00000093" w15:done="0"/>
  <w15:commentEx w15:paraId="00000094" w15:done="0"/>
  <w15:commentEx w15:paraId="00000095" w15:done="0"/>
  <w15:commentEx w15:paraId="00000096" w15:done="0"/>
  <w15:commentEx w15:paraId="00000097" w15:done="0"/>
  <w15:commentEx w15:paraId="00000098" w15:paraIdParent="0000009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center" w:pos="4320"/>
        <w:tab w:val="right" w:pos="8640"/>
      </w:tabs>
      <w:jc w:val="center"/>
      <w:rPr>
        <w:smallCaps w:val="1"/>
        <w:color w:val="4f81bd"/>
      </w:rPr>
    </w:pPr>
    <w:r w:rsidDel="00000000" w:rsidR="00000000" w:rsidRPr="00000000">
      <w:rPr>
        <w:smallCaps w:val="1"/>
        <w:color w:val="4f81bd"/>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center" w:pos="4320"/>
        <w:tab w:val="right" w:pos="8640"/>
      </w:tabs>
      <w:jc w:val="center"/>
      <w:rPr>
        <w:smallCaps w:val="1"/>
        <w:color w:val="4f81bd"/>
      </w:rPr>
    </w:pPr>
    <w:r w:rsidDel="00000000" w:rsidR="00000000" w:rsidRPr="00000000">
      <w:rPr>
        <w:smallCaps w:val="1"/>
        <w:color w:val="4f81bd"/>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color w:val="000000"/>
        <w:rtl w:val="0"/>
      </w:rPr>
      <w:tab/>
      <w:t xml:space="preserve">Submitted Manuscript: Confidential</w:t>
      <w:tab/>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5080</wp:posOffset>
          </wp:positionV>
          <wp:extent cx="1045210" cy="457200"/>
          <wp:effectExtent b="0" l="0" r="0" t="0"/>
          <wp:wrapSquare wrapText="bothSides" distB="0" distT="0" distL="114300" distR="114300"/>
          <wp:docPr id="22"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1045210" cy="457200"/>
                  </a:xfrm>
                  <a:prstGeom prst="rect"/>
                  <a:ln/>
                </pic:spPr>
              </pic:pic>
            </a:graphicData>
          </a:graphic>
        </wp:anchor>
      </w:drawing>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jc w:val="right"/>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9A7F20"/>
    <w:rPr>
      <w:lang w:val="en-US"/>
    </w:rPr>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BaseText" w:customStyle="1">
    <w:name w:val="Base_Text"/>
    <w:rsid w:val="009A3899"/>
    <w:pPr>
      <w:spacing w:before="120"/>
    </w:pPr>
    <w:rPr>
      <w:sz w:val="24"/>
      <w:szCs w:val="24"/>
      <w:lang w:val="en-US"/>
    </w:rPr>
  </w:style>
  <w:style w:type="paragraph" w:styleId="1stparatext" w:customStyle="1">
    <w:name w:val="1st para text"/>
    <w:basedOn w:val="BaseText"/>
    <w:rsid w:val="009A3899"/>
  </w:style>
  <w:style w:type="paragraph" w:styleId="BaseHeading" w:customStyle="1">
    <w:name w:val="Base_Heading"/>
    <w:rsid w:val="009A3899"/>
    <w:pPr>
      <w:keepNext w:val="1"/>
      <w:spacing w:before="240"/>
      <w:outlineLvl w:val="0"/>
    </w:pPr>
    <w:rPr>
      <w:kern w:val="28"/>
      <w:sz w:val="28"/>
      <w:szCs w:val="28"/>
      <w:lang w:val="en-US"/>
    </w:rPr>
  </w:style>
  <w:style w:type="paragraph" w:styleId="AbstractHead" w:customStyle="1">
    <w:name w:val="Abstract Head"/>
    <w:basedOn w:val="BaseHeading"/>
    <w:rsid w:val="009A3899"/>
  </w:style>
  <w:style w:type="paragraph" w:styleId="AbstractSummary" w:customStyle="1">
    <w:name w:val="Abstract/Summary"/>
    <w:basedOn w:val="BaseText"/>
    <w:rsid w:val="009A3899"/>
  </w:style>
  <w:style w:type="paragraph" w:styleId="Referencesandnotes" w:customStyle="1">
    <w:name w:val="References and notes"/>
    <w:basedOn w:val="BaseText"/>
    <w:rsid w:val="009A3899"/>
    <w:pPr>
      <w:ind w:left="720" w:hanging="720"/>
    </w:pPr>
  </w:style>
  <w:style w:type="paragraph" w:styleId="Acknowledgement" w:customStyle="1">
    <w:name w:val="Acknowledgement"/>
    <w:basedOn w:val="Referencesandnotes"/>
    <w:rsid w:val="009A3899"/>
  </w:style>
  <w:style w:type="paragraph" w:styleId="Subhead" w:customStyle="1">
    <w:name w:val="Subhead"/>
    <w:basedOn w:val="BaseHeading"/>
    <w:rsid w:val="009A3899"/>
    <w:rPr>
      <w:b w:val="1"/>
      <w:bCs w:val="1"/>
      <w:sz w:val="24"/>
      <w:szCs w:val="24"/>
    </w:rPr>
  </w:style>
  <w:style w:type="paragraph" w:styleId="AppendixHead" w:customStyle="1">
    <w:name w:val="AppendixHead"/>
    <w:basedOn w:val="Subhead"/>
    <w:rsid w:val="009A3899"/>
  </w:style>
  <w:style w:type="paragraph" w:styleId="AppendixSubhead" w:customStyle="1">
    <w:name w:val="AppendixSubhead"/>
    <w:basedOn w:val="Subhead"/>
    <w:rsid w:val="009A3899"/>
  </w:style>
  <w:style w:type="paragraph" w:styleId="Articletype" w:customStyle="1">
    <w:name w:val="Article type"/>
    <w:basedOn w:val="BaseText"/>
    <w:rsid w:val="009A3899"/>
  </w:style>
  <w:style w:type="character" w:styleId="aubase" w:customStyle="1">
    <w:name w:val="au_base"/>
    <w:rsid w:val="009A3899"/>
    <w:rPr>
      <w:sz w:val="24"/>
    </w:rPr>
  </w:style>
  <w:style w:type="character" w:styleId="aucollab" w:customStyle="1">
    <w:name w:val="au_collab"/>
    <w:rsid w:val="009A3899"/>
    <w:rPr>
      <w:sz w:val="24"/>
      <w:bdr w:color="auto" w:space="0" w:sz="0" w:val="none"/>
      <w:shd w:color="auto" w:fill="c0c0c0" w:val="clear"/>
    </w:rPr>
  </w:style>
  <w:style w:type="character" w:styleId="audeg" w:customStyle="1">
    <w:name w:val="au_deg"/>
    <w:rsid w:val="009A3899"/>
    <w:rPr>
      <w:sz w:val="24"/>
      <w:bdr w:color="auto" w:space="0" w:sz="0" w:val="none"/>
      <w:shd w:color="auto" w:fill="ffff00" w:val="clear"/>
    </w:rPr>
  </w:style>
  <w:style w:type="character" w:styleId="aufname" w:customStyle="1">
    <w:name w:val="au_fname"/>
    <w:rsid w:val="009A3899"/>
    <w:rPr>
      <w:sz w:val="24"/>
      <w:bdr w:color="auto" w:space="0" w:sz="0" w:val="none"/>
      <w:shd w:color="auto" w:fill="00ffff" w:val="clear"/>
    </w:rPr>
  </w:style>
  <w:style w:type="character" w:styleId="aurole" w:customStyle="1">
    <w:name w:val="au_role"/>
    <w:rsid w:val="009A3899"/>
    <w:rPr>
      <w:sz w:val="24"/>
      <w:bdr w:color="auto" w:space="0" w:sz="0" w:val="none"/>
      <w:shd w:color="auto" w:fill="808000" w:val="clear"/>
    </w:rPr>
  </w:style>
  <w:style w:type="character" w:styleId="ausuffix" w:customStyle="1">
    <w:name w:val="au_suffix"/>
    <w:rsid w:val="009A3899"/>
    <w:rPr>
      <w:sz w:val="24"/>
      <w:bdr w:color="auto" w:space="0" w:sz="0" w:val="none"/>
      <w:shd w:color="auto" w:fill="ff00ff" w:val="clear"/>
    </w:rPr>
  </w:style>
  <w:style w:type="character" w:styleId="ausurname" w:customStyle="1">
    <w:name w:val="au_surname"/>
    <w:rsid w:val="009A3899"/>
    <w:rPr>
      <w:sz w:val="24"/>
      <w:bdr w:color="auto" w:space="0" w:sz="0" w:val="none"/>
      <w:shd w:color="auto" w:fill="00ff00" w:val="clear"/>
    </w:rPr>
  </w:style>
  <w:style w:type="paragraph" w:styleId="AuthorAttribute" w:customStyle="1">
    <w:name w:val="Author Attribute"/>
    <w:basedOn w:val="BaseText"/>
    <w:rsid w:val="009A3899"/>
    <w:pPr>
      <w:spacing w:before="480"/>
    </w:pPr>
  </w:style>
  <w:style w:type="paragraph" w:styleId="Footnote" w:customStyle="1">
    <w:name w:val="Footnote"/>
    <w:basedOn w:val="BaseText"/>
    <w:rsid w:val="009A3899"/>
  </w:style>
  <w:style w:type="paragraph" w:styleId="AuthorFootnote" w:customStyle="1">
    <w:name w:val="AuthorFootnote"/>
    <w:basedOn w:val="Footnote"/>
    <w:rsid w:val="009A3899"/>
    <w:pPr>
      <w:autoSpaceDE w:val="0"/>
      <w:autoSpaceDN w:val="0"/>
      <w:adjustRightInd w:val="0"/>
    </w:pPr>
    <w:rPr>
      <w:lang w:bidi="he-IL"/>
    </w:rPr>
  </w:style>
  <w:style w:type="paragraph" w:styleId="Authors" w:customStyle="1">
    <w:name w:val="Authors"/>
    <w:basedOn w:val="BaseText"/>
    <w:rsid w:val="009A3899"/>
    <w:pPr>
      <w:spacing w:after="360"/>
      <w:jc w:val="center"/>
    </w:pPr>
  </w:style>
  <w:style w:type="paragraph" w:styleId="BalloonText">
    <w:name w:val="Balloon Text"/>
    <w:basedOn w:val="Normal"/>
    <w:link w:val="BalloonTextChar"/>
    <w:semiHidden w:val="1"/>
    <w:rsid w:val="009A3899"/>
    <w:rPr>
      <w:rFonts w:ascii="Lucida Grande" w:hAnsi="Lucida Grande"/>
      <w:sz w:val="18"/>
      <w:szCs w:val="18"/>
    </w:rPr>
  </w:style>
  <w:style w:type="character" w:styleId="BalloonTextChar" w:customStyle="1">
    <w:name w:val="Balloon Text Char"/>
    <w:link w:val="BalloonText"/>
    <w:semiHidden w:val="1"/>
    <w:rsid w:val="009A3899"/>
    <w:rPr>
      <w:rFonts w:ascii="Lucida Grande" w:eastAsia="Times New Roman" w:hAnsi="Lucida Grande"/>
      <w:sz w:val="18"/>
      <w:szCs w:val="18"/>
    </w:rPr>
  </w:style>
  <w:style w:type="character" w:styleId="bibarticle" w:customStyle="1">
    <w:name w:val="bib_article"/>
    <w:rsid w:val="009A3899"/>
    <w:rPr>
      <w:sz w:val="24"/>
      <w:bdr w:color="auto" w:space="0" w:sz="0" w:val="none"/>
      <w:shd w:color="auto" w:fill="00ffff" w:val="clear"/>
    </w:rPr>
  </w:style>
  <w:style w:type="character" w:styleId="bibbase" w:customStyle="1">
    <w:name w:val="bib_base"/>
    <w:rsid w:val="009A3899"/>
    <w:rPr>
      <w:sz w:val="24"/>
    </w:rPr>
  </w:style>
  <w:style w:type="character" w:styleId="bibcomment" w:customStyle="1">
    <w:name w:val="bib_comment"/>
    <w:rsid w:val="009A3899"/>
    <w:rPr>
      <w:sz w:val="24"/>
    </w:rPr>
  </w:style>
  <w:style w:type="character" w:styleId="bibdeg" w:customStyle="1">
    <w:name w:val="bib_deg"/>
    <w:rsid w:val="009A3899"/>
    <w:rPr>
      <w:sz w:val="24"/>
    </w:rPr>
  </w:style>
  <w:style w:type="character" w:styleId="bibdoi" w:customStyle="1">
    <w:name w:val="bib_doi"/>
    <w:rsid w:val="009A3899"/>
    <w:rPr>
      <w:sz w:val="24"/>
      <w:bdr w:color="auto" w:space="0" w:sz="0" w:val="none"/>
      <w:shd w:color="auto" w:fill="00ff00" w:val="clear"/>
    </w:rPr>
  </w:style>
  <w:style w:type="character" w:styleId="bibetal" w:customStyle="1">
    <w:name w:val="bib_etal"/>
    <w:rsid w:val="009A3899"/>
    <w:rPr>
      <w:sz w:val="24"/>
      <w:bdr w:color="auto" w:space="0" w:sz="0" w:val="none"/>
      <w:shd w:color="auto" w:fill="008080" w:val="clear"/>
    </w:rPr>
  </w:style>
  <w:style w:type="character" w:styleId="bibfname" w:customStyle="1">
    <w:name w:val="bib_fname"/>
    <w:rsid w:val="009A3899"/>
    <w:rPr>
      <w:sz w:val="24"/>
      <w:bdr w:color="auto" w:space="0" w:sz="0" w:val="none"/>
      <w:shd w:color="auto" w:fill="ffff00" w:val="clear"/>
    </w:rPr>
  </w:style>
  <w:style w:type="character" w:styleId="bibfpage" w:customStyle="1">
    <w:name w:val="bib_fpage"/>
    <w:rsid w:val="009A3899"/>
    <w:rPr>
      <w:sz w:val="24"/>
      <w:bdr w:color="auto" w:space="0" w:sz="0" w:val="none"/>
      <w:shd w:color="auto" w:fill="808080" w:val="clear"/>
    </w:rPr>
  </w:style>
  <w:style w:type="character" w:styleId="bibissue" w:customStyle="1">
    <w:name w:val="bib_issue"/>
    <w:rsid w:val="009A3899"/>
    <w:rPr>
      <w:sz w:val="24"/>
      <w:bdr w:color="auto" w:space="0" w:sz="0" w:val="none"/>
      <w:shd w:color="auto" w:fill="ffff00" w:val="clear"/>
    </w:rPr>
  </w:style>
  <w:style w:type="character" w:styleId="bibjournal" w:customStyle="1">
    <w:name w:val="bib_journal"/>
    <w:rsid w:val="009A3899"/>
    <w:rPr>
      <w:sz w:val="24"/>
      <w:bdr w:color="auto" w:space="0" w:sz="0" w:val="none"/>
      <w:shd w:color="auto" w:fill="808000" w:val="clear"/>
    </w:rPr>
  </w:style>
  <w:style w:type="character" w:styleId="biblpage" w:customStyle="1">
    <w:name w:val="bib_lpage"/>
    <w:rsid w:val="009A3899"/>
    <w:rPr>
      <w:sz w:val="24"/>
      <w:bdr w:color="auto" w:space="0" w:sz="0" w:val="none"/>
      <w:shd w:color="auto" w:fill="808080" w:val="clear"/>
    </w:rPr>
  </w:style>
  <w:style w:type="character" w:styleId="bibmedline" w:customStyle="1">
    <w:name w:val="bib_medline"/>
    <w:rsid w:val="009A3899"/>
    <w:rPr>
      <w:sz w:val="24"/>
    </w:rPr>
  </w:style>
  <w:style w:type="character" w:styleId="bibnumber" w:customStyle="1">
    <w:name w:val="bib_number"/>
    <w:rsid w:val="009A3899"/>
    <w:rPr>
      <w:sz w:val="24"/>
    </w:rPr>
  </w:style>
  <w:style w:type="character" w:styleId="biborganization" w:customStyle="1">
    <w:name w:val="bib_organization"/>
    <w:rsid w:val="009A3899"/>
    <w:rPr>
      <w:sz w:val="24"/>
      <w:bdr w:color="auto" w:space="0" w:sz="0" w:val="none"/>
      <w:shd w:color="auto" w:fill="808000" w:val="clear"/>
    </w:rPr>
  </w:style>
  <w:style w:type="character" w:styleId="bibsuffix" w:customStyle="1">
    <w:name w:val="bib_suffix"/>
    <w:rsid w:val="009A3899"/>
    <w:rPr>
      <w:sz w:val="24"/>
    </w:rPr>
  </w:style>
  <w:style w:type="character" w:styleId="bibsuppl" w:customStyle="1">
    <w:name w:val="bib_suppl"/>
    <w:rsid w:val="009A3899"/>
    <w:rPr>
      <w:sz w:val="24"/>
      <w:bdr w:color="auto" w:space="0" w:sz="0" w:val="none"/>
      <w:shd w:color="auto" w:fill="ffff00" w:val="clear"/>
    </w:rPr>
  </w:style>
  <w:style w:type="character" w:styleId="bibsurname" w:customStyle="1">
    <w:name w:val="bib_surname"/>
    <w:rsid w:val="009A3899"/>
    <w:rPr>
      <w:sz w:val="24"/>
      <w:bdr w:color="auto" w:space="0" w:sz="0" w:val="none"/>
      <w:shd w:color="auto" w:fill="ffff00" w:val="clear"/>
    </w:rPr>
  </w:style>
  <w:style w:type="character" w:styleId="bibunpubl" w:customStyle="1">
    <w:name w:val="bib_unpubl"/>
    <w:rsid w:val="009A3899"/>
    <w:rPr>
      <w:sz w:val="24"/>
    </w:rPr>
  </w:style>
  <w:style w:type="character" w:styleId="biburl" w:customStyle="1">
    <w:name w:val="bib_url"/>
    <w:rsid w:val="009A3899"/>
    <w:rPr>
      <w:sz w:val="24"/>
      <w:bdr w:color="auto" w:space="0" w:sz="0" w:val="none"/>
      <w:shd w:color="auto" w:fill="00ff00" w:val="clear"/>
    </w:rPr>
  </w:style>
  <w:style w:type="character" w:styleId="bibvolume" w:customStyle="1">
    <w:name w:val="bib_volume"/>
    <w:rsid w:val="009A3899"/>
    <w:rPr>
      <w:sz w:val="24"/>
      <w:bdr w:color="auto" w:space="0" w:sz="0" w:val="none"/>
      <w:shd w:color="auto" w:fill="00ff00" w:val="clear"/>
    </w:rPr>
  </w:style>
  <w:style w:type="character" w:styleId="bibyear" w:customStyle="1">
    <w:name w:val="bib_year"/>
    <w:rsid w:val="009A3899"/>
    <w:rPr>
      <w:sz w:val="24"/>
      <w:bdr w:color="auto" w:space="0" w:sz="0" w:val="none"/>
      <w:shd w:color="auto" w:fill="ff00ff" w:val="clear"/>
    </w:rPr>
  </w:style>
  <w:style w:type="paragraph" w:styleId="BookorMeetingInformation" w:customStyle="1">
    <w:name w:val="Book or Meeting Information"/>
    <w:basedOn w:val="BaseText"/>
    <w:rsid w:val="009A3899"/>
  </w:style>
  <w:style w:type="paragraph" w:styleId="BookInformation" w:customStyle="1">
    <w:name w:val="BookInformation"/>
    <w:basedOn w:val="BaseText"/>
    <w:rsid w:val="009A3899"/>
  </w:style>
  <w:style w:type="paragraph" w:styleId="Level2Head" w:customStyle="1">
    <w:name w:val="Level 2 Head"/>
    <w:basedOn w:val="BaseHeading"/>
    <w:rsid w:val="009A3899"/>
    <w:pPr>
      <w:outlineLvl w:val="1"/>
    </w:pPr>
    <w:rPr>
      <w:i w:val="1"/>
      <w:iCs w:val="1"/>
      <w:sz w:val="24"/>
      <w:szCs w:val="24"/>
    </w:rPr>
  </w:style>
  <w:style w:type="paragraph" w:styleId="BoxLevel2Head" w:customStyle="1">
    <w:name w:val="BoxLevel 2 Head"/>
    <w:basedOn w:val="Level2Head"/>
    <w:rsid w:val="009A3899"/>
    <w:pPr>
      <w:shd w:color="auto" w:fill="e6e6e6" w:val="clear"/>
    </w:pPr>
  </w:style>
  <w:style w:type="paragraph" w:styleId="BoxListUnnumbered" w:customStyle="1">
    <w:name w:val="BoxListUnnumbered"/>
    <w:basedOn w:val="BaseText"/>
    <w:rsid w:val="009A3899"/>
    <w:pPr>
      <w:shd w:color="auto" w:fill="e6e6e6" w:val="clear"/>
      <w:ind w:left="1080" w:hanging="360"/>
    </w:pPr>
  </w:style>
  <w:style w:type="paragraph" w:styleId="BoxList" w:customStyle="1">
    <w:name w:val="BoxList"/>
    <w:basedOn w:val="BoxListUnnumbered"/>
    <w:rsid w:val="009A3899"/>
  </w:style>
  <w:style w:type="paragraph" w:styleId="BoxSubhead" w:customStyle="1">
    <w:name w:val="BoxSubhead"/>
    <w:basedOn w:val="Subhead"/>
    <w:rsid w:val="009A3899"/>
    <w:pPr>
      <w:shd w:color="auto" w:fill="e6e6e6" w:val="clear"/>
    </w:pPr>
  </w:style>
  <w:style w:type="paragraph" w:styleId="Paragraph" w:customStyle="1">
    <w:name w:val="Paragraph"/>
    <w:basedOn w:val="BaseText"/>
    <w:rsid w:val="009A3899"/>
    <w:pPr>
      <w:ind w:firstLine="720"/>
    </w:pPr>
  </w:style>
  <w:style w:type="paragraph" w:styleId="BoxText" w:customStyle="1">
    <w:name w:val="BoxText"/>
    <w:basedOn w:val="Paragraph"/>
    <w:rsid w:val="009A3899"/>
    <w:pPr>
      <w:shd w:color="auto" w:fill="e6e6e6" w:val="clear"/>
    </w:pPr>
  </w:style>
  <w:style w:type="paragraph" w:styleId="BoxTitle" w:customStyle="1">
    <w:name w:val="BoxTitle"/>
    <w:basedOn w:val="BaseHeading"/>
    <w:rsid w:val="009A3899"/>
    <w:pPr>
      <w:shd w:color="auto" w:fill="e6e6e6" w:val="clear"/>
    </w:pPr>
    <w:rPr>
      <w:b w:val="1"/>
      <w:sz w:val="24"/>
      <w:szCs w:val="24"/>
    </w:rPr>
  </w:style>
  <w:style w:type="paragraph" w:styleId="BulletedText" w:customStyle="1">
    <w:name w:val="Bulleted Text"/>
    <w:basedOn w:val="BaseText"/>
    <w:rsid w:val="009A3899"/>
    <w:pPr>
      <w:ind w:left="720" w:hanging="720"/>
    </w:pPr>
  </w:style>
  <w:style w:type="paragraph" w:styleId="career-magazine" w:customStyle="1">
    <w:name w:val="career-magazine"/>
    <w:basedOn w:val="BaseText"/>
    <w:rsid w:val="009A3899"/>
    <w:pPr>
      <w:jc w:val="right"/>
    </w:pPr>
    <w:rPr>
      <w:color w:val="ff0000"/>
    </w:rPr>
  </w:style>
  <w:style w:type="paragraph" w:styleId="career-stage" w:customStyle="1">
    <w:name w:val="career-stage"/>
    <w:basedOn w:val="BaseText"/>
    <w:rsid w:val="009A3899"/>
    <w:pPr>
      <w:jc w:val="right"/>
    </w:pPr>
    <w:rPr>
      <w:color w:val="339966"/>
    </w:rPr>
  </w:style>
  <w:style w:type="character" w:styleId="citebase" w:customStyle="1">
    <w:name w:val="cite_base"/>
    <w:rsid w:val="009A3899"/>
    <w:rPr>
      <w:sz w:val="24"/>
    </w:rPr>
  </w:style>
  <w:style w:type="character" w:styleId="citebib" w:customStyle="1">
    <w:name w:val="cite_bib"/>
    <w:rsid w:val="009A3899"/>
    <w:rPr>
      <w:sz w:val="24"/>
      <w:bdr w:color="auto" w:space="0" w:sz="0" w:val="none"/>
      <w:shd w:color="auto" w:fill="00ffff" w:val="clear"/>
    </w:rPr>
  </w:style>
  <w:style w:type="character" w:styleId="citebox" w:customStyle="1">
    <w:name w:val="cite_box"/>
    <w:rsid w:val="009A3899"/>
    <w:rPr>
      <w:sz w:val="24"/>
    </w:rPr>
  </w:style>
  <w:style w:type="character" w:styleId="citeen" w:customStyle="1">
    <w:name w:val="cite_en"/>
    <w:rsid w:val="009A3899"/>
    <w:rPr>
      <w:sz w:val="24"/>
      <w:shd w:color="auto" w:fill="ffff00" w:val="clear"/>
      <w:vertAlign w:val="superscript"/>
    </w:rPr>
  </w:style>
  <w:style w:type="character" w:styleId="citeeq" w:customStyle="1">
    <w:name w:val="cite_eq"/>
    <w:rsid w:val="009A3899"/>
    <w:rPr>
      <w:sz w:val="24"/>
      <w:bdr w:color="auto" w:space="0" w:sz="0" w:val="none"/>
      <w:shd w:color="auto" w:fill="ff99cc" w:val="clear"/>
    </w:rPr>
  </w:style>
  <w:style w:type="character" w:styleId="citefig" w:customStyle="1">
    <w:name w:val="cite_fig"/>
    <w:rsid w:val="009A3899"/>
    <w:rPr>
      <w:color w:val="000000"/>
      <w:sz w:val="24"/>
      <w:bdr w:color="auto" w:space="0" w:sz="0" w:val="none"/>
      <w:shd w:color="auto" w:fill="00ff00" w:val="clear"/>
    </w:rPr>
  </w:style>
  <w:style w:type="character" w:styleId="citefn" w:customStyle="1">
    <w:name w:val="cite_fn"/>
    <w:rsid w:val="009A3899"/>
    <w:rPr>
      <w:sz w:val="24"/>
      <w:bdr w:color="auto" w:space="0" w:sz="0" w:val="none"/>
      <w:shd w:color="auto" w:fill="ff0000" w:val="clear"/>
    </w:rPr>
  </w:style>
  <w:style w:type="character" w:styleId="citetbl" w:customStyle="1">
    <w:name w:val="cite_tbl"/>
    <w:rsid w:val="009A3899"/>
    <w:rPr>
      <w:color w:val="000000"/>
      <w:sz w:val="24"/>
      <w:bdr w:color="auto" w:space="0" w:sz="0" w:val="none"/>
      <w:shd w:color="auto" w:fill="ff00ff" w:val="clear"/>
    </w:rPr>
  </w:style>
  <w:style w:type="character" w:styleId="CommentReference">
    <w:name w:val="annotation reference"/>
    <w:uiPriority w:val="99"/>
    <w:rsid w:val="009A3899"/>
    <w:rPr>
      <w:sz w:val="18"/>
      <w:szCs w:val="18"/>
    </w:rPr>
  </w:style>
  <w:style w:type="paragraph" w:styleId="CommentText">
    <w:name w:val="annotation text"/>
    <w:basedOn w:val="Normal"/>
    <w:link w:val="CommentTextChar"/>
    <w:uiPriority w:val="99"/>
    <w:semiHidden w:val="1"/>
    <w:rsid w:val="009A3899"/>
  </w:style>
  <w:style w:type="character" w:styleId="CommentTextChar" w:customStyle="1">
    <w:name w:val="Comment Text Char"/>
    <w:link w:val="CommentText"/>
    <w:uiPriority w:val="99"/>
    <w:semiHidden w:val="1"/>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val="1"/>
    <w:unhideWhenUsed w:val="1"/>
    <w:rsid w:val="009A3899"/>
    <w:rPr>
      <w:b w:val="1"/>
      <w:bCs w:val="1"/>
    </w:rPr>
  </w:style>
  <w:style w:type="character" w:styleId="CommentSubjectChar" w:customStyle="1">
    <w:name w:val="Comment Subject Char"/>
    <w:link w:val="CommentSubject"/>
    <w:uiPriority w:val="99"/>
    <w:semiHidden w:val="1"/>
    <w:rsid w:val="009A3899"/>
    <w:rPr>
      <w:rFonts w:ascii="Times New Roman" w:eastAsia="Times New Roman" w:hAnsi="Times New Roman"/>
      <w:b w:val="1"/>
      <w:bCs w:val="1"/>
      <w:sz w:val="20"/>
      <w:szCs w:val="20"/>
    </w:rPr>
  </w:style>
  <w:style w:type="paragraph" w:styleId="ContinuedParagraph" w:customStyle="1">
    <w:name w:val="ContinuedParagraph"/>
    <w:basedOn w:val="Paragraph"/>
    <w:rsid w:val="009A3899"/>
    <w:pPr>
      <w:ind w:firstLine="0"/>
    </w:pPr>
  </w:style>
  <w:style w:type="character" w:styleId="ContractNumber" w:customStyle="1">
    <w:name w:val="Contract Number"/>
    <w:rsid w:val="009A3899"/>
    <w:rPr>
      <w:sz w:val="24"/>
      <w:szCs w:val="24"/>
      <w:bdr w:color="auto" w:space="0" w:sz="0" w:val="none"/>
      <w:shd w:color="auto" w:fill="ccffcc" w:val="clear"/>
    </w:rPr>
  </w:style>
  <w:style w:type="character" w:styleId="ContractSponsor" w:customStyle="1">
    <w:name w:val="Contract Sponsor"/>
    <w:rsid w:val="009A3899"/>
    <w:rPr>
      <w:sz w:val="24"/>
      <w:szCs w:val="24"/>
      <w:bdr w:color="auto" w:space="0" w:sz="0" w:val="none"/>
      <w:shd w:color="auto" w:fill="ffcc99" w:val="clear"/>
    </w:rPr>
  </w:style>
  <w:style w:type="paragraph" w:styleId="Correspondence" w:customStyle="1">
    <w:name w:val="Correspondence"/>
    <w:basedOn w:val="BaseText"/>
    <w:rsid w:val="009A3899"/>
    <w:pPr>
      <w:spacing w:after="240" w:before="0"/>
    </w:pPr>
  </w:style>
  <w:style w:type="paragraph" w:styleId="DateAccepted" w:customStyle="1">
    <w:name w:val="Date Accepted"/>
    <w:basedOn w:val="BaseText"/>
    <w:rsid w:val="009A3899"/>
    <w:pPr>
      <w:spacing w:before="360"/>
    </w:pPr>
  </w:style>
  <w:style w:type="paragraph" w:styleId="Deck" w:customStyle="1">
    <w:name w:val="Deck"/>
    <w:basedOn w:val="BaseHeading"/>
    <w:rsid w:val="009A3899"/>
    <w:pPr>
      <w:outlineLvl w:val="1"/>
    </w:pPr>
  </w:style>
  <w:style w:type="paragraph" w:styleId="DefTerm" w:customStyle="1">
    <w:name w:val="DefTerm"/>
    <w:basedOn w:val="BaseText"/>
    <w:rsid w:val="009A3899"/>
    <w:pPr>
      <w:ind w:left="720"/>
    </w:pPr>
  </w:style>
  <w:style w:type="paragraph" w:styleId="Definition" w:customStyle="1">
    <w:name w:val="Definition"/>
    <w:basedOn w:val="DefTerm"/>
    <w:rsid w:val="009A3899"/>
    <w:pPr>
      <w:ind w:left="1080" w:hanging="360"/>
    </w:pPr>
  </w:style>
  <w:style w:type="paragraph" w:styleId="DefListTitle" w:customStyle="1">
    <w:name w:val="DefListTitle"/>
    <w:basedOn w:val="BaseHeading"/>
    <w:rsid w:val="009A3899"/>
  </w:style>
  <w:style w:type="paragraph" w:styleId="discipline" w:customStyle="1">
    <w:name w:val="discipline"/>
    <w:basedOn w:val="BaseText"/>
    <w:rsid w:val="009A3899"/>
    <w:pPr>
      <w:jc w:val="right"/>
    </w:pPr>
    <w:rPr>
      <w:color w:val="993366"/>
    </w:rPr>
  </w:style>
  <w:style w:type="paragraph" w:styleId="Editors" w:customStyle="1">
    <w:name w:val="Editors"/>
    <w:basedOn w:val="Authors"/>
    <w:rsid w:val="009A3899"/>
  </w:style>
  <w:style w:type="character" w:styleId="Emphasis">
    <w:name w:val="Emphasis"/>
    <w:uiPriority w:val="20"/>
    <w:qFormat w:val="1"/>
    <w:rsid w:val="009A3899"/>
    <w:rPr>
      <w:i w:val="1"/>
      <w:iCs w:val="1"/>
    </w:rPr>
  </w:style>
  <w:style w:type="character" w:styleId="EndnoteReference">
    <w:name w:val="endnote reference"/>
    <w:semiHidden w:val="1"/>
    <w:rsid w:val="009A3899"/>
    <w:rPr>
      <w:vertAlign w:val="superscript"/>
    </w:rPr>
  </w:style>
  <w:style w:type="paragraph" w:styleId="EndnoteText">
    <w:name w:val="endnote text"/>
    <w:basedOn w:val="Normal"/>
    <w:link w:val="EndnoteTextChar"/>
    <w:semiHidden w:val="1"/>
    <w:rsid w:val="009A3899"/>
    <w:rPr>
      <w:rFonts w:ascii="Cambria" w:eastAsia="Cambria" w:hAnsi="Cambria"/>
    </w:rPr>
  </w:style>
  <w:style w:type="character" w:styleId="EndnoteTextChar" w:customStyle="1">
    <w:name w:val="Endnote Text Char"/>
    <w:link w:val="EndnoteText"/>
    <w:semiHidden w:val="1"/>
    <w:rsid w:val="009A3899"/>
    <w:rPr>
      <w:rFonts w:ascii="Cambria" w:eastAsia="Cambria" w:hAnsi="Cambria"/>
      <w:sz w:val="20"/>
      <w:szCs w:val="20"/>
    </w:rPr>
  </w:style>
  <w:style w:type="character" w:styleId="eqno" w:customStyle="1">
    <w:name w:val="eq_no"/>
    <w:rsid w:val="009A3899"/>
    <w:rPr>
      <w:sz w:val="24"/>
    </w:rPr>
  </w:style>
  <w:style w:type="paragraph" w:styleId="Equation" w:customStyle="1">
    <w:name w:val="Equation"/>
    <w:basedOn w:val="BaseText"/>
    <w:rsid w:val="009A3899"/>
    <w:pPr>
      <w:jc w:val="center"/>
    </w:pPr>
  </w:style>
  <w:style w:type="paragraph" w:styleId="FieldCodes" w:customStyle="1">
    <w:name w:val="FieldCodes"/>
    <w:basedOn w:val="BaseText"/>
    <w:rsid w:val="009A3899"/>
  </w:style>
  <w:style w:type="paragraph" w:styleId="Legend" w:customStyle="1">
    <w:name w:val="Legend"/>
    <w:basedOn w:val="BaseHeading"/>
    <w:rsid w:val="009A3899"/>
    <w:rPr>
      <w:sz w:val="24"/>
      <w:szCs w:val="24"/>
    </w:rPr>
  </w:style>
  <w:style w:type="paragraph" w:styleId="FigureCopyright" w:customStyle="1">
    <w:name w:val="FigureCopyright"/>
    <w:basedOn w:val="Legend"/>
    <w:rsid w:val="009A3899"/>
    <w:pPr>
      <w:autoSpaceDE w:val="0"/>
      <w:autoSpaceDN w:val="0"/>
      <w:adjustRightInd w:val="0"/>
      <w:spacing w:before="80"/>
    </w:pPr>
    <w:rPr>
      <w:lang w:bidi="he-IL"/>
    </w:rPr>
  </w:style>
  <w:style w:type="paragraph" w:styleId="FigureCredit" w:customStyle="1">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style>
  <w:style w:type="character" w:styleId="FooterChar" w:customStyle="1">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val="1"/>
    <w:rsid w:val="009A3899"/>
    <w:rPr>
      <w:vertAlign w:val="superscript"/>
    </w:rPr>
  </w:style>
  <w:style w:type="paragraph" w:styleId="Gloss" w:customStyle="1">
    <w:name w:val="Gloss"/>
    <w:basedOn w:val="AbstractSummary"/>
    <w:rsid w:val="009A3899"/>
  </w:style>
  <w:style w:type="paragraph" w:styleId="Glossary" w:customStyle="1">
    <w:name w:val="Glossary"/>
    <w:basedOn w:val="BaseText"/>
    <w:rsid w:val="009A3899"/>
  </w:style>
  <w:style w:type="paragraph" w:styleId="GlossHead" w:customStyle="1">
    <w:name w:val="GlossHead"/>
    <w:basedOn w:val="AbstractHead"/>
    <w:rsid w:val="009A3899"/>
  </w:style>
  <w:style w:type="paragraph" w:styleId="GraphicAltText" w:customStyle="1">
    <w:name w:val="GraphicAltText"/>
    <w:basedOn w:val="Legend"/>
    <w:rsid w:val="009A3899"/>
    <w:pPr>
      <w:autoSpaceDE w:val="0"/>
      <w:autoSpaceDN w:val="0"/>
      <w:adjustRightInd w:val="0"/>
    </w:pPr>
  </w:style>
  <w:style w:type="paragraph" w:styleId="GraphicCredit" w:customStyle="1">
    <w:name w:val="GraphicCredit"/>
    <w:basedOn w:val="FigureCredit"/>
    <w:rsid w:val="009A3899"/>
  </w:style>
  <w:style w:type="paragraph" w:styleId="Head" w:customStyle="1">
    <w:name w:val="Head"/>
    <w:basedOn w:val="BaseHeading"/>
    <w:rsid w:val="009A3899"/>
    <w:pPr>
      <w:spacing w:after="120" w:before="120"/>
      <w:jc w:val="center"/>
    </w:pPr>
    <w:rPr>
      <w:b w:val="1"/>
      <w:bCs w:val="1"/>
    </w:rPr>
  </w:style>
  <w:style w:type="paragraph" w:styleId="Header">
    <w:name w:val="header"/>
    <w:basedOn w:val="Normal"/>
    <w:link w:val="HeaderChar"/>
    <w:rsid w:val="009A3899"/>
    <w:pPr>
      <w:tabs>
        <w:tab w:val="center" w:pos="4320"/>
        <w:tab w:val="right" w:pos="8640"/>
      </w:tabs>
    </w:pPr>
  </w:style>
  <w:style w:type="character" w:styleId="HeaderChar" w:customStyle="1">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val="1"/>
      <w:iCs w:val="1"/>
    </w:rPr>
  </w:style>
  <w:style w:type="character" w:styleId="HTMLCode">
    <w:name w:val="HTML Code"/>
    <w:rsid w:val="009A3899"/>
    <w:rPr>
      <w:rFonts w:ascii="Courier New" w:cs="Courier New" w:hAnsi="Courier New"/>
      <w:sz w:val="20"/>
      <w:szCs w:val="20"/>
    </w:rPr>
  </w:style>
  <w:style w:type="character" w:styleId="HTMLDefinition">
    <w:name w:val="HTML Definition"/>
    <w:rsid w:val="009A3899"/>
    <w:rPr>
      <w:i w:val="1"/>
      <w:iCs w:val="1"/>
    </w:rPr>
  </w:style>
  <w:style w:type="character" w:styleId="HTMLKeyboard">
    <w:name w:val="HTML Keyboard"/>
    <w:rsid w:val="009A3899"/>
    <w:rPr>
      <w:rFonts w:ascii="Courier New" w:cs="Courier New" w:hAnsi="Courier New"/>
      <w:sz w:val="20"/>
      <w:szCs w:val="20"/>
    </w:rPr>
  </w:style>
  <w:style w:type="paragraph" w:styleId="HTMLPreformatted">
    <w:name w:val="HTML Preformatted"/>
    <w:basedOn w:val="Normal"/>
    <w:link w:val="HTMLPreformattedChar"/>
    <w:rsid w:val="009A3899"/>
    <w:rPr>
      <w:rFonts w:ascii="Consolas" w:hAnsi="Consolas"/>
    </w:rPr>
  </w:style>
  <w:style w:type="character" w:styleId="HTMLPreformattedChar" w:customStyle="1">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cs="Courier New" w:hAnsi="Courier New"/>
    </w:rPr>
  </w:style>
  <w:style w:type="character" w:styleId="HTMLTypewriter">
    <w:name w:val="HTML Typewriter"/>
    <w:rsid w:val="009A3899"/>
    <w:rPr>
      <w:rFonts w:ascii="Courier New" w:cs="Courier New" w:hAnsi="Courier New"/>
      <w:sz w:val="20"/>
      <w:szCs w:val="20"/>
    </w:rPr>
  </w:style>
  <w:style w:type="character" w:styleId="HTMLVariable">
    <w:name w:val="HTML Variable"/>
    <w:rsid w:val="009A3899"/>
    <w:rPr>
      <w:i w:val="1"/>
      <w:iCs w:val="1"/>
    </w:rPr>
  </w:style>
  <w:style w:type="character" w:styleId="Hyperlink">
    <w:name w:val="Hyperlink"/>
    <w:uiPriority w:val="99"/>
    <w:rsid w:val="009A3899"/>
    <w:rPr>
      <w:color w:val="0000ff"/>
      <w:u w:val="single"/>
    </w:rPr>
  </w:style>
  <w:style w:type="paragraph" w:styleId="InstructionsText" w:customStyle="1">
    <w:name w:val="Instructions Text"/>
    <w:basedOn w:val="BaseText"/>
    <w:rsid w:val="009A3899"/>
  </w:style>
  <w:style w:type="paragraph" w:styleId="Overline" w:customStyle="1">
    <w:name w:val="Overline"/>
    <w:basedOn w:val="BaseText"/>
    <w:rsid w:val="009A3899"/>
  </w:style>
  <w:style w:type="paragraph" w:styleId="IssueName" w:customStyle="1">
    <w:name w:val="IssueName"/>
    <w:basedOn w:val="Overline"/>
    <w:rsid w:val="009A3899"/>
  </w:style>
  <w:style w:type="paragraph" w:styleId="Keywords" w:customStyle="1">
    <w:name w:val="Keywords"/>
    <w:basedOn w:val="BaseText"/>
    <w:rsid w:val="009A3899"/>
  </w:style>
  <w:style w:type="paragraph" w:styleId="Level3Head" w:customStyle="1">
    <w:name w:val="Level 3 Head"/>
    <w:basedOn w:val="BaseHeading"/>
    <w:rsid w:val="009A3899"/>
    <w:pPr>
      <w:outlineLvl w:val="2"/>
    </w:pPr>
    <w:rPr>
      <w:sz w:val="24"/>
      <w:szCs w:val="24"/>
      <w:u w:val="single"/>
    </w:rPr>
  </w:style>
  <w:style w:type="paragraph" w:styleId="Level4Head" w:customStyle="1">
    <w:name w:val="Level 4 Head"/>
    <w:basedOn w:val="BaseHeading"/>
    <w:rsid w:val="009A3899"/>
    <w:pPr>
      <w:ind w:left="346"/>
    </w:pPr>
    <w:rPr>
      <w:sz w:val="24"/>
      <w:szCs w:val="24"/>
    </w:rPr>
  </w:style>
  <w:style w:type="character" w:styleId="LineNumber">
    <w:name w:val="line number"/>
    <w:basedOn w:val="DefaultParagraphFont"/>
    <w:rsid w:val="009A3899"/>
  </w:style>
  <w:style w:type="paragraph" w:styleId="Literaryquote" w:customStyle="1">
    <w:name w:val="Literary quote"/>
    <w:basedOn w:val="BaseText"/>
    <w:rsid w:val="009A3899"/>
    <w:pPr>
      <w:ind w:left="1440" w:right="1440"/>
    </w:pPr>
  </w:style>
  <w:style w:type="paragraph" w:styleId="MaterialsText" w:customStyle="1">
    <w:name w:val="Materials Text"/>
    <w:basedOn w:val="BaseText"/>
    <w:rsid w:val="009A3899"/>
  </w:style>
  <w:style w:type="paragraph" w:styleId="NoteInProof" w:customStyle="1">
    <w:name w:val="NoteInProof"/>
    <w:basedOn w:val="BaseText"/>
    <w:rsid w:val="009A3899"/>
  </w:style>
  <w:style w:type="paragraph" w:styleId="Notes" w:customStyle="1">
    <w:name w:val="Notes"/>
    <w:basedOn w:val="BaseText"/>
    <w:rsid w:val="009A3899"/>
    <w:rPr>
      <w:i w:val="1"/>
    </w:rPr>
  </w:style>
  <w:style w:type="paragraph" w:styleId="Notes-Helvetica" w:customStyle="1">
    <w:name w:val="Notes-Helvetica"/>
    <w:basedOn w:val="BaseText"/>
    <w:rsid w:val="009A3899"/>
    <w:rPr>
      <w:i w:val="1"/>
    </w:rPr>
  </w:style>
  <w:style w:type="paragraph" w:styleId="NumberedInstructions" w:customStyle="1">
    <w:name w:val="Numbered Instructions"/>
    <w:basedOn w:val="BaseText"/>
    <w:rsid w:val="009A3899"/>
  </w:style>
  <w:style w:type="paragraph" w:styleId="OutlineLevel1" w:customStyle="1">
    <w:name w:val="OutlineLevel1"/>
    <w:basedOn w:val="BaseHeading"/>
    <w:rsid w:val="009A3899"/>
    <w:rPr>
      <w:b w:val="1"/>
      <w:bCs w:val="1"/>
    </w:rPr>
  </w:style>
  <w:style w:type="paragraph" w:styleId="OutlineLevel2" w:customStyle="1">
    <w:name w:val="OutlineLevel2"/>
    <w:basedOn w:val="BaseHeading"/>
    <w:rsid w:val="009A3899"/>
    <w:pPr>
      <w:ind w:left="360"/>
      <w:outlineLvl w:val="1"/>
    </w:pPr>
    <w:rPr>
      <w:b w:val="1"/>
      <w:bCs w:val="1"/>
      <w:sz w:val="24"/>
      <w:szCs w:val="24"/>
    </w:rPr>
  </w:style>
  <w:style w:type="paragraph" w:styleId="OutlineLevel3" w:customStyle="1">
    <w:name w:val="OutlineLevel3"/>
    <w:basedOn w:val="BaseHeading"/>
    <w:rsid w:val="009A3899"/>
    <w:pPr>
      <w:ind w:left="720"/>
      <w:outlineLvl w:val="2"/>
    </w:pPr>
    <w:rPr>
      <w:b w:val="1"/>
      <w:bCs w:val="1"/>
      <w:sz w:val="24"/>
      <w:szCs w:val="24"/>
    </w:rPr>
  </w:style>
  <w:style w:type="character" w:styleId="PageNumber">
    <w:name w:val="page number"/>
    <w:basedOn w:val="DefaultParagraphFont"/>
    <w:rsid w:val="009A3899"/>
  </w:style>
  <w:style w:type="paragraph" w:styleId="Preformat" w:customStyle="1">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cs="Courier New" w:hAnsi="Courier New"/>
    </w:rPr>
  </w:style>
  <w:style w:type="paragraph" w:styleId="ProductAuthors" w:customStyle="1">
    <w:name w:val="ProductAuthors"/>
    <w:basedOn w:val="BaseText"/>
    <w:rsid w:val="009A3899"/>
  </w:style>
  <w:style w:type="paragraph" w:styleId="ProductInformation" w:customStyle="1">
    <w:name w:val="ProductInformation"/>
    <w:basedOn w:val="BaseText"/>
    <w:rsid w:val="009A3899"/>
  </w:style>
  <w:style w:type="paragraph" w:styleId="ProductTitle" w:customStyle="1">
    <w:name w:val="ProductTitle"/>
    <w:basedOn w:val="BaseText"/>
    <w:rsid w:val="009A3899"/>
    <w:rPr>
      <w:b w:val="1"/>
      <w:bCs w:val="1"/>
    </w:rPr>
  </w:style>
  <w:style w:type="paragraph" w:styleId="PublishedOnline" w:customStyle="1">
    <w:name w:val="Published Online"/>
    <w:basedOn w:val="DateAccepted"/>
    <w:rsid w:val="009A3899"/>
  </w:style>
  <w:style w:type="paragraph" w:styleId="RecipeMaterials" w:customStyle="1">
    <w:name w:val="Recipe Materials"/>
    <w:basedOn w:val="BaseText"/>
    <w:rsid w:val="009A3899"/>
  </w:style>
  <w:style w:type="paragraph" w:styleId="Refhead" w:customStyle="1">
    <w:name w:val="Ref head"/>
    <w:basedOn w:val="BaseHeading"/>
    <w:rsid w:val="009A3899"/>
    <w:pPr>
      <w:spacing w:after="120" w:before="120"/>
    </w:pPr>
    <w:rPr>
      <w:b w:val="1"/>
      <w:bCs w:val="1"/>
      <w:sz w:val="24"/>
      <w:szCs w:val="24"/>
    </w:rPr>
  </w:style>
  <w:style w:type="paragraph" w:styleId="ReferenceNote" w:customStyle="1">
    <w:name w:val="Reference Note"/>
    <w:basedOn w:val="Referencesandnotes"/>
    <w:rsid w:val="009A3899"/>
  </w:style>
  <w:style w:type="paragraph" w:styleId="ReferencesandnotesLong" w:customStyle="1">
    <w:name w:val="References and notes Long"/>
    <w:basedOn w:val="BaseText"/>
    <w:rsid w:val="009A3899"/>
    <w:pPr>
      <w:ind w:left="720" w:hanging="720"/>
    </w:pPr>
  </w:style>
  <w:style w:type="paragraph" w:styleId="region" w:customStyle="1">
    <w:name w:val="region"/>
    <w:basedOn w:val="BaseText"/>
    <w:rsid w:val="009A3899"/>
    <w:pPr>
      <w:jc w:val="right"/>
    </w:pPr>
    <w:rPr>
      <w:color w:val="0000ff"/>
    </w:rPr>
  </w:style>
  <w:style w:type="paragraph" w:styleId="RelatedArticle" w:customStyle="1">
    <w:name w:val="RelatedArticle"/>
    <w:basedOn w:val="Referencesandnotes"/>
    <w:rsid w:val="009A3899"/>
  </w:style>
  <w:style w:type="paragraph" w:styleId="RunHead" w:customStyle="1">
    <w:name w:val="RunHead"/>
    <w:basedOn w:val="BaseText"/>
    <w:rsid w:val="009A3899"/>
  </w:style>
  <w:style w:type="paragraph" w:styleId="SOMContent" w:customStyle="1">
    <w:name w:val="SOMContent"/>
    <w:basedOn w:val="1stparatext"/>
    <w:rsid w:val="009A3899"/>
  </w:style>
  <w:style w:type="paragraph" w:styleId="SOMHead" w:customStyle="1">
    <w:name w:val="SOMHead"/>
    <w:basedOn w:val="BaseHeading"/>
    <w:rsid w:val="009A3899"/>
    <w:rPr>
      <w:b w:val="1"/>
      <w:sz w:val="24"/>
      <w:szCs w:val="24"/>
    </w:rPr>
  </w:style>
  <w:style w:type="paragraph" w:styleId="Speaker" w:customStyle="1">
    <w:name w:val="Speaker"/>
    <w:basedOn w:val="Paragraph"/>
    <w:rsid w:val="009A3899"/>
    <w:pPr>
      <w:autoSpaceDE w:val="0"/>
      <w:autoSpaceDN w:val="0"/>
      <w:adjustRightInd w:val="0"/>
    </w:pPr>
    <w:rPr>
      <w:b w:val="1"/>
      <w:lang w:bidi="he-IL"/>
    </w:rPr>
  </w:style>
  <w:style w:type="paragraph" w:styleId="Speech" w:customStyle="1">
    <w:name w:val="Speech"/>
    <w:basedOn w:val="Paragraph"/>
    <w:rsid w:val="009A3899"/>
    <w:pPr>
      <w:autoSpaceDE w:val="0"/>
      <w:autoSpaceDN w:val="0"/>
      <w:adjustRightInd w:val="0"/>
    </w:pPr>
    <w:rPr>
      <w:lang w:bidi="he-IL"/>
    </w:rPr>
  </w:style>
  <w:style w:type="character" w:styleId="Strong">
    <w:name w:val="Strong"/>
    <w:uiPriority w:val="22"/>
    <w:qFormat w:val="1"/>
    <w:rsid w:val="009A3899"/>
    <w:rPr>
      <w:b w:val="1"/>
      <w:bCs w:val="1"/>
    </w:rPr>
  </w:style>
  <w:style w:type="paragraph" w:styleId="SX-Abstract" w:customStyle="1">
    <w:name w:val="SX-Abstract"/>
    <w:basedOn w:val="Normal"/>
    <w:qFormat w:val="1"/>
    <w:rsid w:val="009A3899"/>
    <w:pPr>
      <w:widowControl w:val="0"/>
      <w:spacing w:after="240" w:before="120" w:line="210" w:lineRule="exact"/>
      <w:ind w:left="700" w:right="700"/>
      <w:jc w:val="both"/>
    </w:pPr>
    <w:rPr>
      <w:rFonts w:ascii="BlissRegular" w:hAnsi="BlissRegular"/>
      <w:b w:val="1"/>
    </w:rPr>
  </w:style>
  <w:style w:type="paragraph" w:styleId="SX-Affiliation" w:customStyle="1">
    <w:name w:val="SX-Affiliation"/>
    <w:basedOn w:val="Normal"/>
    <w:next w:val="Normal"/>
    <w:qFormat w:val="1"/>
    <w:rsid w:val="009A3899"/>
    <w:pPr>
      <w:spacing w:after="160" w:line="190" w:lineRule="exact"/>
    </w:pPr>
    <w:rPr>
      <w:rFonts w:ascii="BlissRegular" w:hAnsi="BlissRegular"/>
      <w:sz w:val="16"/>
    </w:rPr>
  </w:style>
  <w:style w:type="paragraph" w:styleId="SX-Articlehead" w:customStyle="1">
    <w:name w:val="SX-Article head"/>
    <w:basedOn w:val="Normal"/>
    <w:qFormat w:val="1"/>
    <w:rsid w:val="009A3899"/>
    <w:pPr>
      <w:spacing w:before="210" w:line="210" w:lineRule="exact"/>
      <w:ind w:firstLine="288"/>
      <w:jc w:val="both"/>
    </w:pPr>
    <w:rPr>
      <w:b w:val="1"/>
      <w:sz w:val="18"/>
    </w:rPr>
  </w:style>
  <w:style w:type="paragraph" w:styleId="SX-Authornames" w:customStyle="1">
    <w:name w:val="SX-Author names"/>
    <w:basedOn w:val="Normal"/>
    <w:rsid w:val="009A3899"/>
    <w:pPr>
      <w:spacing w:after="120" w:line="210" w:lineRule="exact"/>
    </w:pPr>
    <w:rPr>
      <w:rFonts w:ascii="BlissMedium" w:hAnsi="BlissMedium"/>
    </w:rPr>
  </w:style>
  <w:style w:type="paragraph" w:styleId="SX-Bodytext" w:customStyle="1">
    <w:name w:val="SX-Body text"/>
    <w:basedOn w:val="Normal"/>
    <w:next w:val="Normal"/>
    <w:rsid w:val="009A3899"/>
    <w:pPr>
      <w:spacing w:line="210" w:lineRule="exact"/>
      <w:ind w:firstLine="288"/>
      <w:jc w:val="both"/>
    </w:pPr>
    <w:rPr>
      <w:sz w:val="18"/>
    </w:rPr>
  </w:style>
  <w:style w:type="paragraph" w:styleId="SX-Bodytextflush" w:customStyle="1">
    <w:name w:val="SX-Body text flush"/>
    <w:basedOn w:val="SX-Bodytext"/>
    <w:next w:val="SX-Bodytext"/>
    <w:rsid w:val="009A3899"/>
    <w:pPr>
      <w:ind w:firstLine="0"/>
    </w:pPr>
  </w:style>
  <w:style w:type="paragraph" w:styleId="SX-Correspondence" w:customStyle="1">
    <w:name w:val="SX-Correspondence"/>
    <w:basedOn w:val="SX-Affiliation"/>
    <w:qFormat w:val="1"/>
    <w:rsid w:val="009A3899"/>
    <w:pPr>
      <w:spacing w:after="80"/>
    </w:pPr>
  </w:style>
  <w:style w:type="paragraph" w:styleId="SX-Date" w:customStyle="1">
    <w:name w:val="SX-Date"/>
    <w:basedOn w:val="Normal"/>
    <w:qFormat w:val="1"/>
    <w:rsid w:val="009A3899"/>
    <w:pPr>
      <w:spacing w:before="180" w:line="190" w:lineRule="exact"/>
      <w:ind w:left="245" w:hanging="245"/>
      <w:jc w:val="both"/>
    </w:pPr>
    <w:rPr>
      <w:sz w:val="16"/>
    </w:rPr>
  </w:style>
  <w:style w:type="paragraph" w:styleId="SX-Equation" w:customStyle="1">
    <w:name w:val="SX-Equation"/>
    <w:basedOn w:val="SX-Bodytextflush"/>
    <w:next w:val="SX-Bodytext"/>
    <w:rsid w:val="009A3899"/>
    <w:pPr>
      <w:autoSpaceDE w:val="0"/>
      <w:autoSpaceDN w:val="0"/>
      <w:adjustRightInd w:val="0"/>
      <w:spacing w:line="240" w:lineRule="auto"/>
      <w:jc w:val="center"/>
    </w:pPr>
  </w:style>
  <w:style w:type="paragraph" w:styleId="SX-Legend" w:customStyle="1">
    <w:name w:val="SX-Legend"/>
    <w:basedOn w:val="SX-Authornames"/>
    <w:rsid w:val="009A3899"/>
    <w:pPr>
      <w:jc w:val="both"/>
    </w:pPr>
    <w:rPr>
      <w:sz w:val="18"/>
    </w:rPr>
  </w:style>
  <w:style w:type="paragraph" w:styleId="SX-References" w:customStyle="1">
    <w:name w:val="SX-References"/>
    <w:basedOn w:val="Normal"/>
    <w:rsid w:val="009A3899"/>
    <w:pPr>
      <w:spacing w:line="190" w:lineRule="exact"/>
      <w:ind w:left="245" w:hanging="245"/>
      <w:jc w:val="both"/>
    </w:pPr>
    <w:rPr>
      <w:sz w:val="16"/>
    </w:rPr>
  </w:style>
  <w:style w:type="paragraph" w:styleId="SX-RefHead" w:customStyle="1">
    <w:name w:val="SX-RefHead"/>
    <w:basedOn w:val="Normal"/>
    <w:rsid w:val="009A3899"/>
    <w:pPr>
      <w:spacing w:before="200" w:line="190" w:lineRule="exact"/>
    </w:pPr>
    <w:rPr>
      <w:b w:val="1"/>
      <w:sz w:val="16"/>
    </w:rPr>
  </w:style>
  <w:style w:type="character" w:styleId="SX-reflink" w:customStyle="1">
    <w:name w:val="SX-reflink"/>
    <w:uiPriority w:val="1"/>
    <w:qFormat w:val="1"/>
    <w:rsid w:val="009A3899"/>
    <w:rPr>
      <w:color w:val="0000ff"/>
      <w:sz w:val="16"/>
      <w:u w:val="words"/>
      <w:bdr w:color="auto" w:space="0" w:sz="0" w:val="none"/>
      <w:shd w:color="auto" w:fill="ffffff" w:val="clear"/>
    </w:rPr>
  </w:style>
  <w:style w:type="paragraph" w:styleId="SX-SOMHead" w:customStyle="1">
    <w:name w:val="SX-SOMHead"/>
    <w:basedOn w:val="SX-RefHead"/>
    <w:rsid w:val="009A3899"/>
  </w:style>
  <w:style w:type="paragraph" w:styleId="SX-Tablehead" w:customStyle="1">
    <w:name w:val="SX-Tablehead"/>
    <w:basedOn w:val="Normal"/>
    <w:qFormat w:val="1"/>
    <w:rsid w:val="009A3899"/>
    <w:rPr>
      <w:szCs w:val="24"/>
    </w:rPr>
  </w:style>
  <w:style w:type="paragraph" w:styleId="SX-Tablelegend" w:customStyle="1">
    <w:name w:val="SX-Tablelegend"/>
    <w:basedOn w:val="Normal"/>
    <w:qFormat w:val="1"/>
    <w:rsid w:val="009A3899"/>
    <w:pPr>
      <w:spacing w:line="190" w:lineRule="exact"/>
      <w:ind w:left="245" w:hanging="245"/>
      <w:jc w:val="both"/>
    </w:pPr>
    <w:rPr>
      <w:sz w:val="16"/>
    </w:rPr>
  </w:style>
  <w:style w:type="paragraph" w:styleId="SX-Tabletext" w:customStyle="1">
    <w:name w:val="SX-Tabletext"/>
    <w:basedOn w:val="Normal"/>
    <w:qFormat w:val="1"/>
    <w:rsid w:val="009A3899"/>
    <w:pPr>
      <w:spacing w:line="210" w:lineRule="exact"/>
      <w:jc w:val="center"/>
    </w:pPr>
    <w:rPr>
      <w:sz w:val="18"/>
    </w:rPr>
  </w:style>
  <w:style w:type="paragraph" w:styleId="SX-Tabletitle" w:customStyle="1">
    <w:name w:val="SX-Tabletitle"/>
    <w:basedOn w:val="Normal"/>
    <w:qFormat w:val="1"/>
    <w:rsid w:val="009A3899"/>
    <w:pPr>
      <w:spacing w:after="120" w:line="210" w:lineRule="exact"/>
      <w:jc w:val="both"/>
    </w:pPr>
    <w:rPr>
      <w:rFonts w:ascii="BlissMedium" w:hAnsi="BlissMedium"/>
      <w:sz w:val="18"/>
    </w:rPr>
  </w:style>
  <w:style w:type="paragraph" w:styleId="SX-Title" w:customStyle="1">
    <w:name w:val="SX-Title"/>
    <w:basedOn w:val="Normal"/>
    <w:rsid w:val="009A3899"/>
    <w:pPr>
      <w:spacing w:after="240" w:line="500" w:lineRule="exact"/>
    </w:pPr>
    <w:rPr>
      <w:rFonts w:ascii="BlissBold" w:hAnsi="BlissBold"/>
      <w:b w:val="1"/>
      <w:sz w:val="44"/>
    </w:rPr>
  </w:style>
  <w:style w:type="paragraph" w:styleId="Tablecolumnhead" w:customStyle="1">
    <w:name w:val="Table column head"/>
    <w:basedOn w:val="BaseText"/>
    <w:rsid w:val="009A3899"/>
    <w:pPr>
      <w:spacing w:before="0"/>
    </w:pPr>
  </w:style>
  <w:style w:type="paragraph" w:styleId="Tabletext" w:customStyle="1">
    <w:name w:val="Table text"/>
    <w:basedOn w:val="BaseText"/>
    <w:rsid w:val="009A3899"/>
    <w:pPr>
      <w:spacing w:before="0"/>
    </w:pPr>
  </w:style>
  <w:style w:type="paragraph" w:styleId="TableLegend" w:customStyle="1">
    <w:name w:val="TableLegend"/>
    <w:basedOn w:val="BaseText"/>
    <w:rsid w:val="009A3899"/>
    <w:pPr>
      <w:spacing w:before="0"/>
    </w:pPr>
  </w:style>
  <w:style w:type="paragraph" w:styleId="TableTitle" w:customStyle="1">
    <w:name w:val="TableTitle"/>
    <w:basedOn w:val="BaseHeading"/>
    <w:rsid w:val="009A3899"/>
  </w:style>
  <w:style w:type="paragraph" w:styleId="Teaser" w:customStyle="1">
    <w:name w:val="Teaser"/>
    <w:basedOn w:val="BaseText"/>
    <w:rsid w:val="009A3899"/>
  </w:style>
  <w:style w:type="paragraph" w:styleId="TWIS" w:customStyle="1">
    <w:name w:val="TWIS"/>
    <w:basedOn w:val="AbstractSummary"/>
    <w:rsid w:val="009A3899"/>
    <w:pPr>
      <w:autoSpaceDE w:val="0"/>
      <w:autoSpaceDN w:val="0"/>
      <w:adjustRightInd w:val="0"/>
    </w:pPr>
  </w:style>
  <w:style w:type="paragraph" w:styleId="TWISorEC" w:customStyle="1">
    <w:name w:val="TWIS or EC"/>
    <w:basedOn w:val="Normal"/>
    <w:rsid w:val="009A3899"/>
    <w:pPr>
      <w:spacing w:line="210" w:lineRule="exact"/>
    </w:pPr>
    <w:rPr>
      <w:rFonts w:ascii="BlissRegular" w:hAnsi="BlissRegular"/>
      <w:sz w:val="19"/>
    </w:rPr>
  </w:style>
  <w:style w:type="paragraph" w:styleId="work-sector" w:customStyle="1">
    <w:name w:val="work-sector"/>
    <w:basedOn w:val="BaseText"/>
    <w:rsid w:val="009A3899"/>
    <w:pPr>
      <w:jc w:val="right"/>
    </w:pPr>
    <w:rPr>
      <w:color w:val="003300"/>
    </w:rPr>
  </w:style>
  <w:style w:type="paragraph" w:styleId="DOI" w:customStyle="1">
    <w:name w:val="DOI"/>
    <w:basedOn w:val="DateAccepted"/>
    <w:qFormat w:val="1"/>
    <w:rsid w:val="009A7F20"/>
  </w:style>
  <w:style w:type="character" w:styleId="UnresolvedMention1" w:customStyle="1">
    <w:name w:val="Unresolved Mention1"/>
    <w:uiPriority w:val="99"/>
    <w:semiHidden w:val="1"/>
    <w:unhideWhenUsed w:val="1"/>
    <w:rsid w:val="00F26AF7"/>
    <w:rPr>
      <w:color w:val="808080"/>
      <w:shd w:color="auto" w:fill="e6e6e6" w:val="clear"/>
    </w:rPr>
  </w:style>
  <w:style w:type="paragraph" w:styleId="acknowledgement0" w:customStyle="1">
    <w:name w:val="acknowledgement"/>
    <w:basedOn w:val="Normal"/>
    <w:rsid w:val="009A6B8F"/>
    <w:pPr>
      <w:spacing w:after="100" w:afterAutospacing="1" w:before="100" w:beforeAutospacing="1"/>
    </w:pPr>
    <w:rPr>
      <w:sz w:val="24"/>
      <w:szCs w:val="24"/>
    </w:rPr>
  </w:style>
  <w:style w:type="character" w:styleId="apple-converted-space" w:customStyle="1">
    <w:name w:val="apple-converted-space"/>
    <w:basedOn w:val="DefaultParagraphFont"/>
    <w:rsid w:val="009A6B8F"/>
  </w:style>
  <w:style w:type="paragraph" w:styleId="Bibliography">
    <w:name w:val="Bibliography"/>
    <w:basedOn w:val="Normal"/>
    <w:next w:val="Normal"/>
    <w:uiPriority w:val="70"/>
    <w:rsid w:val="00E53FD1"/>
    <w:pPr>
      <w:ind w:left="720" w:hanging="720"/>
    </w:pPr>
  </w:style>
  <w:style w:type="character" w:styleId="UnresolvedMention2" w:customStyle="1">
    <w:name w:val="Unresolved Mention2"/>
    <w:uiPriority w:val="99"/>
    <w:semiHidden w:val="1"/>
    <w:unhideWhenUsed w:val="1"/>
    <w:rsid w:val="006B4A23"/>
    <w:rPr>
      <w:color w:val="605e5c"/>
      <w:shd w:color="auto" w:fill="e1dfdd" w:val="clear"/>
    </w:rPr>
  </w:style>
  <w:style w:type="table" w:styleId="ListTable6Colorful">
    <w:name w:val="List Table 6 Colorful"/>
    <w:basedOn w:val="TableNormal"/>
    <w:uiPriority w:val="51"/>
    <w:rsid w:val="00B05542"/>
    <w:rPr>
      <w:rFonts w:ascii="Liberation Serif" w:cs="Liberation Serif" w:eastAsia="Liberation Serif" w:hAnsi="Liberation Serif"/>
      <w:color w:val="000000"/>
      <w:sz w:val="24"/>
      <w:szCs w:val="24"/>
    </w:rPr>
    <w:tblPr>
      <w:tblStyleRowBandSize w:val="1"/>
      <w:tblStyleColBandSize w:val="1"/>
      <w:tblBorders>
        <w:top w:color="000000" w:space="0" w:sz="4" w:val="single"/>
        <w:bottom w:color="000000" w:space="0" w:sz="4" w:val="single"/>
      </w:tblBorders>
    </w:tblPr>
    <w:tblStylePr w:type="firstRow">
      <w:rPr>
        <w:b w:val="1"/>
        <w:bCs w:val="1"/>
      </w:rPr>
      <w:tblPr/>
      <w:tcPr>
        <w:tcBorders>
          <w:bottom w:color="000000" w:space="0" w:sz="4" w:val="single"/>
        </w:tcBorders>
      </w:tcPr>
    </w:tblStylePr>
    <w:tblStylePr w:type="lastRow">
      <w:rPr>
        <w:b w:val="1"/>
        <w:bCs w:val="1"/>
      </w:rPr>
      <w:tblPr/>
      <w:tcPr>
        <w:tcBorders>
          <w:top w:color="000000" w:space="0" w:sz="4" w:val="double"/>
        </w:tcBorders>
      </w:tcPr>
    </w:tblStylePr>
    <w:tblStylePr w:type="firstCol">
      <w:rPr>
        <w:b w:val="1"/>
        <w:bCs w:val="1"/>
      </w:rPr>
    </w:tblStylePr>
    <w:tblStylePr w:type="lastCol">
      <w:rPr>
        <w:b w:val="1"/>
        <w:bCs w:val="1"/>
      </w:rPr>
    </w:tblStylePr>
    <w:tblStylePr w:type="band1Vert">
      <w:tblPr/>
      <w:tcPr>
        <w:shd w:color="auto" w:fill="cccccc" w:val="clear"/>
      </w:tcPr>
    </w:tblStylePr>
    <w:tblStylePr w:type="band1Horz">
      <w:tblPr/>
      <w:tcPr>
        <w:shd w:color="auto" w:fill="cccccc" w:val="clear"/>
      </w:tcPr>
    </w:tblStyle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8" w:customStyle="1">
    <w:name w:val="8"/>
    <w:basedOn w:val="TableNormal"/>
    <w:tblPr>
      <w:tblStyleRowBandSize w:val="1"/>
      <w:tblStyleColBandSize w:val="1"/>
      <w:tblCellMar>
        <w:left w:w="115.0" w:type="dxa"/>
        <w:right w:w="115.0" w:type="dxa"/>
      </w:tblCellMar>
    </w:tblPr>
  </w:style>
  <w:style w:type="table" w:styleId="7" w:customStyle="1">
    <w:name w:val="7"/>
    <w:basedOn w:val="TableNormal"/>
    <w:rPr>
      <w:rFonts w:ascii="Liberation Serif" w:cs="Liberation Serif" w:eastAsia="Liberation Serif" w:hAnsi="Liberation Serif"/>
      <w:color w:val="000000"/>
      <w:sz w:val="24"/>
      <w:szCs w:val="24"/>
    </w:rPr>
    <w:tblPr>
      <w:tblStyleRowBandSize w:val="1"/>
      <w:tblStyleColBandSize w:val="1"/>
    </w:tblPr>
    <w:tblStylePr w:type="firstRow">
      <w:rPr>
        <w:b w:val="1"/>
      </w:rPr>
      <w:tblPr/>
      <w:tcPr>
        <w:tcBorders>
          <w:bottom w:color="000000" w:space="0" w:sz="4" w:val="single"/>
        </w:tcBorders>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6" w:customStyle="1">
    <w:name w:val="6"/>
    <w:basedOn w:val="TableNormal"/>
    <w:tblPr>
      <w:tblStyleRowBandSize w:val="1"/>
      <w:tblStyleColBandSize w:val="1"/>
      <w:tblCellMar>
        <w:left w:w="115.0" w:type="dxa"/>
        <w:right w:w="115.0" w:type="dxa"/>
      </w:tblCellMar>
    </w:tblPr>
  </w:style>
  <w:style w:type="table" w:styleId="5" w:customStyle="1">
    <w:name w:val="5"/>
    <w:basedOn w:val="TableNormal"/>
    <w:tblPr>
      <w:tblStyleRowBandSize w:val="1"/>
      <w:tblStyleColBandSize w:val="1"/>
      <w:tblCellMar>
        <w:left w:w="115.0" w:type="dxa"/>
        <w:right w:w="115.0" w:type="dxa"/>
      </w:tblCellMar>
    </w:tblPr>
  </w:style>
  <w:style w:type="table" w:styleId="4" w:customStyle="1">
    <w:name w:val="4"/>
    <w:basedOn w:val="TableNormal"/>
    <w:rPr>
      <w:rFonts w:ascii="Liberation Serif" w:cs="Liberation Serif" w:eastAsia="Liberation Serif" w:hAnsi="Liberation Serif"/>
      <w:color w:val="000000"/>
      <w:sz w:val="24"/>
      <w:szCs w:val="24"/>
    </w:rPr>
    <w:tblPr>
      <w:tblStyleRowBandSize w:val="1"/>
      <w:tblStyleColBandSize w:val="1"/>
      <w:tblCellMar>
        <w:left w:w="115.0" w:type="dxa"/>
        <w:right w:w="115.0" w:type="dxa"/>
      </w:tblCellMar>
    </w:tblPr>
  </w:style>
  <w:style w:type="table" w:styleId="3" w:customStyle="1">
    <w:name w:val="3"/>
    <w:basedOn w:val="TableNormal"/>
    <w:rPr>
      <w:rFonts w:ascii="Liberation Serif" w:cs="Liberation Serif" w:eastAsia="Liberation Serif" w:hAnsi="Liberation Serif"/>
      <w:color w:val="000000"/>
      <w:sz w:val="24"/>
      <w:szCs w:val="24"/>
    </w:rPr>
    <w:tblPr>
      <w:tblStyleRowBandSize w:val="1"/>
      <w:tblStyleColBandSize w:val="1"/>
      <w:tblCellMar>
        <w:left w:w="115.0" w:type="dxa"/>
        <w:right w:w="115.0" w:type="dxa"/>
      </w:tblCellMar>
    </w:tblPr>
    <w:tblStylePr w:type="firstRow">
      <w:rPr>
        <w:b w:val="1"/>
      </w:rPr>
      <w:tblPr/>
      <w:tcPr>
        <w:tcBorders>
          <w:bottom w:color="000000" w:space="0" w:sz="4" w:val="single"/>
        </w:tcBorders>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2" w:customStyle="1">
    <w:name w:val="2"/>
    <w:basedOn w:val="TableNormal"/>
    <w:rPr>
      <w:rFonts w:ascii="Liberation Serif" w:cs="Liberation Serif" w:eastAsia="Liberation Serif" w:hAnsi="Liberation Serif"/>
      <w:color w:val="000000"/>
      <w:sz w:val="24"/>
      <w:szCs w:val="24"/>
    </w:rPr>
    <w:tblPr>
      <w:tblStyleRowBandSize w:val="1"/>
      <w:tblStyleColBandSize w:val="1"/>
      <w:tblCellMar>
        <w:left w:w="115.0" w:type="dxa"/>
        <w:right w:w="115.0" w:type="dxa"/>
      </w:tblCellMar>
    </w:tblPr>
  </w:style>
  <w:style w:type="table" w:styleId="1" w:customStyle="1">
    <w:name w:val="1"/>
    <w:basedOn w:val="TableNormal"/>
    <w:rPr>
      <w:rFonts w:ascii="Liberation Serif" w:cs="Liberation Serif" w:eastAsia="Liberation Serif" w:hAnsi="Liberation Serif"/>
      <w:color w:val="000000"/>
      <w:sz w:val="24"/>
      <w:szCs w:val="24"/>
    </w:rPr>
    <w:tblPr>
      <w:tblStyleRowBandSize w:val="1"/>
      <w:tblStyleColBandSize w:val="1"/>
      <w:tblCellMar>
        <w:left w:w="115.0" w:type="dxa"/>
        <w:right w:w="115.0" w:type="dxa"/>
      </w:tblCellMar>
    </w:tblPr>
  </w:style>
  <w:style w:type="paragraph" w:styleId="NormalWeb">
    <w:name w:val="Normal (Web)"/>
    <w:basedOn w:val="Normal"/>
    <w:uiPriority w:val="99"/>
    <w:unhideWhenUsed w:val="1"/>
    <w:rsid w:val="00D47E56"/>
    <w:pPr>
      <w:spacing w:after="100" w:afterAutospacing="1" w:before="100" w:beforeAutospacing="1"/>
    </w:pPr>
    <w:rPr>
      <w:sz w:val="24"/>
      <w:szCs w:val="24"/>
      <w:lang w:val="en-CA"/>
    </w:rPr>
  </w:style>
  <w:style w:type="paragraph" w:styleId="NoSpacing">
    <w:name w:val="No Spacing"/>
    <w:basedOn w:val="Normal"/>
    <w:uiPriority w:val="1"/>
    <w:qFormat w:val="1"/>
    <w:rsid w:val="00ED3F64"/>
    <w:pPr>
      <w:spacing w:after="100" w:afterAutospacing="1" w:before="100" w:beforeAutospacing="1"/>
    </w:pPr>
    <w:rPr>
      <w:sz w:val="24"/>
      <w:szCs w:val="24"/>
      <w:lang w:val="en-CA"/>
    </w:rPr>
  </w:style>
  <w:style w:type="paragraph" w:styleId="Revision">
    <w:name w:val="Revision"/>
    <w:hidden w:val="1"/>
    <w:uiPriority w:val="99"/>
    <w:semiHidden w:val="1"/>
    <w:rsid w:val="00E97D75"/>
    <w:rPr>
      <w:lang w:val="en-US"/>
    </w:rPr>
  </w:style>
  <w:style w:type="paragraph" w:styleId="ListParagraph">
    <w:name w:val="List Paragraph"/>
    <w:basedOn w:val="Normal"/>
    <w:uiPriority w:val="34"/>
    <w:qFormat w:val="1"/>
    <w:rsid w:val="00F53AC1"/>
    <w:pPr>
      <w:ind w:left="720"/>
    </w:pPr>
  </w:style>
  <w:style w:type="paragraph" w:styleId="SMHeading" w:customStyle="1">
    <w:name w:val="SM Heading"/>
    <w:basedOn w:val="Heading1"/>
    <w:qFormat w:val="1"/>
    <w:rsid w:val="00B124D4"/>
    <w:pPr>
      <w:keepLines w:val="0"/>
      <w:spacing w:after="60" w:before="240"/>
    </w:pPr>
    <w:rPr>
      <w:bCs w:val="1"/>
      <w:kern w:val="32"/>
      <w:sz w:val="24"/>
      <w:szCs w:val="24"/>
      <w:lang w:eastAsia="en-US"/>
    </w:rPr>
  </w:style>
  <w:style w:type="paragraph" w:styleId="SMText" w:customStyle="1">
    <w:name w:val="SM Text"/>
    <w:basedOn w:val="Normal"/>
    <w:qFormat w:val="1"/>
    <w:rsid w:val="00B124D4"/>
    <w:pPr>
      <w:ind w:firstLine="480"/>
    </w:pPr>
    <w:rPr>
      <w:sz w:val="24"/>
      <w:lang w:eastAsia="en-US"/>
    </w:rPr>
  </w:style>
  <w:style w:type="paragraph" w:styleId="SMcaption" w:customStyle="1">
    <w:name w:val="SM caption"/>
    <w:basedOn w:val="SMText"/>
    <w:qFormat w:val="1"/>
    <w:rsid w:val="00B124D4"/>
    <w:pPr>
      <w:ind w:firstLine="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png"/><Relationship Id="rId21" Type="http://schemas.openxmlformats.org/officeDocument/2006/relationships/image" Target="media/image4.png"/><Relationship Id="rId24" Type="http://schemas.openxmlformats.org/officeDocument/2006/relationships/header" Target="header4.xml"/><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iucnredlist.org/" TargetMode="External"/><Relationship Id="rId25" Type="http://schemas.openxmlformats.org/officeDocument/2006/relationships/footer" Target="footer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image" Target="media/image3.png"/><Relationship Id="rId10" Type="http://schemas.openxmlformats.org/officeDocument/2006/relationships/hyperlink" Target="http://datazone.birdlife.org/species/requestdis" TargetMode="External"/><Relationship Id="rId13" Type="http://schemas.openxmlformats.org/officeDocument/2006/relationships/hyperlink" Target="https://osf.io/e2fuw/?view_only=46eb2e525daf42d29df318a92762d885" TargetMode="External"/><Relationship Id="rId12" Type="http://schemas.openxmlformats.org/officeDocument/2006/relationships/image" Target="media/image5.png"/><Relationship Id="rId15" Type="http://schemas.openxmlformats.org/officeDocument/2006/relationships/header" Target="header3.xml"/><Relationship Id="rId14" Type="http://schemas.openxmlformats.org/officeDocument/2006/relationships/header" Target="header1.xml"/><Relationship Id="rId17" Type="http://schemas.openxmlformats.org/officeDocument/2006/relationships/footer" Target="footer3.xml"/><Relationship Id="rId16" Type="http://schemas.openxmlformats.org/officeDocument/2006/relationships/header" Target="header2.xml"/><Relationship Id="rId19" Type="http://schemas.openxmlformats.org/officeDocument/2006/relationships/footer" Target="footer1.xml"/><Relationship Id="rId1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25Hg76zEiJzVtEQdMCBzquZe4ag==">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2022-03-25T12:07:00Z</dcterms:created>
  <dc:creator>bhanson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y fmtid="{D5CDD505-2E9C-101B-9397-08002B2CF9AE}" pid="3" name="ZOTERO_PREF_1">
    <vt:lpwstr>&lt;data data-version="3" zotero-version="6.0.3"&gt;&lt;session id="GI4kq3cU"/&gt;&lt;style id="http://www.zotero.org/styles/conservation-biology" hasBibliography="1" bibliographyStyleHasBeenSet="1"/&gt;&lt;prefs&gt;&lt;pref name="fieldType" value="Field"/&gt;&lt;/prefs&gt;&lt;/data&gt;</vt:lpwstr>
  </property>
</Properties>
</file>