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Title: </w:t>
      </w:r>
      <w:r w:rsidDel="00000000" w:rsidR="00000000" w:rsidRPr="00000000">
        <w:rPr>
          <w:rFonts w:ascii="Times New Roman" w:cs="Times New Roman" w:eastAsia="Times New Roman" w:hAnsi="Times New Roman"/>
          <w:b w:val="1"/>
          <w:sz w:val="24"/>
          <w:szCs w:val="24"/>
          <w:rtl w:val="0"/>
        </w:rPr>
        <w:t xml:space="preserve">Biodiversity conservation in an uncertain world</w:t>
      </w:r>
    </w:p>
    <w:p w:rsidR="00000000" w:rsidDel="00000000" w:rsidP="00000000" w:rsidRDefault="00000000" w:rsidRPr="00000000" w14:paraId="0000000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Richard Schuster </w:t>
      </w:r>
      <w:r w:rsidDel="00000000" w:rsidR="00000000" w:rsidRPr="00000000">
        <w:rPr>
          <w:rFonts w:ascii="Times New Roman" w:cs="Times New Roman" w:eastAsia="Times New Roman" w:hAnsi="Times New Roman"/>
          <w:sz w:val="24"/>
          <w:szCs w:val="24"/>
          <w:vertAlign w:val="superscript"/>
          <w:rtl w:val="0"/>
        </w:rPr>
        <w:t xml:space="preserve">a,b,*</w:t>
      </w:r>
      <w:r w:rsidDel="00000000" w:rsidR="00000000" w:rsidRPr="00000000">
        <w:rPr>
          <w:rFonts w:ascii="Times New Roman" w:cs="Times New Roman" w:eastAsia="Times New Roman" w:hAnsi="Times New Roman"/>
          <w:sz w:val="24"/>
          <w:szCs w:val="24"/>
          <w:rtl w:val="0"/>
        </w:rPr>
        <w:t xml:space="preserve">, Rachel Buxton</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Jeffrey O. Hanson</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Allison D. Binley</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Jeremy Pittman</w:t>
      </w: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Vivitskaia Tulloch</w:t>
      </w: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Frank A. La Sorte</w:t>
      </w: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Raquel Garcia</w:t>
      </w:r>
      <w:r w:rsidDel="00000000" w:rsidR="00000000" w:rsidRPr="00000000">
        <w:rPr>
          <w:rFonts w:ascii="Times New Roman" w:cs="Times New Roman" w:eastAsia="Times New Roman" w:hAnsi="Times New Roman"/>
          <w:sz w:val="24"/>
          <w:szCs w:val="24"/>
          <w:vertAlign w:val="superscript"/>
          <w:rtl w:val="0"/>
        </w:rPr>
        <w:t xml:space="preserve">f</w:t>
      </w:r>
      <w:r w:rsidDel="00000000" w:rsidR="00000000" w:rsidRPr="00000000">
        <w:rPr>
          <w:rFonts w:ascii="Times New Roman" w:cs="Times New Roman" w:eastAsia="Times New Roman" w:hAnsi="Times New Roman"/>
          <w:sz w:val="24"/>
          <w:szCs w:val="24"/>
          <w:rtl w:val="0"/>
        </w:rPr>
        <w:t xml:space="preserve">, Peter H. Verburg</w:t>
      </w:r>
      <w:r w:rsidDel="00000000" w:rsidR="00000000" w:rsidRPr="00000000">
        <w:rPr>
          <w:rFonts w:ascii="Times New Roman" w:cs="Times New Roman" w:eastAsia="Times New Roman" w:hAnsi="Times New Roman"/>
          <w:sz w:val="24"/>
          <w:szCs w:val="24"/>
          <w:vertAlign w:val="superscript"/>
          <w:rtl w:val="0"/>
        </w:rPr>
        <w:t xml:space="preserve">g</w:t>
      </w:r>
      <w:r w:rsidDel="00000000" w:rsidR="00000000" w:rsidRPr="00000000">
        <w:rPr>
          <w:rFonts w:ascii="Times New Roman" w:cs="Times New Roman" w:eastAsia="Times New Roman" w:hAnsi="Times New Roman"/>
          <w:sz w:val="24"/>
          <w:szCs w:val="24"/>
          <w:rtl w:val="0"/>
        </w:rPr>
        <w:t xml:space="preserve">, Amanda D. Rodewald</w:t>
      </w:r>
      <w:r w:rsidDel="00000000" w:rsidR="00000000" w:rsidRPr="00000000">
        <w:rPr>
          <w:rFonts w:ascii="Times New Roman" w:cs="Times New Roman" w:eastAsia="Times New Roman" w:hAnsi="Times New Roman"/>
          <w:sz w:val="24"/>
          <w:szCs w:val="24"/>
          <w:vertAlign w:val="superscript"/>
          <w:rtl w:val="0"/>
        </w:rPr>
        <w:t xml:space="preserve">e,h</w:t>
      </w:r>
      <w:r w:rsidDel="00000000" w:rsidR="00000000" w:rsidRPr="00000000">
        <w:rPr>
          <w:rFonts w:ascii="Times New Roman" w:cs="Times New Roman" w:eastAsia="Times New Roman" w:hAnsi="Times New Roman"/>
          <w:sz w:val="24"/>
          <w:szCs w:val="24"/>
          <w:rtl w:val="0"/>
        </w:rPr>
        <w:t xml:space="preserve">, Scott Wilson</w:t>
      </w:r>
      <w:r w:rsidDel="00000000" w:rsidR="00000000" w:rsidRPr="00000000">
        <w:rPr>
          <w:rFonts w:ascii="Times New Roman" w:cs="Times New Roman" w:eastAsia="Times New Roman" w:hAnsi="Times New Roman"/>
          <w:sz w:val="24"/>
          <w:szCs w:val="24"/>
          <w:vertAlign w:val="superscript"/>
          <w:rtl w:val="0"/>
        </w:rPr>
        <w:t xml:space="preserve">a,i</w:t>
      </w:r>
      <w:r w:rsidDel="00000000" w:rsidR="00000000" w:rsidRPr="00000000">
        <w:rPr>
          <w:rFonts w:ascii="Times New Roman" w:cs="Times New Roman" w:eastAsia="Times New Roman" w:hAnsi="Times New Roman"/>
          <w:sz w:val="24"/>
          <w:szCs w:val="24"/>
          <w:rtl w:val="0"/>
        </w:rPr>
        <w:t xml:space="preserve">, Peter Arcese</w:t>
      </w: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Hugh Possingham</w:t>
      </w:r>
      <w:r w:rsidDel="00000000" w:rsidR="00000000" w:rsidRPr="00000000">
        <w:rPr>
          <w:rFonts w:ascii="Times New Roman" w:cs="Times New Roman" w:eastAsia="Times New Roman" w:hAnsi="Times New Roman"/>
          <w:sz w:val="24"/>
          <w:szCs w:val="24"/>
          <w:vertAlign w:val="superscript"/>
          <w:rtl w:val="0"/>
        </w:rPr>
        <w:t xml:space="preserve">j,k</w:t>
      </w:r>
      <w:r w:rsidDel="00000000" w:rsidR="00000000" w:rsidRPr="00000000">
        <w:rPr>
          <w:rFonts w:ascii="Times New Roman" w:cs="Times New Roman" w:eastAsia="Times New Roman" w:hAnsi="Times New Roman"/>
          <w:sz w:val="24"/>
          <w:szCs w:val="24"/>
          <w:rtl w:val="0"/>
        </w:rPr>
        <w:t xml:space="preserve">, Joseph R. Bennett</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p w:rsidR="00000000" w:rsidDel="00000000" w:rsidP="00000000" w:rsidRDefault="00000000" w:rsidRPr="00000000" w14:paraId="0000000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Affiliations: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Biology, 1125 Colonel By Drive, Carleton University, Ottawa ON, K1S 5B6 Canada.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Ecosystem Science and Management Program, 3333 University Way, University of Northern British Columbia, Prince George BC, V2N 4Z9 Canada.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Planning, University of Waterloo, 200 University Ave W, Waterloo, ON, N2T 3G1, Canada</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Conservation Decisions Lab, Department of Forest and Conservation Sciences, 2424 Main Mall, University of British Columbia, Vancouver BC, V6T 1Z4 Canada.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Cornell Lab of Ornithology, Cornell University, Ithaca, NY 14850, USA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Centre for Invasion Biology, Dept of Botany and Zoology, Stellenbosch Univ, South Africa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g </w:t>
      </w:r>
      <w:r w:rsidDel="00000000" w:rsidR="00000000" w:rsidRPr="00000000">
        <w:rPr>
          <w:rFonts w:ascii="Times New Roman" w:cs="Times New Roman" w:eastAsia="Times New Roman" w:hAnsi="Times New Roman"/>
          <w:sz w:val="24"/>
          <w:szCs w:val="24"/>
          <w:rtl w:val="0"/>
        </w:rPr>
        <w:t xml:space="preserve">Institute for Environmental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VU University Amsterdam, Amsterdam, The Netherlands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Natural Resources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sz w:val="24"/>
          <w:szCs w:val="24"/>
          <w:rtl w:val="0"/>
        </w:rPr>
        <w:t xml:space="preserve">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Cornell University, Ithaca, NY 14853, USA.</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Wildlife Research Division, Environment and Climate Change Canada, 1125 Colonel By Drive, Ottawa, Ontario, Canada, K1S 5B6</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Centre for Biodiversity and Conservation Science, University of Queensland, St Lucia, Queensland, Australia</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Nature Conservancy, Arlington, Virginia</w:t>
      </w:r>
    </w:p>
    <w:p w:rsidR="00000000" w:rsidDel="00000000" w:rsidP="00000000" w:rsidRDefault="00000000" w:rsidRPr="00000000" w14:paraId="0000001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*Corresponding author: Department of Biology, 1125 Colonel By Drive, Carleton University, Ottawa ON, K1S 5B6 Canada. Email: </w:t>
      </w:r>
      <w:hyperlink r:id="rId9">
        <w:r w:rsidDel="00000000" w:rsidR="00000000" w:rsidRPr="00000000">
          <w:rPr>
            <w:rFonts w:ascii="Times New Roman" w:cs="Times New Roman" w:eastAsia="Times New Roman" w:hAnsi="Times New Roman"/>
            <w:color w:val="0000ff"/>
            <w:sz w:val="24"/>
            <w:szCs w:val="24"/>
            <w:u w:val="single"/>
            <w:rtl w:val="0"/>
          </w:rPr>
          <w:t xml:space="preserve">richard.schuster@glel.carleton.ca</w:t>
        </w:r>
      </w:hyperlink>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Phone: +1 250 631 8324, ORCID: 0000-0003-3191-7869</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paragraph</w:t>
      </w:r>
    </w:p>
    <w:p w:rsidR="00000000" w:rsidDel="00000000" w:rsidP="00000000" w:rsidRDefault="00000000" w:rsidRPr="00000000" w14:paraId="00000015">
      <w:pPr>
        <w:spacing w:after="0" w:line="480" w:lineRule="auto"/>
        <w:rPr>
          <w:rFonts w:ascii="Times New Roman" w:cs="Times New Roman" w:eastAsia="Times New Roman" w:hAnsi="Times New Roman"/>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Curbing biodiversity loss in a rapidly changing global environment is one of the great challenges of the 21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Century</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As climate and land-cover change intensify, their impacts on biodiversity and conservation response will be mediated by governance</w:t>
      </w:r>
      <w:r w:rsidDel="00000000" w:rsidR="00000000" w:rsidRPr="00000000">
        <w:rPr>
          <w:rFonts w:ascii="Times New Roman" w:cs="Times New Roman" w:eastAsia="Times New Roman" w:hAnsi="Times New Roman"/>
          <w:sz w:val="24"/>
          <w:szCs w:val="24"/>
          <w:vertAlign w:val="superscript"/>
          <w:rtl w:val="0"/>
        </w:rPr>
        <w:t xml:space="preserve">3,4</w:t>
      </w:r>
      <w:r w:rsidDel="00000000" w:rsidR="00000000" w:rsidRPr="00000000">
        <w:rPr>
          <w:rFonts w:ascii="Times New Roman" w:cs="Times New Roman" w:eastAsia="Times New Roman" w:hAnsi="Times New Roman"/>
          <w:sz w:val="24"/>
          <w:szCs w:val="24"/>
          <w:rtl w:val="0"/>
        </w:rPr>
        <w:t xml:space="preserve">, requiring targeted investment in projects that consider risk of failure under changing conditions. </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Protected areas are a key instrument in efforts to conserve biodiversity, yet increasing pressure from </w:t>
      </w:r>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poor governance, land-use intensification</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and climate</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change risk reducing protected area effectivenes</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s. Here we show that </w:t>
      </w:r>
      <w:sdt>
        <w:sdtPr>
          <w:tag w:val="goog_rdk_2"/>
        </w:sdtPr>
        <w:sdtContent>
          <w:ins w:author="Amanda Rodewald" w:id="0" w:date="2020-10-06T20:56:13Z">
            <w:r w:rsidDel="00000000" w:rsidR="00000000" w:rsidRPr="00000000">
              <w:rPr>
                <w:rFonts w:ascii="Times New Roman" w:cs="Times New Roman" w:eastAsia="Times New Roman" w:hAnsi="Times New Roman"/>
                <w:sz w:val="24"/>
                <w:szCs w:val="24"/>
                <w:rtl w:val="0"/>
              </w:rPr>
              <w:t xml:space="preserve">p</w:t>
            </w:r>
            <w:sdt>
              <w:sdtPr>
                <w:tag w:val="goog_rdk_3"/>
              </w:sdtPr>
              <w:sdtContent>
                <w:del w:author="Amanda Rodewald" w:id="0" w:date="2020-10-06T20:56:13Z">
                  <w:r w:rsidDel="00000000" w:rsidR="00000000" w:rsidRPr="00000000">
                    <w:rPr>
                      <w:rFonts w:ascii="Times New Roman" w:cs="Times New Roman" w:eastAsia="Times New Roman" w:hAnsi="Times New Roman"/>
                      <w:sz w:val="24"/>
                      <w:szCs w:val="24"/>
                      <w:rtl w:val="0"/>
                    </w:rPr>
                    <w:delText xml:space="preserve">lanning </w:delText>
                  </w:r>
                </w:del>
              </w:sdtContent>
            </w:sdt>
          </w:ins>
        </w:sdtContent>
      </w:sdt>
      <w:sdt>
        <w:sdtPr>
          <w:tag w:val="goog_rdk_4"/>
        </w:sdtPr>
        <w:sdtContent>
          <w:del w:author="Amanda Rodewald" w:id="0" w:date="2020-10-06T20:56:13Z">
            <w:r w:rsidDel="00000000" w:rsidR="00000000" w:rsidRPr="00000000">
              <w:rPr>
                <w:rFonts w:ascii="Times New Roman" w:cs="Times New Roman" w:eastAsia="Times New Roman" w:hAnsi="Times New Roman"/>
                <w:sz w:val="24"/>
                <w:szCs w:val="24"/>
                <w:rtl w:val="0"/>
              </w:rPr>
              <w:delText xml:space="preserve">scenarios</w:delText>
            </w:r>
          </w:del>
        </w:sdtContent>
      </w:sdt>
      <w:r w:rsidDel="00000000" w:rsidR="00000000" w:rsidRPr="00000000">
        <w:rPr>
          <w:rFonts w:ascii="Times New Roman" w:cs="Times New Roman" w:eastAsia="Times New Roman" w:hAnsi="Times New Roman"/>
          <w:sz w:val="24"/>
          <w:szCs w:val="24"/>
          <w:rtl w:val="0"/>
        </w:rPr>
        <w:t xml:space="preserve"> incorporating these risk</w:t>
      </w:r>
      <w:sdt>
        <w:sdtPr>
          <w:tag w:val="goog_rdk_5"/>
        </w:sdtPr>
        <w:sdtContent>
          <w:ins w:author="Amanda Rodewald" w:id="1" w:date="2020-10-06T20:56:18Z">
            <w:r w:rsidDel="00000000" w:rsidR="00000000" w:rsidRPr="00000000">
              <w:rPr>
                <w:rFonts w:ascii="Times New Roman" w:cs="Times New Roman" w:eastAsia="Times New Roman" w:hAnsi="Times New Roman"/>
                <w:sz w:val="24"/>
                <w:szCs w:val="24"/>
                <w:rtl w:val="0"/>
              </w:rPr>
              <w:t xml:space="preserve">s</w:t>
            </w:r>
          </w:ins>
        </w:sdtContent>
      </w:sdt>
      <w:r w:rsidDel="00000000" w:rsidR="00000000" w:rsidRPr="00000000">
        <w:rPr>
          <w:rFonts w:ascii="Times New Roman" w:cs="Times New Roman" w:eastAsia="Times New Roman" w:hAnsi="Times New Roman"/>
          <w:sz w:val="24"/>
          <w:szCs w:val="24"/>
          <w:rtl w:val="0"/>
        </w:rPr>
        <w:t xml:space="preserve"> </w:t>
      </w:r>
      <w:sdt>
        <w:sdtPr>
          <w:tag w:val="goog_rdk_6"/>
        </w:sdtPr>
        <w:sdtContent>
          <w:ins w:author="Amanda Rodewald" w:id="2" w:date="2020-10-06T20:56:22Z">
            <w:r w:rsidDel="00000000" w:rsidR="00000000" w:rsidRPr="00000000">
              <w:rPr>
                <w:rFonts w:ascii="Times New Roman" w:cs="Times New Roman" w:eastAsia="Times New Roman" w:hAnsi="Times New Roman"/>
                <w:sz w:val="24"/>
                <w:szCs w:val="24"/>
                <w:rtl w:val="0"/>
              </w:rPr>
              <w:t xml:space="preserve">into conservation plans </w:t>
            </w:r>
          </w:ins>
        </w:sdtContent>
      </w:sdt>
      <w:sdt>
        <w:sdtPr>
          <w:tag w:val="goog_rdk_7"/>
        </w:sdtPr>
        <w:sdtContent>
          <w:del w:author="Amanda Rodewald" w:id="2" w:date="2020-10-06T20:56:22Z">
            <w:r w:rsidDel="00000000" w:rsidR="00000000" w:rsidRPr="00000000">
              <w:rPr>
                <w:rFonts w:ascii="Times New Roman" w:cs="Times New Roman" w:eastAsia="Times New Roman" w:hAnsi="Times New Roman"/>
                <w:sz w:val="24"/>
                <w:szCs w:val="24"/>
                <w:rtl w:val="0"/>
              </w:rPr>
              <w:delText xml:space="preserve">factors into global biodiversity conservation planning</w:delText>
            </w:r>
          </w:del>
        </w:sdtContent>
      </w:sdt>
      <w:sdt>
        <w:sdtPr>
          <w:tag w:val="goog_rdk_8"/>
        </w:sdtPr>
        <w:sdtContent>
          <w:ins w:author="Amanda Rodewald" w:id="2" w:date="2020-10-06T20:56:22Z">
            <w:sdt>
              <w:sdtPr>
                <w:tag w:val="goog_rdk_9"/>
              </w:sdtPr>
              <w:sdtContent>
                <w:del w:author="Amanda Rodewald" w:id="2" w:date="2020-10-06T20:56:22Z">
                  <w:r w:rsidDel="00000000" w:rsidR="00000000" w:rsidRPr="00000000">
                    <w:rPr>
                      <w:rFonts w:ascii="Times New Roman" w:cs="Times New Roman" w:eastAsia="Times New Roman" w:hAnsi="Times New Roman"/>
                      <w:sz w:val="24"/>
                      <w:szCs w:val="24"/>
                      <w:rtl w:val="0"/>
                    </w:rPr>
                    <w:delText xml:space="preserve">requi</w:delText>
                  </w:r>
                </w:del>
              </w:sdtContent>
            </w:sdt>
          </w:ins>
        </w:sdtContent>
      </w:sdt>
      <w:sdt>
        <w:sdtPr>
          <w:tag w:val="goog_rdk_10"/>
        </w:sdtPr>
        <w:sdtContent>
          <w:del w:author="Amanda Rodewald" w:id="2" w:date="2020-10-06T20:56:22Z">
            <w:r w:rsidDel="00000000" w:rsidR="00000000" w:rsidRPr="00000000">
              <w:rPr>
                <w:rFonts w:ascii="Times New Roman" w:cs="Times New Roman" w:eastAsia="Times New Roman" w:hAnsi="Times New Roman"/>
                <w:sz w:val="24"/>
                <w:szCs w:val="24"/>
                <w:rtl w:val="0"/>
              </w:rPr>
              <w:delText xml:space="preserve"> only increase the</w:delText>
            </w:r>
          </w:del>
        </w:sdtContent>
      </w:sdt>
      <w:r w:rsidDel="00000000" w:rsidR="00000000" w:rsidRPr="00000000">
        <w:rPr>
          <w:rFonts w:ascii="Times New Roman" w:cs="Times New Roman" w:eastAsia="Times New Roman" w:hAnsi="Times New Roman"/>
          <w:sz w:val="24"/>
          <w:szCs w:val="24"/>
          <w:rtl w:val="0"/>
        </w:rPr>
        <w:t xml:space="preserve"> </w:t>
      </w:r>
      <w:sdt>
        <w:sdtPr>
          <w:tag w:val="goog_rdk_11"/>
        </w:sdtPr>
        <w:sdtContent>
          <w:ins w:author="Amanda Rodewald" w:id="3" w:date="2020-10-06T20:57:19Z">
            <w:r w:rsidDel="00000000" w:rsidR="00000000" w:rsidRPr="00000000">
              <w:rPr>
                <w:rFonts w:ascii="Times New Roman" w:cs="Times New Roman" w:eastAsia="Times New Roman" w:hAnsi="Times New Roman"/>
                <w:sz w:val="24"/>
                <w:szCs w:val="24"/>
                <w:rtl w:val="0"/>
              </w:rPr>
              <w:t xml:space="preserve">required only small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increases in the  of </w:t>
            </w:r>
          </w:ins>
        </w:sdtContent>
      </w:sdt>
      <w:sdt>
        <w:sdtPr>
          <w:tag w:val="goog_rdk_12"/>
        </w:sdtPr>
        <w:sdtContent>
          <w:del w:author="Amanda Rodewald" w:id="3" w:date="2020-10-06T20:57:19Z">
            <w:r w:rsidDel="00000000" w:rsidR="00000000" w:rsidRPr="00000000">
              <w:rPr>
                <w:rFonts w:ascii="Times New Roman" w:cs="Times New Roman" w:eastAsia="Times New Roman" w:hAnsi="Times New Roman"/>
                <w:sz w:val="24"/>
                <w:szCs w:val="24"/>
                <w:rtl w:val="0"/>
              </w:rPr>
              <w:delText xml:space="preserve">global </w:delText>
            </w:r>
          </w:del>
        </w:sdtContent>
      </w:sdt>
      <w:r w:rsidDel="00000000" w:rsidR="00000000" w:rsidRPr="00000000">
        <w:rPr>
          <w:rFonts w:ascii="Times New Roman" w:cs="Times New Roman" w:eastAsia="Times New Roman" w:hAnsi="Times New Roman"/>
          <w:sz w:val="24"/>
          <w:szCs w:val="24"/>
          <w:rtl w:val="0"/>
        </w:rPr>
        <w:t xml:space="preserve">land area </w:t>
      </w:r>
      <w:sdt>
        <w:sdtPr>
          <w:tag w:val="goog_rdk_13"/>
        </w:sdtPr>
        <w:sdtContent>
          <w:del w:author="Amanda Rodewald" w:id="4" w:date="2020-10-06T20:58:01Z">
            <w:r w:rsidDel="00000000" w:rsidR="00000000" w:rsidRPr="00000000">
              <w:rPr>
                <w:rFonts w:ascii="Times New Roman" w:cs="Times New Roman" w:eastAsia="Times New Roman" w:hAnsi="Times New Roman"/>
                <w:sz w:val="24"/>
                <w:szCs w:val="24"/>
                <w:rtl w:val="0"/>
              </w:rPr>
              <w:delText xml:space="preserve">required </w:delText>
            </w:r>
          </w:del>
        </w:sdtContent>
      </w:sdt>
      <w:r w:rsidDel="00000000" w:rsidR="00000000" w:rsidRPr="00000000">
        <w:rPr>
          <w:rFonts w:ascii="Times New Roman" w:cs="Times New Roman" w:eastAsia="Times New Roman" w:hAnsi="Times New Roman"/>
          <w:sz w:val="24"/>
          <w:szCs w:val="24"/>
          <w:rtl w:val="0"/>
        </w:rPr>
        <w:t xml:space="preserve">to </w:t>
      </w:r>
      <w:sdt>
        <w:sdtPr>
          <w:tag w:val="goog_rdk_14"/>
        </w:sdtPr>
        <w:sdtContent>
          <w:ins w:author="Amanda Rodewald" w:id="5" w:date="2020-10-06T20:58:03Z">
            <w:r w:rsidDel="00000000" w:rsidR="00000000" w:rsidRPr="00000000">
              <w:rPr>
                <w:rFonts w:ascii="Times New Roman" w:cs="Times New Roman" w:eastAsia="Times New Roman" w:hAnsi="Times New Roman"/>
                <w:sz w:val="24"/>
                <w:szCs w:val="24"/>
                <w:rtl w:val="0"/>
              </w:rPr>
              <w:t xml:space="preserve">protect</w:t>
            </w:r>
          </w:ins>
        </w:sdtContent>
      </w:sdt>
      <w:sdt>
        <w:sdtPr>
          <w:tag w:val="goog_rdk_15"/>
        </w:sdtPr>
        <w:sdtContent>
          <w:del w:author="Amanda Rodewald" w:id="5" w:date="2020-10-06T20:58:03Z">
            <w:r w:rsidDel="00000000" w:rsidR="00000000" w:rsidRPr="00000000">
              <w:rPr>
                <w:rFonts w:ascii="Times New Roman" w:cs="Times New Roman" w:eastAsia="Times New Roman" w:hAnsi="Times New Roman"/>
                <w:sz w:val="24"/>
                <w:szCs w:val="24"/>
                <w:rtl w:val="0"/>
              </w:rPr>
              <w:delText xml:space="preserve">achieve </w:delText>
            </w:r>
          </w:del>
        </w:sdtContent>
      </w:sdt>
      <w:r w:rsidDel="00000000" w:rsidR="00000000" w:rsidRPr="00000000">
        <w:rPr>
          <w:rFonts w:ascii="Times New Roman" w:cs="Times New Roman" w:eastAsia="Times New Roman" w:hAnsi="Times New Roman"/>
          <w:sz w:val="24"/>
          <w:szCs w:val="24"/>
          <w:rtl w:val="0"/>
        </w:rPr>
        <w:t xml:space="preserve">30% </w:t>
      </w:r>
      <w:sdt>
        <w:sdtPr>
          <w:tag w:val="goog_rdk_16"/>
        </w:sdtPr>
        <w:sdtContent>
          <w:del w:author="Amanda Rodewald" w:id="6" w:date="2020-10-06T20:58:09Z">
            <w:r w:rsidDel="00000000" w:rsidR="00000000" w:rsidRPr="00000000">
              <w:rPr>
                <w:rFonts w:ascii="Times New Roman" w:cs="Times New Roman" w:eastAsia="Times New Roman" w:hAnsi="Times New Roman"/>
                <w:sz w:val="24"/>
                <w:szCs w:val="24"/>
                <w:rtl w:val="0"/>
              </w:rPr>
              <w:delText xml:space="preserve">protection </w:delText>
            </w:r>
          </w:del>
        </w:sdtContent>
      </w:sdt>
      <w:r w:rsidDel="00000000" w:rsidR="00000000" w:rsidRPr="00000000">
        <w:rPr>
          <w:rFonts w:ascii="Times New Roman" w:cs="Times New Roman" w:eastAsia="Times New Roman" w:hAnsi="Times New Roman"/>
          <w:sz w:val="24"/>
          <w:szCs w:val="24"/>
          <w:rtl w:val="0"/>
        </w:rPr>
        <w:t xml:space="preserve">of </w:t>
      </w:r>
      <w:sdt>
        <w:sdtPr>
          <w:tag w:val="goog_rdk_17"/>
        </w:sdtPr>
        <w:sdtContent>
          <w:ins w:author="Amanda Rodewald" w:id="7" w:date="2020-10-06T20:59:30Z">
            <w:r w:rsidDel="00000000" w:rsidR="00000000" w:rsidRPr="00000000">
              <w:rPr>
                <w:rFonts w:ascii="Times New Roman" w:cs="Times New Roman" w:eastAsia="Times New Roman" w:hAnsi="Times New Roman"/>
                <w:sz w:val="24"/>
                <w:szCs w:val="24"/>
                <w:rtl w:val="0"/>
              </w:rPr>
              <w:t xml:space="preserve">the world’s </w:t>
            </w:r>
          </w:ins>
        </w:sdtContent>
      </w:sdt>
      <w:sdt>
        <w:sdtPr>
          <w:tag w:val="goog_rdk_18"/>
        </w:sdtPr>
        <w:sdtContent>
          <w:del w:author="Amanda Rodewald" w:id="7" w:date="2020-10-06T20:59:30Z">
            <w:r w:rsidDel="00000000" w:rsidR="00000000" w:rsidRPr="00000000">
              <w:rPr>
                <w:rFonts w:ascii="Times New Roman" w:cs="Times New Roman" w:eastAsia="Times New Roman" w:hAnsi="Times New Roman"/>
                <w:sz w:val="24"/>
                <w:szCs w:val="24"/>
                <w:rtl w:val="0"/>
              </w:rPr>
              <w:delText xml:space="preserve">all </w:delText>
            </w:r>
          </w:del>
        </w:sdtContent>
      </w:sdt>
      <w:r w:rsidDel="00000000" w:rsidR="00000000" w:rsidRPr="00000000">
        <w:rPr>
          <w:rFonts w:ascii="Times New Roman" w:cs="Times New Roman" w:eastAsia="Times New Roman" w:hAnsi="Times New Roman"/>
          <w:sz w:val="24"/>
          <w:szCs w:val="24"/>
          <w:rtl w:val="0"/>
        </w:rPr>
        <w:t xml:space="preserve">terrestrial vertebrates</w:t>
      </w:r>
      <w:sdt>
        <w:sdtPr>
          <w:tag w:val="goog_rdk_19"/>
        </w:sdtPr>
        <w:sdtContent>
          <w:ins w:author="Amanda Rodewald" w:id="8" w:date="2020-10-06T20:58:36Z">
            <w:r w:rsidDel="00000000" w:rsidR="00000000" w:rsidRPr="00000000">
              <w:rPr>
                <w:rFonts w:ascii="Times New Roman" w:cs="Times New Roman" w:eastAsia="Times New Roman" w:hAnsi="Times New Roman"/>
                <w:sz w:val="24"/>
                <w:szCs w:val="24"/>
                <w:rtl w:val="0"/>
              </w:rPr>
              <w:t xml:space="preserve">.</w:t>
            </w:r>
          </w:ins>
        </w:sdtContent>
      </w:sdt>
      <w:r w:rsidDel="00000000" w:rsidR="00000000" w:rsidRPr="00000000">
        <w:rPr>
          <w:rFonts w:ascii="Times New Roman" w:cs="Times New Roman" w:eastAsia="Times New Roman" w:hAnsi="Times New Roman"/>
          <w:sz w:val="24"/>
          <w:szCs w:val="24"/>
          <w:rtl w:val="0"/>
        </w:rPr>
        <w:t xml:space="preserve"> </w:t>
      </w:r>
      <w:sdt>
        <w:sdtPr>
          <w:tag w:val="goog_rdk_20"/>
        </w:sdtPr>
        <w:sdtContent>
          <w:del w:author="Amanda Rodewald" w:id="9" w:date="2020-10-06T20:58:26Z">
            <w:r w:rsidDel="00000000" w:rsidR="00000000" w:rsidRPr="00000000">
              <w:rPr>
                <w:rFonts w:ascii="Times New Roman" w:cs="Times New Roman" w:eastAsia="Times New Roman" w:hAnsi="Times New Roman"/>
                <w:sz w:val="24"/>
                <w:szCs w:val="24"/>
                <w:rtl w:val="0"/>
              </w:rPr>
              <w:delText xml:space="preserve">by 1%</w:delText>
            </w:r>
          </w:del>
        </w:sdtContent>
      </w:sdt>
      <w:r w:rsidDel="00000000" w:rsidR="00000000" w:rsidRPr="00000000">
        <w:rPr>
          <w:rFonts w:ascii="Times New Roman" w:cs="Times New Roman" w:eastAsia="Times New Roman" w:hAnsi="Times New Roman"/>
          <w:sz w:val="24"/>
          <w:szCs w:val="24"/>
          <w:rtl w:val="0"/>
        </w:rPr>
        <w:t xml:space="preserve">, with</w:t>
      </w:r>
      <w:sdt>
        <w:sdtPr>
          <w:tag w:val="goog_rdk_21"/>
        </w:sdtPr>
        <w:sdtContent>
          <w:commentRangeStart w:id="2"/>
        </w:sdtContent>
      </w:sdt>
      <w:r w:rsidDel="00000000" w:rsidR="00000000" w:rsidRPr="00000000">
        <w:rPr>
          <w:rFonts w:ascii="Times New Roman" w:cs="Times New Roman" w:eastAsia="Times New Roman" w:hAnsi="Times New Roman"/>
          <w:sz w:val="24"/>
          <w:szCs w:val="24"/>
          <w:rtl w:val="0"/>
        </w:rPr>
        <w:t xml:space="preserve"> </w:t>
      </w:r>
      <w:sdt>
        <w:sdtPr>
          <w:tag w:val="goog_rdk_22"/>
        </w:sdtPr>
        <w:sdtContent>
          <w:del w:author="Amanda Rodewald" w:id="10" w:date="2020-10-06T20:59:17Z">
            <w:r w:rsidDel="00000000" w:rsidR="00000000" w:rsidRPr="00000000">
              <w:rPr>
                <w:rFonts w:ascii="Times New Roman" w:cs="Times New Roman" w:eastAsia="Times New Roman" w:hAnsi="Times New Roman"/>
                <w:sz w:val="24"/>
                <w:szCs w:val="24"/>
                <w:rtl w:val="0"/>
              </w:rPr>
              <w:delText xml:space="preserve">3.93 million km</w:delText>
            </w:r>
            <w:r w:rsidDel="00000000" w:rsidR="00000000" w:rsidRPr="00000000">
              <w:rPr>
                <w:rFonts w:ascii="Times New Roman" w:cs="Times New Roman" w:eastAsia="Times New Roman" w:hAnsi="Times New Roman"/>
                <w:sz w:val="24"/>
                <w:szCs w:val="24"/>
                <w:vertAlign w:val="superscript"/>
                <w:rtl w:val="0"/>
              </w:rPr>
              <w:delText xml:space="preserve">2 </w:delText>
            </w:r>
            <w:r w:rsidDel="00000000" w:rsidR="00000000" w:rsidRPr="00000000">
              <w:rPr>
                <w:rFonts w:ascii="Times New Roman" w:cs="Times New Roman" w:eastAsia="Times New Roman" w:hAnsi="Times New Roman"/>
                <w:sz w:val="24"/>
                <w:szCs w:val="24"/>
                <w:rtl w:val="0"/>
              </w:rPr>
              <w:delText xml:space="preserve">of global </w:delText>
            </w:r>
          </w:del>
        </w:sdtContent>
      </w:sdt>
      <w:sdt>
        <w:sdtPr>
          <w:tag w:val="goog_rdk_23"/>
        </w:sdtPr>
        <w:sdtContent>
          <w:del w:author="Amanda Rodewald" w:id="11" w:date="2020-10-06T20:59:38Z">
            <w:r w:rsidDel="00000000" w:rsidR="00000000" w:rsidRPr="00000000">
              <w:rPr>
                <w:rFonts w:ascii="Times New Roman" w:cs="Times New Roman" w:eastAsia="Times New Roman" w:hAnsi="Times New Roman"/>
                <w:sz w:val="24"/>
                <w:szCs w:val="24"/>
                <w:rtl w:val="0"/>
              </w:rPr>
              <w:delText xml:space="preserve">land area found to overlap among all risk scenario</w:delText>
            </w:r>
          </w:del>
        </w:sdtContent>
      </w:sdt>
      <w:r w:rsidDel="00000000" w:rsidR="00000000" w:rsidRPr="00000000">
        <w:rPr>
          <w:rFonts w:ascii="Times New Roman" w:cs="Times New Roman" w:eastAsia="Times New Roman" w:hAnsi="Times New Roman"/>
          <w:sz w:val="24"/>
          <w:szCs w:val="24"/>
          <w:rtl w:val="0"/>
        </w:rPr>
        <w:t xml:space="preserve">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t>
      </w:r>
      <w:sdt>
        <w:sdtPr>
          <w:tag w:val="goog_rdk_24"/>
        </w:sdtPr>
        <w:sdtContent>
          <w:ins w:author="Amanda Rodewald" w:id="12" w:date="2020-10-06T21:02:02Z">
            <w:r w:rsidDel="00000000" w:rsidR="00000000" w:rsidRPr="00000000">
              <w:rPr>
                <w:rFonts w:ascii="Times New Roman" w:cs="Times New Roman" w:eastAsia="Times New Roman" w:hAnsi="Times New Roman"/>
                <w:sz w:val="24"/>
                <w:szCs w:val="24"/>
                <w:rtl w:val="0"/>
              </w:rPr>
              <w:t xml:space="preserve">Although the same </w:t>
            </w:r>
          </w:ins>
          <w:sdt>
            <w:sdtPr>
              <w:tag w:val="goog_rdk_25"/>
            </w:sdtPr>
            <w:sdtContent>
              <w:commentRangeStart w:id="3"/>
            </w:sdtContent>
          </w:sdt>
          <w:ins w:author="Amanda Rodewald" w:id="12" w:date="2020-10-06T21:02:02Z">
            <w:r w:rsidDel="00000000" w:rsidR="00000000" w:rsidRPr="00000000">
              <w:rPr>
                <w:rFonts w:ascii="Times New Roman" w:cs="Times New Roman" w:eastAsia="Times New Roman" w:hAnsi="Times New Roman"/>
                <w:sz w:val="24"/>
                <w:szCs w:val="24"/>
                <w:rtl w:val="0"/>
              </w:rPr>
              <w:t xml:space="preserve">3.93 million km</w:t>
            </w:r>
            <w:r w:rsidDel="00000000" w:rsidR="00000000" w:rsidRPr="00000000">
              <w:rPr>
                <w:rFonts w:ascii="Times New Roman" w:cs="Times New Roman" w:eastAsia="Times New Roman" w:hAnsi="Times New Roman"/>
                <w:sz w:val="24"/>
                <w:szCs w:val="24"/>
                <w:rtl w:val="0"/>
              </w:rPr>
              <w:t xml:space="preserve">2 </w:t>
            </w:r>
          </w:ins>
        </w:sdtContent>
      </w:sdt>
      <w:sdt>
        <w:sdtPr>
          <w:tag w:val="goog_rdk_26"/>
        </w:sdtPr>
        <w:sdtContent>
          <w:del w:author="Amanda Rodewald" w:id="12" w:date="2020-10-06T21:02:02Z">
            <w:commentRangeEnd w:id="3"/>
            <w:r w:rsidDel="00000000" w:rsidR="00000000" w:rsidRPr="00000000">
              <w:commentReference w:id="3"/>
            </w:r>
          </w:del>
          <w:sdt>
            <w:sdtPr>
              <w:tag w:val="goog_rdk_27"/>
            </w:sdtPr>
            <w:sdtContent>
              <w:commentRangeStart w:id="4"/>
            </w:sdtContent>
          </w:sdt>
          <w:del w:author="Amanda Rodewald" w:id="12" w:date="2020-10-06T21:02:02Z">
            <w:sdt>
              <w:sdtPr>
                <w:tag w:val="goog_rdk_28"/>
              </w:sdtPr>
              <w:sdtContent>
                <w:commentRangeStart w:id="5"/>
              </w:sdtContent>
            </w:sdt>
            <w:r w:rsidDel="00000000" w:rsidR="00000000" w:rsidRPr="00000000">
              <w:rPr>
                <w:rFonts w:ascii="Times New Roman" w:cs="Times New Roman" w:eastAsia="Times New Roman" w:hAnsi="Times New Roman"/>
                <w:sz w:val="24"/>
                <w:szCs w:val="24"/>
                <w:rtl w:val="0"/>
              </w:rPr>
              <w:delText xml:space="preserve">Nonetheless</w:delText>
            </w:r>
          </w:del>
        </w:sdtContent>
      </w:sdt>
      <w:sdt>
        <w:sdtPr>
          <w:tag w:val="goog_rdk_29"/>
        </w:sdtPr>
        <w:sdtContent>
          <w:ins w:author="Amanda Rodewald" w:id="12" w:date="2020-10-06T21:02:02Z">
            <w:sdt>
              <w:sdtPr>
                <w:tag w:val="goog_rdk_30"/>
              </w:sdtPr>
              <w:sdtContent>
                <w:del w:author="Amanda Rodewald" w:id="12" w:date="2020-10-06T21:02:02Z">
                  <w:r w:rsidDel="00000000" w:rsidR="00000000" w:rsidRPr="00000000">
                    <w:rPr>
                      <w:rFonts w:ascii="Times New Roman" w:cs="Times New Roman" w:eastAsia="Times New Roman" w:hAnsi="Times New Roman"/>
                      <w:sz w:val="24"/>
                      <w:szCs w:val="24"/>
                      <w:rtl w:val="0"/>
                    </w:rPr>
                    <w:delText xml:space="preserve"> </w:delText>
                  </w:r>
                </w:del>
              </w:sdtContent>
            </w:sdt>
          </w:ins>
        </w:sdtContent>
      </w:sdt>
      <w:sdt>
        <w:sdtPr>
          <w:tag w:val="goog_rdk_31"/>
        </w:sdtPr>
        <w:sdtContent>
          <w:del w:author="Amanda Rodewald" w:id="12" w:date="2020-10-06T21:02:02Z">
            <w:r w:rsidDel="00000000" w:rsidR="00000000" w:rsidRPr="00000000">
              <w:rPr>
                <w:rFonts w:ascii="Times New Roman" w:cs="Times New Roman" w:eastAsia="Times New Roman" w:hAnsi="Times New Roman"/>
                <w:sz w:val="24"/>
                <w:szCs w:val="24"/>
                <w:rtl w:val="0"/>
              </w:rPr>
              <w:delText xml:space="preserve">,</w:delText>
            </w:r>
          </w:del>
        </w:sdtContent>
      </w:sdt>
      <w:sdt>
        <w:sdtPr>
          <w:tag w:val="goog_rdk_32"/>
        </w:sdtPr>
        <w:sdtContent>
          <w:ins w:author="Amanda Rodewald" w:id="12" w:date="2020-10-06T21:02:02Z">
            <w:r w:rsidDel="00000000" w:rsidR="00000000" w:rsidRPr="00000000">
              <w:rPr>
                <w:rFonts w:ascii="Times New Roman" w:cs="Times New Roman" w:eastAsia="Times New Roman" w:hAnsi="Times New Roman"/>
                <w:sz w:val="24"/>
                <w:szCs w:val="24"/>
                <w:rtl w:val="0"/>
              </w:rPr>
              <w:t xml:space="preserve"> of land was identified as priority habitat across all scenarios, </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the effectiveness of </w:t>
            </w:r>
          </w:ins>
          <w:sdt>
            <w:sdtPr>
              <w:tag w:val="goog_rdk_33"/>
            </w:sdtPr>
            <w:sdtContent>
              <w:commentRangeStart w:id="6"/>
            </w:sdtContent>
          </w:sdt>
          <w:ins w:author="Amanda Rodewald" w:id="12" w:date="2020-10-06T21:02:02Z">
            <w:sdt>
              <w:sdtPr>
                <w:tag w:val="goog_rdk_34"/>
              </w:sdtPr>
              <w:sdtContent>
                <w:commentRangeStart w:id="7"/>
              </w:sdtContent>
            </w:sdt>
            <w:sdt>
              <w:sdtPr>
                <w:tag w:val="goog_rdk_35"/>
              </w:sdtPr>
              <w:sdtContent>
                <w:commentRangeStart w:id="8"/>
              </w:sdtContent>
            </w:sdt>
            <w:r w:rsidDel="00000000" w:rsidR="00000000" w:rsidRPr="00000000">
              <w:rPr>
                <w:rFonts w:ascii="Times New Roman" w:cs="Times New Roman" w:eastAsia="Times New Roman" w:hAnsi="Times New Roman"/>
                <w:sz w:val="24"/>
                <w:szCs w:val="24"/>
                <w:rtl w:val="0"/>
              </w:rPr>
              <w:t xml:space="preserve">governance</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drove variation in the location and amount of land prioritized</w:t>
            </w:r>
            <w:sdt>
              <w:sdtPr>
                <w:tag w:val="goog_rdk_36"/>
              </w:sdtPr>
              <w:sdtContent>
                <w:commentRangeStart w:id="9"/>
              </w:sdtContent>
            </w:sdt>
            <w:sdt>
              <w:sdtPr>
                <w:tag w:val="goog_rdk_37"/>
              </w:sdtPr>
              <w:sdtContent>
                <w:commentRangeStart w:id="10"/>
              </w:sdtContent>
            </w:sdt>
            <w:r w:rsidDel="00000000" w:rsidR="00000000" w:rsidRPr="00000000">
              <w:rPr>
                <w:rFonts w:ascii="Times New Roman" w:cs="Times New Roman" w:eastAsia="Times New Roman" w:hAnsi="Times New Roman"/>
                <w:sz w:val="24"/>
                <w:szCs w:val="24"/>
                <w:rtl w:val="0"/>
              </w:rPr>
              <w:t xml:space="preserve">. </w:t>
            </w:r>
          </w:ins>
        </w:sdtContent>
      </w:sdt>
      <w:sdt>
        <w:sdtPr>
          <w:tag w:val="goog_rdk_38"/>
        </w:sdtPr>
        <w:sdtContent>
          <w:del w:author="Amanda Rodewald" w:id="12" w:date="2020-10-06T21:02:02Z">
            <w:r w:rsidDel="00000000" w:rsidR="00000000" w:rsidRPr="00000000">
              <w:rPr>
                <w:rFonts w:ascii="Times New Roman" w:cs="Times New Roman" w:eastAsia="Times New Roman" w:hAnsi="Times New Roman"/>
                <w:sz w:val="24"/>
                <w:szCs w:val="24"/>
                <w:rtl w:val="0"/>
              </w:rPr>
              <w:delText xml:space="preserve"> there was </w:delText>
            </w:r>
          </w:del>
          <w:sdt>
            <w:sdtPr>
              <w:tag w:val="goog_rdk_39"/>
            </w:sdtPr>
            <w:sdtContent>
              <w:commentRangeStart w:id="11"/>
            </w:sdtContent>
          </w:sdt>
          <w:del w:author="Amanda Rodewald" w:id="12" w:date="2020-10-06T21:02:02Z">
            <w:r w:rsidDel="00000000" w:rsidR="00000000" w:rsidRPr="00000000">
              <w:rPr>
                <w:rFonts w:ascii="Times New Roman" w:cs="Times New Roman" w:eastAsia="Times New Roman" w:hAnsi="Times New Roman"/>
                <w:sz w:val="24"/>
                <w:szCs w:val="24"/>
                <w:rtl w:val="0"/>
              </w:rPr>
              <w:delText xml:space="preserve">greater</w:delTex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delText xml:space="preserve"> variation among scenarios in the area prioritized for protection for various countries, driven largely by our index of governance</w:delText>
            </w:r>
          </w:del>
        </w:sdtContent>
      </w:sdt>
      <w:r w:rsidDel="00000000" w:rsidR="00000000" w:rsidRPr="00000000">
        <w:rPr>
          <w:rFonts w:ascii="Times New Roman" w:cs="Times New Roman" w:eastAsia="Times New Roman" w:hAnsi="Times New Roman"/>
          <w:sz w:val="24"/>
          <w:szCs w:val="24"/>
          <w:rtl w:val="0"/>
        </w:rPr>
        <w:t xml:space="preserve">.</w:t>
      </w:r>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In particular, </w:t>
      </w:r>
      <w:sdt>
        <w:sdtPr>
          <w:tag w:val="goog_rdk_40"/>
        </w:sdtPr>
        <w:sdtContent>
          <w:ins w:author="Amanda Rodewald" w:id="13" w:date="2020-10-06T22:17:44Z">
            <w:r w:rsidDel="00000000" w:rsidR="00000000" w:rsidRPr="00000000">
              <w:rPr>
                <w:rFonts w:ascii="Times New Roman" w:cs="Times New Roman" w:eastAsia="Times New Roman" w:hAnsi="Times New Roman"/>
                <w:sz w:val="24"/>
                <w:szCs w:val="24"/>
                <w:rtl w:val="0"/>
              </w:rPr>
              <w:t xml:space="preserve">conserving wide-ranging species required countries to protect more land when bordering nations with relatively weak governance.  </w:t>
            </w:r>
          </w:ins>
        </w:sdtContent>
      </w:sdt>
      <w:sdt>
        <w:sdtPr>
          <w:tag w:val="goog_rdk_41"/>
        </w:sdtPr>
        <w:sdtContent>
          <w:del w:author="Amanda Rodewald" w:id="13" w:date="2020-10-06T22:17:44Z">
            <w:r w:rsidDel="00000000" w:rsidR="00000000" w:rsidRPr="00000000">
              <w:rPr>
                <w:rFonts w:ascii="Times New Roman" w:cs="Times New Roman" w:eastAsia="Times New Roman" w:hAnsi="Times New Roman"/>
                <w:sz w:val="24"/>
                <w:szCs w:val="24"/>
                <w:rtl w:val="0"/>
              </w:rPr>
              <w:delText xml:space="preserve">countries with wide-ranging species neighboring those with weak governance required more protected areas when taking risk into account. </w:delText>
            </w:r>
          </w:del>
        </w:sdtContent>
      </w:sdt>
      <w:sdt>
        <w:sdtPr>
          <w:tag w:val="goog_rdk_42"/>
        </w:sdtPr>
        <w:sdtContent>
          <w:commentRangeStart w:id="12"/>
        </w:sdtContent>
      </w:sdt>
      <w:r w:rsidDel="00000000" w:rsidR="00000000" w:rsidRPr="00000000">
        <w:rPr>
          <w:rFonts w:ascii="Times New Roman" w:cs="Times New Roman" w:eastAsia="Times New Roman" w:hAnsi="Times New Roman"/>
          <w:sz w:val="24"/>
          <w:szCs w:val="24"/>
          <w:rtl w:val="0"/>
        </w:rPr>
        <w:t xml:space="preserve">These areas</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may be priorities for developing protected area networks that are resilient to multiple aspects of anthropogenic change. Our results suggest that these sources of risk can feasibly be accounted for in global protected area planning and emphasize the importance of cross-jurisdictional conservation planning. </w:t>
      </w:r>
    </w:p>
    <w:p w:rsidR="00000000" w:rsidDel="00000000" w:rsidP="00000000" w:rsidRDefault="00000000" w:rsidRPr="00000000" w14:paraId="00000016">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text</w:t>
      </w:r>
    </w:p>
    <w:p w:rsidR="00000000" w:rsidDel="00000000" w:rsidP="00000000" w:rsidRDefault="00000000" w:rsidRPr="00000000" w14:paraId="00000018">
      <w:pPr>
        <w:spacing w:after="0" w:before="24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rotecting habitat is one of the best strategies for stemming the alarming loss in biodiversity</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As such, the cornerstone of the renewed global framework for biodiversity conservation aims to protect at least 30% of terrestrial land area by 2030</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To identify areas of particular importance for biodiversity for inclusion in the expanding protected area network, current approaches rely on measures of regional biodiversity value and vulnerability</w:t>
      </w:r>
      <w:r w:rsidDel="00000000" w:rsidR="00000000" w:rsidRPr="00000000">
        <w:rPr>
          <w:rFonts w:ascii="Times New Roman" w:cs="Times New Roman" w:eastAsia="Times New Roman" w:hAnsi="Times New Roman"/>
          <w:sz w:val="24"/>
          <w:szCs w:val="24"/>
          <w:vertAlign w:val="superscript"/>
          <w:rtl w:val="0"/>
        </w:rPr>
        <w:t xml:space="preserve">8–10</w:t>
      </w:r>
      <w:r w:rsidDel="00000000" w:rsidR="00000000" w:rsidRPr="00000000">
        <w:rPr>
          <w:rFonts w:ascii="Times New Roman" w:cs="Times New Roman" w:eastAsia="Times New Roman" w:hAnsi="Times New Roman"/>
          <w:sz w:val="24"/>
          <w:szCs w:val="24"/>
          <w:rtl w:val="0"/>
        </w:rPr>
        <w:t xml:space="preserve">. </w:t>
      </w:r>
      <w:sdt>
        <w:sdtPr>
          <w:tag w:val="goog_rdk_43"/>
        </w:sdtPr>
        <w:sdtContent>
          <w:commentRangeStart w:id="13"/>
        </w:sdtContent>
      </w:sdt>
      <w:r w:rsidDel="00000000" w:rsidR="00000000" w:rsidRPr="00000000">
        <w:rPr>
          <w:rFonts w:ascii="Times New Roman" w:cs="Times New Roman" w:eastAsia="Times New Roman" w:hAnsi="Times New Roman"/>
          <w:sz w:val="24"/>
          <w:szCs w:val="24"/>
          <w:rtl w:val="0"/>
        </w:rPr>
        <w:t xml:space="preserve">Current conservation policy thus assumes that protected areas are permanent and their effectiveness is static. However, governance, </w:t>
      </w:r>
      <w:r w:rsidDel="00000000" w:rsidR="00000000" w:rsidRPr="00000000">
        <w:rPr>
          <w:rFonts w:ascii="Times New Roman" w:cs="Times New Roman" w:eastAsia="Times New Roman" w:hAnsi="Times New Roman"/>
          <w:color w:val="000000"/>
          <w:sz w:val="24"/>
          <w:szCs w:val="24"/>
          <w:rtl w:val="0"/>
        </w:rPr>
        <w:t xml:space="preserve">land use intensification, and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limate change pose risks to the future effectiveness of protected areas. For example, the quality of governance predicts investment in conservation</w:t>
      </w:r>
      <w:r w:rsidDel="00000000" w:rsidR="00000000" w:rsidRPr="00000000">
        <w:rPr>
          <w:rFonts w:ascii="Times New Roman" w:cs="Times New Roman" w:eastAsia="Times New Roman" w:hAnsi="Times New Roman"/>
          <w:sz w:val="24"/>
          <w:szCs w:val="24"/>
          <w:vertAlign w:val="superscript"/>
          <w:rtl w:val="0"/>
        </w:rPr>
        <w:t xml:space="preserve">4,11</w:t>
      </w:r>
      <w:r w:rsidDel="00000000" w:rsidR="00000000" w:rsidRPr="00000000">
        <w:rPr>
          <w:rFonts w:ascii="Times New Roman" w:cs="Times New Roman" w:eastAsia="Times New Roman" w:hAnsi="Times New Roman"/>
          <w:color w:val="000000"/>
          <w:sz w:val="24"/>
          <w:szCs w:val="24"/>
          <w:rtl w:val="0"/>
        </w:rPr>
        <w:t xml:space="preserve"> while political instability and corruption can reduce protected area effectiveness</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color w:val="000000"/>
          <w:sz w:val="24"/>
          <w:szCs w:val="24"/>
          <w:rtl w:val="0"/>
        </w:rPr>
        <w:t xml:space="preserve">, protected areas with more deforestation are at high risk of degazetting and project failure</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color w:val="000000"/>
          <w:sz w:val="24"/>
          <w:szCs w:val="24"/>
          <w:rtl w:val="0"/>
        </w:rPr>
        <w:t xml:space="preserve">, and increased extreme weather events cause population decline or extirpation for a variety of species</w:t>
      </w:r>
      <w:r w:rsidDel="00000000" w:rsidR="00000000" w:rsidRPr="00000000">
        <w:rPr>
          <w:rFonts w:ascii="Times New Roman" w:cs="Times New Roman" w:eastAsia="Times New Roman" w:hAnsi="Times New Roman"/>
          <w:sz w:val="24"/>
          <w:szCs w:val="24"/>
          <w:vertAlign w:val="superscript"/>
          <w:rtl w:val="0"/>
        </w:rPr>
        <w:t xml:space="preserve">14</w:t>
      </w:r>
      <w:commentRangeEnd w:id="13"/>
      <w:r w:rsidDel="00000000" w:rsidR="00000000" w:rsidRPr="00000000">
        <w:commentReference w:id="13"/>
      </w:r>
      <w:r w:rsidDel="00000000" w:rsidR="00000000" w:rsidRPr="00000000">
        <w:rPr>
          <w:rFonts w:ascii="Times New Roman" w:cs="Times New Roman" w:eastAsia="Times New Roman" w:hAnsi="Times New Roman"/>
          <w:color w:val="000000"/>
          <w:sz w:val="24"/>
          <w:szCs w:val="24"/>
          <w:rtl w:val="0"/>
        </w:rPr>
        <w:t xml:space="preserve">. Thus, to make effective use of limited conservation resources, planning for investment in protected areas must account for these risks to safeguard against uncertainty in conservation outcomes and potential future biodiversity loss</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color w:val="000000"/>
          <w:sz w:val="24"/>
          <w:szCs w:val="24"/>
          <w:rtl w:val="0"/>
        </w:rPr>
        <w:t xml:space="preserve">. We quantify how accounting for governance, land-use, and climate risks can influence decisions for protected area establishment at a global scale. We show how accounting for these risks can identify key areas that may be most resilient to future change, buffering biodiversity against risk.</w:t>
      </w:r>
    </w:p>
    <w:p w:rsidR="00000000" w:rsidDel="00000000" w:rsidP="00000000" w:rsidRDefault="00000000" w:rsidRPr="00000000" w14:paraId="00000019">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three broad categories of risk, which we define as pressures that increase the likelihood that protected areas will become ineffective for protecting biodiversity under future conditions</w:t>
      </w:r>
      <w:r w:rsidDel="00000000" w:rsidR="00000000" w:rsidRPr="00000000">
        <w:rPr>
          <w:rFonts w:ascii="Times New Roman" w:cs="Times New Roman" w:eastAsia="Times New Roman" w:hAnsi="Times New Roman"/>
          <w:sz w:val="24"/>
          <w:szCs w:val="24"/>
          <w:rtl w:val="0"/>
        </w:rPr>
        <w:t xml:space="preserve">: i) governance, ii) land-use, and iii) climate impacts. For governance, we use a national-scale metric that combines six governance indicators from the World Bank</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accountability, political stability, government effectiveness, regulatory quality, rule of law, and control of corruption (Figure S1). For land-use, we estimated the average change in biodiversity per land-use category using methods</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that model the risk of biodiversity loss for land systems due to agricultural expansion and intensification (Figure S2). For climate impacts, we use the duration of extreme heat events, calculated using a probabilistic framework that estimates the novelty of temperatures relative to historical year-to-year variation from 1948 to 2018 (Figure S3), identifying areas where heat events are likely to have the most significant effects on biodiversity</w:t>
      </w:r>
      <w:r w:rsidDel="00000000" w:rsidR="00000000" w:rsidRPr="00000000">
        <w:rPr>
          <w:rFonts w:ascii="Times New Roman" w:cs="Times New Roman" w:eastAsia="Times New Roman" w:hAnsi="Times New Roman"/>
          <w:sz w:val="24"/>
          <w:szCs w:val="24"/>
          <w:vertAlign w:val="superscript"/>
          <w:rtl w:val="0"/>
        </w:rPr>
        <w:t xml:space="preserve">18</w:t>
      </w:r>
      <w:r w:rsidDel="00000000" w:rsidR="00000000" w:rsidRPr="00000000">
        <w:rPr>
          <w:rFonts w:ascii="Times New Roman" w:cs="Times New Roman" w:eastAsia="Times New Roman" w:hAnsi="Times New Roman"/>
          <w:sz w:val="24"/>
          <w:szCs w:val="24"/>
          <w:rtl w:val="0"/>
        </w:rPr>
        <w:t xml:space="preserve">. 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Del="00000000" w:rsidR="00000000" w:rsidRPr="00000000">
        <w:rPr>
          <w:rFonts w:ascii="Times New Roman" w:cs="Times New Roman" w:eastAsia="Times New Roman" w:hAnsi="Times New Roman"/>
          <w:sz w:val="24"/>
          <w:szCs w:val="24"/>
          <w:vertAlign w:val="superscript"/>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the influence of risk categories on allocating protection decisions at a global scale for all 30,930 known distributions of vertebrate species from the IUCN Red List of Threatened Species</w:t>
      </w:r>
      <w:r w:rsidDel="00000000" w:rsidR="00000000" w:rsidRPr="00000000">
        <w:rPr>
          <w:rFonts w:ascii="Times New Roman" w:cs="Times New Roman" w:eastAsia="Times New Roman" w:hAnsi="Times New Roman"/>
          <w:sz w:val="24"/>
          <w:szCs w:val="24"/>
          <w:vertAlign w:val="superscript"/>
          <w:rtl w:val="0"/>
        </w:rPr>
        <w:t xml:space="preserve">20</w:t>
      </w:r>
      <w:r w:rsidDel="00000000" w:rsidR="00000000" w:rsidRPr="00000000">
        <w:rPr>
          <w:rFonts w:ascii="Times New Roman" w:cs="Times New Roman" w:eastAsia="Times New Roman" w:hAnsi="Times New Roman"/>
          <w:sz w:val="24"/>
          <w:szCs w:val="24"/>
          <w:rtl w:val="0"/>
        </w:rPr>
        <w:t xml:space="preserve"> using a multi-objective optimization approach. To incorporate risk categories, we built on a classical problem formulation from the systematic conservation planning literature</w:t>
      </w:r>
      <w:r w:rsidDel="00000000" w:rsidR="00000000" w:rsidRPr="00000000">
        <w:rPr>
          <w:rFonts w:ascii="Times New Roman" w:cs="Times New Roman" w:eastAsia="Times New Roman" w:hAnsi="Times New Roman"/>
          <w:sz w:val="24"/>
          <w:szCs w:val="24"/>
          <w:vertAlign w:val="superscript"/>
          <w:rtl w:val="0"/>
        </w:rPr>
        <w:t xml:space="preserve">21,22</w:t>
      </w:r>
      <w:r w:rsidDel="00000000" w:rsidR="00000000" w:rsidRPr="00000000">
        <w:rPr>
          <w:rFonts w:ascii="Times New Roman" w:cs="Times New Roman" w:eastAsia="Times New Roman" w:hAnsi="Times New Roman"/>
          <w:sz w:val="24"/>
          <w:szCs w:val="24"/>
          <w:rtl w:val="0"/>
        </w:rPr>
        <w:t xml:space="preserve">. We use the minimum set problem, where the goal is to minimize the cost of a solution, defined here as total protected area, while reaching feature targets</w:t>
      </w:r>
      <w:r w:rsidDel="00000000" w:rsidR="00000000" w:rsidRPr="00000000">
        <w:rPr>
          <w:rFonts w:ascii="Times New Roman" w:cs="Times New Roman" w:eastAsia="Times New Roman" w:hAnsi="Times New Roman"/>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We expand this approach to include multiple objectives accounting for varying risk in the problem formulation</w:t>
      </w:r>
      <w:r w:rsidDel="00000000" w:rsidR="00000000" w:rsidRPr="00000000">
        <w:rPr>
          <w:rFonts w:ascii="Times New Roman" w:cs="Times New Roman" w:eastAsia="Times New Roman" w:hAnsi="Times New Roman"/>
          <w:sz w:val="24"/>
          <w:szCs w:val="24"/>
          <w:vertAlign w:val="superscript"/>
          <w:rtl w:val="0"/>
        </w:rPr>
        <w:t xml:space="preserve">24</w:t>
      </w:r>
      <w:r w:rsidDel="00000000" w:rsidR="00000000" w:rsidRPr="00000000">
        <w:rPr>
          <w:rFonts w:ascii="Times New Roman" w:cs="Times New Roman" w:eastAsia="Times New Roman" w:hAnsi="Times New Roman"/>
          <w:sz w:val="24"/>
          <w:szCs w:val="24"/>
          <w:rtl w:val="0"/>
        </w:rPr>
        <w:t xml:space="preserve">. We use a hierarchical or lexicographic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 </w:t>
      </w:r>
    </w:p>
    <w:p w:rsidR="00000000" w:rsidDel="00000000" w:rsidP="00000000" w:rsidRDefault="00000000" w:rsidRPr="00000000" w14:paraId="0000001B">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hierarchical structure, we created 16 planning scenarios, with solutions that account for different combinations of risk categories in each level of the hierarchy (Table </w:t>
      </w:r>
      <w:sdt>
        <w:sdtPr>
          <w:tag w:val="goog_rdk_44"/>
        </w:sdtPr>
        <w:sdtContent>
          <w:commentRangeStart w:id="14"/>
        </w:sdtContent>
      </w:sdt>
      <w:r w:rsidDel="00000000" w:rsidR="00000000" w:rsidRPr="00000000">
        <w:rPr>
          <w:rFonts w:ascii="Times New Roman" w:cs="Times New Roman" w:eastAsia="Times New Roman" w:hAnsi="Times New Roman"/>
          <w:sz w:val="24"/>
          <w:szCs w:val="24"/>
          <w:rtl w:val="0"/>
        </w:rPr>
        <w:t xml:space="preserve">S1</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We then compared solutions with risks incorporated to a baseline scenario, representing the classical area-based approach to solving conservation planning problems</w:t>
      </w:r>
      <w:r w:rsidDel="00000000" w:rsidR="00000000" w:rsidRPr="00000000">
        <w:rPr>
          <w:rFonts w:ascii="Times New Roman" w:cs="Times New Roman" w:eastAsia="Times New Roman" w:hAnsi="Times New Roman"/>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Because our scenarios were aimed at building on the current protected area portfolio globally, we incorporated current protected areas into our solutions. For each scenario we set a 30% distribution area protection target for all vertebrate species, which we use as an example that is broadly analogous to the more general 30% total area Convention on Biological Diversity (CBD) target</w:t>
      </w:r>
      <w:r w:rsidDel="00000000" w:rsidR="00000000" w:rsidRPr="00000000">
        <w:rPr>
          <w:rFonts w:ascii="Times New Roman" w:cs="Times New Roman" w:eastAsia="Times New Roman" w:hAnsi="Times New Roman"/>
          <w:sz w:val="24"/>
          <w:szCs w:val="24"/>
          <w:vertAlign w:val="superscript"/>
          <w:rtl w:val="0"/>
        </w:rPr>
        <w:t xml:space="preserve">25</w:t>
      </w:r>
      <w:r w:rsidDel="00000000" w:rsidR="00000000" w:rsidRPr="00000000">
        <w:rPr>
          <w:rFonts w:ascii="Times New Roman" w:cs="Times New Roman" w:eastAsia="Times New Roman" w:hAnsi="Times New Roman"/>
          <w:sz w:val="24"/>
          <w:szCs w:val="24"/>
          <w:rtl w:val="0"/>
        </w:rPr>
        <w:t xml:space="preserve">. To investigate the effects of including our three risk categories, we compared the spatial representation among scenarios incorporating risk to baseline at the global and country scale. </w:t>
      </w:r>
    </w:p>
    <w:p w:rsidR="00000000" w:rsidDel="00000000" w:rsidP="00000000" w:rsidRDefault="00000000" w:rsidRPr="00000000" w14:paraId="0000001C">
      <w:pPr>
        <w:keepNext w:val="1"/>
        <w:spacing w:line="480" w:lineRule="auto"/>
        <w:ind w:firstLine="720"/>
        <w:rPr>
          <w:rFonts w:ascii="Times New Roman" w:cs="Times New Roman" w:eastAsia="Times New Roman" w:hAnsi="Times New Roman"/>
          <w:sz w:val="24"/>
          <w:szCs w:val="24"/>
        </w:rPr>
      </w:pPr>
      <w:sdt>
        <w:sdtPr>
          <w:tag w:val="goog_rdk_45"/>
        </w:sdtPr>
        <w:sdtContent>
          <w:commentRangeStart w:id="15"/>
        </w:sdtContent>
      </w:sdt>
      <w:r w:rsidDel="00000000" w:rsidR="00000000" w:rsidRPr="00000000">
        <w:rPr>
          <w:rFonts w:ascii="Times New Roman" w:cs="Times New Roman" w:eastAsia="Times New Roman" w:hAnsi="Times New Roman"/>
          <w:sz w:val="24"/>
          <w:szCs w:val="24"/>
          <w:rtl w:val="0"/>
        </w:rPr>
        <w:t xml:space="preserve">Currently, 17.2% of the global terrestrial area is protected.</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We found that the protected areas planning scenarios incorporating the three risk categories required only 0.92% more global area on average (0.35 – 1.15 %) than the baseline scenario to meet the target of protecting 30% of vertebrate habitat. Thus, accounting for key risks to protected area effectiveness to produce more resilient conservation networks will not substantially increase the global area required to meet 30% protection targets. Additionally, we found that all 16 scenarios reached their goals of 30% protection of each vertebrate species range without surpassing the 30% global area target that the CBD is currently considering in their post-2020 framework. Of all scenarios, those including land-use change required the greatest increase in global protected area, compared to scenarios only including governance and/or climate extremes (Table S1).</w:t>
      </w:r>
    </w:p>
    <w:p w:rsidR="00000000" w:rsidDel="00000000" w:rsidP="00000000" w:rsidRDefault="00000000" w:rsidRPr="00000000" w14:paraId="0000001D">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also considerable spatial overlap among scenarios, with the same 22.2 million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(6.9% of global land area) being selected to expand the current protected area portfolio in at least eleven scenarios and 3.93 million km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(2.68% of global land area) in all fifteen risk scenarios. Such overlaps provide examples of areas that could be targets for international agencies wishing to maximize the resilience of protected area networks, as they are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robust to assumptions of relative importance of risk </w:t>
      </w:r>
      <w:sdt>
        <w:sdtPr>
          <w:tag w:val="goog_rdk_46"/>
        </w:sdtPr>
        <w:sdtContent>
          <w:commentRangeStart w:id="16"/>
        </w:sdtContent>
      </w:sdt>
      <w:r w:rsidDel="00000000" w:rsidR="00000000" w:rsidRPr="00000000">
        <w:rPr>
          <w:rFonts w:ascii="Times New Roman" w:cs="Times New Roman" w:eastAsia="Times New Roman" w:hAnsi="Times New Roman"/>
          <w:sz w:val="24"/>
          <w:szCs w:val="24"/>
          <w:rtl w:val="0"/>
        </w:rPr>
        <w:t xml:space="preserve">factors</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Example countries that have contiguous areas of high overlap among scenarios are Canada, Egypt, Finland, Kazakhstan and Peru (Figure S4). There is some overlap among scenarios within global biodiversity hotspots</w:t>
      </w:r>
      <w:r w:rsidDel="00000000" w:rsidR="00000000" w:rsidRPr="00000000">
        <w:rPr>
          <w:rFonts w:ascii="Times New Roman" w:cs="Times New Roman" w:eastAsia="Times New Roman" w:hAnsi="Times New Roman"/>
          <w:sz w:val="24"/>
          <w:szCs w:val="24"/>
          <w:vertAlign w:val="superscript"/>
          <w:rtl w:val="0"/>
        </w:rPr>
        <w:t xml:space="preserve">26</w:t>
      </w:r>
      <w:r w:rsidDel="00000000" w:rsidR="00000000" w:rsidRPr="00000000">
        <w:rPr>
          <w:rFonts w:ascii="Times New Roman" w:cs="Times New Roman" w:eastAsia="Times New Roman" w:hAnsi="Times New Roman"/>
          <w:sz w:val="24"/>
          <w:szCs w:val="24"/>
          <w:rtl w:val="0"/>
        </w:rPr>
        <w:t xml:space="preserve">, but a considerable percentage of high overlap among scenario areas lie either outside these hotspots (79.8%) or occur within small portions of these areas (Figure S5). </w:t>
      </w:r>
    </w:p>
    <w:p w:rsidR="00000000" w:rsidDel="00000000" w:rsidP="00000000" w:rsidRDefault="00000000" w:rsidRPr="00000000" w14:paraId="0000001E">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found substantial variation in some countries in the </w:t>
      </w:r>
      <w:sdt>
        <w:sdtPr>
          <w:tag w:val="goog_rdk_47"/>
        </w:sdtPr>
        <w:sdtContent>
          <w:commentRangeStart w:id="17"/>
        </w:sdtContent>
      </w:sdt>
      <w:r w:rsidDel="00000000" w:rsidR="00000000" w:rsidRPr="00000000">
        <w:rPr>
          <w:rFonts w:ascii="Times New Roman" w:cs="Times New Roman" w:eastAsia="Times New Roman" w:hAnsi="Times New Roman"/>
          <w:sz w:val="24"/>
          <w:szCs w:val="24"/>
          <w:rtl w:val="0"/>
        </w:rPr>
        <w:t xml:space="preserve">amount of area</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requiring protection between risk and baseline scenarios (Fig. 1; Table S2).  These differences were driven largely by governance (Fig. 2). Countries with higher governance scores had greater area requiring protection under risk scenarios versus baseline, especially when species were wider ranging and when neighboring countries had lower governance scores. Thus, risk is connected across jurisdictions, where planning scenarios favor protection of species in nearby countries with </w:t>
      </w:r>
      <w:sdt>
        <w:sdtPr>
          <w:tag w:val="goog_rdk_48"/>
        </w:sdtPr>
        <w:sdtContent>
          <w:commentRangeStart w:id="18"/>
        </w:sdtContent>
      </w:sdt>
      <w:sdt>
        <w:sdtPr>
          <w:tag w:val="goog_rdk_49"/>
        </w:sdtPr>
        <w:sdtContent>
          <w:commentRangeStart w:id="19"/>
        </w:sdtContent>
      </w:sdt>
      <w:r w:rsidDel="00000000" w:rsidR="00000000" w:rsidRPr="00000000">
        <w:rPr>
          <w:rFonts w:ascii="Times New Roman" w:cs="Times New Roman" w:eastAsia="Times New Roman" w:hAnsi="Times New Roman"/>
          <w:sz w:val="24"/>
          <w:szCs w:val="24"/>
          <w:rtl w:val="0"/>
        </w:rPr>
        <w:t xml:space="preserve">low governance </w:t>
      </w:r>
      <w:sdt>
        <w:sdtPr>
          <w:tag w:val="goog_rdk_50"/>
        </w:sdtPr>
        <w:sdtContent>
          <w:commentRangeStart w:id="20"/>
        </w:sdtContent>
      </w:sdt>
      <w:sdt>
        <w:sdtPr>
          <w:tag w:val="goog_rdk_51"/>
        </w:sdtPr>
        <w:sdtContent>
          <w:commentRangeStart w:id="21"/>
        </w:sdtContent>
      </w:sdt>
      <w:r w:rsidDel="00000000" w:rsidR="00000000" w:rsidRPr="00000000">
        <w:rPr>
          <w:rFonts w:ascii="Times New Roman" w:cs="Times New Roman" w:eastAsia="Times New Roman" w:hAnsi="Times New Roman"/>
          <w:sz w:val="24"/>
          <w:szCs w:val="24"/>
          <w:rtl w:val="0"/>
        </w:rPr>
        <w:t xml:space="preserve">risk</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 For example, many vertebrate species ranges span north-eastern Russia, Finland, and Sweden, with one of the most iconic being caribou (</w:t>
      </w:r>
      <w:r w:rsidDel="00000000" w:rsidR="00000000" w:rsidRPr="00000000">
        <w:rPr>
          <w:rFonts w:ascii="Times New Roman" w:cs="Times New Roman" w:eastAsia="Times New Roman" w:hAnsi="Times New Roman"/>
          <w:i w:val="1"/>
          <w:sz w:val="24"/>
          <w:szCs w:val="24"/>
          <w:rtl w:val="0"/>
        </w:rPr>
        <w:t xml:space="preserve">Rangifer tarandus</w:t>
      </w:r>
      <w:r w:rsidDel="00000000" w:rsidR="00000000" w:rsidRPr="00000000">
        <w:rPr>
          <w:rFonts w:ascii="Times New Roman" w:cs="Times New Roman" w:eastAsia="Times New Roman" w:hAnsi="Times New Roman"/>
          <w:sz w:val="24"/>
          <w:szCs w:val="24"/>
          <w:rtl w:val="0"/>
        </w:rPr>
        <w:t xml:space="preserve">), which has an IUCN conservation status of vulnerable.  Because Russia suffers from poor ‘voice and accountability, rule of law, and control of corruption’ (Table S3), </w:t>
      </w:r>
      <w:sdt>
        <w:sdtPr>
          <w:tag w:val="goog_rdk_52"/>
        </w:sdtPr>
        <w:sdtContent>
          <w:commentRangeStart w:id="22"/>
        </w:sdtContent>
      </w:sdt>
      <w:sdt>
        <w:sdtPr>
          <w:tag w:val="goog_rdk_53"/>
        </w:sdtPr>
        <w:sdtContent>
          <w:commentRangeStart w:id="23"/>
        </w:sdtContent>
      </w:sdt>
      <w:r w:rsidDel="00000000" w:rsidR="00000000" w:rsidRPr="00000000">
        <w:rPr>
          <w:rFonts w:ascii="Times New Roman" w:cs="Times New Roman" w:eastAsia="Times New Roman" w:hAnsi="Times New Roman"/>
          <w:sz w:val="24"/>
          <w:szCs w:val="24"/>
          <w:rtl w:val="0"/>
        </w:rPr>
        <w:t xml:space="preserve">whereas Finland and Sweden have relatively high governance scores, the scenarios including governance pressures led to a selection of 98.75% and 49.24% of Finland and Sweden’s land areas compared to the baseline scenario with 30.99% and 15.19%</w:t>
      </w:r>
      <w:commentRangeEnd w:id="22"/>
      <w:r w:rsidDel="00000000" w:rsidR="00000000" w:rsidRPr="00000000">
        <w:commentReference w:id="22"/>
      </w:r>
      <w:commentRangeEnd w:id="23"/>
      <w:r w:rsidDel="00000000" w:rsidR="00000000" w:rsidRPr="00000000">
        <w:commentReference w:id="23"/>
      </w:r>
      <w:r w:rsidDel="00000000" w:rsidR="00000000" w:rsidRPr="00000000">
        <w:rPr>
          <w:rFonts w:ascii="Times New Roman" w:cs="Times New Roman" w:eastAsia="Times New Roman" w:hAnsi="Times New Roman"/>
          <w:sz w:val="24"/>
          <w:szCs w:val="24"/>
          <w:rtl w:val="0"/>
        </w:rPr>
        <w:t xml:space="preserve">. </w:t>
      </w:r>
      <w:sdt>
        <w:sdtPr>
          <w:tag w:val="goog_rdk_54"/>
        </w:sdtPr>
        <w:sdtContent>
          <w:commentRangeStart w:id="24"/>
        </w:sdtContent>
      </w:sdt>
      <w:sdt>
        <w:sdtPr>
          <w:tag w:val="goog_rdk_55"/>
        </w:sdtPr>
        <w:sdtContent>
          <w:commentRangeStart w:id="25"/>
        </w:sdtContent>
      </w:sdt>
      <w:sdt>
        <w:sdtPr>
          <w:tag w:val="goog_rdk_56"/>
        </w:sdtPr>
        <w:sdtContent>
          <w:commentRangeStart w:id="26"/>
        </w:sdtContent>
      </w:sdt>
      <w:r w:rsidDel="00000000" w:rsidR="00000000" w:rsidRPr="00000000">
        <w:rPr>
          <w:rFonts w:ascii="Times New Roman" w:cs="Times New Roman" w:eastAsia="Times New Roman" w:hAnsi="Times New Roman"/>
          <w:sz w:val="24"/>
          <w:szCs w:val="24"/>
          <w:rtl w:val="0"/>
        </w:rPr>
        <w:t xml:space="preserve">The inclusion of risk factors in conservation planning </w:t>
      </w:r>
      <w:sdt>
        <w:sdtPr>
          <w:tag w:val="goog_rdk_57"/>
        </w:sdtPr>
        <w:sdtContent>
          <w:commentRangeStart w:id="27"/>
        </w:sdtContent>
      </w:sdt>
      <w:sdt>
        <w:sdtPr>
          <w:tag w:val="goog_rdk_58"/>
        </w:sdtPr>
        <w:sdtContent>
          <w:commentRangeStart w:id="28"/>
        </w:sdtContent>
      </w:sdt>
      <w:r w:rsidDel="00000000" w:rsidR="00000000" w:rsidRPr="00000000">
        <w:rPr>
          <w:rFonts w:ascii="Times New Roman" w:cs="Times New Roman" w:eastAsia="Times New Roman" w:hAnsi="Times New Roman"/>
          <w:sz w:val="24"/>
          <w:szCs w:val="24"/>
          <w:rtl w:val="0"/>
        </w:rPr>
        <w:t xml:space="preserve">will</w:t>
      </w:r>
      <w:commentRangeEnd w:id="27"/>
      <w:r w:rsidDel="00000000" w:rsidR="00000000" w:rsidRPr="00000000">
        <w:commentReference w:id="27"/>
      </w:r>
      <w:commentRangeEnd w:id="28"/>
      <w:r w:rsidDel="00000000" w:rsidR="00000000" w:rsidRPr="00000000">
        <w:commentReference w:id="28"/>
      </w:r>
      <w:r w:rsidDel="00000000" w:rsidR="00000000" w:rsidRPr="00000000">
        <w:rPr>
          <w:rFonts w:ascii="Times New Roman" w:cs="Times New Roman" w:eastAsia="Times New Roman" w:hAnsi="Times New Roman"/>
          <w:sz w:val="24"/>
          <w:szCs w:val="24"/>
          <w:rtl w:val="0"/>
        </w:rPr>
        <w:t xml:space="preserve"> have serious consequences for the protection of caribou and other wide-ranging species.</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Land-use and climate change also influenced variation in areas requiring protection above baseline. For example, large areas of Sierra Leone are experiencing high risk of biodiversity loss due to intense land-use practices (Fig. S2), whereas this same risk is lower in neighboring Liberia. Scenarios including land-use risk selected 50.83% of the land area in Liberia compared to 22.08% in the baseline scenario. Large areas of Saudi Arabia are experiencing increasingly frequent extreme heat events (Fig. S3), whereas neighboring United Arab Emirates have been largely buffered by proximity to two major gulfs. Scenarios including climate have a selection of 77.78% in the United Arab Emirates land areas compared to the baseline scenario with 25.07%.These results emphasize the importance of coordinated cross-jurisdictional conservation planning initiatives</w:t>
      </w:r>
      <w:r w:rsidDel="00000000" w:rsidR="00000000" w:rsidRPr="00000000">
        <w:rPr>
          <w:rFonts w:ascii="Times New Roman" w:cs="Times New Roman" w:eastAsia="Times New Roman" w:hAnsi="Times New Roman"/>
          <w:sz w:val="24"/>
          <w:szCs w:val="24"/>
          <w:vertAlign w:val="superscript"/>
          <w:rtl w:val="0"/>
        </w:rPr>
        <w:t xml:space="preserve">27</w:t>
      </w:r>
      <w:r w:rsidDel="00000000" w:rsidR="00000000" w:rsidRPr="00000000">
        <w:rPr>
          <w:rFonts w:ascii="Times New Roman" w:cs="Times New Roman" w:eastAsia="Times New Roman" w:hAnsi="Times New Roman"/>
          <w:sz w:val="24"/>
          <w:szCs w:val="24"/>
          <w:rtl w:val="0"/>
        </w:rPr>
        <w:t xml:space="preserve"> and identify countries where opportunities for collaboration would yield more resilient protected areas. An example species is the endangered Great Green Macaw (</w:t>
      </w:r>
      <w:r w:rsidDel="00000000" w:rsidR="00000000" w:rsidRPr="00000000">
        <w:rPr>
          <w:rFonts w:ascii="Times New Roman" w:cs="Times New Roman" w:eastAsia="Times New Roman" w:hAnsi="Times New Roman"/>
          <w:i w:val="1"/>
          <w:sz w:val="24"/>
          <w:szCs w:val="24"/>
          <w:rtl w:val="0"/>
        </w:rPr>
        <w:t xml:space="preserve">Ara ambiguus</w:t>
      </w:r>
      <w:r w:rsidDel="00000000" w:rsidR="00000000" w:rsidRPr="00000000">
        <w:rPr>
          <w:rFonts w:ascii="Times New Roman" w:cs="Times New Roman" w:eastAsia="Times New Roman" w:hAnsi="Times New Roman"/>
          <w:sz w:val="24"/>
          <w:szCs w:val="24"/>
          <w:rtl w:val="0"/>
        </w:rPr>
        <w:t xml:space="preserve">), with &lt;2500 individuals remaining. Its range stretches from southern Honduras to western Colombia and crosses a number of countries differing in political stability, land use, and climate effects. Coordinated efforts between countries could help in the species’ persistence into the future. For countries with a predominance of wide-ranging species whose ranges will be impacted by varying climate, land-use, and governance risk across borders, conservation projects can focus on cooperative governance frameworks</w:t>
      </w:r>
      <w:r w:rsidDel="00000000" w:rsidR="00000000" w:rsidRPr="00000000">
        <w:rPr>
          <w:rFonts w:ascii="Times New Roman" w:cs="Times New Roman" w:eastAsia="Times New Roman" w:hAnsi="Times New Roman"/>
          <w:sz w:val="24"/>
          <w:szCs w:val="24"/>
          <w:vertAlign w:val="superscript"/>
          <w:rtl w:val="0"/>
        </w:rPr>
        <w:t xml:space="preserve">28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countries at high risk from climate change, land-use, and poor governance, especially those with high endemism, for example in northern Oceania, have a low difference between scenarios that incorporate risk versus baseline. Given high and endemic biodiversity, and homogeneity of risk, these countries will require high rates of protection within their own borders. Moreover, some countries closer to reaching the CBD’s 30% land area protection target, for example Brazil, which already has 30.28% of its land area protected, had lower differences between scenarios that incorporate risk versus baseline, despite having high climate, land-use, and governance risk. </w:t>
      </w:r>
      <w:r w:rsidDel="00000000" w:rsidR="00000000" w:rsidRPr="00000000">
        <w:rPr>
          <w:rFonts w:ascii="Times New Roman" w:cs="Times New Roman" w:eastAsia="Times New Roman" w:hAnsi="Times New Roman"/>
          <w:sz w:val="24"/>
          <w:szCs w:val="24"/>
          <w:rtl w:val="0"/>
        </w:rPr>
        <w:t xml:space="preserve">This outlines the importance of further considering the effectiveness of existing protected areas in planning analyses, where pressure from cropland conversion in tropical protected areas has increased to similar rates outside protected areas</w:t>
      </w:r>
      <w:r w:rsidDel="00000000" w:rsidR="00000000" w:rsidRPr="00000000">
        <w:rPr>
          <w:rFonts w:ascii="Times New Roman" w:cs="Times New Roman" w:eastAsia="Times New Roman" w:hAnsi="Times New Roman"/>
          <w:sz w:val="24"/>
          <w:szCs w:val="24"/>
          <w:vertAlign w:val="superscript"/>
          <w:rtl w:val="0"/>
        </w:rPr>
        <w:t xml:space="preserve">29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spacing w:after="0" w:before="24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analogous to those we used, including governance [</w:t>
      </w:r>
      <w:sdt>
        <w:sdtPr>
          <w:tag w:val="goog_rdk_59"/>
        </w:sdtPr>
        <w:sdtContent>
          <w:commentRangeStart w:id="29"/>
        </w:sdtContent>
      </w:sdt>
      <w:r w:rsidDel="00000000" w:rsidR="00000000" w:rsidRPr="00000000">
        <w:rPr>
          <w:rFonts w:ascii="Times New Roman" w:cs="Times New Roman" w:eastAsia="Times New Roman" w:hAnsi="Times New Roman"/>
          <w:sz w:val="24"/>
          <w:szCs w:val="24"/>
          <w:rtl w:val="0"/>
        </w:rPr>
        <w:t xml:space="preserve">citations from above</w:t>
      </w:r>
      <w:commentRangeEnd w:id="29"/>
      <w:r w:rsidDel="00000000" w:rsidR="00000000" w:rsidRPr="00000000">
        <w:commentReference w:id="29"/>
      </w:r>
      <w:r w:rsidDel="00000000" w:rsidR="00000000" w:rsidRPr="00000000">
        <w:rPr>
          <w:rFonts w:ascii="Times New Roman" w:cs="Times New Roman" w:eastAsia="Times New Roman" w:hAnsi="Times New Roman"/>
          <w:sz w:val="24"/>
          <w:szCs w:val="24"/>
          <w:rtl w:val="0"/>
        </w:rPr>
        <w:t xml:space="preserve">], climate change [citations from above] and land-use change [</w:t>
      </w:r>
      <w:sdt>
        <w:sdtPr>
          <w:tag w:val="goog_rdk_60"/>
        </w:sdtPr>
        <w:sdtContent>
          <w:commentRangeStart w:id="30"/>
        </w:sdtContent>
      </w:sdt>
      <w:r w:rsidDel="00000000" w:rsidR="00000000" w:rsidRPr="00000000">
        <w:rPr>
          <w:rFonts w:ascii="Times New Roman" w:cs="Times New Roman" w:eastAsia="Times New Roman" w:hAnsi="Times New Roman"/>
          <w:sz w:val="24"/>
          <w:szCs w:val="24"/>
          <w:rtl w:val="0"/>
        </w:rPr>
        <w:t xml:space="preserve">citations</w:t>
      </w:r>
      <w:commentRangeEnd w:id="30"/>
      <w:r w:rsidDel="00000000" w:rsidR="00000000" w:rsidRPr="00000000">
        <w:commentReference w:id="30"/>
      </w:r>
      <w:r w:rsidDel="00000000" w:rsidR="00000000" w:rsidRPr="00000000">
        <w:rPr>
          <w:rFonts w:ascii="Times New Roman" w:cs="Times New Roman" w:eastAsia="Times New Roman" w:hAnsi="Times New Roman"/>
          <w:sz w:val="24"/>
          <w:szCs w:val="24"/>
          <w:rtl w:val="0"/>
        </w:rPr>
        <w:t xml:space="preserve">]</w:t>
      </w:r>
      <w:sdt>
        <w:sdtPr>
          <w:tag w:val="goog_rdk_61"/>
        </w:sdtPr>
        <w:sdtContent>
          <w:del w:author="Rachel Buxton" w:id="14" w:date="2020-10-05T15:55:21Z">
            <w:r w:rsidDel="00000000" w:rsidR="00000000" w:rsidRPr="00000000">
              <w:rPr>
                <w:rFonts w:ascii="Times New Roman" w:cs="Times New Roman" w:eastAsia="Times New Roman" w:hAnsi="Times New Roman"/>
                <w:sz w:val="24"/>
                <w:szCs w:val="24"/>
                <w:rtl w:val="0"/>
              </w:rPr>
              <w:delText xml:space="preserve">, though the combined effects of these factors on conservation priorities has not to our knowledge been explored</w:delText>
            </w:r>
          </w:del>
        </w:sdtContent>
      </w:sdt>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Yet, o</w:t>
      </w:r>
      <w:r w:rsidDel="00000000" w:rsidR="00000000" w:rsidRPr="00000000">
        <w:rPr>
          <w:rFonts w:ascii="Times New Roman" w:cs="Times New Roman" w:eastAsia="Times New Roman" w:hAnsi="Times New Roman"/>
          <w:color w:val="000000"/>
          <w:sz w:val="24"/>
          <w:szCs w:val="24"/>
          <w:rtl w:val="0"/>
        </w:rPr>
        <w:t xml:space="preserve">ur results show that protected area expansion decisions can be profoundly influenced by all three factors. Where data on these or other factors that may alter the effectiveness of biodiversity protection are available and reasonably reliable, we argue that they should be used together to support decisions for resilient protected area networks. Our framework and methods can allow management agencies to do so, and also explore the influence of individual parameters on decisions. </w:t>
      </w:r>
    </w:p>
    <w:p w:rsidR="00000000" w:rsidDel="00000000" w:rsidP="00000000" w:rsidRDefault="00000000" w:rsidRPr="00000000" w14:paraId="00000022">
      <w:pPr>
        <w:spacing w:after="0" w:before="240" w:line="480" w:lineRule="auto"/>
        <w:rPr>
          <w:rFonts w:ascii="Times New Roman" w:cs="Times New Roman" w:eastAsia="Times New Roman" w:hAnsi="Times New Roman"/>
          <w:color w:val="000000"/>
          <w:sz w:val="24"/>
          <w:szCs w:val="24"/>
        </w:rPr>
      </w:pPr>
      <w:sdt>
        <w:sdtPr>
          <w:tag w:val="goog_rdk_62"/>
        </w:sdtPr>
        <w:sdtContent>
          <w:commentRangeStart w:id="31"/>
        </w:sdtContent>
      </w:sdt>
      <w:sdt>
        <w:sdtPr>
          <w:tag w:val="goog_rdk_63"/>
        </w:sdtPr>
        <w:sdtContent>
          <w:commentRangeStart w:id="32"/>
        </w:sdtContent>
      </w:sdt>
      <w:sdt>
        <w:sdtPr>
          <w:tag w:val="goog_rdk_64"/>
        </w:sdtPr>
        <w:sdtContent>
          <w:commentRangeStart w:id="33"/>
        </w:sdtContent>
      </w:sdt>
      <w:r w:rsidDel="00000000" w:rsidR="00000000" w:rsidRPr="00000000">
        <w:rPr>
          <w:rFonts w:ascii="Times New Roman" w:cs="Times New Roman" w:eastAsia="Times New Roman" w:hAnsi="Times New Roman"/>
          <w:color w:val="000000"/>
          <w:sz w:val="24"/>
          <w:szCs w:val="24"/>
          <w:rtl w:val="0"/>
        </w:rPr>
        <w:t xml:space="preserve">Our example of </w:t>
      </w:r>
      <w:sdt>
        <w:sdtPr>
          <w:tag w:val="goog_rdk_65"/>
        </w:sdtPr>
        <w:sdtContent>
          <w:commentRangeStart w:id="34"/>
        </w:sdtContent>
      </w:sdt>
      <w:r w:rsidDel="00000000" w:rsidR="00000000" w:rsidRPr="00000000">
        <w:rPr>
          <w:rFonts w:ascii="Times New Roman" w:cs="Times New Roman" w:eastAsia="Times New Roman" w:hAnsi="Times New Roman"/>
          <w:color w:val="000000"/>
          <w:sz w:val="24"/>
          <w:szCs w:val="24"/>
          <w:rtl w:val="0"/>
        </w:rPr>
        <w:t xml:space="preserve">protecting</w:t>
      </w:r>
      <w:commentRangeEnd w:id="34"/>
      <w:r w:rsidDel="00000000" w:rsidR="00000000" w:rsidRPr="00000000">
        <w:commentReference w:id="34"/>
      </w:r>
      <w:r w:rsidDel="00000000" w:rsidR="00000000" w:rsidRPr="00000000">
        <w:rPr>
          <w:rFonts w:ascii="Times New Roman" w:cs="Times New Roman" w:eastAsia="Times New Roman" w:hAnsi="Times New Roman"/>
          <w:color w:val="000000"/>
          <w:sz w:val="24"/>
          <w:szCs w:val="24"/>
          <w:rtl w:val="0"/>
        </w:rPr>
        <w:t xml:space="preserve"> 30% of the ranges for threatened species globally suggests that accounting for anthropogenic risk factors can greatly influence conservation decisions, especially in areas where specific factors predominate. We argue that this leads to more resilient and effective conservation plans into the future to help safeguard our planet’s biodiversity in the face of the current extinction and climate crises.</w:t>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23">
      <w:pPr>
        <w:keepNext w:val="1"/>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1"/>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5">
      <w:pPr>
        <w:spacing w:after="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influenced by risk, particularly governance, but that considering risk is achievable, only adding &lt;1% to the total global area required to meet biodiversity targets. </w:t>
      </w:r>
      <w:sdt>
        <w:sdtPr>
          <w:tag w:val="goog_rdk_66"/>
        </w:sdtPr>
        <w:sdtContent>
          <w:del w:author="Scott Wilson" w:id="15" w:date="2020-10-06T13:54:50Z">
            <w:r w:rsidDel="00000000" w:rsidR="00000000" w:rsidRPr="00000000">
              <w:rPr>
                <w:rFonts w:ascii="Times New Roman" w:cs="Times New Roman" w:eastAsia="Times New Roman" w:hAnsi="Times New Roman"/>
                <w:sz w:val="24"/>
                <w:szCs w:val="24"/>
                <w:rtl w:val="0"/>
              </w:rPr>
              <w:delText xml:space="preserve">Moreover, our framework is flexible, allowing conservation agencies looking to set priorities from the global to local scale and incorporate different metrics, examining the influence of each metric according to its relative importance. </w:delText>
            </w:r>
          </w:del>
        </w:sdtContent>
      </w:sdt>
      <w:r w:rsidDel="00000000" w:rsidR="00000000" w:rsidRPr="00000000">
        <w:rPr>
          <w:rFonts w:ascii="Times New Roman" w:cs="Times New Roman" w:eastAsia="Times New Roman" w:hAnsi="Times New Roman"/>
          <w:sz w:val="24"/>
          <w:szCs w:val="24"/>
          <w:rtl w:val="0"/>
        </w:rPr>
        <w:t xml:space="preserve">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references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Brondizio, E. S., Settele, J., Díaz, S. &amp; Ngo, H. T. Global assessment report on biodiversity and ecosystem services of the Intergovernmental Science-Policy Platform on Biodiversity and Ecosystem Services.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IPBES Secretariat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(2019).</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Rosenberg, K. V.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Decline of the North American avifauna.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120–124 (2019).</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Eklund, J. F. &amp; Cabeza-Jaimejuan, M. D. M. Quality of governance and effectiveness of protected areas: crucial concepts for conservation planning.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Annals of the New York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(2017).</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Baynham-Herd, Z., Amano, T., Sutherland, W. J. &amp; Donald, P. F. Governance explains variation in national responses to the biodiversity crisis.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Environmental Conservation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407–418 (2018).</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Pouzols, F.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protected area expansion is compromised by projected land-use and parochialism.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383–386 (2014).</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tab/>
        <w:t xml:space="preserve">Hoffmann, S., Irl, S. D. &amp; Beierkuhnlein, C. Predicted climate shifts within terrestrial protected areas worldwide.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1–10 (2019).</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tab/>
        <w:t xml:space="preserve">Watson, J. E. M., Dudley, N., Segan, D. B. &amp; Hockings, M. The performance and potential of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67–73 (2014).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tab/>
        <w:t xml:space="preserve">Zero draft of the post-2020 global biodiversity framework.</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tab/>
        <w:t xml:space="preserve">Brooks, 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biodiversity conservation priorities.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58–61 (2006).</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tab/>
        <w:t xml:space="preserve">Venter, 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Targeting Global Protected Area Expansion for Imperiled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PLOS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e1001891 (2014).</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Miller, D. C., Agrawal, A. &amp; Roberts, J. T. Biodiversity, governance, and the allocation of international aid for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12–20 (2013).</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Schulze,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assessment of threats to terrestrial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e12435 (2018).</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Tesfaw, A. 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Land-use and land-cover change shape the sustainability and impacts of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2084–2089 (2018).</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tab/>
        <w:t xml:space="preserve">Maxwell, S. 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Conservation implications of ecological responses to extreme weather and climate events.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Diversity and Distributions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613–625 (2019).</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tab/>
        <w:t xml:space="preserve">McBride, M. F., Wilson, K. A., Bode, M. &amp; Possingham, H. P. Incorporating the effects of socioeconomic uncertainty into priority setting for conservation investment.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1463–1474 (2007).</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tab/>
        <w:t xml:space="preserve">Kaufmann, D., Kraay, A. &amp; Mastruzzi, M. The Worldwide Governance Indicators: Methodology and Analytical Issues1.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Hague Journal on the Rule of Law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220–246 (2011).</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tab/>
        <w:t xml:space="preserve">Kehoe, 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Biodiversity at risk under future cropland expansion and intensification.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Ecology &amp;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1129–1135 (2017).</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tab/>
        <w:t xml:space="preserve">La Sorte, F. A., Johnston, A. &amp; Ault, T.R. Global trends in the frequency and duration of temperature extremes. Climatic Change,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review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tab/>
        <w:t xml:space="preserve">Garcia, R. A., Cabeza, M., Rahbek, C. &amp; Araújo, M. B. Multiple dimensions of climate change and their implications for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1247579 (2014).</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tab/>
        <w:t xml:space="preserve">IUCN. The IUCN Red List of Threatened Species. version 1.18. (2019).</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Margules, C. R. &amp; Pressey, R. L. Systematic conservation planning.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243–53 (2000).</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Moilanen, A., Wilson, K. A. &amp; Possingham, H. P.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Spatial conservation prioritization: quantitative methods and computational tools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 6 (Oxford University Press Oxford, UK, 2009).</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Ball, I. R. R., Possingham, H. P. P. &amp; Watts, M. E. E. Marxan and relatives: Software for spatial conservation prioritisation. 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Spatial conservation prioritisation: Quantitative methods and computational tools.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(eds. Moilanen, A., Wilson, K. &amp; Possingham, H. P.) 185–195 (Oxford University Press, 2009).</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tab/>
        <w:t xml:space="preserve">Deb, K. Multi-objective optimization. 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Search methodologies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403–449 (Springer, 2014).</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tab/>
        <w:t xml:space="preserve">Post-2020 Global Biodiversity Framework.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IUCN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https://www.iucn.org/theme/global-policy/our-work/convention-biological-diversity-cbd/post-2020-global-biodiversity-framework (2018).</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tab/>
        <w:t xml:space="preserve">Myers, N., Mittermeier, R. A., Mittermeier, C. G., da Fonseca, G. A. B. &amp; Kent, J. Biodiversity hotspots for conservation priorities.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853–858 (2000).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tab/>
        <w:t xml:space="preserve">Dallimer, M. &amp; Strange, N. Why socio-political borders and boundaries matter in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Trends in Ecology &amp;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132–139 (2015).</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tab/>
        <w:t xml:space="preserve">Miller, R. L., Marsh, H., Benham, C. &amp; Hamann, M. A framework for improving the cross-jurisdictional governance of a marine migratory species.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Science and Practice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e58 (2019).</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tab/>
        <w:t xml:space="preserve">Geldmann, J., Manica, A., Burgess, N. D., Coad, L. &amp; Balmford, A. A global-level assessment of the effectiveness of protected areas at resisting anthropogenic pressures.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23209–23215 (2019).</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tab/>
        <w:t xml:space="preserve">Eisenhauer, N., Bonn, A. &amp; A. Guerra, C. Recognizing the quiet extinction of invertebrates.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 (2019).</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Le Saout, 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Protected areas and effective biodiversity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803–805 (2013).</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Butchart, S. H.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Shortfalls and Solutions for Meeting National and Global Conservation Area Targets.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329–337 (2015).</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Planet, P. Calculating protected area coverage.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Protected Planet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https://www.protectedplanet.net/c/calculating-protected-area-coverage.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tab/>
        <w:t xml:space="preserve">Coetzer, K. L., Witkowski, E. T. &amp; Erasmus, B. F. Reviewing B iosphere R eserves globally: effective conservation action or bureaucratic label?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Biological Reviews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82–104 (2014).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tab/>
        <w:t xml:space="preserve">Barnes, M.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Wildlife population trends in protected areas predicted by national socio-economic metrics and body size.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12747 (2016).</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tab/>
        <w:t xml:space="preserve">Asselen, S. van &amp; Verburg, P. H. A Land System representation for global assessments and land-use modeling.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3125–3148 (2012).</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tab/>
        <w:t xml:space="preserve">Hudson, L. 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PREDICTS database: a global database of how local terrestrial biodiversity responds to human impacts.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Ecology and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4701–4735 (2014).</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tab/>
        <w:t xml:space="preserve">Newbold, 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effects of land use on local terrestrial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45–50 (2015).</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legends (+ figures)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Percent country-level variation between the base scenario and scenarios including ris . Countries where results are consistent across all scenarios (e.g. Brazil) have low values while countries with greater between scenario variation have high values (e.g. Sweden).</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41725" cy="3800958"/>
            <wp:effectExtent b="0" l="0" r="0" t="0"/>
            <wp:docPr id="2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41725" cy="380095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Influence of average country specific risk factors on the optimization outcomes compared between baseline scenario and the scenario including </w:t>
      </w:r>
      <w:sdt>
        <w:sdtPr>
          <w:tag w:val="goog_rdk_67"/>
        </w:sdtPr>
        <w:sdtContent>
          <w:commentRangeStart w:id="35"/>
        </w:sdtContent>
      </w:sdt>
      <w:r w:rsidDel="00000000" w:rsidR="00000000" w:rsidRPr="00000000">
        <w:rPr>
          <w:rFonts w:ascii="Times New Roman" w:cs="Times New Roman" w:eastAsia="Times New Roman" w:hAnsi="Times New Roman"/>
          <w:sz w:val="24"/>
          <w:szCs w:val="24"/>
          <w:rtl w:val="0"/>
        </w:rPr>
        <w:t xml:space="preserve">one</w:t>
      </w:r>
      <w:commentRangeEnd w:id="35"/>
      <w:r w:rsidDel="00000000" w:rsidR="00000000" w:rsidRPr="00000000">
        <w:commentReference w:id="35"/>
      </w:r>
      <w:r w:rsidDel="00000000" w:rsidR="00000000" w:rsidRPr="00000000">
        <w:rPr>
          <w:rFonts w:ascii="Times New Roman" w:cs="Times New Roman" w:eastAsia="Times New Roman" w:hAnsi="Times New Roman"/>
          <w:sz w:val="24"/>
          <w:szCs w:val="24"/>
          <w:rtl w:val="0"/>
        </w:rPr>
        <w:t xml:space="preserve"> of the risk factors. Each data point represents the results for one country. The blue line indicates a simple linear regression fit through the data points and the grey ribbon, the confidence intervals for the regression fit.</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01266" cy="2680507"/>
            <wp:effectExtent b="0" l="0" r="0" t="0"/>
            <wp:docPr id="2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01266" cy="26805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a multi-objective optimization approach that incorporated governance, land use and climate constraints to prioritize the conservation of 30,930 verte</w:t>
      </w:r>
      <w:r w:rsidDel="00000000" w:rsidR="00000000" w:rsidRPr="00000000">
        <w:rPr>
          <w:rFonts w:ascii="Times New Roman" w:cs="Times New Roman" w:eastAsia="Times New Roman" w:hAnsi="Times New Roman"/>
          <w:sz w:val="24"/>
          <w:szCs w:val="24"/>
          <w:rtl w:val="0"/>
        </w:rPr>
        <w:t xml:space="preserve">brate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All scenarios we investigated were built on the current global protected area portfolio. We further set a target to protect 30% of the range of each species, which is broadly </w:t>
      </w:r>
      <w:r w:rsidDel="00000000" w:rsidR="00000000" w:rsidRPr="00000000">
        <w:rPr>
          <w:rFonts w:ascii="Times New Roman" w:cs="Times New Roman" w:eastAsia="Times New Roman" w:hAnsi="Times New Roman"/>
          <w:sz w:val="24"/>
          <w:szCs w:val="24"/>
          <w:rtl w:val="0"/>
        </w:rPr>
        <w:t xml:space="preserve">analogous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CDB discussions on post-2020 biodiversity targets</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Species selection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species list included all terrestrial vertebrate species from the IUCN Red List of threatened species, following Pouzols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mammal, amphibian and reptile species ranges, we used the IUCN Red List website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http://www.iucnredlist.org/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2019-11-14) and for birds we used the BirdLife International data zone webpage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http://www.birdlife.org/datazone/home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2019-11-14). We used these taxa because no analogous data are available for a lower proportion of species in other taxonomic groups such as insects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data have certain limitations, including possible underestimation of the extent of occurrence and overestimation of the true area of occupancy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have been shown to be robust to commission errors as long as the focus is on species assemblages rather than single species,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are currently the most frequently used and updated source for vertebrate species distributions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taxonomic group, we restricted our analysis to species that fell into the presence category of ‘Extant’, the origin categories of ‘Native’ or ‘Reintroduced’ and the seasonality categories ‘Resident’, ‘Breeding Season’ or ‘Non-breeding Season’, thus only focusing on stationary periods of the life cycle of migratory species. This resulted in the following final numbers of amphibian, bird, mammal and reptile species ranges: 5660, 13375, 5442, 6153.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Basic administrative delineations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boundaries were derived from the Global Administrative Areas database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http://gadm.org/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2019-10-31). We obtained protected area boundaries from the World Database on Protected Areas (WDPA,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https://www.protectedplanet.net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standard procedures for cleaning the protected area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32,33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(i) projected the data to an equal-area coordinate (World Behrman) (ii) excluded reserves with unknown or proposed designations, (iii) excluded UNESCO Biosphere 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were mod</w:t>
      </w:r>
      <w:r w:rsidDel="00000000" w:rsidR="00000000" w:rsidRPr="00000000">
        <w:rPr>
          <w:rFonts w:ascii="Times New Roman" w:cs="Times New Roman" w:eastAsia="Times New Roman" w:hAnsi="Times New Roman"/>
          <w:sz w:val="24"/>
          <w:szCs w:val="24"/>
          <w:rtl w:val="0"/>
        </w:rPr>
        <w:t xml:space="preserve">ified as described above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overlaid the protected area boundaries with a 10 x 10 km grid covering the Earth.  These spatial data procedures were completed using ArcMap (version 10.3.1) and python (version 2.7.8).</w:t>
      </w:r>
    </w:p>
    <w:p w:rsidR="00000000" w:rsidDel="00000000" w:rsidP="00000000" w:rsidRDefault="00000000" w:rsidRPr="00000000" w14:paraId="0000005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i w:val="1"/>
          <w:sz w:val="24"/>
          <w:szCs w:val="24"/>
        </w:rPr>
      </w:pPr>
      <w:sdt>
        <w:sdtPr>
          <w:tag w:val="goog_rdk_68"/>
        </w:sdtPr>
        <w:sdtContent>
          <w:commentRangeStart w:id="36"/>
        </w:sdtContent>
      </w:sdt>
      <w:sdt>
        <w:sdtPr>
          <w:tag w:val="goog_rdk_69"/>
        </w:sdtPr>
        <w:sdtContent>
          <w:commentRangeStart w:id="37"/>
        </w:sdtContent>
      </w:sdt>
      <w:r w:rsidDel="00000000" w:rsidR="00000000" w:rsidRPr="00000000">
        <w:rPr>
          <w:rFonts w:ascii="Times New Roman" w:cs="Times New Roman" w:eastAsia="Times New Roman" w:hAnsi="Times New Roman"/>
          <w:i w:val="1"/>
          <w:sz w:val="24"/>
          <w:szCs w:val="24"/>
          <w:rtl w:val="0"/>
        </w:rPr>
        <w:t xml:space="preserve">Governance</w:t>
      </w:r>
      <w:commentRangeEnd w:id="36"/>
      <w:r w:rsidDel="00000000" w:rsidR="00000000" w:rsidRPr="00000000">
        <w:commentReference w:id="36"/>
      </w:r>
      <w:commentRangeEnd w:id="37"/>
      <w:r w:rsidDel="00000000" w:rsidR="00000000" w:rsidRPr="00000000">
        <w:commentReference w:id="37"/>
      </w:r>
      <w:r w:rsidDel="00000000" w:rsidR="00000000" w:rsidRPr="00000000">
        <w:rPr>
          <w:rFonts w:ascii="Times New Roman" w:cs="Times New Roman" w:eastAsia="Times New Roman" w:hAnsi="Times New Roman"/>
          <w:i w:val="1"/>
          <w:sz w:val="24"/>
          <w:szCs w:val="24"/>
          <w:rtl w:val="0"/>
        </w:rPr>
        <w:t xml:space="preserve"> risk</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Conservation risk due to governance can affect the outcomes of strategies, and effective governance can promote the resilience of conservation in the face of sociopolitical and economic shocks. We used worldwide governance indicators from the World Bank</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to capture these pressures. The indicators include six scaled measures: voice and accountability; political stability and absence of violence; government effectiveness; regulatory quality; rule of law; and control of corruption (see Table S4 for definitions). We chose these indicators because evidence suggests that they reliably predict protected area effectiveness</w:t>
      </w:r>
      <w:r w:rsidDel="00000000" w:rsidR="00000000" w:rsidRPr="00000000">
        <w:rPr>
          <w:rFonts w:ascii="Times New Roman" w:cs="Times New Roman" w:eastAsia="Times New Roman" w:hAnsi="Times New Roman"/>
          <w:sz w:val="24"/>
          <w:szCs w:val="24"/>
          <w:vertAlign w:val="superscript"/>
          <w:rtl w:val="0"/>
        </w:rPr>
        <w:t xml:space="preserve">35</w:t>
      </w:r>
      <w:r w:rsidDel="00000000" w:rsidR="00000000" w:rsidRPr="00000000">
        <w:rPr>
          <w:rFonts w:ascii="Times New Roman" w:cs="Times New Roman" w:eastAsia="Times New Roman" w:hAnsi="Times New Roman"/>
          <w:sz w:val="24"/>
          <w:szCs w:val="24"/>
          <w:rtl w:val="0"/>
        </w:rPr>
        <w:t xml:space="preserve"> and state investment and efforts for biodiversity conservation</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For each country, we used a mean of annual averages of all six measures</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t xml:space="preserve"> (Figure S1)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Land use risk</w:t>
      </w:r>
    </w:p>
    <w:p w:rsidR="00000000" w:rsidDel="00000000" w:rsidP="00000000" w:rsidRDefault="00000000" w:rsidRPr="00000000" w14:paraId="0000006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recently developed global land systems map produced by Kehoe et al.</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to incorporate the risk of land-use change. This map is based on a global land systems map for the year 2000</w:t>
      </w:r>
      <w:r w:rsidDel="00000000" w:rsidR="00000000" w:rsidRPr="00000000">
        <w:rPr>
          <w:rFonts w:ascii="Times New Roman" w:cs="Times New Roman" w:eastAsia="Times New Roman" w:hAnsi="Times New Roman"/>
          <w:sz w:val="24"/>
          <w:szCs w:val="24"/>
          <w:vertAlign w:val="superscript"/>
          <w:rtl w:val="0"/>
        </w:rPr>
        <w:t xml:space="preserve">36</w:t>
      </w:r>
      <w:r w:rsidDel="00000000" w:rsidR="00000000" w:rsidRPr="00000000">
        <w:rPr>
          <w:rFonts w:ascii="Times New Roman" w:cs="Times New Roman" w:eastAsia="Times New Roman" w:hAnsi="Times New Roman"/>
          <w:sz w:val="24"/>
          <w:szCs w:val="24"/>
          <w:rtl w:val="0"/>
        </w:rPr>
        <w:t xml:space="preserve"> at a 9.25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resolution, but is refined based on recent land-cover and land-use datasets to a spatial resolution of 1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Kehoe et al.</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further estimated the impact of land use and land use intensity on biodiversity, with data originating from the PREDICTS project</w:t>
      </w:r>
      <w:r w:rsidDel="00000000" w:rsidR="00000000" w:rsidRPr="00000000">
        <w:rPr>
          <w:rFonts w:ascii="Times New Roman" w:cs="Times New Roman" w:eastAsia="Times New Roman" w:hAnsi="Times New Roman"/>
          <w:sz w:val="24"/>
          <w:szCs w:val="24"/>
          <w:vertAlign w:val="superscript"/>
          <w:rtl w:val="0"/>
        </w:rPr>
        <w:t xml:space="preserve">37</w:t>
      </w:r>
      <w:r w:rsidDel="00000000" w:rsidR="00000000" w:rsidRPr="00000000">
        <w:rPr>
          <w:rFonts w:ascii="Times New Roman" w:cs="Times New Roman" w:eastAsia="Times New Roman" w:hAnsi="Times New Roman"/>
          <w:sz w:val="24"/>
          <w:szCs w:val="24"/>
          <w:rtl w:val="0"/>
        </w:rPr>
        <w:t xml:space="preserve">. They first matched their land-systems classes to varying intensity levels for each land-use type (for detailed conversion table, see ref</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This allowed Kehoe et al. to calculate average biodiversity loss per land system (relative to an unimpacted baseline) by taking the mean model estimates of biodiversity loss per land-use intensity class from previous work</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The result gives average relative biodiversity gain or loss per land system. Here, we used their modelled mean estimates (following Newbold et al.</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of relative percent biodiversity change for each Land System for species abundance as a measure of the land-use pressure (Figure S2).</w:t>
      </w:r>
    </w:p>
    <w:p w:rsidR="00000000" w:rsidDel="00000000" w:rsidP="00000000" w:rsidRDefault="00000000" w:rsidRPr="00000000" w14:paraId="0000006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i w:val="1"/>
          <w:sz w:val="24"/>
          <w:szCs w:val="24"/>
        </w:rPr>
      </w:pPr>
      <w:sdt>
        <w:sdtPr>
          <w:tag w:val="goog_rdk_70"/>
        </w:sdtPr>
        <w:sdtContent>
          <w:commentRangeStart w:id="38"/>
        </w:sdtContent>
      </w:sdt>
      <w:r w:rsidDel="00000000" w:rsidR="00000000" w:rsidRPr="00000000">
        <w:rPr>
          <w:rFonts w:ascii="Times New Roman" w:cs="Times New Roman" w:eastAsia="Times New Roman" w:hAnsi="Times New Roman"/>
          <w:i w:val="1"/>
          <w:sz w:val="24"/>
          <w:szCs w:val="24"/>
          <w:rtl w:val="0"/>
        </w:rPr>
        <w:t xml:space="preserve">Climate risk (text largely adopted from Frank’s paper)</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evidence that the increased exposure to extreme heat events (EHE) adversely affects human populations (Anderson &amp; Bell Michelle, 2011; Battisti &amp; Naylor, 2009; Guo et al., 2017; Mitchell et al., 2016) and natural systems within terrestrial (Harris et al., 2018; Maxwell et al., 2019) and marine environments (Garrabou et al., 2009; Wernberg et al., 2013). 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 There are a number of climate indices that have been used to estimate the occurrence of extreme heat events (Fenner et al., 2019; Smith et al., 2013). These climate indices are often context specific and there is little consensus on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71-year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we used here is the 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71-year period. We modeled the change in the maximum duration in each event over the 71-year period using Poisson regression (Lambert, 1992).</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S3</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Multi-objective optimization of pressure reduction</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processed all data described previously to a 10 x 10 km resolution and clipped data to the extent of land based on the global administrative areas database.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developed an extension on the minimum set problem, which has the goal to identify a set of sites within a planning area that represents all conservation targets in the fewest number of sites</w:t>
      </w:r>
      <w:r w:rsidDel="00000000" w:rsidR="00000000" w:rsidRPr="00000000">
        <w:rPr>
          <w:rFonts w:ascii="Times New Roman" w:cs="Times New Roman" w:eastAsia="Times New Roman" w:hAnsi="Times New Roman"/>
          <w:sz w:val="24"/>
          <w:szCs w:val="24"/>
          <w:vertAlign w:val="superscript"/>
          <w:rtl w:val="0"/>
        </w:rPr>
        <w:t xml:space="preserve">21</w:t>
      </w:r>
      <w:r w:rsidDel="00000000" w:rsidR="00000000" w:rsidRPr="00000000">
        <w:rPr>
          <w:rFonts w:ascii="Times New Roman" w:cs="Times New Roman" w:eastAsia="Times New Roman" w:hAnsi="Times New Roman"/>
          <w:sz w:val="24"/>
          <w:szCs w:val="24"/>
          <w:rtl w:val="0"/>
        </w:rPr>
        <w:t xml:space="preserve">. Instead of including one objective we expanded the formulation to include multiple objectives in the problem formulation. </w:t>
      </w:r>
      <w:sdt>
        <w:sdtPr>
          <w:tag w:val="goog_rdk_71"/>
        </w:sdtPr>
        <w:sdtContent>
          <w:commentRangeStart w:id="39"/>
        </w:sdtContent>
      </w:sdt>
      <w:r w:rsidDel="00000000" w:rsidR="00000000" w:rsidRPr="00000000">
        <w:rPr>
          <w:rFonts w:ascii="Times New Roman" w:cs="Times New Roman" w:eastAsia="Times New Roman" w:hAnsi="Times New Roman"/>
          <w:sz w:val="24"/>
          <w:szCs w:val="24"/>
          <w:rtl w:val="0"/>
        </w:rPr>
        <w:t xml:space="preserve">We used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 We considered up to three objectives in our prioritization scenarios, i) governance risk, ii) land-use risk, and iii) climate risk. To compare different scenarios, we calculated solutions for each unique objective combination (n = 15), as well as one where we use a constant objective function as the base scenario.</w:t>
      </w:r>
      <w:commentRangeEnd w:id="39"/>
      <w:r w:rsidDel="00000000" w:rsidR="00000000" w:rsidRPr="00000000">
        <w:commentReference w:id="3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We should probably add the maths in here. Jeff, would you be able to do </w:t>
      </w:r>
      <w:sdt>
        <w:sdtPr>
          <w:tag w:val="goog_rdk_72"/>
        </w:sdtPr>
        <w:sdtContent>
          <w:commentRangeStart w:id="40"/>
        </w:sdtContent>
      </w:sdt>
      <w:r w:rsidDel="00000000" w:rsidR="00000000" w:rsidRPr="00000000">
        <w:rPr>
          <w:rFonts w:ascii="Times New Roman" w:cs="Times New Roman" w:eastAsia="Times New Roman" w:hAnsi="Times New Roman"/>
          <w:b w:val="1"/>
          <w:sz w:val="24"/>
          <w:szCs w:val="24"/>
          <w:highlight w:val="yellow"/>
          <w:rtl w:val="0"/>
        </w:rPr>
        <w:t xml:space="preserve">that</w:t>
      </w:r>
      <w:commentRangeEnd w:id="40"/>
      <w:r w:rsidDel="00000000" w:rsidR="00000000" w:rsidRPr="00000000">
        <w:commentReference w:id="40"/>
      </w:r>
      <w:r w:rsidDel="00000000" w:rsidR="00000000" w:rsidRPr="00000000">
        <w:rPr>
          <w:rFonts w:ascii="Times New Roman" w:cs="Times New Roman" w:eastAsia="Times New Roman" w:hAnsi="Times New Roman"/>
          <w:b w:val="1"/>
          <w:sz w:val="24"/>
          <w:szCs w:val="24"/>
          <w:highlight w:val="yellow"/>
          <w:rtl w:val="0"/>
        </w:rPr>
        <w:t xml:space="preserve">?</w:t>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 all scenarios we locked in current protected areas and used the same feature set of 30930 vertebrates. The target for each feature was set to 30% of their range. The optimality gap we use was 5% for each objective in the hierarchy. As the order of the hierarchy can influence the results, we ran all possible combinations and orders of the three risk factors for a total of 15 scenarios.  </w:t>
      </w:r>
      <w:r w:rsidDel="00000000" w:rsidR="00000000" w:rsidRPr="00000000">
        <w:br w:type="page"/>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references</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p>
    <w:p w:rsidR="00000000" w:rsidDel="00000000" w:rsidP="00000000" w:rsidRDefault="00000000" w:rsidRPr="00000000" w14:paraId="00000072">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Tulloch was supported by a Postdoctoral Research Grant from Environment and Climate Change Canada.</w:t>
      </w:r>
    </w:p>
    <w:p w:rsidR="00000000" w:rsidDel="00000000" w:rsidP="00000000" w:rsidRDefault="00000000" w:rsidRPr="00000000" w14:paraId="00000074">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contributions</w:t>
      </w:r>
    </w:p>
    <w:p w:rsidR="00000000" w:rsidDel="00000000" w:rsidP="00000000" w:rsidRDefault="00000000" w:rsidRPr="00000000" w14:paraId="0000007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Competing interest declaration</w:t>
      </w:r>
    </w:p>
    <w:p w:rsidR="00000000" w:rsidDel="00000000" w:rsidP="00000000" w:rsidRDefault="00000000" w:rsidRPr="00000000" w14:paraId="00000077">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S1. </w:t>
      </w:r>
      <w:r w:rsidDel="00000000" w:rsidR="00000000" w:rsidRPr="00000000">
        <w:rPr>
          <w:rFonts w:ascii="Times New Roman" w:cs="Times New Roman" w:eastAsia="Times New Roman" w:hAnsi="Times New Roman"/>
          <w:sz w:val="24"/>
          <w:szCs w:val="24"/>
          <w:rtl w:val="0"/>
        </w:rPr>
        <w:t xml:space="preserve">Scenarios explored and global protection results. The risk factor order represents the order risk factors were included in the hierarchical prioritization. (G = governance, L = land use, C = Climate).</w:t>
      </w:r>
    </w:p>
    <w:tbl>
      <w:tblPr>
        <w:tblStyle w:val="Table1"/>
        <w:tblW w:w="874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769"/>
        <w:gridCol w:w="2616"/>
        <w:gridCol w:w="4362"/>
        <w:tblGridChange w:id="0">
          <w:tblGrid>
            <w:gridCol w:w="1769"/>
            <w:gridCol w:w="2616"/>
            <w:gridCol w:w="4362"/>
          </w:tblGrid>
        </w:tblGridChange>
      </w:tblGrid>
      <w:tr>
        <w:trPr>
          <w:trHeight w:val="232" w:hRule="atLeast"/>
        </w:trPr>
        <w:tc>
          <w:tcPr>
            <w:tcBorders>
              <w:top w:color="70ad47" w:space="0" w:sz="8" w:val="single"/>
              <w:left w:color="70ad47" w:space="0" w:sz="8" w:val="single"/>
              <w:bottom w:color="70ad47" w:space="0" w:sz="8" w:val="single"/>
              <w:right w:color="000000" w:space="0" w:sz="0" w:val="nil"/>
            </w:tcBorders>
            <w:shd w:fill="70ad47" w:val="clear"/>
            <w:vAlign w:val="center"/>
          </w:tcPr>
          <w:p w:rsidR="00000000" w:rsidDel="00000000" w:rsidP="00000000" w:rsidRDefault="00000000" w:rsidRPr="00000000" w14:paraId="0000007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Scenario</w:t>
            </w:r>
          </w:p>
        </w:tc>
        <w:tc>
          <w:tcPr>
            <w:tcBorders>
              <w:top w:color="70ad47" w:space="0" w:sz="8" w:val="single"/>
              <w:left w:color="000000" w:space="0" w:sz="0" w:val="nil"/>
              <w:bottom w:color="70ad47" w:space="0" w:sz="8" w:val="single"/>
              <w:right w:color="000000" w:space="0" w:sz="0" w:val="nil"/>
            </w:tcBorders>
            <w:shd w:fill="70ad47" w:val="clear"/>
            <w:vAlign w:val="center"/>
          </w:tcPr>
          <w:p w:rsidR="00000000" w:rsidDel="00000000" w:rsidP="00000000" w:rsidRDefault="00000000" w:rsidRPr="00000000" w14:paraId="0000007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Risk factors included</w:t>
            </w:r>
          </w:p>
        </w:tc>
        <w:tc>
          <w:tcPr>
            <w:tcBorders>
              <w:top w:color="70ad47" w:space="0" w:sz="8" w:val="single"/>
              <w:left w:color="000000" w:space="0" w:sz="0" w:val="nil"/>
              <w:bottom w:color="70ad47" w:space="0" w:sz="8" w:val="single"/>
              <w:right w:color="000000" w:space="0" w:sz="0" w:val="nil"/>
            </w:tcBorders>
            <w:shd w:fill="70ad47" w:val="clea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Global land area protected [%]</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baseline</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7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28.08</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7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28.44</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29.23</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8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28.45</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29.23</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28.43</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28.45</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L</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L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29.17</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C &gt; L</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A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G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C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G &gt; 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A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L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bl>
    <w:p w:rsidR="00000000" w:rsidDel="00000000" w:rsidP="00000000" w:rsidRDefault="00000000" w:rsidRPr="00000000" w14:paraId="000000A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S2</w:t>
      </w:r>
      <w:r w:rsidDel="00000000" w:rsidR="00000000" w:rsidRPr="00000000">
        <w:rPr>
          <w:rFonts w:ascii="Times New Roman" w:cs="Times New Roman" w:eastAsia="Times New Roman" w:hAnsi="Times New Roman"/>
          <w:sz w:val="24"/>
          <w:szCs w:val="24"/>
          <w:rtl w:val="0"/>
        </w:rPr>
        <w:t xml:space="preserve">. Country specific results for the 15 scenarios investigated. Numbers represent % of land area of a country selected.</w:t>
        <w:br w:type="textWrapping"/>
        <w:t xml:space="preserve">(As an example 5 countries included here, full list in csv) </w:t>
        <w:br w:type="textWrapping"/>
      </w:r>
      <w:hyperlink r:id="rId16">
        <w:r w:rsidDel="00000000" w:rsidR="00000000" w:rsidRPr="00000000">
          <w:rPr>
            <w:rFonts w:ascii="Times New Roman" w:cs="Times New Roman" w:eastAsia="Times New Roman" w:hAnsi="Times New Roman"/>
            <w:color w:val="1155cc"/>
            <w:sz w:val="24"/>
            <w:szCs w:val="24"/>
            <w:u w:val="single"/>
            <w:rtl w:val="0"/>
          </w:rPr>
          <w:t xml:space="preserve">https://drive.google.com/file/d/1eD4y4K8XG4nxnRL5fNtiTqzuqfIJ_DfB/view?usp=sharing</w:t>
        </w:r>
      </w:hyperlink>
      <w:r w:rsidDel="00000000" w:rsidR="00000000" w:rsidRPr="00000000">
        <w:rPr>
          <w:rFonts w:ascii="Times New Roman" w:cs="Times New Roman" w:eastAsia="Times New Roman" w:hAnsi="Times New Roman"/>
          <w:sz w:val="24"/>
          <w:szCs w:val="24"/>
          <w:rtl w:val="0"/>
        </w:rPr>
        <w:t xml:space="preserve"> </w:t>
      </w:r>
    </w:p>
    <w:tbl>
      <w:tblPr>
        <w:tblStyle w:val="Table2"/>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437"/>
        <w:gridCol w:w="1438"/>
        <w:gridCol w:w="2159"/>
        <w:gridCol w:w="1438"/>
        <w:gridCol w:w="1438"/>
        <w:gridCol w:w="1440"/>
        <w:tblGridChange w:id="0">
          <w:tblGrid>
            <w:gridCol w:w="1437"/>
            <w:gridCol w:w="1438"/>
            <w:gridCol w:w="2159"/>
            <w:gridCol w:w="1438"/>
            <w:gridCol w:w="1438"/>
            <w:gridCol w:w="1440"/>
          </w:tblGrid>
        </w:tblGridChange>
      </w:tblGrid>
      <w:tr>
        <w:trPr>
          <w:trHeight w:val="304" w:hRule="atLeast"/>
        </w:trPr>
        <w:tc>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0">
            <w:pPr>
              <w:rPr>
                <w:rFonts w:ascii="Calibri" w:cs="Calibri" w:eastAsia="Calibri" w:hAnsi="Calibri"/>
                <w:color w:val="000000"/>
              </w:rPr>
            </w:pPr>
            <w:r w:rsidDel="00000000" w:rsidR="00000000" w:rsidRPr="00000000">
              <w:rPr>
                <w:rFonts w:ascii="Calibri" w:cs="Calibri" w:eastAsia="Calibri" w:hAnsi="Calibri"/>
                <w:color w:val="000000"/>
                <w:rtl w:val="0"/>
              </w:rPr>
              <w:t xml:space="preserve">Afghanistan</w:t>
            </w:r>
          </w:p>
        </w:tc>
        <w:tc>
          <w:tcPr/>
          <w:p w:rsidR="00000000" w:rsidDel="00000000" w:rsidP="00000000" w:rsidRDefault="00000000" w:rsidRPr="00000000" w14:paraId="000000B1">
            <w:pPr>
              <w:rPr>
                <w:rFonts w:ascii="Calibri" w:cs="Calibri" w:eastAsia="Calibri" w:hAnsi="Calibri"/>
                <w:color w:val="000000"/>
              </w:rPr>
            </w:pPr>
            <w:r w:rsidDel="00000000" w:rsidR="00000000" w:rsidRPr="00000000">
              <w:rPr>
                <w:rFonts w:ascii="Calibri" w:cs="Calibri" w:eastAsia="Calibri" w:hAnsi="Calibri"/>
                <w:color w:val="000000"/>
                <w:rtl w:val="0"/>
              </w:rPr>
              <w:t xml:space="preserve">Akrotiri and Dhekelia</w:t>
            </w:r>
          </w:p>
        </w:tc>
        <w:tc>
          <w:tcPr/>
          <w:p w:rsidR="00000000" w:rsidDel="00000000" w:rsidP="00000000" w:rsidRDefault="00000000" w:rsidRPr="00000000" w14:paraId="000000B2">
            <w:pPr>
              <w:rPr>
                <w:rFonts w:ascii="Calibri" w:cs="Calibri" w:eastAsia="Calibri" w:hAnsi="Calibri"/>
                <w:color w:val="000000"/>
              </w:rPr>
            </w:pPr>
            <w:r w:rsidDel="00000000" w:rsidR="00000000" w:rsidRPr="00000000">
              <w:rPr>
                <w:rFonts w:ascii="Calibri" w:cs="Calibri" w:eastAsia="Calibri" w:hAnsi="Calibri"/>
                <w:color w:val="000000"/>
                <w:rtl w:val="0"/>
              </w:rPr>
              <w:t xml:space="preserve">Åland</w:t>
            </w:r>
          </w:p>
        </w:tc>
        <w:tc>
          <w:tcPr/>
          <w:p w:rsidR="00000000" w:rsidDel="00000000" w:rsidP="00000000" w:rsidRDefault="00000000" w:rsidRPr="00000000" w14:paraId="000000B3">
            <w:pPr>
              <w:rPr>
                <w:rFonts w:ascii="Calibri" w:cs="Calibri" w:eastAsia="Calibri" w:hAnsi="Calibri"/>
                <w:color w:val="000000"/>
              </w:rPr>
            </w:pPr>
            <w:r w:rsidDel="00000000" w:rsidR="00000000" w:rsidRPr="00000000">
              <w:rPr>
                <w:rFonts w:ascii="Calibri" w:cs="Calibri" w:eastAsia="Calibri" w:hAnsi="Calibri"/>
                <w:color w:val="000000"/>
                <w:rtl w:val="0"/>
              </w:rPr>
              <w:t xml:space="preserve">Albania</w:t>
            </w:r>
          </w:p>
        </w:tc>
        <w:tc>
          <w:tcPr/>
          <w:p w:rsidR="00000000" w:rsidDel="00000000" w:rsidP="00000000" w:rsidRDefault="00000000" w:rsidRPr="00000000" w14:paraId="000000B4">
            <w:pPr>
              <w:rPr>
                <w:rFonts w:ascii="Calibri" w:cs="Calibri" w:eastAsia="Calibri" w:hAnsi="Calibri"/>
                <w:color w:val="000000"/>
              </w:rPr>
            </w:pPr>
            <w:r w:rsidDel="00000000" w:rsidR="00000000" w:rsidRPr="00000000">
              <w:rPr>
                <w:rFonts w:ascii="Calibri" w:cs="Calibri" w:eastAsia="Calibri" w:hAnsi="Calibri"/>
                <w:color w:val="000000"/>
                <w:rtl w:val="0"/>
              </w:rPr>
              <w:t xml:space="preserve">Algeria</w:t>
            </w:r>
          </w:p>
        </w:tc>
      </w:tr>
      <w:tr>
        <w:trPr>
          <w:trHeight w:val="304" w:hRule="atLeast"/>
        </w:trPr>
        <w:tc>
          <w:tcPr/>
          <w:p w:rsidR="00000000" w:rsidDel="00000000" w:rsidP="00000000" w:rsidRDefault="00000000" w:rsidRPr="00000000" w14:paraId="000000B5">
            <w:pPr>
              <w:rPr>
                <w:rFonts w:ascii="Calibri" w:cs="Calibri" w:eastAsia="Calibri" w:hAnsi="Calibri"/>
                <w:color w:val="000000"/>
              </w:rPr>
            </w:pPr>
            <w:r w:rsidDel="00000000" w:rsidR="00000000" w:rsidRPr="00000000">
              <w:rPr>
                <w:rFonts w:ascii="Calibri" w:cs="Calibri" w:eastAsia="Calibri" w:hAnsi="Calibri"/>
                <w:color w:val="000000"/>
                <w:rtl w:val="0"/>
              </w:rPr>
              <w:t xml:space="preserve">A</w:t>
            </w:r>
          </w:p>
        </w:tc>
        <w:tc>
          <w:tcPr/>
          <w:p w:rsidR="00000000" w:rsidDel="00000000" w:rsidP="00000000" w:rsidRDefault="00000000" w:rsidRPr="00000000" w14:paraId="000000B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22.99</w:t>
            </w:r>
          </w:p>
        </w:tc>
        <w:tc>
          <w:tcPr/>
          <w:p w:rsidR="00000000" w:rsidDel="00000000" w:rsidP="00000000" w:rsidRDefault="00000000" w:rsidRPr="00000000" w14:paraId="000000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B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19.1</w:t>
            </w:r>
          </w:p>
        </w:tc>
        <w:tc>
          <w:tcPr/>
          <w:p w:rsidR="00000000" w:rsidDel="00000000" w:rsidP="00000000" w:rsidRDefault="00000000" w:rsidRPr="00000000" w14:paraId="000000B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32.65</w:t>
            </w:r>
          </w:p>
        </w:tc>
      </w:tr>
      <w:tr>
        <w:trPr>
          <w:trHeight w:val="304" w:hRule="atLeast"/>
        </w:trPr>
        <w:tc>
          <w:tcPr/>
          <w:p w:rsidR="00000000" w:rsidDel="00000000" w:rsidP="00000000" w:rsidRDefault="00000000" w:rsidRPr="00000000" w14:paraId="000000BB">
            <w:pPr>
              <w:rPr>
                <w:rFonts w:ascii="Calibri" w:cs="Calibri" w:eastAsia="Calibri" w:hAnsi="Calibri"/>
                <w:color w:val="000000"/>
              </w:rPr>
            </w:pPr>
            <w:r w:rsidDel="00000000" w:rsidR="00000000" w:rsidRPr="00000000">
              <w:rPr>
                <w:rFonts w:ascii="Calibri" w:cs="Calibri" w:eastAsia="Calibri" w:hAnsi="Calibri"/>
                <w:color w:val="000000"/>
                <w:rtl w:val="0"/>
              </w:rPr>
              <w:t xml:space="preserve">S</w:t>
            </w:r>
          </w:p>
        </w:tc>
        <w:tc>
          <w:tcPr/>
          <w:p w:rsidR="00000000" w:rsidDel="00000000" w:rsidP="00000000" w:rsidRDefault="00000000" w:rsidRPr="00000000" w14:paraId="000000B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15.93</w:t>
            </w:r>
          </w:p>
        </w:tc>
        <w:tc>
          <w:tcPr/>
          <w:p w:rsidR="00000000" w:rsidDel="00000000" w:rsidP="00000000" w:rsidRDefault="00000000" w:rsidRPr="00000000" w14:paraId="000000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p w:rsidR="00000000" w:rsidDel="00000000" w:rsidP="00000000" w:rsidRDefault="00000000" w:rsidRPr="00000000" w14:paraId="000000B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p w:rsidR="00000000" w:rsidDel="00000000" w:rsidP="00000000" w:rsidRDefault="00000000" w:rsidRPr="00000000" w14:paraId="000000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17.36</w:t>
            </w:r>
          </w:p>
        </w:tc>
        <w:tc>
          <w:tcPr/>
          <w:p w:rsidR="00000000" w:rsidDel="00000000" w:rsidP="00000000" w:rsidRDefault="00000000" w:rsidRPr="00000000" w14:paraId="000000C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20.54</w:t>
            </w:r>
          </w:p>
        </w:tc>
      </w:tr>
      <w:tr>
        <w:trPr>
          <w:trHeight w:val="304" w:hRule="atLeast"/>
        </w:trPr>
        <w:tc>
          <w:tcPr/>
          <w:p w:rsidR="00000000" w:rsidDel="00000000" w:rsidP="00000000" w:rsidRDefault="00000000" w:rsidRPr="00000000" w14:paraId="000000C1">
            <w:pPr>
              <w:rPr>
                <w:rFonts w:ascii="Calibri" w:cs="Calibri" w:eastAsia="Calibri" w:hAnsi="Calibri"/>
                <w:color w:val="000000"/>
              </w:rPr>
            </w:pPr>
            <w:r w:rsidDel="00000000" w:rsidR="00000000" w:rsidRPr="00000000">
              <w:rPr>
                <w:rFonts w:ascii="Calibri" w:cs="Calibri" w:eastAsia="Calibri" w:hAnsi="Calibri"/>
                <w:color w:val="000000"/>
                <w:rtl w:val="0"/>
              </w:rPr>
              <w:t xml:space="preserve">L</w:t>
            </w:r>
          </w:p>
        </w:tc>
        <w:tc>
          <w:tcPr/>
          <w:p w:rsidR="00000000" w:rsidDel="00000000" w:rsidP="00000000" w:rsidRDefault="00000000" w:rsidRPr="00000000" w14:paraId="000000C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26.65</w:t>
            </w:r>
          </w:p>
        </w:tc>
        <w:tc>
          <w:tcPr/>
          <w:p w:rsidR="00000000" w:rsidDel="00000000" w:rsidP="00000000" w:rsidRDefault="00000000" w:rsidRPr="00000000" w14:paraId="000000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C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33.33</w:t>
            </w:r>
          </w:p>
        </w:tc>
        <w:tc>
          <w:tcPr/>
          <w:p w:rsidR="00000000" w:rsidDel="00000000" w:rsidP="00000000" w:rsidRDefault="00000000" w:rsidRPr="00000000" w14:paraId="000000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C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29.8</w:t>
            </w:r>
          </w:p>
        </w:tc>
      </w:tr>
      <w:tr>
        <w:trPr>
          <w:trHeight w:val="304" w:hRule="atLeast"/>
        </w:trPr>
        <w:tc>
          <w:tcPr/>
          <w:p w:rsidR="00000000" w:rsidDel="00000000" w:rsidP="00000000" w:rsidRDefault="00000000" w:rsidRPr="00000000" w14:paraId="000000C7">
            <w:pPr>
              <w:rPr>
                <w:rFonts w:ascii="Calibri" w:cs="Calibri" w:eastAsia="Calibri" w:hAnsi="Calibri"/>
                <w:color w:val="000000"/>
              </w:rPr>
            </w:pPr>
            <w:r w:rsidDel="00000000" w:rsidR="00000000" w:rsidRPr="00000000">
              <w:rPr>
                <w:rFonts w:ascii="Calibri" w:cs="Calibri" w:eastAsia="Calibri" w:hAnsi="Calibri"/>
                <w:color w:val="000000"/>
                <w:rtl w:val="0"/>
              </w:rPr>
              <w:t xml:space="preserve">C</w:t>
            </w:r>
          </w:p>
        </w:tc>
        <w:tc>
          <w:tcPr/>
          <w:p w:rsidR="00000000" w:rsidDel="00000000" w:rsidP="00000000" w:rsidRDefault="00000000" w:rsidRPr="00000000" w14:paraId="000000C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23.1</w:t>
            </w:r>
          </w:p>
        </w:tc>
        <w:tc>
          <w:tcPr/>
          <w:p w:rsidR="00000000" w:rsidDel="00000000" w:rsidP="00000000" w:rsidRDefault="00000000" w:rsidRPr="00000000" w14:paraId="000000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C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19.79</w:t>
            </w:r>
          </w:p>
        </w:tc>
        <w:tc>
          <w:tcPr/>
          <w:p w:rsidR="00000000" w:rsidDel="00000000" w:rsidP="00000000" w:rsidRDefault="00000000" w:rsidRPr="00000000" w14:paraId="000000C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27.53</w:t>
            </w:r>
          </w:p>
        </w:tc>
      </w:tr>
      <w:tr>
        <w:trPr>
          <w:trHeight w:val="304" w:hRule="atLeast"/>
        </w:trPr>
        <w:tc>
          <w:tcPr/>
          <w:p w:rsidR="00000000" w:rsidDel="00000000" w:rsidP="00000000" w:rsidRDefault="00000000" w:rsidRPr="00000000" w14:paraId="000000CD">
            <w:pPr>
              <w:rPr>
                <w:rFonts w:ascii="Calibri" w:cs="Calibri" w:eastAsia="Calibri" w:hAnsi="Calibri"/>
                <w:color w:val="000000"/>
              </w:rPr>
            </w:pPr>
            <w:r w:rsidDel="00000000" w:rsidR="00000000" w:rsidRPr="00000000">
              <w:rPr>
                <w:rFonts w:ascii="Calibri" w:cs="Calibri" w:eastAsia="Calibri" w:hAnsi="Calibri"/>
                <w:color w:val="000000"/>
                <w:rtl w:val="0"/>
              </w:rPr>
              <w:t xml:space="preserve">SL</w:t>
            </w:r>
          </w:p>
        </w:tc>
        <w:tc>
          <w:tcPr/>
          <w:p w:rsidR="00000000" w:rsidDel="00000000" w:rsidP="00000000" w:rsidRDefault="00000000" w:rsidRPr="00000000" w14:paraId="000000C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8.33</w:t>
            </w:r>
          </w:p>
        </w:tc>
        <w:tc>
          <w:tcPr/>
          <w:p w:rsidR="00000000" w:rsidDel="00000000" w:rsidP="00000000" w:rsidRDefault="00000000" w:rsidRPr="00000000" w14:paraId="000000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D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30.01</w:t>
            </w:r>
          </w:p>
        </w:tc>
      </w:tr>
      <w:tr>
        <w:trPr>
          <w:trHeight w:val="304" w:hRule="atLeast"/>
        </w:trPr>
        <w:tc>
          <w:tcPr/>
          <w:p w:rsidR="00000000" w:rsidDel="00000000" w:rsidP="00000000" w:rsidRDefault="00000000" w:rsidRPr="00000000" w14:paraId="000000D3">
            <w:pPr>
              <w:rPr>
                <w:rFonts w:ascii="Calibri" w:cs="Calibri" w:eastAsia="Calibri" w:hAnsi="Calibri"/>
                <w:color w:val="000000"/>
              </w:rPr>
            </w:pPr>
            <w:r w:rsidDel="00000000" w:rsidR="00000000" w:rsidRPr="00000000">
              <w:rPr>
                <w:rFonts w:ascii="Calibri" w:cs="Calibri" w:eastAsia="Calibri" w:hAnsi="Calibri"/>
                <w:color w:val="000000"/>
                <w:rtl w:val="0"/>
              </w:rPr>
              <w:t xml:space="preserve">LS</w:t>
            </w:r>
          </w:p>
        </w:tc>
        <w:tc>
          <w:tcPr/>
          <w:p w:rsidR="00000000" w:rsidDel="00000000" w:rsidP="00000000" w:rsidRDefault="00000000" w:rsidRPr="00000000" w14:paraId="000000D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c>
          <w:tcPr/>
          <w:p w:rsidR="00000000" w:rsidDel="00000000" w:rsidP="00000000" w:rsidRDefault="00000000" w:rsidRPr="00000000" w14:paraId="000000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D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29.81</w:t>
            </w:r>
          </w:p>
        </w:tc>
      </w:tr>
      <w:tr>
        <w:trPr>
          <w:trHeight w:val="304" w:hRule="atLeast"/>
        </w:trPr>
        <w:tc>
          <w:tcPr/>
          <w:p w:rsidR="00000000" w:rsidDel="00000000" w:rsidP="00000000" w:rsidRDefault="00000000" w:rsidRPr="00000000" w14:paraId="000000D9">
            <w:pPr>
              <w:rPr>
                <w:rFonts w:ascii="Calibri" w:cs="Calibri" w:eastAsia="Calibri" w:hAnsi="Calibri"/>
                <w:color w:val="000000"/>
              </w:rPr>
            </w:pPr>
            <w:r w:rsidDel="00000000" w:rsidR="00000000" w:rsidRPr="00000000">
              <w:rPr>
                <w:rFonts w:ascii="Calibri" w:cs="Calibri" w:eastAsia="Calibri" w:hAnsi="Calibri"/>
                <w:color w:val="000000"/>
                <w:rtl w:val="0"/>
              </w:rPr>
              <w:t xml:space="preserve">SC</w:t>
            </w:r>
          </w:p>
        </w:tc>
        <w:tc>
          <w:tcPr/>
          <w:p w:rsidR="00000000" w:rsidDel="00000000" w:rsidP="00000000" w:rsidRDefault="00000000" w:rsidRPr="00000000" w14:paraId="000000D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15.93</w:t>
            </w:r>
          </w:p>
        </w:tc>
        <w:tc>
          <w:tcPr/>
          <w:p w:rsidR="00000000" w:rsidDel="00000000" w:rsidP="00000000" w:rsidRDefault="00000000" w:rsidRPr="00000000" w14:paraId="000000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58.33</w:t>
            </w:r>
          </w:p>
        </w:tc>
        <w:tc>
          <w:tcPr/>
          <w:p w:rsidR="00000000" w:rsidDel="00000000" w:rsidP="00000000" w:rsidRDefault="00000000" w:rsidRPr="00000000" w14:paraId="000000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17.36</w:t>
            </w:r>
          </w:p>
        </w:tc>
        <w:tc>
          <w:tcPr/>
          <w:p w:rsidR="00000000" w:rsidDel="00000000" w:rsidP="00000000" w:rsidRDefault="00000000" w:rsidRPr="00000000" w14:paraId="000000D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21.03</w:t>
            </w:r>
          </w:p>
        </w:tc>
      </w:tr>
      <w:tr>
        <w:trPr>
          <w:trHeight w:val="304" w:hRule="atLeast"/>
        </w:trPr>
        <w:tc>
          <w:tcPr/>
          <w:p w:rsidR="00000000" w:rsidDel="00000000" w:rsidP="00000000" w:rsidRDefault="00000000" w:rsidRPr="00000000" w14:paraId="000000DF">
            <w:pPr>
              <w:rPr>
                <w:rFonts w:ascii="Calibri" w:cs="Calibri" w:eastAsia="Calibri" w:hAnsi="Calibri"/>
                <w:color w:val="000000"/>
              </w:rPr>
            </w:pPr>
            <w:r w:rsidDel="00000000" w:rsidR="00000000" w:rsidRPr="00000000">
              <w:rPr>
                <w:rFonts w:ascii="Calibri" w:cs="Calibri" w:eastAsia="Calibri" w:hAnsi="Calibri"/>
                <w:color w:val="000000"/>
                <w:rtl w:val="0"/>
              </w:rPr>
              <w:t xml:space="preserve">CS</w:t>
            </w:r>
          </w:p>
        </w:tc>
        <w:tc>
          <w:tcPr/>
          <w:p w:rsidR="00000000" w:rsidDel="00000000" w:rsidP="00000000" w:rsidRDefault="00000000" w:rsidRPr="00000000" w14:paraId="000000E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23.1</w:t>
            </w:r>
          </w:p>
        </w:tc>
        <w:tc>
          <w:tcPr/>
          <w:p w:rsidR="00000000" w:rsidDel="00000000" w:rsidP="00000000" w:rsidRDefault="00000000" w:rsidRPr="00000000" w14:paraId="000000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19.79</w:t>
            </w:r>
          </w:p>
        </w:tc>
        <w:tc>
          <w:tcPr/>
          <w:p w:rsidR="00000000" w:rsidDel="00000000" w:rsidP="00000000" w:rsidRDefault="00000000" w:rsidRPr="00000000" w14:paraId="000000E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27.53</w:t>
            </w:r>
          </w:p>
        </w:tc>
      </w:tr>
      <w:tr>
        <w:trPr>
          <w:trHeight w:val="304" w:hRule="atLeast"/>
        </w:trPr>
        <w:tc>
          <w:tcPr/>
          <w:p w:rsidR="00000000" w:rsidDel="00000000" w:rsidP="00000000" w:rsidRDefault="00000000" w:rsidRPr="00000000" w14:paraId="000000E5">
            <w:pPr>
              <w:rPr>
                <w:rFonts w:ascii="Calibri" w:cs="Calibri" w:eastAsia="Calibri" w:hAnsi="Calibri"/>
                <w:color w:val="000000"/>
              </w:rPr>
            </w:pPr>
            <w:r w:rsidDel="00000000" w:rsidR="00000000" w:rsidRPr="00000000">
              <w:rPr>
                <w:rFonts w:ascii="Calibri" w:cs="Calibri" w:eastAsia="Calibri" w:hAnsi="Calibri"/>
                <w:color w:val="000000"/>
                <w:rtl w:val="0"/>
              </w:rPr>
              <w:t xml:space="preserve">LC</w:t>
            </w:r>
          </w:p>
        </w:tc>
        <w:tc>
          <w:tcPr/>
          <w:p w:rsidR="00000000" w:rsidDel="00000000" w:rsidP="00000000" w:rsidRDefault="00000000" w:rsidRPr="00000000" w14:paraId="000000E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0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0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0E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0EB">
            <w:pPr>
              <w:rPr>
                <w:rFonts w:ascii="Calibri" w:cs="Calibri" w:eastAsia="Calibri" w:hAnsi="Calibri"/>
                <w:color w:val="000000"/>
              </w:rPr>
            </w:pPr>
            <w:r w:rsidDel="00000000" w:rsidR="00000000" w:rsidRPr="00000000">
              <w:rPr>
                <w:rFonts w:ascii="Calibri" w:cs="Calibri" w:eastAsia="Calibri" w:hAnsi="Calibri"/>
                <w:color w:val="000000"/>
                <w:rtl w:val="0"/>
              </w:rPr>
              <w:t xml:space="preserve">CL</w:t>
            </w:r>
          </w:p>
        </w:tc>
        <w:tc>
          <w:tcPr/>
          <w:p w:rsidR="00000000" w:rsidDel="00000000" w:rsidP="00000000" w:rsidRDefault="00000000" w:rsidRPr="00000000" w14:paraId="000000E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F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30.78</w:t>
            </w:r>
          </w:p>
        </w:tc>
      </w:tr>
      <w:tr>
        <w:trPr>
          <w:trHeight w:val="304" w:hRule="atLeast"/>
        </w:trPr>
        <w:tc>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color w:val="000000"/>
                <w:rtl w:val="0"/>
              </w:rPr>
              <w:t xml:space="preserve">SLC</w:t>
            </w:r>
          </w:p>
        </w:tc>
        <w:tc>
          <w:tcPr/>
          <w:p w:rsidR="00000000" w:rsidDel="00000000" w:rsidP="00000000" w:rsidRDefault="00000000" w:rsidRPr="00000000" w14:paraId="000000F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26.52</w:t>
            </w:r>
          </w:p>
        </w:tc>
        <w:tc>
          <w:tcPr/>
          <w:p w:rsidR="00000000" w:rsidDel="00000000" w:rsidP="00000000" w:rsidRDefault="00000000" w:rsidRPr="00000000" w14:paraId="000000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F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8.33</w:t>
            </w:r>
          </w:p>
        </w:tc>
        <w:tc>
          <w:tcPr/>
          <w:p w:rsidR="00000000" w:rsidDel="00000000" w:rsidP="00000000" w:rsidRDefault="00000000" w:rsidRPr="00000000" w14:paraId="000000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21.53</w:t>
            </w:r>
          </w:p>
        </w:tc>
        <w:tc>
          <w:tcPr/>
          <w:p w:rsidR="00000000" w:rsidDel="00000000" w:rsidP="00000000" w:rsidRDefault="00000000" w:rsidRPr="00000000" w14:paraId="000000F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30.88</w:t>
            </w:r>
          </w:p>
        </w:tc>
      </w:tr>
      <w:tr>
        <w:trPr>
          <w:trHeight w:val="304" w:hRule="atLeast"/>
        </w:trPr>
        <w:tc>
          <w:tcPr/>
          <w:p w:rsidR="00000000" w:rsidDel="00000000" w:rsidP="00000000" w:rsidRDefault="00000000" w:rsidRPr="00000000" w14:paraId="000000F7">
            <w:pPr>
              <w:rPr>
                <w:rFonts w:ascii="Calibri" w:cs="Calibri" w:eastAsia="Calibri" w:hAnsi="Calibri"/>
                <w:color w:val="000000"/>
              </w:rPr>
            </w:pPr>
            <w:r w:rsidDel="00000000" w:rsidR="00000000" w:rsidRPr="00000000">
              <w:rPr>
                <w:rFonts w:ascii="Calibri" w:cs="Calibri" w:eastAsia="Calibri" w:hAnsi="Calibri"/>
                <w:color w:val="000000"/>
                <w:rtl w:val="0"/>
              </w:rPr>
              <w:t xml:space="preserve">SCL</w:t>
            </w:r>
          </w:p>
        </w:tc>
        <w:tc>
          <w:tcPr/>
          <w:p w:rsidR="00000000" w:rsidDel="00000000" w:rsidP="00000000" w:rsidRDefault="00000000" w:rsidRPr="00000000" w14:paraId="000000F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26.57</w:t>
            </w:r>
          </w:p>
        </w:tc>
        <w:tc>
          <w:tcPr/>
          <w:p w:rsidR="00000000" w:rsidDel="00000000" w:rsidP="00000000" w:rsidRDefault="00000000" w:rsidRPr="00000000" w14:paraId="000000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F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F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30.69</w:t>
            </w:r>
          </w:p>
        </w:tc>
      </w:tr>
      <w:tr>
        <w:trPr>
          <w:trHeight w:val="304" w:hRule="atLeast"/>
        </w:trPr>
        <w:tc>
          <w:tcPr/>
          <w:p w:rsidR="00000000" w:rsidDel="00000000" w:rsidP="00000000" w:rsidRDefault="00000000" w:rsidRPr="00000000" w14:paraId="000000FD">
            <w:pPr>
              <w:rPr>
                <w:rFonts w:ascii="Calibri" w:cs="Calibri" w:eastAsia="Calibri" w:hAnsi="Calibri"/>
                <w:color w:val="000000"/>
              </w:rPr>
            </w:pPr>
            <w:r w:rsidDel="00000000" w:rsidR="00000000" w:rsidRPr="00000000">
              <w:rPr>
                <w:rFonts w:ascii="Calibri" w:cs="Calibri" w:eastAsia="Calibri" w:hAnsi="Calibri"/>
                <w:color w:val="000000"/>
                <w:rtl w:val="0"/>
              </w:rPr>
              <w:t xml:space="preserve">LSC</w:t>
            </w:r>
          </w:p>
        </w:tc>
        <w:tc>
          <w:tcPr/>
          <w:p w:rsidR="00000000" w:rsidDel="00000000" w:rsidP="00000000" w:rsidRDefault="00000000" w:rsidRPr="00000000" w14:paraId="000000F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0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1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10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103">
            <w:pPr>
              <w:rPr>
                <w:rFonts w:ascii="Calibri" w:cs="Calibri" w:eastAsia="Calibri" w:hAnsi="Calibri"/>
                <w:color w:val="000000"/>
              </w:rPr>
            </w:pPr>
            <w:r w:rsidDel="00000000" w:rsidR="00000000" w:rsidRPr="00000000">
              <w:rPr>
                <w:rFonts w:ascii="Calibri" w:cs="Calibri" w:eastAsia="Calibri" w:hAnsi="Calibri"/>
                <w:color w:val="000000"/>
                <w:rtl w:val="0"/>
              </w:rPr>
              <w:t xml:space="preserve">LCS</w:t>
            </w:r>
          </w:p>
        </w:tc>
        <w:tc>
          <w:tcPr/>
          <w:p w:rsidR="00000000" w:rsidDel="00000000" w:rsidP="00000000" w:rsidRDefault="00000000" w:rsidRPr="00000000" w14:paraId="0000010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1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1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10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color w:val="000000"/>
                <w:rtl w:val="0"/>
              </w:rPr>
              <w:t xml:space="preserve">CSL</w:t>
            </w:r>
          </w:p>
        </w:tc>
        <w:tc>
          <w:tcPr/>
          <w:p w:rsidR="00000000" w:rsidDel="00000000" w:rsidP="00000000" w:rsidRDefault="00000000" w:rsidRPr="00000000" w14:paraId="0000010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26.55</w:t>
            </w:r>
          </w:p>
        </w:tc>
        <w:tc>
          <w:tcPr/>
          <w:p w:rsidR="00000000" w:rsidDel="00000000" w:rsidP="00000000" w:rsidRDefault="00000000" w:rsidRPr="00000000" w14:paraId="000001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10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30.76</w:t>
            </w:r>
          </w:p>
        </w:tc>
      </w:tr>
      <w:tr>
        <w:trPr>
          <w:trHeight w:val="304" w:hRule="atLeast"/>
        </w:trPr>
        <w:tc>
          <w:tcPr/>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color w:val="000000"/>
                <w:rtl w:val="0"/>
              </w:rPr>
              <w:t xml:space="preserve">CLS</w:t>
            </w:r>
          </w:p>
        </w:tc>
        <w:tc>
          <w:tcPr/>
          <w:p w:rsidR="00000000" w:rsidDel="00000000" w:rsidP="00000000" w:rsidRDefault="00000000" w:rsidRPr="00000000" w14:paraId="0000011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1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1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11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30.78</w:t>
            </w:r>
          </w:p>
        </w:tc>
      </w:tr>
    </w:tbl>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S3. Governance risk score table (see csv)</w:t>
        <w:br w:type="textWrapping"/>
      </w:r>
      <w:hyperlink r:id="rId17">
        <w:r w:rsidDel="00000000" w:rsidR="00000000" w:rsidRPr="00000000">
          <w:rPr>
            <w:rFonts w:ascii="Times New Roman" w:cs="Times New Roman" w:eastAsia="Times New Roman" w:hAnsi="Times New Roman"/>
            <w:color w:val="1155cc"/>
            <w:sz w:val="24"/>
            <w:szCs w:val="24"/>
            <w:u w:val="single"/>
            <w:rtl w:val="0"/>
          </w:rPr>
          <w:t xml:space="preserve">https://drive.google.com/file/d/1g_LePBfCbphXzTiCOXCzQtNLSSYoV6me/view?usp=sharing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S4. </w:t>
      </w:r>
    </w:p>
    <w:tbl>
      <w:tblPr>
        <w:tblStyle w:val="Table3"/>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118">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Indicator</w:t>
            </w:r>
          </w:p>
        </w:tc>
        <w:tc>
          <w:tcPr/>
          <w:p w:rsidR="00000000" w:rsidDel="00000000" w:rsidP="00000000" w:rsidRDefault="00000000" w:rsidRPr="00000000" w14:paraId="00000119">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w:t>
            </w:r>
          </w:p>
          <w:p w:rsidR="00000000" w:rsidDel="00000000" w:rsidP="00000000" w:rsidRDefault="00000000" w:rsidRPr="00000000" w14:paraId="0000011A">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Source: World Bank, 2020 (</w:t>
            </w:r>
            <w:hyperlink r:id="rId18">
              <w:r w:rsidDel="00000000" w:rsidR="00000000" w:rsidRPr="00000000">
                <w:rPr>
                  <w:rFonts w:ascii="Times New Roman" w:cs="Times New Roman" w:eastAsia="Times New Roman" w:hAnsi="Times New Roman"/>
                  <w:color w:val="0000ff"/>
                  <w:sz w:val="24"/>
                  <w:szCs w:val="24"/>
                  <w:u w:val="single"/>
                  <w:rtl w:val="0"/>
                </w:rPr>
                <w:t xml:space="preserve">https://datacatalog.worldbank.org/dataset/worldwide-governance-indicators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p w:rsidR="00000000" w:rsidDel="00000000" w:rsidP="00000000" w:rsidRDefault="00000000" w:rsidRPr="00000000" w14:paraId="0000011B">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and accountability</w:t>
            </w:r>
          </w:p>
        </w:tc>
        <w:tc>
          <w:tcPr/>
          <w:p w:rsidR="00000000" w:rsidDel="00000000" w:rsidP="00000000" w:rsidRDefault="00000000" w:rsidRPr="00000000" w14:paraId="0000011C">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and accountability captures perceptions of the extent to which a country's citizens are able to participate in selecting their government, as well as freedom of expression, freedom of association, and a free media.”</w:t>
            </w:r>
          </w:p>
        </w:tc>
      </w:tr>
      <w:tr>
        <w:tc>
          <w:tcPr/>
          <w:p w:rsidR="00000000" w:rsidDel="00000000" w:rsidP="00000000" w:rsidRDefault="00000000" w:rsidRPr="00000000" w14:paraId="0000011D">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stability and absence of violence</w:t>
            </w:r>
          </w:p>
        </w:tc>
        <w:tc>
          <w:tcPr/>
          <w:p w:rsidR="00000000" w:rsidDel="00000000" w:rsidP="00000000" w:rsidRDefault="00000000" w:rsidRPr="00000000" w14:paraId="0000011E">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Stability and Absence of Violence/Terrorism measures perceptions of the likelihood of political instability and/or politically-motivated violence, including terrorism.”</w:t>
            </w:r>
          </w:p>
        </w:tc>
      </w:tr>
      <w:tr>
        <w:tc>
          <w:tcPr/>
          <w:p w:rsidR="00000000" w:rsidDel="00000000" w:rsidP="00000000" w:rsidRDefault="00000000" w:rsidRPr="00000000" w14:paraId="0000011F">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effectiveness</w:t>
            </w:r>
          </w:p>
        </w:tc>
        <w:tc>
          <w:tcPr/>
          <w:p w:rsidR="00000000" w:rsidDel="00000000" w:rsidP="00000000" w:rsidRDefault="00000000" w:rsidRPr="00000000" w14:paraId="00000120">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effectiveness captures perceptions of the quality of public services, the quality of the civil service and the degree of its independence from political pressures, the quality of policy formulation and implementation, and the credibility of the government's commitment to such policies.”</w:t>
            </w:r>
          </w:p>
        </w:tc>
      </w:tr>
      <w:tr>
        <w:tc>
          <w:tcPr/>
          <w:p w:rsidR="00000000" w:rsidDel="00000000" w:rsidP="00000000" w:rsidRDefault="00000000" w:rsidRPr="00000000" w14:paraId="00000121">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quality</w:t>
            </w:r>
          </w:p>
        </w:tc>
        <w:tc>
          <w:tcPr/>
          <w:p w:rsidR="00000000" w:rsidDel="00000000" w:rsidP="00000000" w:rsidRDefault="00000000" w:rsidRPr="00000000" w14:paraId="00000122">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quality captures perceptions of the ability of the government to formulate and implement sound policies and regulations that permit and promote private sector development.”</w:t>
            </w:r>
          </w:p>
        </w:tc>
      </w:tr>
      <w:tr>
        <w:tc>
          <w:tcPr/>
          <w:p w:rsidR="00000000" w:rsidDel="00000000" w:rsidP="00000000" w:rsidRDefault="00000000" w:rsidRPr="00000000" w14:paraId="00000123">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 of law</w:t>
            </w:r>
          </w:p>
        </w:tc>
        <w:tc>
          <w:tcPr/>
          <w:p w:rsidR="00000000" w:rsidDel="00000000" w:rsidP="00000000" w:rsidRDefault="00000000" w:rsidRPr="00000000" w14:paraId="00000124">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 of law captures perceptions of the extent to which agents have confidence in and abide by the rules of society, and in particular the quality of contract enforcement, property rights, the police, and the courts, as well as the likelihood of crime and violence.”</w:t>
            </w:r>
          </w:p>
        </w:tc>
      </w:tr>
      <w:tr>
        <w:tc>
          <w:tcPr/>
          <w:p w:rsidR="00000000" w:rsidDel="00000000" w:rsidP="00000000" w:rsidRDefault="00000000" w:rsidRPr="00000000" w14:paraId="0000012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corruption</w:t>
            </w:r>
          </w:p>
        </w:tc>
        <w:tc>
          <w:tcPr/>
          <w:p w:rsidR="00000000" w:rsidDel="00000000" w:rsidP="00000000" w:rsidRDefault="00000000" w:rsidRPr="00000000" w14:paraId="00000126">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corruption captures perceptions of the extent to which public power is exercised for private gain, including both petty and grand forms of corruption, as well as "capture" of the state by elites and private interests.”</w:t>
            </w:r>
          </w:p>
        </w:tc>
      </w:tr>
    </w:tbl>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spacing w:after="0" w:line="480" w:lineRule="auto"/>
        <w:rPr>
          <w:rFonts w:ascii="Times New Roman" w:cs="Times New Roman" w:eastAsia="Times New Roman" w:hAnsi="Times New Roman"/>
          <w:b w:val="1"/>
          <w:sz w:val="24"/>
          <w:szCs w:val="24"/>
        </w:rPr>
      </w:pPr>
      <w:sdt>
        <w:sdtPr>
          <w:tag w:val="goog_rdk_73"/>
        </w:sdtPr>
        <w:sdtContent>
          <w:commentRangeStart w:id="41"/>
        </w:sdtContent>
      </w:sdt>
      <w:sdt>
        <w:sdtPr>
          <w:tag w:val="goog_rdk_74"/>
        </w:sdtPr>
        <w:sdtContent>
          <w:commentRangeStart w:id="42"/>
        </w:sdtContent>
      </w:sdt>
      <w:r w:rsidDel="00000000" w:rsidR="00000000" w:rsidRPr="00000000">
        <w:rPr>
          <w:rFonts w:ascii="Times New Roman" w:cs="Times New Roman" w:eastAsia="Times New Roman" w:hAnsi="Times New Roman"/>
          <w:b w:val="1"/>
          <w:sz w:val="24"/>
          <w:szCs w:val="24"/>
          <w:rtl w:val="0"/>
        </w:rPr>
        <w:t xml:space="preserve">Figure S1</w:t>
      </w:r>
      <w:commentRangeEnd w:id="41"/>
      <w:r w:rsidDel="00000000" w:rsidR="00000000" w:rsidRPr="00000000">
        <w:commentReference w:id="41"/>
      </w:r>
      <w:commentRangeEnd w:id="42"/>
      <w:r w:rsidDel="00000000" w:rsidR="00000000" w:rsidRPr="00000000">
        <w:commentReference w:id="42"/>
      </w:r>
      <w:r w:rsidDel="00000000" w:rsidR="00000000" w:rsidRPr="00000000">
        <w:rPr>
          <w:rFonts w:ascii="Times New Roman" w:cs="Times New Roman" w:eastAsia="Times New Roman" w:hAnsi="Times New Roman"/>
          <w:b w:val="1"/>
          <w:sz w:val="24"/>
          <w:szCs w:val="24"/>
          <w:rtl w:val="0"/>
        </w:rPr>
        <w:t xml:space="preserve">. Governance (green = good, red = poor)</w:t>
      </w:r>
    </w:p>
    <w:p w:rsidR="00000000" w:rsidDel="00000000" w:rsidP="00000000" w:rsidRDefault="00000000" w:rsidRPr="00000000" w14:paraId="0000012B">
      <w:pPr>
        <w:spacing w:after="0" w:line="48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2596515"/>
            <wp:effectExtent b="0" l="0" r="0" t="0"/>
            <wp:docPr id="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S2. Land use (green = good, red = bad)</w:t>
      </w:r>
    </w:p>
    <w:p w:rsidR="00000000" w:rsidDel="00000000" w:rsidP="00000000" w:rsidRDefault="00000000" w:rsidRPr="00000000" w14:paraId="00000130">
      <w:pPr>
        <w:spacing w:after="0" w:line="48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2476500"/>
            <wp:effectExtent b="0" l="0" r="0" t="0"/>
            <wp:docPr id="3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S3. Climate (extreme heat events) (green = good, red = bad)</w:t>
      </w:r>
    </w:p>
    <w:p w:rsidR="00000000" w:rsidDel="00000000" w:rsidP="00000000" w:rsidRDefault="00000000" w:rsidRPr="00000000" w14:paraId="00000134">
      <w:pPr>
        <w:spacing w:after="0" w:line="48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2605405"/>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S4. Areas of high scenario overlap (&gt;10 scenarios, green) compared to Meyers et al. biodiversity hotspots (blue)</w:t>
      </w:r>
      <w:sdt>
        <w:sdtPr>
          <w:tag w:val="goog_rdk_75"/>
        </w:sdtPr>
        <w:sdtContent>
          <w:commentRangeStart w:id="43"/>
        </w:sdtContent>
      </w:sdt>
      <w:sdt>
        <w:sdtPr>
          <w:tag w:val="goog_rdk_76"/>
        </w:sdtPr>
        <w:sdtContent>
          <w:commentRangeStart w:id="44"/>
        </w:sdtContent>
      </w:sdt>
      <w:r w:rsidDel="00000000" w:rsidR="00000000" w:rsidRPr="00000000">
        <w:rPr>
          <w:rFonts w:ascii="Times New Roman" w:cs="Times New Roman" w:eastAsia="Times New Roman" w:hAnsi="Times New Roman"/>
          <w:b w:val="1"/>
          <w:sz w:val="24"/>
          <w:szCs w:val="24"/>
          <w:rtl w:val="0"/>
        </w:rPr>
        <w:t xml:space="preserve">.</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drawing>
          <wp:inline distB="0" distT="0" distL="0" distR="0">
            <wp:extent cx="5943600" cy="2679700"/>
            <wp:effectExtent b="0" l="0" r="0" t="0"/>
            <wp:docPr id="2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S5: Scenario overlap. green = protected areas. Color gradient from yellow (one scenario) to red  (15 scenarios) = </w:t>
      </w:r>
      <w:sdt>
        <w:sdtPr>
          <w:tag w:val="goog_rdk_77"/>
        </w:sdtPr>
        <w:sdtContent>
          <w:commentRangeStart w:id="45"/>
        </w:sdtContent>
      </w:sdt>
      <w:sdt>
        <w:sdtPr>
          <w:tag w:val="goog_rdk_78"/>
        </w:sdtPr>
        <w:sdtContent>
          <w:commentRangeStart w:id="46"/>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ovelap</w:t>
      </w:r>
      <w:commentRangeEnd w:id="45"/>
      <w:r w:rsidDel="00000000" w:rsidR="00000000" w:rsidRPr="00000000">
        <w:commentReference w:id="45"/>
      </w:r>
      <w:commentRangeEnd w:id="46"/>
      <w:r w:rsidDel="00000000" w:rsidR="00000000" w:rsidRPr="00000000">
        <w:commentReference w:id="46"/>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93710" cy="3774283"/>
            <wp:effectExtent b="0" l="0" r="0" t="0"/>
            <wp:docPr id="2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793710" cy="377428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cott Wilson" w:id="43" w:date="2020-10-06T14:13:00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difficult to see where high scenario overlap falls within one of the Myers et al. biodiversity hotspots. Could those be a 3rd color</w:t>
      </w:r>
    </w:p>
  </w:comment>
  <w:comment w:author="Allison Binley" w:id="44" w:date="2020-10-06T18:41:19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eremy Pittman" w:id="18" w:date="2020-10-06T15:42:56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governance risk means high governance scores, right? If so, I would make sure that we are referring to them in the same way throughout. For example, we could change 'higher governance scores' in the sentence above to 'lower risk from governance'.</w:t>
      </w:r>
    </w:p>
  </w:comment>
  <w:comment w:author="Allison Binley" w:id="19" w:date="2020-10-06T18:13:01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oe Bennett" w:id="36" w:date="2020-10-06T15:01:50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flag for co-authors: is this well-explained, and are we sufficiently clear (we mention in 2 places) that these are examples?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some reviewers may have strong opinions on specific measures, and I would not want them to get caught up in that aspect.</w:t>
      </w:r>
    </w:p>
  </w:comment>
  <w:comment w:author="Allison Binley" w:id="37" w:date="2020-10-06T18:36:03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clear, logical and well supported to me</w:t>
      </w:r>
    </w:p>
  </w:comment>
  <w:comment w:author="Joe Bennett" w:id="38" w:date="2020-10-06T15:03:03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 re-write a bit? Frank, what are your thoughts?</w:t>
      </w:r>
    </w:p>
  </w:comment>
  <w:comment w:author="Joe Bennett" w:id="40" w:date="2020-10-06T15:03:43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Reviewers will want to see.</w:t>
      </w:r>
    </w:p>
  </w:comment>
  <w:comment w:author="Peter Verburg" w:id="27" w:date="2020-10-06T17:37:39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also mention that it has large consequences for the spread of conversvation areas between countries. In a way, the method punishes good governance countries by more easily being assigned priority areas and poorly governed countries win by not having to protect more. This is very political. A small sentence making this disclaimer would probably be helpful</w:t>
      </w:r>
    </w:p>
  </w:comment>
  <w:comment w:author="Allison Binley" w:id="28" w:date="2020-10-06T18:28:39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had occurred to me as well, will have to word this carefully. Rather than literally setting aside all of Finland, our results suggest prioritizing area in Sweden and Finland is predicted to be far less of a risk than area in Russia.</w:t>
      </w:r>
    </w:p>
  </w:comment>
  <w:comment w:author="Joe Bennett" w:id="39" w:date="2020-10-06T15:04:20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for Hugh. Sufficiently well explained?</w:t>
      </w:r>
    </w:p>
  </w:comment>
  <w:comment w:author="Joe Bennett" w:id="46" w:date="2020-10-06T15:11:41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these are hard to represent.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Scott's comments above.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this one.... I honestly can't think of a better way of representing, unless it's split by continent in to 5 or 6 figures.</w:t>
      </w:r>
    </w:p>
  </w:comment>
  <w:comment w:author="Jeremy Pittman" w:id="13" w:date="2020-10-06T15:40:22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part! It explains the rationale very nicely.</w:t>
      </w:r>
    </w:p>
  </w:comment>
  <w:comment w:author="Jeremy Pittman" w:id="11" w:date="2020-10-06T15:31:34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 than what?</w:t>
      </w:r>
    </w:p>
  </w:comment>
  <w:comment w:author="Peter Verburg" w:id="45" w:date="2020-10-06T17:53:21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cartographic trick to make it more readible is the below example, but, a lot of work for little more clarity: https://www.nature.com/articles/nature14032/figures/3</w:t>
      </w:r>
    </w:p>
  </w:comment>
  <w:comment w:author="Rachel Buxton" w:id="31" w:date="2020-10-05T15:56:45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the conclusion?</w:t>
      </w:r>
    </w:p>
  </w:comment>
  <w:comment w:author="Scott Wilson" w:id="32" w:date="2020-10-06T13:53:19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could go in-between the 1st and 3rd sentences in the Conclusion section.</w:t>
      </w:r>
    </w:p>
  </w:comment>
  <w:comment w:author="Joe Bennett" w:id="33" w:date="2020-10-06T14:44:48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Or could even delete entirely, as conclusion pretty much shares these points.</w:t>
      </w:r>
    </w:p>
  </w:comment>
  <w:comment w:author="Joe Bennett" w:id="14" w:date="2020-10-06T14:23:04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for Hugh. Thoughts on this approach? Explained OK?</w:t>
      </w:r>
    </w:p>
  </w:comment>
  <w:comment w:author="Amanda Rodewald" w:id="1" w:date="2020-10-06T22:21:47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like we'd want to highlight which factors were most important to consider.  Governance was mentioned below, but not the other risks.  It seemed that the focus of the abstract was on land area rather than on which risks are most important to incorporate into plans.</w:t>
      </w:r>
    </w:p>
  </w:comment>
  <w:comment w:author="Joe Bennett" w:id="35" w:date="2020-10-06T14:52:51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w:t>
      </w:r>
    </w:p>
  </w:comment>
  <w:comment w:author="Amanda Rodewald" w:id="0" w:date="2020-10-06T22:26:29Z">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the usual "conservation is critical and hard" sort of frame that might seem tired for Nature.  Can we better frame in terms of risks, particularly given the uncertainty in the world?  We even have examples from the fires about how climate risks can undermine the ability of protected areas to conserve spp.</w:t>
      </w:r>
    </w:p>
  </w:comment>
  <w:comment w:author="Rachel Buxton" w:id="29" w:date="2020-10-05T15:54:31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eter Verburg" w:id="30" w:date="2020-10-06T17:44:05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either the Pouzols paper or the related: Di Minin, E., Slotow, R., Hunter, L. et al. Global priorities for national carnivore conservation under land use change. Sci Rep 6, 23814 (2016). https://doi.org/10.1038/srep23814</w:t>
      </w:r>
    </w:p>
  </w:comment>
  <w:comment w:author="Amanda Rodewald" w:id="8" w:date="2020-10-06T22:15:39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phrasing this correctly.</w:t>
      </w:r>
    </w:p>
  </w:comment>
  <w:comment w:author="Joe Bennett" w:id="15" w:date="2020-10-06T14:29:04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wondering if this sentence is slightly out of place. Could mention above when introduce 30% target?</w:t>
      </w:r>
    </w:p>
  </w:comment>
  <w:comment w:author="Peter Verburg" w:id="34" w:date="2020-10-06T17:46:43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contradicting; before we say that the 30% is aligned to the 30% protected areas target and here we just call it an 'example'. Maybe rephrase in: 'When assuming the aim to protect 30% ...</w:t>
      </w:r>
    </w:p>
  </w:comment>
  <w:comment w:author="Joe Bennett" w:id="17" w:date="2020-10-06T14:31:45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"area"?</w:t>
      </w:r>
    </w:p>
  </w:comment>
  <w:comment w:author="Amanda Rodewald" w:id="2" w:date="2020-10-06T22:15:42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to know how/where to fit this is.  it's not directly related to the point of the sentence.</w:t>
      </w:r>
    </w:p>
  </w:comment>
  <w:comment w:author="Amanda Rodewald" w:id="3" w:date="2020-10-06T22:15:42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to know how/where to fit this is.  it's not directly related to the point of the sentence.</w:t>
      </w:r>
    </w:p>
  </w:comment>
  <w:comment w:author="Joe Bennett" w:id="16" w:date="2020-10-06T14:32:17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Joe Bennett" w:id="20" w:date="2020-10-06T14:32:53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IMO one of the important points in paper.</w:t>
      </w:r>
    </w:p>
  </w:comment>
  <w:comment w:author="Jeremy Pittman" w:id="21" w:date="2020-10-06T15:43:14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That is an important finding.</w:t>
      </w:r>
    </w:p>
  </w:comment>
  <w:comment w:author="Joe Bennett" w:id="22" w:date="2020-10-06T14:34:58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example. Not sure Finland would be stoked re 99% of land selected though. I think we make it clear this is a demo and not an actual recommendation, but what do people think? Would a reviewer flag?</w:t>
      </w:r>
    </w:p>
  </w:comment>
  <w:comment w:author="Jeremy Pittman" w:id="23" w:date="2020-10-06T15:45:30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important to include, but definitely make sure it is clear that this is a demonstration and not a recommendation. This really shows the magnitude that we're talking about.</w:t>
      </w:r>
    </w:p>
  </w:comment>
  <w:comment w:author="Rachel Buxton" w:id="24" w:date="2020-10-05T15:53:03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delete? You explain this all very well in the next par</w:t>
      </w:r>
    </w:p>
  </w:comment>
  <w:comment w:author="Joe Bennett" w:id="25" w:date="2020-10-06T14:35:54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think para can stand without this sentence.</w:t>
      </w:r>
    </w:p>
  </w:comment>
  <w:comment w:author="Jeremy Pittman" w:id="26" w:date="2020-10-06T15:45:37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Joe Bennett" w:id="4" w:date="2020-10-06T14:11:13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sentence above, the amount varied but there was overall variation in location.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maybe have to keep this sentence on same topic? Suggested change OK?</w:t>
      </w:r>
    </w:p>
  </w:comment>
  <w:comment w:author="Jeremy Pittman" w:id="5" w:date="2020-10-06T15:31:09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that the amount of area prioritized within each country changed when we included the governance index?</w:t>
      </w:r>
    </w:p>
  </w:comment>
  <w:comment w:author="Joe Bennett" w:id="6" w:date="2020-10-06T14:11:13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sentence above, the amount varied but there was overall variation in location.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maybe have to keep this sentence on same topic? Suggested change OK?</w:t>
      </w:r>
    </w:p>
  </w:comment>
  <w:comment w:author="Jeremy Pittman" w:id="7" w:date="2020-10-06T15:31:09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that the amount of area prioritized within each country changed when we included the governance index?</w:t>
      </w:r>
    </w:p>
  </w:comment>
  <w:comment w:author="Joe Bennett" w:id="9" w:date="2020-10-06T14:11:13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sentence above, the amount varied but there was overall variation in location.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maybe have to keep this sentence on same topic? Suggested change OK?</w:t>
      </w:r>
    </w:p>
  </w:comment>
  <w:comment w:author="Jeremy Pittman" w:id="10" w:date="2020-10-06T15:31:09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that the amount of area prioritized within each country changed when we included the governance index?</w:t>
      </w:r>
    </w:p>
  </w:comment>
  <w:comment w:author="Scott Wilson" w:id="41" w:date="2020-10-06T14:09:45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color scheme works well to indicate low to high risk, unfortunately we probably should make it color-blind friendly with a palette that doesn't vary from green to red.</w:t>
      </w:r>
    </w:p>
  </w:comment>
  <w:comment w:author="Joe Bennett" w:id="42" w:date="2020-10-06T15:05:14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w:t>
      </w:r>
    </w:p>
  </w:comment>
  <w:comment w:author="Amanda Rodewald" w:id="12" w:date="2020-10-06T22:20:28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are "these"?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E" w15:done="0"/>
  <w15:commentEx w15:paraId="0000013F" w15:paraIdParent="0000013E" w15:done="0"/>
  <w15:commentEx w15:paraId="00000140" w15:done="0"/>
  <w15:commentEx w15:paraId="00000141" w15:paraIdParent="00000140" w15:done="0"/>
  <w15:commentEx w15:paraId="00000144" w15:done="0"/>
  <w15:commentEx w15:paraId="00000145" w15:paraIdParent="00000144" w15:done="0"/>
  <w15:commentEx w15:paraId="00000146" w15:done="0"/>
  <w15:commentEx w15:paraId="00000147" w15:done="0"/>
  <w15:commentEx w15:paraId="00000148" w15:done="0"/>
  <w15:commentEx w15:paraId="00000149" w15:paraIdParent="00000148" w15:done="0"/>
  <w15:commentEx w15:paraId="0000014A" w15:done="0"/>
  <w15:commentEx w15:paraId="0000014F" w15:done="0"/>
  <w15:commentEx w15:paraId="00000150" w15:done="0"/>
  <w15:commentEx w15:paraId="00000151" w15:done="0"/>
  <w15:commentEx w15:paraId="00000152" w15:done="0"/>
  <w15:commentEx w15:paraId="00000153" w15:done="0"/>
  <w15:commentEx w15:paraId="00000154" w15:paraIdParent="00000153" w15:done="0"/>
  <w15:commentEx w15:paraId="00000155" w15:paraIdParent="00000153" w15:done="0"/>
  <w15:commentEx w15:paraId="00000156" w15:done="0"/>
  <w15:commentEx w15:paraId="00000157" w15:done="0"/>
  <w15:commentEx w15:paraId="00000158" w15:done="0"/>
  <w15:commentEx w15:paraId="00000159" w15:done="0"/>
  <w15:commentEx w15:paraId="0000015A" w15:done="0"/>
  <w15:commentEx w15:paraId="0000015B" w15:done="0"/>
  <w15:commentEx w15:paraId="0000015C" w15:done="0"/>
  <w15:commentEx w15:paraId="0000015D" w15:done="0"/>
  <w15:commentEx w15:paraId="0000015E" w15:done="0"/>
  <w15:commentEx w15:paraId="0000015F" w15:done="0"/>
  <w15:commentEx w15:paraId="00000160" w15:done="0"/>
  <w15:commentEx w15:paraId="00000161" w15:done="0"/>
  <w15:commentEx w15:paraId="00000162" w15:done="0"/>
  <w15:commentEx w15:paraId="00000163" w15:done="0"/>
  <w15:commentEx w15:paraId="00000164" w15:paraIdParent="00000163" w15:done="0"/>
  <w15:commentEx w15:paraId="00000165" w15:done="0"/>
  <w15:commentEx w15:paraId="00000166" w15:paraIdParent="00000165" w15:done="0"/>
  <w15:commentEx w15:paraId="00000167" w15:done="0"/>
  <w15:commentEx w15:paraId="00000168" w15:paraIdParent="00000167" w15:done="0"/>
  <w15:commentEx w15:paraId="00000169" w15:paraIdParent="00000167" w15:done="0"/>
  <w15:commentEx w15:paraId="0000016C" w15:done="0"/>
  <w15:commentEx w15:paraId="0000016D" w15:paraIdParent="0000016C" w15:done="0"/>
  <w15:commentEx w15:paraId="00000170" w15:done="0"/>
  <w15:commentEx w15:paraId="00000171" w15:paraIdParent="00000170" w15:done="0"/>
  <w15:commentEx w15:paraId="00000174" w15:done="0"/>
  <w15:commentEx w15:paraId="00000175" w15:paraIdParent="00000174" w15:done="0"/>
  <w15:commentEx w15:paraId="00000176" w15:done="0"/>
  <w15:commentEx w15:paraId="00000177" w15:paraIdParent="00000176" w15:done="0"/>
  <w15:commentEx w15:paraId="000001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neNumber">
    <w:name w:val="line number"/>
    <w:basedOn w:val="DefaultParagraphFont"/>
    <w:uiPriority w:val="99"/>
    <w:semiHidden w:val="1"/>
    <w:unhideWhenUsed w:val="1"/>
    <w:qFormat w:val="1"/>
    <w:rsid w:val="00046914"/>
  </w:style>
  <w:style w:type="paragraph" w:styleId="BalloonText">
    <w:name w:val="Balloon Text"/>
    <w:basedOn w:val="Normal"/>
    <w:link w:val="BalloonTextChar"/>
    <w:uiPriority w:val="99"/>
    <w:semiHidden w:val="1"/>
    <w:unhideWhenUsed w:val="1"/>
    <w:qFormat w:val="1"/>
    <w:rsid w:val="0004691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qFormat w:val="1"/>
    <w:rsid w:val="00046914"/>
    <w:rPr>
      <w:rFonts w:ascii="Segoe UI" w:cs="Segoe UI" w:hAnsi="Segoe UI"/>
      <w:sz w:val="18"/>
      <w:szCs w:val="18"/>
    </w:rPr>
  </w:style>
  <w:style w:type="paragraph" w:styleId="Body" w:customStyle="1">
    <w:name w:val="Body"/>
    <w:qFormat w:val="1"/>
    <w:rsid w:val="007B57DB"/>
    <w:pPr>
      <w:spacing w:after="200" w:line="240" w:lineRule="auto"/>
    </w:pPr>
    <w:rPr>
      <w:rFonts w:ascii="Times New Roman" w:cs="Arial Unicode MS" w:eastAsia="Arial Unicode MS" w:hAnsi="Times New Roman"/>
      <w:color w:val="000000"/>
      <w:sz w:val="24"/>
      <w:szCs w:val="24"/>
      <w:u w:color="000000"/>
      <w:lang w:eastAsia="en-CA" w:val="en-US"/>
    </w:rPr>
  </w:style>
  <w:style w:type="paragraph" w:styleId="xmsonormal" w:customStyle="1">
    <w:name w:val="x_msonormal"/>
    <w:basedOn w:val="Normal"/>
    <w:qFormat w:val="1"/>
    <w:rsid w:val="00022FF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5D0B50"/>
    <w:rPr>
      <w:color w:val="0000ff"/>
      <w:u w:val="single"/>
    </w:rPr>
  </w:style>
  <w:style w:type="character" w:styleId="CommentReference">
    <w:name w:val="annotation reference"/>
    <w:basedOn w:val="DefaultParagraphFont"/>
    <w:uiPriority w:val="99"/>
    <w:semiHidden w:val="1"/>
    <w:unhideWhenUsed w:val="1"/>
    <w:qFormat w:val="1"/>
    <w:rsid w:val="009D13AC"/>
    <w:rPr>
      <w:sz w:val="16"/>
      <w:szCs w:val="16"/>
    </w:rPr>
  </w:style>
  <w:style w:type="paragraph" w:styleId="CommentText">
    <w:name w:val="annotation text"/>
    <w:basedOn w:val="Normal"/>
    <w:link w:val="CommentTextChar"/>
    <w:uiPriority w:val="99"/>
    <w:unhideWhenUsed w:val="1"/>
    <w:qFormat w:val="1"/>
    <w:rsid w:val="009D13AC"/>
    <w:pPr>
      <w:spacing w:line="240" w:lineRule="auto"/>
    </w:pPr>
    <w:rPr>
      <w:sz w:val="20"/>
      <w:szCs w:val="20"/>
    </w:rPr>
  </w:style>
  <w:style w:type="character" w:styleId="CommentTextChar" w:customStyle="1">
    <w:name w:val="Comment Text Char"/>
    <w:basedOn w:val="DefaultParagraphFont"/>
    <w:link w:val="CommentText"/>
    <w:uiPriority w:val="99"/>
    <w:qFormat w:val="1"/>
    <w:rsid w:val="009D13AC"/>
    <w:rPr>
      <w:sz w:val="20"/>
      <w:szCs w:val="20"/>
    </w:rPr>
  </w:style>
  <w:style w:type="paragraph" w:styleId="CommentSubject">
    <w:name w:val="annotation subject"/>
    <w:basedOn w:val="CommentText"/>
    <w:link w:val="CommentSubjectChar"/>
    <w:uiPriority w:val="99"/>
    <w:semiHidden w:val="1"/>
    <w:unhideWhenUsed w:val="1"/>
    <w:qFormat w:val="1"/>
    <w:rsid w:val="009D13AC"/>
    <w:rPr>
      <w:b w:val="1"/>
      <w:bCs w:val="1"/>
    </w:rPr>
  </w:style>
  <w:style w:type="character" w:styleId="CommentSubjectChar" w:customStyle="1">
    <w:name w:val="Comment Subject Char"/>
    <w:basedOn w:val="CommentTextChar"/>
    <w:link w:val="CommentSubject"/>
    <w:uiPriority w:val="99"/>
    <w:semiHidden w:val="1"/>
    <w:qFormat w:val="1"/>
    <w:rsid w:val="009D13AC"/>
    <w:rPr>
      <w:b w:val="1"/>
      <w:bCs w:val="1"/>
      <w:sz w:val="20"/>
      <w:szCs w:val="20"/>
    </w:rPr>
  </w:style>
  <w:style w:type="paragraph" w:styleId="xmsolistparagraph" w:customStyle="1">
    <w:name w:val="x_msolistparagraph"/>
    <w:basedOn w:val="Normal"/>
    <w:qFormat w:val="1"/>
    <w:rsid w:val="005238D0"/>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apple-converted-space" w:customStyle="1">
    <w:name w:val="apple-converted-space"/>
    <w:basedOn w:val="DefaultParagraphFont"/>
    <w:qFormat w:val="1"/>
    <w:rsid w:val="005238D0"/>
  </w:style>
  <w:style w:type="character" w:styleId="Hyperlink0" w:customStyle="1">
    <w:name w:val="Hyperlink.0"/>
    <w:basedOn w:val="Hyperlink"/>
    <w:qFormat w:val="1"/>
    <w:rsid w:val="0053094B"/>
    <w:rPr>
      <w:color w:val="0000ff"/>
      <w:u w:color="0000ff" w:val="single"/>
    </w:rPr>
  </w:style>
  <w:style w:type="character" w:styleId="Hyperlink1" w:customStyle="1">
    <w:name w:val="Hyperlink.1"/>
    <w:basedOn w:val="DefaultParagraphFont"/>
    <w:qFormat w:val="1"/>
    <w:rsid w:val="00CC38D3"/>
    <w:rPr>
      <w:color w:val="0000ff"/>
      <w:u w:color="0000ff" w:val="single"/>
    </w:rPr>
  </w:style>
  <w:style w:type="paragraph" w:styleId="Bibliography">
    <w:name w:val="Bibliography"/>
    <w:basedOn w:val="Normal"/>
    <w:next w:val="Normal"/>
    <w:uiPriority w:val="37"/>
    <w:unhideWhenUsed w:val="1"/>
    <w:qFormat w:val="1"/>
    <w:rsid w:val="00FD4603"/>
    <w:pPr>
      <w:tabs>
        <w:tab w:val="left" w:pos="264"/>
      </w:tabs>
      <w:spacing w:after="0" w:line="480" w:lineRule="auto"/>
      <w:ind w:left="264" w:hanging="264"/>
    </w:pPr>
  </w:style>
  <w:style w:type="paragraph" w:styleId="Default" w:customStyle="1">
    <w:name w:val="Default"/>
    <w:qFormat w:val="1"/>
    <w:rsid w:val="00150A5D"/>
    <w:pPr>
      <w:autoSpaceDE w:val="0"/>
      <w:autoSpaceDN w:val="0"/>
      <w:adjustRightInd w:val="0"/>
      <w:spacing w:after="0" w:line="240" w:lineRule="auto"/>
    </w:pPr>
    <w:rPr>
      <w:rFonts w:ascii="Calibri" w:cs="Calibri" w:hAnsi="Calibri"/>
      <w:color w:val="000000"/>
      <w:sz w:val="24"/>
      <w:szCs w:val="24"/>
      <w:lang w:val="en-US"/>
    </w:rPr>
  </w:style>
  <w:style w:type="character" w:styleId="UnresolvedMention1" w:customStyle="1">
    <w:name w:val="Unresolved Mention1"/>
    <w:basedOn w:val="DefaultParagraphFont"/>
    <w:uiPriority w:val="99"/>
    <w:semiHidden w:val="1"/>
    <w:unhideWhenUsed w:val="1"/>
    <w:rsid w:val="008D024C"/>
    <w:rPr>
      <w:color w:val="605e5c"/>
      <w:shd w:color="auto" w:fill="e1dfdd" w:val="clear"/>
    </w:rPr>
  </w:style>
  <w:style w:type="character" w:styleId="FollowedHyperlink">
    <w:name w:val="FollowedHyperlink"/>
    <w:basedOn w:val="DefaultParagraphFont"/>
    <w:uiPriority w:val="99"/>
    <w:semiHidden w:val="1"/>
    <w:unhideWhenUsed w:val="1"/>
    <w:qFormat w:val="1"/>
    <w:rsid w:val="00F64BF2"/>
    <w:rPr>
      <w:color w:val="954f72" w:themeColor="followedHyperlink"/>
      <w:u w:val="single"/>
    </w:rPr>
  </w:style>
  <w:style w:type="paragraph" w:styleId="Caption">
    <w:name w:val="caption"/>
    <w:basedOn w:val="Normal"/>
    <w:next w:val="Normal"/>
    <w:uiPriority w:val="35"/>
    <w:unhideWhenUsed w:val="1"/>
    <w:qFormat w:val="1"/>
    <w:rsid w:val="00ED7C9C"/>
    <w:pPr>
      <w:spacing w:after="200" w:line="240" w:lineRule="auto"/>
    </w:pPr>
    <w:rPr>
      <w:i w:val="1"/>
      <w:iCs w:val="1"/>
      <w:color w:val="44546a" w:themeColor="text2"/>
      <w:sz w:val="18"/>
      <w:szCs w:val="18"/>
    </w:rPr>
  </w:style>
  <w:style w:type="character" w:styleId="InternetLink" w:customStyle="1">
    <w:name w:val="Internet Link"/>
    <w:basedOn w:val="DefaultParagraphFont"/>
    <w:uiPriority w:val="99"/>
    <w:unhideWhenUsed w:val="1"/>
    <w:rsid w:val="002E4693"/>
    <w:rPr>
      <w:color w:val="0000ff"/>
      <w:u w:val="single"/>
    </w:rPr>
  </w:style>
  <w:style w:type="character" w:styleId="UnresolvedMention10" w:customStyle="1">
    <w:name w:val="Unresolved Mention1"/>
    <w:basedOn w:val="DefaultParagraphFont"/>
    <w:uiPriority w:val="99"/>
    <w:semiHidden w:val="1"/>
    <w:unhideWhenUsed w:val="1"/>
    <w:qFormat w:val="1"/>
    <w:rsid w:val="002E4693"/>
    <w:rPr>
      <w:color w:val="605e5c"/>
      <w:shd w:color="auto" w:fill="e1dfdd" w:val="clear"/>
    </w:rPr>
  </w:style>
  <w:style w:type="character" w:styleId="LineNumbering" w:customStyle="1">
    <w:name w:val="Line Numbering"/>
    <w:rsid w:val="002E4693"/>
  </w:style>
  <w:style w:type="paragraph" w:styleId="Heading" w:customStyle="1">
    <w:name w:val="Heading"/>
    <w:basedOn w:val="Normal"/>
    <w:next w:val="BodyText"/>
    <w:qFormat w:val="1"/>
    <w:rsid w:val="002E4693"/>
    <w:pPr>
      <w:keepNext w:val="1"/>
      <w:spacing w:after="120" w:before="240"/>
    </w:pPr>
    <w:rPr>
      <w:rFonts w:ascii="Liberation Sans" w:cs="FreeSans" w:eastAsia="Noto Sans CJK SC Regular" w:hAnsi="Liberation Sans"/>
      <w:sz w:val="28"/>
      <w:szCs w:val="28"/>
    </w:rPr>
  </w:style>
  <w:style w:type="paragraph" w:styleId="BodyText">
    <w:name w:val="Body Text"/>
    <w:basedOn w:val="Normal"/>
    <w:link w:val="BodyTextChar"/>
    <w:rsid w:val="002E4693"/>
    <w:pPr>
      <w:spacing w:after="140" w:line="288" w:lineRule="auto"/>
    </w:pPr>
  </w:style>
  <w:style w:type="character" w:styleId="BodyTextChar" w:customStyle="1">
    <w:name w:val="Body Text Char"/>
    <w:basedOn w:val="DefaultParagraphFont"/>
    <w:link w:val="BodyText"/>
    <w:rsid w:val="002E4693"/>
  </w:style>
  <w:style w:type="paragraph" w:styleId="List">
    <w:name w:val="List"/>
    <w:basedOn w:val="BodyText"/>
    <w:rsid w:val="002E4693"/>
    <w:rPr>
      <w:rFonts w:cs="FreeSans"/>
    </w:rPr>
  </w:style>
  <w:style w:type="paragraph" w:styleId="Index" w:customStyle="1">
    <w:name w:val="Index"/>
    <w:basedOn w:val="Normal"/>
    <w:qFormat w:val="1"/>
    <w:rsid w:val="002E4693"/>
    <w:pPr>
      <w:suppressLineNumbers w:val="1"/>
    </w:pPr>
    <w:rPr>
      <w:rFonts w:cs="FreeSans"/>
    </w:rPr>
  </w:style>
  <w:style w:type="paragraph" w:styleId="Revision">
    <w:name w:val="Revision"/>
    <w:hidden w:val="1"/>
    <w:uiPriority w:val="99"/>
    <w:semiHidden w:val="1"/>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3">
    <w:name w:val="Grid Table 3"/>
    <w:basedOn w:val="TableNormal"/>
    <w:uiPriority w:val="48"/>
    <w:rsid w:val="002B72EB"/>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character" w:styleId="UnresolvedMention2" w:customStyle="1">
    <w:name w:val="Unresolved Mention2"/>
    <w:basedOn w:val="DefaultParagraphFont"/>
    <w:uiPriority w:val="99"/>
    <w:semiHidden w:val="1"/>
    <w:unhideWhenUsed w:val="1"/>
    <w:rsid w:val="00651FA5"/>
    <w:rPr>
      <w:color w:val="605e5c"/>
      <w:shd w:color="auto" w:fill="e1dfdd" w:val="clear"/>
    </w:rPr>
  </w:style>
  <w:style w:type="paragraph" w:styleId="Header">
    <w:name w:val="header"/>
    <w:basedOn w:val="Normal"/>
    <w:link w:val="HeaderChar"/>
    <w:uiPriority w:val="99"/>
    <w:unhideWhenUsed w:val="1"/>
    <w:rsid w:val="001400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008B"/>
  </w:style>
  <w:style w:type="paragraph" w:styleId="Footer">
    <w:name w:val="footer"/>
    <w:basedOn w:val="Normal"/>
    <w:link w:val="FooterChar"/>
    <w:uiPriority w:val="99"/>
    <w:unhideWhenUsed w:val="1"/>
    <w:rsid w:val="001400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3" w:customStyle="1">
    <w:name w:val="Unresolved Mention3"/>
    <w:basedOn w:val="DefaultParagraphFont"/>
    <w:uiPriority w:val="99"/>
    <w:semiHidden w:val="1"/>
    <w:unhideWhenUsed w:val="1"/>
    <w:rsid w:val="00374CE3"/>
    <w:rPr>
      <w:color w:val="605e5c"/>
      <w:shd w:color="auto" w:fill="e1dfdd" w:val="clear"/>
    </w:rPr>
  </w:style>
  <w:style w:type="paragraph" w:styleId="NormalWeb">
    <w:name w:val="Normal (Web)"/>
    <w:basedOn w:val="Normal"/>
    <w:uiPriority w:val="99"/>
    <w:semiHidden w:val="1"/>
    <w:unhideWhenUsed w:val="1"/>
    <w:rsid w:val="00131DB0"/>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hyperlink" Target="http://www.birdlife.org/datazone/home" TargetMode="External"/><Relationship Id="rId12" Type="http://schemas.openxmlformats.org/officeDocument/2006/relationships/hyperlink" Target="http://www.iucnredlist.or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chard.schuster@glel.carleton.ca" TargetMode="External"/><Relationship Id="rId15" Type="http://schemas.openxmlformats.org/officeDocument/2006/relationships/hyperlink" Target="https://www.protectedplanet.net/" TargetMode="External"/><Relationship Id="rId14" Type="http://schemas.openxmlformats.org/officeDocument/2006/relationships/hyperlink" Target="http://gadm.org/" TargetMode="External"/><Relationship Id="rId17" Type="http://schemas.openxmlformats.org/officeDocument/2006/relationships/hyperlink" Target="https://drive.google.com/file/d/1g_LePBfCbphXzTiCOXCzQtNLSSYoV6me/view?usp=sharing" TargetMode="External"/><Relationship Id="rId16" Type="http://schemas.openxmlformats.org/officeDocument/2006/relationships/hyperlink" Target="https://drive.google.com/file/d/1eD4y4K8XG4nxnRL5fNtiTqzuqfIJ_DfB/view?usp=sharing" TargetMode="External"/><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hyperlink" Target="https://datacatalog.worldbank.org/dataset/worldwide-governance-indicators"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NGbmZqnVs4EqY+8QMDHY3UivQ==">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2020-08-31T16:27:00Z</dcterms:created>
  <dc:creator>richard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