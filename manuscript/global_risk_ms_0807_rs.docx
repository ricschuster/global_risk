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F30E1" w14:textId="63066BBD"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r w:rsidR="00EA2023" w:rsidRPr="00BE6065">
        <w:rPr>
          <w:rFonts w:ascii="Times New Roman" w:hAnsi="Times New Roman" w:cs="Times New Roman"/>
          <w:sz w:val="24"/>
          <w:szCs w:val="24"/>
          <w:vertAlign w:val="superscript"/>
        </w:rPr>
        <w:t>a,b,*</w:t>
      </w:r>
      <w:r w:rsidRPr="00BE6065">
        <w:rPr>
          <w:rFonts w:ascii="Times New Roman" w:hAnsi="Times New Roman" w:cs="Times New Roman"/>
          <w:sz w:val="24"/>
          <w:szCs w:val="24"/>
        </w:rPr>
        <w:t>, Rachel Buxton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Allison Binley</w:t>
      </w:r>
      <w:r w:rsidR="009B7FE4" w:rsidRPr="00BE6065">
        <w:rPr>
          <w:rFonts w:ascii="Times New Roman" w:hAnsi="Times New Roman" w:cs="Times New Roman"/>
          <w:sz w:val="24"/>
          <w:szCs w:val="24"/>
          <w:vertAlign w:val="superscript"/>
        </w:rPr>
        <w:t>a</w:t>
      </w:r>
      <w:r w:rsidR="009B7FE4">
        <w:rPr>
          <w:rFonts w:ascii="Times New Roman" w:hAnsi="Times New Roman" w:cs="Times New Roman"/>
          <w:sz w:val="24"/>
          <w:szCs w:val="24"/>
        </w:rPr>
        <w:t xml:space="preserve">, </w:t>
      </w:r>
      <w:r w:rsidRPr="00BE6065">
        <w:rPr>
          <w:rFonts w:ascii="Times New Roman" w:hAnsi="Times New Roman" w:cs="Times New Roman"/>
          <w:sz w:val="24"/>
          <w:szCs w:val="24"/>
        </w:rPr>
        <w:t>Jeremy Pittman</w:t>
      </w:r>
      <w:r w:rsidR="00E43ABF" w:rsidRPr="00BE6065">
        <w:rPr>
          <w:rFonts w:ascii="Times New Roman" w:hAnsi="Times New Roman" w:cs="Times New Roman"/>
          <w:sz w:val="24"/>
          <w:szCs w:val="24"/>
          <w:vertAlign w:val="superscript"/>
        </w:rPr>
        <w:t>c</w:t>
      </w:r>
      <w:r w:rsidRPr="00BE6065">
        <w:rPr>
          <w:rFonts w:ascii="Times New Roman" w:hAnsi="Times New Roman" w:cs="Times New Roman"/>
          <w:sz w:val="24"/>
          <w:szCs w:val="24"/>
        </w:rPr>
        <w:t xml:space="preserve">, </w:t>
      </w:r>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r w:rsidR="00EE3731">
        <w:rPr>
          <w:rFonts w:ascii="Times New Roman" w:hAnsi="Times New Roman" w:cs="Times New Roman"/>
          <w:sz w:val="24"/>
          <w:szCs w:val="24"/>
        </w:rPr>
        <w:t xml:space="preserve"> </w:t>
      </w:r>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r w:rsidR="0084155F">
        <w:rPr>
          <w:rFonts w:ascii="Times New Roman" w:hAnsi="Times New Roman" w:cs="Times New Roman"/>
          <w:sz w:val="24"/>
          <w:szCs w:val="24"/>
        </w:rPr>
        <w:t xml:space="preserve">, </w:t>
      </w:r>
      <w:r w:rsidRPr="00BE6065">
        <w:rPr>
          <w:rFonts w:ascii="Times New Roman" w:hAnsi="Times New Roman" w:cs="Times New Roman"/>
          <w:sz w:val="24"/>
          <w:szCs w:val="24"/>
        </w:rPr>
        <w:t>Frank La Sorte</w:t>
      </w:r>
      <w:r w:rsidR="006A6E5C">
        <w:rPr>
          <w:rFonts w:ascii="Times New Roman" w:hAnsi="Times New Roman" w:cs="Times New Roman"/>
          <w:sz w:val="24"/>
          <w:szCs w:val="24"/>
          <w:vertAlign w:val="superscript"/>
        </w:rPr>
        <w:t>e</w:t>
      </w:r>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Raquel Garcia</w:t>
      </w:r>
      <w:r w:rsidR="006A6E5C">
        <w:rPr>
          <w:rFonts w:ascii="Times New Roman" w:hAnsi="Times New Roman" w:cs="Times New Roman"/>
          <w:sz w:val="24"/>
          <w:szCs w:val="24"/>
          <w:vertAlign w:val="superscript"/>
        </w:rPr>
        <w:t>f</w:t>
      </w:r>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H. Verburg</w:t>
      </w:r>
      <w:r w:rsidR="006A6E5C">
        <w:rPr>
          <w:rFonts w:ascii="Times New Roman" w:hAnsi="Times New Roman" w:cs="Times New Roman"/>
          <w:sz w:val="24"/>
          <w:szCs w:val="24"/>
          <w:vertAlign w:val="superscript"/>
        </w:rPr>
        <w:t>g</w:t>
      </w:r>
      <w:r w:rsidR="00E34C55" w:rsidRPr="00BE6065">
        <w:rPr>
          <w:rFonts w:ascii="Times New Roman" w:hAnsi="Times New Roman" w:cs="Times New Roman"/>
          <w:sz w:val="24"/>
          <w:szCs w:val="24"/>
        </w:rPr>
        <w:t>, Amanda D. 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Scott Wilson</w:t>
      </w:r>
      <w:r w:rsidR="006A6E5C">
        <w:rPr>
          <w:rFonts w:ascii="Times New Roman" w:hAnsi="Times New Roman" w:cs="Times New Roman"/>
          <w:sz w:val="24"/>
          <w:szCs w:val="24"/>
          <w:vertAlign w:val="superscript"/>
        </w:rPr>
        <w:t>i</w:t>
      </w:r>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Arcese</w:t>
      </w:r>
      <w:r w:rsidR="006A6E5C">
        <w:rPr>
          <w:rFonts w:ascii="Times New Roman" w:hAnsi="Times New Roman" w:cs="Times New Roman"/>
          <w:sz w:val="24"/>
          <w:szCs w:val="24"/>
          <w:vertAlign w:val="superscript"/>
        </w:rPr>
        <w:t>d</w:t>
      </w:r>
      <w:r w:rsidR="00E34C55" w:rsidRPr="00BE6065">
        <w:rPr>
          <w:rFonts w:ascii="Times New Roman" w:hAnsi="Times New Roman" w:cs="Times New Roman"/>
          <w:sz w:val="24"/>
          <w:szCs w:val="24"/>
        </w:rPr>
        <w:t>, Hugh Possingham</w:t>
      </w:r>
      <w:r w:rsidR="009824DD" w:rsidRPr="00BE6065">
        <w:rPr>
          <w:rFonts w:ascii="Times New Roman" w:hAnsi="Times New Roman" w:cs="Times New Roman"/>
          <w:sz w:val="24"/>
          <w:szCs w:val="24"/>
          <w:vertAlign w:val="superscript"/>
        </w:rPr>
        <w:t>j,k</w:t>
      </w:r>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Joseph R. Bennett</w:t>
      </w:r>
      <w:r w:rsidR="001C23DA" w:rsidRPr="00BE6065">
        <w:rPr>
          <w:rFonts w:ascii="Times New Roman" w:hAnsi="Times New Roman" w:cs="Times New Roman"/>
          <w:sz w:val="24"/>
          <w:szCs w:val="24"/>
          <w:vertAlign w:val="superscript"/>
        </w:rPr>
        <w:t>a</w:t>
      </w:r>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r w:rsidRPr="00BE6065">
        <w:rPr>
          <w:rFonts w:cs="Times New Roman"/>
          <w:vertAlign w:val="superscript"/>
          <w:lang w:val="en-CA"/>
        </w:rPr>
        <w:t>c</w:t>
      </w:r>
      <w:r w:rsidRPr="00BE6065">
        <w:rPr>
          <w:rFonts w:cs="Times New Roman"/>
          <w:lang w:val="en-CA"/>
        </w:rPr>
        <w:t>School of Planning, University of Waterloo, 200 University Ave W, Waterloo, ON, N2T 3G1, Canada</w:t>
      </w:r>
    </w:p>
    <w:p w14:paraId="4B494DCC" w14:textId="316ADE0F"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4B256A">
        <w:rPr>
          <w:rFonts w:cs="Times New Roman"/>
          <w:lang w:val="en-CA"/>
        </w:rPr>
        <w:t>Conservation Decisions Lab, D</w:t>
      </w:r>
      <w:r w:rsidR="00B11B6F" w:rsidRPr="00BE6065">
        <w:rPr>
          <w:rFonts w:cs="Times New Roman"/>
          <w:lang w:val="en-CA"/>
        </w:rPr>
        <w:t>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Fernow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r>
        <w:rPr>
          <w:rFonts w:cs="Times New Roman"/>
          <w:vertAlign w:val="superscript"/>
          <w:lang w:val="en-CA"/>
        </w:rPr>
        <w:t>i</w:t>
      </w:r>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By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commentRangeStart w:id="1"/>
      <w:r w:rsidRPr="00927C84">
        <w:rPr>
          <w:rFonts w:ascii="Times New Roman" w:hAnsi="Times New Roman" w:cs="Times New Roman"/>
          <w:b/>
          <w:bCs/>
          <w:sz w:val="24"/>
          <w:szCs w:val="24"/>
        </w:rPr>
        <w:lastRenderedPageBreak/>
        <w:t>First paragraph</w:t>
      </w:r>
      <w:commentRangeEnd w:id="1"/>
      <w:r w:rsidR="00364F67" w:rsidRPr="00927C84">
        <w:rPr>
          <w:b/>
          <w:bCs/>
        </w:rPr>
        <w:commentReference w:id="1"/>
      </w:r>
    </w:p>
    <w:p w14:paraId="31B1F31F" w14:textId="76099859" w:rsidR="000B0277" w:rsidRDefault="000B0277" w:rsidP="000B027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Pr="006B1574">
        <w:rPr>
          <w:rFonts w:ascii="Times New Roman" w:hAnsi="Times New Roman" w:cs="Times New Roman"/>
          <w:sz w:val="24"/>
          <w:szCs w:val="24"/>
        </w:rPr>
        <w:t>one of the great challenges of the 21</w:t>
      </w:r>
      <w:r w:rsidRPr="006B1574">
        <w:rPr>
          <w:rFonts w:ascii="Times New Roman" w:hAnsi="Times New Roman" w:cs="Times New Roman"/>
          <w:sz w:val="24"/>
          <w:szCs w:val="24"/>
          <w:vertAlign w:val="superscript"/>
        </w:rPr>
        <w:t>st</w:t>
      </w:r>
      <w:r w:rsidRPr="006B1574">
        <w:rPr>
          <w:rFonts w:ascii="Times New Roman" w:hAnsi="Times New Roman" w:cs="Times New Roman"/>
          <w:sz w:val="24"/>
          <w:szCs w:val="24"/>
        </w:rPr>
        <w:t xml:space="preserve"> Century</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7F28F6">
        <w:rPr>
          <w:rFonts w:ascii="Times New Roman" w:hAnsi="Times New Roman" w:cs="Times New Roman"/>
          <w:sz w:val="24"/>
          <w:szCs w:val="24"/>
          <w:vertAlign w:val="superscript"/>
        </w:rPr>
        <w:t>1,2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Pr="00D30BC2">
        <w:rPr>
          <w:rFonts w:ascii="Times New Roman" w:eastAsia="Times New Roman" w:hAnsi="Times New Roman" w:cs="Times New Roman"/>
          <w:sz w:val="24"/>
          <w:szCs w:val="24"/>
        </w:rPr>
        <w:t>As climate</w:t>
      </w:r>
      <w:r>
        <w:rPr>
          <w:rFonts w:ascii="Times New Roman" w:eastAsia="Times New Roman" w:hAnsi="Times New Roman" w:cs="Times New Roman"/>
          <w:sz w:val="24"/>
          <w:szCs w:val="24"/>
        </w:rPr>
        <w:t xml:space="preserve"> and</w:t>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land-</w:t>
      </w:r>
      <w:r w:rsidRPr="00D30BC2">
        <w:rPr>
          <w:rFonts w:ascii="Times New Roman" w:eastAsia="Times New Roman" w:hAnsi="Times New Roman" w:cs="Times New Roman"/>
          <w:sz w:val="24"/>
          <w:szCs w:val="24"/>
        </w:rPr>
        <w:t>cover cha</w:t>
      </w:r>
      <w:r>
        <w:rPr>
          <w:rFonts w:ascii="Times New Roman" w:eastAsia="Times New Roman" w:hAnsi="Times New Roman" w:cs="Times New Roman"/>
          <w:sz w:val="24"/>
          <w:szCs w:val="24"/>
        </w:rPr>
        <w:t xml:space="preserve">nge intensify, their impacts on biodiversity and conservation response </w:t>
      </w:r>
      <w:r w:rsidRPr="00D30BC2">
        <w:rPr>
          <w:rFonts w:ascii="Times New Roman" w:eastAsia="Times New Roman" w:hAnsi="Times New Roman" w:cs="Times New Roman"/>
          <w:sz w:val="24"/>
          <w:szCs w:val="24"/>
        </w:rPr>
        <w:t xml:space="preserve">will be </w:t>
      </w:r>
      <w:r>
        <w:rPr>
          <w:rFonts w:ascii="Times New Roman" w:eastAsia="Times New Roman" w:hAnsi="Times New Roman" w:cs="Times New Roman"/>
          <w:sz w:val="24"/>
          <w:szCs w:val="24"/>
        </w:rPr>
        <w:t>mediated</w:t>
      </w:r>
      <w:r w:rsidRPr="00D30BC2">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governance</w:t>
      </w:r>
      <w:r w:rsidR="00D15C6C">
        <w:rPr>
          <w:rFonts w:ascii="Times New Roman" w:eastAsia="Times New Roman" w:hAnsi="Times New Roman" w:cs="Times New Roman"/>
          <w:sz w:val="24"/>
          <w:szCs w:val="24"/>
        </w:rPr>
        <w:fldChar w:fldCharType="begin"/>
      </w:r>
      <w:r w:rsidR="00D15C6C">
        <w:rPr>
          <w:rFonts w:ascii="Times New Roman" w:eastAsia="Times New Roman" w:hAnsi="Times New Roman" w:cs="Times New Roman"/>
          <w:sz w:val="24"/>
          <w:szCs w:val="24"/>
        </w:rPr>
        <w:instrText xml:space="preserve"> ADDIN ZOTERO_ITEM CSL_CITATION {"citationID":"jnTe6bjU","properties":{"formattedCitation":"\\super 3,4\\nosupersub{}","plainCitation":"3,4","noteIndex":0},"citationItems":[{"id":2742,"uris":["http://zotero.org/users/878981/items/HUE6CQIP"],"uri":["http://zotero.org/users/878981/items/HUE6CQIP"],"itemData":{"id":2742,"type":"article-journal","container-title":"Annals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D15C6C">
        <w:rPr>
          <w:rFonts w:ascii="Times New Roman" w:eastAsia="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3,4</w:t>
      </w:r>
      <w:r w:rsidR="00D15C6C">
        <w:rPr>
          <w:rFonts w:ascii="Times New Roman" w:eastAsia="Times New Roman" w:hAnsi="Times New Roman" w:cs="Times New Roman"/>
          <w:sz w:val="24"/>
          <w:szCs w:val="24"/>
        </w:rPr>
        <w:fldChar w:fldCharType="end"/>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requiring targeted investment in projects that consider risk of failure under changing conditions. Protected areas (PAs) are a key instrument in efforts to conserve biodiversity, yet increasing pressure from poor governance, climate</w:t>
      </w:r>
      <w:r w:rsidR="00EC3B1D">
        <w:rPr>
          <w:rFonts w:ascii="Times New Roman" w:eastAsia="Times New Roman" w:hAnsi="Times New Roman" w:cs="Times New Roman"/>
          <w:sz w:val="24"/>
          <w:szCs w:val="24"/>
        </w:rPr>
        <w:fldChar w:fldCharType="begin"/>
      </w:r>
      <w:r w:rsidR="00EC3B1D">
        <w:rPr>
          <w:rFonts w:ascii="Times New Roman" w:eastAsia="Times New Roman" w:hAnsi="Times New Roman" w:cs="Times New Roman"/>
          <w:sz w:val="24"/>
          <w:szCs w:val="24"/>
        </w:rPr>
        <w:instrText xml:space="preserve"> ADDIN ZOTERO_ITEM CSL_CITATION {"citationID":"ueyFqekm","properties":{"formattedCitation":"\\super 5\\nosupersub{}","plainCitation":"5","noteIndex":0},"citationItems":[{"id":2748,"uris":["http://zotero.org/users/878981/items/YR7HKC6V"],"uri":["http://zotero.org/users/878981/items/YR7HKC6V"],"itemData":{"id":2748,"type":"article-journal","container-title":"Nature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EC3B1D">
        <w:rPr>
          <w:rFonts w:ascii="Times New Roman" w:eastAsia="Times New Roman" w:hAnsi="Times New Roman" w:cs="Times New Roman"/>
          <w:sz w:val="24"/>
          <w:szCs w:val="24"/>
        </w:rPr>
        <w:fldChar w:fldCharType="separate"/>
      </w:r>
      <w:r w:rsidR="00EC3B1D" w:rsidRPr="00EC3B1D">
        <w:rPr>
          <w:rFonts w:ascii="Times New Roman" w:hAnsi="Times New Roman" w:cs="Times New Roman"/>
          <w:sz w:val="24"/>
          <w:szCs w:val="24"/>
          <w:vertAlign w:val="superscript"/>
        </w:rPr>
        <w:t>5</w:t>
      </w:r>
      <w:r w:rsidR="00EC3B1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and land-cover</w:t>
      </w:r>
      <w:r w:rsidR="003C75C4">
        <w:rPr>
          <w:rFonts w:ascii="Times New Roman" w:eastAsia="Times New Roman" w:hAnsi="Times New Roman" w:cs="Times New Roman"/>
          <w:sz w:val="24"/>
          <w:szCs w:val="24"/>
        </w:rPr>
        <w:fldChar w:fldCharType="begin"/>
      </w:r>
      <w:r w:rsidR="003C75C4">
        <w:rPr>
          <w:rFonts w:ascii="Times New Roman" w:eastAsia="Times New Roman" w:hAnsi="Times New Roman" w:cs="Times New Roman"/>
          <w:sz w:val="24"/>
          <w:szCs w:val="24"/>
        </w:rPr>
        <w:instrText xml:space="preserve"> ADDIN ZOTERO_ITEM CSL_CITATION {"citationID":"uX7qVcTI","properties":{"formattedCitation":"\\super 6\\nosupersub{}","plainCitation":"6","noteIndex":0},"citationItems":[{"id":"Yt80h0ER/B12Ph4mZ","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Yt80h0ER/B12Ph4mZ","issue":"7531","issued":{"date-parts":[["2014"]]},"page":"383-386","publisher":"Nature Research","title":"Global protected area expansion is compromised by projected land-use and parochialism","type":"article-journal","volume":"516"}}],"schema":"https://github.com/citation-style-language/schema/raw/master/csl-citation.json"} </w:instrText>
      </w:r>
      <w:r w:rsidR="003C75C4">
        <w:rPr>
          <w:rFonts w:ascii="Times New Roman" w:eastAsia="Times New Roman" w:hAnsi="Times New Roman" w:cs="Times New Roman"/>
          <w:sz w:val="24"/>
          <w:szCs w:val="24"/>
        </w:rPr>
        <w:fldChar w:fldCharType="separate"/>
      </w:r>
      <w:r w:rsidR="003C75C4" w:rsidRPr="003C75C4">
        <w:rPr>
          <w:rFonts w:ascii="Times New Roman" w:hAnsi="Times New Roman" w:cs="Times New Roman"/>
          <w:sz w:val="24"/>
          <w:szCs w:val="24"/>
          <w:vertAlign w:val="superscript"/>
        </w:rPr>
        <w:t>6</w:t>
      </w:r>
      <w:r w:rsidR="003C75C4">
        <w:rPr>
          <w:rFonts w:ascii="Times New Roman" w:eastAsia="Times New Roman" w:hAnsi="Times New Roman" w:cs="Times New Roman"/>
          <w:sz w:val="24"/>
          <w:szCs w:val="24"/>
        </w:rPr>
        <w:fldChar w:fldCharType="end"/>
      </w:r>
      <w:r w:rsidR="003C75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change risk reducing PA effectiveness. Here we show that incorporating these risk factors into global biodiversity conservation planning only increases the global land area required to </w:t>
      </w:r>
      <w:r w:rsidR="00CF7C00">
        <w:rPr>
          <w:rFonts w:ascii="Times New Roman" w:eastAsia="Times New Roman" w:hAnsi="Times New Roman" w:cs="Times New Roman"/>
          <w:sz w:val="24"/>
          <w:szCs w:val="24"/>
        </w:rPr>
        <w:t>achieve 30% protection of all terrestrial vertebrates</w:t>
      </w:r>
      <w:r>
        <w:rPr>
          <w:rFonts w:ascii="Times New Roman" w:eastAsia="Times New Roman" w:hAnsi="Times New Roman" w:cs="Times New Roman"/>
          <w:sz w:val="24"/>
          <w:szCs w:val="24"/>
        </w:rPr>
        <w:t xml:space="preserve"> by </w:t>
      </w:r>
      <w:r w:rsidRPr="00C50598">
        <w:rPr>
          <w:rFonts w:ascii="Times New Roman" w:eastAsia="Times New Roman" w:hAnsi="Times New Roman" w:cs="Times New Roman"/>
          <w:sz w:val="24"/>
          <w:szCs w:val="24"/>
          <w:highlight w:val="yellow"/>
        </w:rPr>
        <w:t>1</w:t>
      </w:r>
      <w:r w:rsidR="00CF7C00">
        <w:rPr>
          <w:rFonts w:ascii="Times New Roman" w:eastAsia="Times New Roman" w:hAnsi="Times New Roman" w:cs="Times New Roman"/>
          <w:sz w:val="24"/>
          <w:szCs w:val="24"/>
        </w:rPr>
        <w:t>%</w:t>
      </w:r>
      <w:r>
        <w:rPr>
          <w:rFonts w:ascii="Times New Roman" w:eastAsia="Times New Roman" w:hAnsi="Times New Roman" w:cs="Times New Roman"/>
          <w:sz w:val="24"/>
          <w:szCs w:val="24"/>
        </w:rPr>
        <w:t>, w</w:t>
      </w:r>
      <w:r w:rsidR="00CF7C00">
        <w:rPr>
          <w:rFonts w:ascii="Times New Roman" w:eastAsia="Times New Roman" w:hAnsi="Times New Roman" w:cs="Times New Roman"/>
          <w:sz w:val="24"/>
          <w:szCs w:val="24"/>
        </w:rPr>
        <w:t>ith</w:t>
      </w:r>
      <w:r>
        <w:rPr>
          <w:rFonts w:ascii="Times New Roman" w:eastAsia="Times New Roman" w:hAnsi="Times New Roman" w:cs="Times New Roman"/>
          <w:sz w:val="24"/>
          <w:szCs w:val="24"/>
        </w:rPr>
        <w:t xml:space="preserve"> </w:t>
      </w:r>
      <w:r w:rsidRPr="00174CF1">
        <w:rPr>
          <w:rFonts w:ascii="Times New Roman" w:eastAsia="Times New Roman" w:hAnsi="Times New Roman" w:cs="Times New Roman"/>
          <w:sz w:val="24"/>
          <w:szCs w:val="24"/>
          <w:highlight w:val="yellow"/>
        </w:rPr>
        <w:t>X</w:t>
      </w:r>
      <w:r>
        <w:rPr>
          <w:rFonts w:ascii="Times New Roman" w:eastAsia="Times New Roman" w:hAnsi="Times New Roman" w:cs="Times New Roman"/>
          <w:sz w:val="24"/>
          <w:szCs w:val="24"/>
        </w:rPr>
        <w:t xml:space="preserve">% of PA </w:t>
      </w:r>
      <w:r w:rsidR="007744B7">
        <w:rPr>
          <w:rFonts w:ascii="Times New Roman" w:eastAsia="Times New Roman" w:hAnsi="Times New Roman" w:cs="Times New Roman"/>
          <w:sz w:val="24"/>
          <w:szCs w:val="24"/>
        </w:rPr>
        <w:t xml:space="preserve">found to </w:t>
      </w:r>
      <w:r>
        <w:rPr>
          <w:rFonts w:ascii="Times New Roman" w:eastAsia="Times New Roman" w:hAnsi="Times New Roman" w:cs="Times New Roman"/>
          <w:sz w:val="24"/>
          <w:szCs w:val="24"/>
        </w:rPr>
        <w:t>overlap between all</w:t>
      </w:r>
      <w:r w:rsidR="00CF7C00">
        <w:rPr>
          <w:rFonts w:ascii="Times New Roman" w:eastAsia="Times New Roman" w:hAnsi="Times New Roman" w:cs="Times New Roman"/>
          <w:sz w:val="24"/>
          <w:szCs w:val="24"/>
        </w:rPr>
        <w:t xml:space="preserve"> risk</w:t>
      </w:r>
      <w:r w:rsidR="007744B7">
        <w:rPr>
          <w:rFonts w:ascii="Times New Roman" w:eastAsia="Times New Roman" w:hAnsi="Times New Roman" w:cs="Times New Roman"/>
          <w:sz w:val="24"/>
          <w:szCs w:val="24"/>
        </w:rPr>
        <w:t xml:space="preserve"> scenarios. </w:t>
      </w:r>
      <w:r>
        <w:rPr>
          <w:rFonts w:ascii="Times New Roman" w:eastAsia="Times New Roman" w:hAnsi="Times New Roman" w:cs="Times New Roman"/>
          <w:sz w:val="24"/>
          <w:szCs w:val="24"/>
        </w:rPr>
        <w:t xml:space="preserve">Nonetheless, there was greater variation among scenarios in priority areas for protection in different countries, driven largely </w:t>
      </w:r>
      <w:r w:rsidRPr="00913FE0">
        <w:rPr>
          <w:rFonts w:ascii="Times New Roman" w:eastAsia="Times New Roman" w:hAnsi="Times New Roman" w:cs="Times New Roman"/>
          <w:sz w:val="24"/>
          <w:szCs w:val="24"/>
          <w:highlight w:val="yellow"/>
        </w:rPr>
        <w:t xml:space="preserve">by </w:t>
      </w:r>
      <w:r>
        <w:rPr>
          <w:rFonts w:ascii="Times New Roman" w:eastAsia="Times New Roman" w:hAnsi="Times New Roman" w:cs="Times New Roman"/>
          <w:sz w:val="24"/>
          <w:szCs w:val="24"/>
          <w:highlight w:val="yellow"/>
        </w:rPr>
        <w:t>our index of governance</w:t>
      </w:r>
      <w:r>
        <w:rPr>
          <w:rFonts w:ascii="Times New Roman" w:eastAsia="Times New Roman" w:hAnsi="Times New Roman" w:cs="Times New Roman"/>
          <w:sz w:val="24"/>
          <w:szCs w:val="24"/>
        </w:rPr>
        <w:t xml:space="preserve">. </w:t>
      </w:r>
      <w:r w:rsidR="003941FF">
        <w:rPr>
          <w:rFonts w:ascii="Times New Roman" w:eastAsia="Times New Roman" w:hAnsi="Times New Roman" w:cs="Times New Roman"/>
          <w:sz w:val="24"/>
          <w:szCs w:val="24"/>
        </w:rPr>
        <w:t xml:space="preserve">Countries with wide-ranging species neighboring those with poor governance required more PAs when taking into account risk. </w:t>
      </w:r>
      <w:r>
        <w:rPr>
          <w:rFonts w:ascii="Times New Roman" w:eastAsia="Times New Roman" w:hAnsi="Times New Roman" w:cs="Times New Roman"/>
          <w:sz w:val="24"/>
          <w:szCs w:val="24"/>
        </w:rPr>
        <w:t xml:space="preserve">These areas may be priorities for developing PA networks that are resilient to multiple aspects of anthropogenic change. Our results suggest that these sources of risk can feasibly be taken into account in global PA planning and </w:t>
      </w:r>
      <w:r w:rsidR="003941FF">
        <w:rPr>
          <w:rFonts w:ascii="Times New Roman" w:eastAsia="Times New Roman" w:hAnsi="Times New Roman" w:cs="Times New Roman"/>
          <w:sz w:val="24"/>
          <w:szCs w:val="24"/>
        </w:rPr>
        <w:t>emphasize the importance of cross-jurisdictional conservation planning</w:t>
      </w:r>
      <w:r>
        <w:rPr>
          <w:rFonts w:ascii="Times New Roman" w:eastAsia="Times New Roman" w:hAnsi="Times New Roman" w:cs="Times New Roman"/>
          <w:sz w:val="24"/>
          <w:szCs w:val="24"/>
        </w:rPr>
        <w:t xml:space="preserve">. </w:t>
      </w:r>
    </w:p>
    <w:p w14:paraId="66AEBE16" w14:textId="77777777" w:rsidR="00D3580E" w:rsidRDefault="00D3580E"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2"/>
      <w:r w:rsidRPr="00682A20">
        <w:rPr>
          <w:rFonts w:ascii="Times New Roman" w:hAnsi="Times New Roman" w:cs="Times New Roman"/>
          <w:b/>
          <w:bCs/>
          <w:sz w:val="24"/>
          <w:szCs w:val="24"/>
        </w:rPr>
        <w:t>Main text</w:t>
      </w:r>
      <w:commentRangeEnd w:id="2"/>
      <w:r w:rsidR="00E3385D" w:rsidRPr="003432B5">
        <w:rPr>
          <w:rStyle w:val="CommentReference"/>
          <w:b/>
          <w:bCs/>
        </w:rPr>
        <w:commentReference w:id="2"/>
      </w:r>
    </w:p>
    <w:p w14:paraId="2A2A632D" w14:textId="4EE75153" w:rsidR="00D9505D" w:rsidRDefault="008A5084" w:rsidP="009D41CF">
      <w:pPr>
        <w:spacing w:before="24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3C75C4">
        <w:rPr>
          <w:rFonts w:ascii="Times New Roman" w:eastAsia="Times New Roman" w:hAnsi="Times New Roman" w:cs="Times New Roman"/>
          <w:sz w:val="24"/>
          <w:szCs w:val="24"/>
        </w:rPr>
        <w:instrText xml:space="preserve"> ADDIN ZOTERO_ITEM CSL_CITATION {"citationID":"MplMGleT","properties":{"formattedCitation":"\\super 7\\nosupersub{}","plainCitation":"7","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3C75C4" w:rsidRPr="003C75C4">
        <w:rPr>
          <w:rFonts w:ascii="Times New Roman" w:hAnsi="Times New Roman" w:cs="Times New Roman"/>
          <w:sz w:val="24"/>
          <w:szCs w:val="24"/>
          <w:vertAlign w:val="superscript"/>
        </w:rPr>
        <w:t>7</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sidR="009549EA">
        <w:rPr>
          <w:rFonts w:ascii="Times New Roman" w:eastAsia="Times New Roman" w:hAnsi="Times New Roman" w:cs="Times New Roman"/>
          <w:sz w:val="24"/>
          <w:szCs w:val="24"/>
        </w:rPr>
        <w:t xml:space="preserve">As such, the cornerstone of </w:t>
      </w:r>
      <w:r w:rsidR="00D9505D">
        <w:rPr>
          <w:rFonts w:ascii="Times New Roman" w:eastAsia="Times New Roman" w:hAnsi="Times New Roman" w:cs="Times New Roman"/>
          <w:sz w:val="24"/>
          <w:szCs w:val="24"/>
        </w:rPr>
        <w:t>the</w:t>
      </w:r>
      <w:r w:rsidR="009549EA">
        <w:rPr>
          <w:rFonts w:ascii="Times New Roman" w:eastAsia="Times New Roman" w:hAnsi="Times New Roman" w:cs="Times New Roman"/>
          <w:sz w:val="24"/>
          <w:szCs w:val="24"/>
        </w:rPr>
        <w:t xml:space="preserve"> renewed global framework for biodiversity conservation aims to protect at least 30% of terrestrial land area</w:t>
      </w:r>
      <w:r w:rsidR="00B410C9">
        <w:rPr>
          <w:rFonts w:ascii="Times New Roman" w:eastAsia="Times New Roman" w:hAnsi="Times New Roman" w:cs="Times New Roman"/>
          <w:sz w:val="24"/>
          <w:szCs w:val="24"/>
        </w:rPr>
        <w:t xml:space="preserve"> by 2030</w:t>
      </w:r>
      <w:r w:rsidR="000932FF">
        <w:rPr>
          <w:rFonts w:ascii="Times New Roman" w:eastAsia="Times New Roman" w:hAnsi="Times New Roman" w:cs="Times New Roman"/>
          <w:sz w:val="24"/>
          <w:szCs w:val="24"/>
        </w:rPr>
        <w:fldChar w:fldCharType="begin"/>
      </w:r>
      <w:r w:rsidR="000932FF">
        <w:rPr>
          <w:rFonts w:ascii="Times New Roman" w:eastAsia="Times New Roman" w:hAnsi="Times New Roman" w:cs="Times New Roman"/>
          <w:sz w:val="24"/>
          <w:szCs w:val="24"/>
        </w:rPr>
        <w:instrText xml:space="preserve"> ADDIN ZOTERO_ITEM CSL_CITATION {"citationID":"2EMmXq7j","properties":{"formattedCitation":"\\super 8\\nosupersub{}","plainCitation":"8","noteIndex":0},"citationItems":[{"id":2755,"uris":["http://zotero.org/users/878981/items/SFEVMJYB"],"uri":["http://zotero.org/users/878981/items/SFEVMJYB"],"itemData":{"id":2755,"type":"article","title":"Zero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w:t>
      </w:r>
      <w:r w:rsidR="000932FF">
        <w:rPr>
          <w:rFonts w:ascii="Times New Roman" w:eastAsia="Times New Roman" w:hAnsi="Times New Roman" w:cs="Times New Roman"/>
          <w:sz w:val="24"/>
          <w:szCs w:val="24"/>
        </w:rPr>
        <w:fldChar w:fldCharType="end"/>
      </w:r>
      <w:r w:rsidR="009549EA">
        <w:rPr>
          <w:rFonts w:ascii="Times New Roman" w:eastAsia="Times New Roman" w:hAnsi="Times New Roman" w:cs="Times New Roman"/>
          <w:sz w:val="24"/>
          <w:szCs w:val="24"/>
        </w:rPr>
        <w:t>.</w:t>
      </w:r>
      <w:r w:rsidR="00572BEE">
        <w:rPr>
          <w:rFonts w:ascii="Times New Roman" w:eastAsia="Times New Roman" w:hAnsi="Times New Roman" w:cs="Times New Roman"/>
          <w:sz w:val="24"/>
          <w:szCs w:val="24"/>
        </w:rPr>
        <w:t xml:space="preserve"> To identify areas of particular importance for biodiversity </w:t>
      </w:r>
      <w:r w:rsidR="009D41CF">
        <w:rPr>
          <w:rFonts w:ascii="Times New Roman" w:eastAsia="Times New Roman" w:hAnsi="Times New Roman" w:cs="Times New Roman"/>
          <w:sz w:val="24"/>
          <w:szCs w:val="24"/>
        </w:rPr>
        <w:t>for inclusion in the expanding protected area network</w:t>
      </w:r>
      <w:r w:rsidR="00572BEE">
        <w:rPr>
          <w:rFonts w:ascii="Times New Roman" w:eastAsia="Times New Roman" w:hAnsi="Times New Roman" w:cs="Times New Roman"/>
          <w:sz w:val="24"/>
          <w:szCs w:val="24"/>
        </w:rPr>
        <w:t>, current approaches rely on measures of regional biodiversity value and vulnerability</w:t>
      </w:r>
      <w:r w:rsidR="000932FF">
        <w:rPr>
          <w:rFonts w:ascii="Times New Roman" w:eastAsia="Times New Roman" w:hAnsi="Times New Roman" w:cs="Times New Roman"/>
          <w:sz w:val="24"/>
          <w:szCs w:val="24"/>
        </w:rPr>
        <w:fldChar w:fldCharType="begin"/>
      </w:r>
      <w:r w:rsidR="000932FF">
        <w:rPr>
          <w:rFonts w:ascii="Times New Roman" w:eastAsia="Times New Roman" w:hAnsi="Times New Roman" w:cs="Times New Roman"/>
          <w:sz w:val="24"/>
          <w:szCs w:val="24"/>
        </w:rPr>
        <w:instrText xml:space="preserve"> ADDIN ZOTERO_ITEM CSL_CITATION {"citationID":"xgxjVWFv","properties":{"formattedCitation":"\\super 8\\uc0\\u8211{}10\\nosupersub{}","plainCitation":"8–10","noteIndex":0},"citationItems":[{"id":2752,"uris":["http://zotero.org/users/878981/items/X76NAH4G"],"uri":["http://zotero.org/users/878981/items/X76NAH4G"],"itemData":{"id":2752,"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SL"}],"issued":{"date-parts":[["2006"]]}}},{"id":"Yt80h0ER/TEk0v2Zf","uris":["http://www.mendeley.com/documents/?uuid=b984bdac-2f60-4afa-a9e8-ce14824519e1"],"uri":["http://www.mendeley.com/documents/?uuid=b984bdac-2f60-4afa-a9e8-ce14824519e1"],"itemData":{"abstract":"Meeting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Biology","id":"Yt80h0ER/TEk0v2Zf","issue":"6","issued":{"date-parts":[["2014","6","24"]]},"page":"e1001891","publisher":"Public Library of Science","title":"Targeting Global Protected Area Expansion for Imperiled Biodiversity","type":"article-journal","volume":"12"}},{"id":2755,"uris":["http://zotero.org/users/878981/items/SFEVMJYB"],"uri":["http://zotero.org/users/878981/items/SFEVMJYB"],"itemData":{"id":2755,"type":"article","title":"Zero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8–10</w:t>
      </w:r>
      <w:r w:rsidR="000932FF">
        <w:rPr>
          <w:rFonts w:ascii="Times New Roman" w:eastAsia="Times New Roman" w:hAnsi="Times New Roman" w:cs="Times New Roman"/>
          <w:sz w:val="24"/>
          <w:szCs w:val="24"/>
        </w:rPr>
        <w:fldChar w:fldCharType="end"/>
      </w:r>
      <w:r w:rsidR="00572BEE">
        <w:rPr>
          <w:rFonts w:ascii="Times New Roman" w:eastAsia="Times New Roman" w:hAnsi="Times New Roman" w:cs="Times New Roman"/>
          <w:sz w:val="24"/>
          <w:szCs w:val="24"/>
        </w:rPr>
        <w:t xml:space="preserve">. </w:t>
      </w:r>
      <w:r w:rsidR="00FF2FEB">
        <w:rPr>
          <w:rFonts w:ascii="Times New Roman" w:eastAsia="Times New Roman" w:hAnsi="Times New Roman" w:cs="Times New Roman"/>
          <w:sz w:val="24"/>
          <w:szCs w:val="24"/>
        </w:rPr>
        <w:t xml:space="preserve">Current conservation policy thus </w:t>
      </w:r>
      <w:r w:rsidR="00FF2FEB">
        <w:rPr>
          <w:rFonts w:ascii="Times New Roman" w:eastAsia="Times New Roman" w:hAnsi="Times New Roman" w:cs="Times New Roman"/>
          <w:sz w:val="24"/>
          <w:szCs w:val="24"/>
        </w:rPr>
        <w:lastRenderedPageBreak/>
        <w:t xml:space="preserve">assumes that protected areas are permanent and their effectiveness is static.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rapid</w:t>
      </w:r>
      <w:r w:rsidR="00DC486E">
        <w:rPr>
          <w:rFonts w:ascii="Times New Roman" w:eastAsia="Times New Roman" w:hAnsi="Times New Roman" w:cs="Times New Roman"/>
          <w:sz w:val="24"/>
          <w:szCs w:val="24"/>
        </w:rPr>
        <w:t xml:space="preserve"> </w:t>
      </w:r>
      <w:r w:rsidR="00DC486E">
        <w:rPr>
          <w:rFonts w:ascii="Times New Roman" w:eastAsia="Times New Roman" w:hAnsi="Times New Roman" w:cs="Times New Roman"/>
          <w:color w:val="000000"/>
          <w:sz w:val="24"/>
          <w:szCs w:val="24"/>
        </w:rPr>
        <w:t xml:space="preserve">human-caused change </w:t>
      </w:r>
      <w:r w:rsidR="00ED38FD">
        <w:rPr>
          <w:rFonts w:ascii="Times New Roman" w:eastAsia="Times New Roman" w:hAnsi="Times New Roman" w:cs="Times New Roman"/>
          <w:color w:val="000000"/>
          <w:sz w:val="24"/>
          <w:szCs w:val="24"/>
        </w:rPr>
        <w:t>creates</w:t>
      </w:r>
      <w:r w:rsidR="00DC486E">
        <w:rPr>
          <w:rFonts w:ascii="Times New Roman" w:eastAsia="Times New Roman" w:hAnsi="Times New Roman" w:cs="Times New Roman"/>
          <w:color w:val="000000"/>
          <w:sz w:val="24"/>
          <w:szCs w:val="24"/>
        </w:rPr>
        <w:t xml:space="preserve"> </w:t>
      </w:r>
      <w:r w:rsidR="00DC486E" w:rsidRPr="00281DB3">
        <w:rPr>
          <w:rFonts w:ascii="Times New Roman" w:eastAsia="Times New Roman" w:hAnsi="Times New Roman" w:cs="Times New Roman"/>
          <w:color w:val="000000"/>
          <w:sz w:val="24"/>
          <w:szCs w:val="24"/>
        </w:rPr>
        <w:t>uncertainty</w:t>
      </w:r>
      <w:r w:rsidR="00DC486E">
        <w:rPr>
          <w:rFonts w:ascii="Times New Roman" w:eastAsia="Times New Roman" w:hAnsi="Times New Roman" w:cs="Times New Roman"/>
          <w:color w:val="000000"/>
          <w:sz w:val="24"/>
          <w:szCs w:val="24"/>
        </w:rPr>
        <w:t xml:space="preserve"> </w:t>
      </w:r>
      <w:r w:rsidR="00ED38FD">
        <w:rPr>
          <w:rFonts w:ascii="Times New Roman" w:eastAsia="Times New Roman" w:hAnsi="Times New Roman" w:cs="Times New Roman"/>
          <w:color w:val="000000"/>
          <w:sz w:val="24"/>
          <w:szCs w:val="24"/>
        </w:rPr>
        <w:t xml:space="preserve">regarding </w:t>
      </w:r>
      <w:r w:rsidR="00A727AA">
        <w:rPr>
          <w:rFonts w:ascii="Times New Roman" w:eastAsia="Times New Roman" w:hAnsi="Times New Roman" w:cs="Times New Roman"/>
          <w:color w:val="000000"/>
          <w:sz w:val="24"/>
          <w:szCs w:val="24"/>
        </w:rPr>
        <w:t>decisions for establish</w:t>
      </w:r>
      <w:r w:rsidR="00CD58F3">
        <w:rPr>
          <w:rFonts w:ascii="Times New Roman" w:eastAsia="Times New Roman" w:hAnsi="Times New Roman" w:cs="Times New Roman"/>
          <w:color w:val="000000"/>
          <w:sz w:val="24"/>
          <w:szCs w:val="24"/>
        </w:rPr>
        <w:t>ing</w:t>
      </w:r>
      <w:r w:rsidR="00A727AA">
        <w:rPr>
          <w:rFonts w:ascii="Times New Roman" w:eastAsia="Times New Roman" w:hAnsi="Times New Roman" w:cs="Times New Roman"/>
          <w:color w:val="000000"/>
          <w:sz w:val="24"/>
          <w:szCs w:val="24"/>
        </w:rPr>
        <w:t xml:space="preserve"> protected areas</w:t>
      </w:r>
      <w:r w:rsidR="00281DB3">
        <w:rPr>
          <w:rFonts w:ascii="Times New Roman" w:eastAsia="Times New Roman" w:hAnsi="Times New Roman" w:cs="Times New Roman"/>
          <w:color w:val="000000"/>
          <w:sz w:val="24"/>
          <w:szCs w:val="24"/>
        </w:rPr>
        <w:t>, given change</w:t>
      </w:r>
      <w:r w:rsidR="00DC486E">
        <w:rPr>
          <w:rFonts w:ascii="Times New Roman" w:eastAsia="Times New Roman" w:hAnsi="Times New Roman" w:cs="Times New Roman"/>
          <w:color w:val="000000"/>
          <w:sz w:val="24"/>
          <w:szCs w:val="24"/>
        </w:rPr>
        <w:t xml:space="preserve">. </w:t>
      </w:r>
      <w:r w:rsidR="00A727AA">
        <w:rPr>
          <w:rFonts w:ascii="Times New Roman" w:eastAsia="Times New Roman" w:hAnsi="Times New Roman" w:cs="Times New Roman"/>
          <w:color w:val="000000"/>
          <w:sz w:val="24"/>
          <w:szCs w:val="24"/>
        </w:rPr>
        <w:t xml:space="preserve">Climate change, land use intensification, and </w:t>
      </w:r>
      <w:r w:rsidR="00110DA5">
        <w:rPr>
          <w:rFonts w:ascii="Times New Roman" w:eastAsia="Times New Roman" w:hAnsi="Times New Roman" w:cs="Times New Roman"/>
          <w:color w:val="000000"/>
          <w:sz w:val="24"/>
          <w:szCs w:val="24"/>
        </w:rPr>
        <w:t xml:space="preserve">governance pose risks to the </w:t>
      </w:r>
      <w:r w:rsidR="00302429">
        <w:rPr>
          <w:rFonts w:ascii="Times New Roman" w:eastAsia="Times New Roman" w:hAnsi="Times New Roman" w:cs="Times New Roman"/>
          <w:color w:val="000000"/>
          <w:sz w:val="24"/>
          <w:szCs w:val="24"/>
        </w:rPr>
        <w:t xml:space="preserve">future </w:t>
      </w:r>
      <w:r w:rsidR="00110DA5">
        <w:rPr>
          <w:rFonts w:ascii="Times New Roman" w:eastAsia="Times New Roman" w:hAnsi="Times New Roman" w:cs="Times New Roman"/>
          <w:color w:val="000000"/>
          <w:sz w:val="24"/>
          <w:szCs w:val="24"/>
        </w:rPr>
        <w:t>effectiveness of protected areas.</w:t>
      </w:r>
      <w:r w:rsidR="00110DA5" w:rsidRPr="00110DA5">
        <w:rPr>
          <w:rFonts w:ascii="Times New Roman" w:eastAsia="Times New Roman" w:hAnsi="Times New Roman" w:cs="Times New Roman"/>
          <w:color w:val="000000"/>
          <w:sz w:val="24"/>
          <w:szCs w:val="24"/>
        </w:rPr>
        <w:t xml:space="preserve"> </w:t>
      </w:r>
      <w:r w:rsidR="00110DA5">
        <w:rPr>
          <w:rFonts w:ascii="Times New Roman" w:eastAsia="Times New Roman" w:hAnsi="Times New Roman" w:cs="Times New Roman"/>
          <w:color w:val="000000"/>
          <w:sz w:val="24"/>
          <w:szCs w:val="24"/>
        </w:rPr>
        <w:t xml:space="preserve">For example, protected areas with more deforestation are </w:t>
      </w:r>
      <w:r w:rsidR="00C33D7E">
        <w:rPr>
          <w:rFonts w:ascii="Times New Roman" w:eastAsia="Times New Roman" w:hAnsi="Times New Roman" w:cs="Times New Roman"/>
          <w:color w:val="000000"/>
          <w:sz w:val="24"/>
          <w:szCs w:val="24"/>
        </w:rPr>
        <w:t>at higher risk of</w:t>
      </w:r>
      <w:r w:rsidR="00110DA5">
        <w:rPr>
          <w:rFonts w:ascii="Times New Roman" w:eastAsia="Times New Roman" w:hAnsi="Times New Roman" w:cs="Times New Roman"/>
          <w:color w:val="000000"/>
          <w:sz w:val="24"/>
          <w:szCs w:val="24"/>
        </w:rPr>
        <w:t xml:space="preserve"> degazett</w:t>
      </w:r>
      <w:r w:rsidR="00C33D7E">
        <w:rPr>
          <w:rFonts w:ascii="Times New Roman" w:eastAsia="Times New Roman" w:hAnsi="Times New Roman" w:cs="Times New Roman"/>
          <w:color w:val="000000"/>
          <w:sz w:val="24"/>
          <w:szCs w:val="24"/>
        </w:rPr>
        <w:t>ing</w:t>
      </w:r>
      <w:r w:rsidR="00C418A8">
        <w:rPr>
          <w:rFonts w:ascii="Times New Roman" w:eastAsia="Times New Roman" w:hAnsi="Times New Roman" w:cs="Times New Roman"/>
          <w:color w:val="000000"/>
          <w:sz w:val="24"/>
          <w:szCs w:val="24"/>
        </w:rPr>
        <w:t xml:space="preserve"> and project failure</w:t>
      </w:r>
      <w:r w:rsidR="006E5D35">
        <w:rPr>
          <w:rFonts w:ascii="Times New Roman" w:eastAsia="Times New Roman" w:hAnsi="Times New Roman" w:cs="Times New Roman"/>
          <w:color w:val="000000"/>
          <w:sz w:val="24"/>
          <w:szCs w:val="24"/>
        </w:rPr>
        <w:fldChar w:fldCharType="begin"/>
      </w:r>
      <w:r w:rsidR="006E5D35">
        <w:rPr>
          <w:rFonts w:ascii="Times New Roman" w:eastAsia="Times New Roman" w:hAnsi="Times New Roman" w:cs="Times New Roman"/>
          <w:color w:val="000000"/>
          <w:sz w:val="24"/>
          <w:szCs w:val="24"/>
        </w:rPr>
        <w:instrText xml:space="preserve"> ADDIN ZOTERO_ITEM CSL_CITATION {"citationID":"kv6dOdFs","properties":{"formattedCitation":"\\super 11\\nosupersub{}","plainCitation":"11","noteIndex":0},"citationItems":[{"id":2756,"uris":["http://zotero.org/users/878981/items/TLMCALYG"],"uri":["http://zotero.org/users/878981/items/TLMCALYG"],"itemData":{"id":2756,"type":"article-journal","container-title":"Proceedings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B."}],"issued":{"date-parts":[["2018"]]}}}],"schema":"https://github.com/citation-style-language/schema/raw/master/csl-citation.json"} </w:instrText>
      </w:r>
      <w:r w:rsidR="006E5D35">
        <w:rPr>
          <w:rFonts w:ascii="Times New Roman" w:eastAsia="Times New Roman" w:hAnsi="Times New Roman" w:cs="Times New Roman"/>
          <w:color w:val="000000"/>
          <w:sz w:val="24"/>
          <w:szCs w:val="24"/>
        </w:rPr>
        <w:fldChar w:fldCharType="separate"/>
      </w:r>
      <w:r w:rsidR="006E5D35" w:rsidRPr="006E5D35">
        <w:rPr>
          <w:rFonts w:ascii="Times New Roman" w:hAnsi="Times New Roman" w:cs="Times New Roman"/>
          <w:sz w:val="24"/>
          <w:szCs w:val="24"/>
          <w:vertAlign w:val="superscript"/>
        </w:rPr>
        <w:t>11</w:t>
      </w:r>
      <w:r w:rsidR="006E5D35">
        <w:rPr>
          <w:rFonts w:ascii="Times New Roman" w:eastAsia="Times New Roman" w:hAnsi="Times New Roman" w:cs="Times New Roman"/>
          <w:color w:val="000000"/>
          <w:sz w:val="24"/>
          <w:szCs w:val="24"/>
        </w:rPr>
        <w:fldChar w:fldCharType="end"/>
      </w:r>
      <w:r w:rsidR="00C33D7E">
        <w:rPr>
          <w:rFonts w:ascii="Times New Roman" w:eastAsia="Times New Roman" w:hAnsi="Times New Roman" w:cs="Times New Roman"/>
          <w:color w:val="000000"/>
          <w:sz w:val="24"/>
          <w:szCs w:val="24"/>
        </w:rPr>
        <w:t>,</w:t>
      </w:r>
      <w:r w:rsidR="00110DA5">
        <w:rPr>
          <w:rFonts w:ascii="Times New Roman" w:eastAsia="Times New Roman" w:hAnsi="Times New Roman" w:cs="Times New Roman"/>
          <w:color w:val="000000"/>
          <w:sz w:val="24"/>
          <w:szCs w:val="24"/>
        </w:rPr>
        <w:t xml:space="preserve"> </w:t>
      </w:r>
      <w:r w:rsidR="00C33D7E">
        <w:rPr>
          <w:rFonts w:ascii="Times New Roman" w:eastAsia="Times New Roman" w:hAnsi="Times New Roman" w:cs="Times New Roman"/>
          <w:color w:val="000000"/>
          <w:sz w:val="24"/>
          <w:szCs w:val="24"/>
        </w:rPr>
        <w:t>increased extreme weather events cause population decline or extirpation for a variety of species</w:t>
      </w:r>
      <w:r w:rsidR="00D0097D">
        <w:rPr>
          <w:rFonts w:ascii="Times New Roman" w:eastAsia="Times New Roman" w:hAnsi="Times New Roman" w:cs="Times New Roman"/>
          <w:color w:val="000000"/>
          <w:sz w:val="24"/>
          <w:szCs w:val="24"/>
        </w:rPr>
        <w:fldChar w:fldCharType="begin"/>
      </w:r>
      <w:r w:rsidR="00D0097D">
        <w:rPr>
          <w:rFonts w:ascii="Times New Roman" w:eastAsia="Times New Roman" w:hAnsi="Times New Roman" w:cs="Times New Roman"/>
          <w:color w:val="000000"/>
          <w:sz w:val="24"/>
          <w:szCs w:val="24"/>
        </w:rPr>
        <w:instrText xml:space="preserve"> ADDIN ZOTERO_ITEM CSL_CITATION {"citationID":"N10KTfau","properties":{"formattedCitation":"\\super 12\\nosupersub{}","plainCitation":"12","noteIndex":0},"citationItems":[{"id":2759,"uris":["http://zotero.org/users/878981/items/IYYXVTVI"],"uri":["http://zotero.org/users/878981/items/IYYXVTVI"],"itemData":{"id":2759,"type":"article-journal","container-title":"Diversity and Distributions","issue":"4","note":"publisher: Wiley Online Library","page":"613–625","source":"Google Scholar","title":"Conservation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EM"}],"issued":{"date-parts":[["2019"]]}}}],"schema":"https://github.com/citation-style-language/schema/raw/master/csl-citation.json"} </w:instrText>
      </w:r>
      <w:r w:rsidR="00D0097D">
        <w:rPr>
          <w:rFonts w:ascii="Times New Roman" w:eastAsia="Times New Roman" w:hAnsi="Times New Roman" w:cs="Times New Roman"/>
          <w:color w:val="000000"/>
          <w:sz w:val="24"/>
          <w:szCs w:val="24"/>
        </w:rPr>
        <w:fldChar w:fldCharType="separate"/>
      </w:r>
      <w:r w:rsidR="00D0097D" w:rsidRPr="00D0097D">
        <w:rPr>
          <w:rFonts w:ascii="Times New Roman" w:hAnsi="Times New Roman" w:cs="Times New Roman"/>
          <w:sz w:val="24"/>
          <w:szCs w:val="24"/>
          <w:vertAlign w:val="superscript"/>
        </w:rPr>
        <w:t>12</w:t>
      </w:r>
      <w:r w:rsidR="00D0097D">
        <w:rPr>
          <w:rFonts w:ascii="Times New Roman" w:eastAsia="Times New Roman" w:hAnsi="Times New Roman" w:cs="Times New Roman"/>
          <w:color w:val="000000"/>
          <w:sz w:val="24"/>
          <w:szCs w:val="24"/>
        </w:rPr>
        <w:fldChar w:fldCharType="end"/>
      </w:r>
      <w:r w:rsidR="00C33D7E">
        <w:rPr>
          <w:rFonts w:ascii="Times New Roman" w:eastAsia="Times New Roman" w:hAnsi="Times New Roman" w:cs="Times New Roman"/>
          <w:color w:val="000000"/>
          <w:sz w:val="24"/>
          <w:szCs w:val="24"/>
        </w:rPr>
        <w:t>,</w:t>
      </w:r>
      <w:r w:rsidR="00220E9F">
        <w:rPr>
          <w:rFonts w:ascii="Times New Roman" w:eastAsia="Times New Roman" w:hAnsi="Times New Roman" w:cs="Times New Roman"/>
          <w:color w:val="000000"/>
          <w:sz w:val="24"/>
          <w:szCs w:val="24"/>
        </w:rPr>
        <w:t xml:space="preserve"> and the quality of governance predicts investment in conservation</w:t>
      </w:r>
      <w:r w:rsidR="00122A5B">
        <w:rPr>
          <w:rFonts w:ascii="Times New Roman" w:eastAsia="Times New Roman" w:hAnsi="Times New Roman" w:cs="Times New Roman"/>
          <w:color w:val="000000"/>
          <w:sz w:val="24"/>
          <w:szCs w:val="24"/>
        </w:rPr>
        <w:fldChar w:fldCharType="begin"/>
      </w:r>
      <w:r w:rsidR="00122A5B">
        <w:rPr>
          <w:rFonts w:ascii="Times New Roman" w:eastAsia="Times New Roman" w:hAnsi="Times New Roman" w:cs="Times New Roman"/>
          <w:color w:val="000000"/>
          <w:sz w:val="24"/>
          <w:szCs w:val="24"/>
        </w:rPr>
        <w:instrText xml:space="preserve"> ADDIN ZOTERO_ITEM CSL_CITATION {"citationID":"xwazsZ7S","properties":{"formattedCitation":"\\super 4,13\\nosupersub{}","plainCitation":"4,13","noteIndex":0},"citationItems":[{"id":958,"uris":["http://zotero.org/users/878981/items/PM9X8KPM"],"uri":["http://zotero.org/users/878981/items/PM9X8KPM"],"itemData":{"id":958,"type":"article-journal","container-title":"Environmental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F."}],"issued":{"date-parts":[["2018"]]}}},{"id":2764,"uris":["http://zotero.org/users/878981/items/8RUH7MFK"],"uri":["http://zotero.org/users/878981/items/8RUH7MFK"],"itemData":{"id":2764,"type":"article-journal","container-title":"Conservation Letters","issue":"1","note":"publisher: Wiley Online Library","page":"12–20","source":"Google Scholar","title":"Biodiversity, governance, and the allocation of international aid for conservation","volume":"6","author":[{"family":"Miller","given":"Daniel C."},{"family":"Agrawal","given":"Arun"},{"family":"Roberts","given":"J. Timmons"}],"issued":{"date-parts":[["2013"]]}}}],"schema":"https://github.com/citation-style-language/schema/raw/master/csl-citation.json"} </w:instrText>
      </w:r>
      <w:r w:rsidR="00122A5B">
        <w:rPr>
          <w:rFonts w:ascii="Times New Roman" w:eastAsia="Times New Roman" w:hAnsi="Times New Roman" w:cs="Times New Roman"/>
          <w:color w:val="000000"/>
          <w:sz w:val="24"/>
          <w:szCs w:val="24"/>
        </w:rPr>
        <w:fldChar w:fldCharType="separate"/>
      </w:r>
      <w:r w:rsidR="00122A5B" w:rsidRPr="00122A5B">
        <w:rPr>
          <w:rFonts w:ascii="Times New Roman" w:hAnsi="Times New Roman" w:cs="Times New Roman"/>
          <w:sz w:val="24"/>
          <w:szCs w:val="24"/>
          <w:vertAlign w:val="superscript"/>
        </w:rPr>
        <w:t>4,13</w:t>
      </w:r>
      <w:r w:rsidR="00122A5B">
        <w:rPr>
          <w:rFonts w:ascii="Times New Roman" w:eastAsia="Times New Roman" w:hAnsi="Times New Roman" w:cs="Times New Roman"/>
          <w:color w:val="000000"/>
          <w:sz w:val="24"/>
          <w:szCs w:val="24"/>
        </w:rPr>
        <w:fldChar w:fldCharType="end"/>
      </w:r>
      <w:r w:rsidR="007642B6">
        <w:rPr>
          <w:rFonts w:ascii="Times New Roman" w:eastAsia="Times New Roman" w:hAnsi="Times New Roman" w:cs="Times New Roman"/>
          <w:color w:val="000000"/>
          <w:sz w:val="24"/>
          <w:szCs w:val="24"/>
        </w:rPr>
        <w:t>,</w:t>
      </w:r>
      <w:r w:rsidR="008F63ED">
        <w:rPr>
          <w:rFonts w:ascii="Times New Roman" w:eastAsia="Times New Roman" w:hAnsi="Times New Roman" w:cs="Times New Roman"/>
          <w:color w:val="000000"/>
          <w:sz w:val="24"/>
          <w:szCs w:val="24"/>
        </w:rPr>
        <w:t xml:space="preserve"> while </w:t>
      </w:r>
      <w:r w:rsidR="00EA454A">
        <w:rPr>
          <w:rFonts w:ascii="Times New Roman" w:eastAsia="Times New Roman" w:hAnsi="Times New Roman" w:cs="Times New Roman"/>
          <w:color w:val="000000"/>
          <w:sz w:val="24"/>
          <w:szCs w:val="24"/>
        </w:rPr>
        <w:t xml:space="preserve">political instability and </w:t>
      </w:r>
      <w:r w:rsidR="008F63ED">
        <w:rPr>
          <w:rFonts w:ascii="Times New Roman" w:eastAsia="Times New Roman" w:hAnsi="Times New Roman" w:cs="Times New Roman"/>
          <w:color w:val="000000"/>
          <w:sz w:val="24"/>
          <w:szCs w:val="24"/>
        </w:rPr>
        <w:t>corruption can reduce protected area effectiveness</w:t>
      </w:r>
      <w:r w:rsidR="00A56857">
        <w:rPr>
          <w:rFonts w:ascii="Times New Roman" w:eastAsia="Times New Roman" w:hAnsi="Times New Roman" w:cs="Times New Roman"/>
          <w:color w:val="000000"/>
          <w:sz w:val="24"/>
          <w:szCs w:val="24"/>
        </w:rPr>
        <w:fldChar w:fldCharType="begin"/>
      </w:r>
      <w:r w:rsidR="00A56857">
        <w:rPr>
          <w:rFonts w:ascii="Times New Roman" w:eastAsia="Times New Roman" w:hAnsi="Times New Roman" w:cs="Times New Roman"/>
          <w:color w:val="000000"/>
          <w:sz w:val="24"/>
          <w:szCs w:val="24"/>
        </w:rPr>
        <w:instrText xml:space="preserve"> ADDIN ZOTERO_ITEM CSL_CITATION {"citationID":"DaPpD8f5","properties":{"formattedCitation":"\\super 14\\nosupersub{}","plainCitation":"14","noteIndex":0},"citationItems":[{"id":2766,"uris":["http://zotero.org/users/878981/items/SNVLICL8"],"uri":["http://zotero.org/users/878981/items/SNVLICL8"],"itemData":{"id":2766,"type":"article-journal","container-title":"Conservation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A56857">
        <w:rPr>
          <w:rFonts w:ascii="Times New Roman" w:eastAsia="Times New Roman" w:hAnsi="Times New Roman" w:cs="Times New Roman"/>
          <w:color w:val="000000"/>
          <w:sz w:val="24"/>
          <w:szCs w:val="24"/>
        </w:rPr>
        <w:fldChar w:fldCharType="separate"/>
      </w:r>
      <w:r w:rsidR="00A56857" w:rsidRPr="00A56857">
        <w:rPr>
          <w:rFonts w:ascii="Times New Roman" w:hAnsi="Times New Roman" w:cs="Times New Roman"/>
          <w:sz w:val="24"/>
          <w:szCs w:val="24"/>
          <w:vertAlign w:val="superscript"/>
        </w:rPr>
        <w:t>14</w:t>
      </w:r>
      <w:r w:rsidR="00A56857">
        <w:rPr>
          <w:rFonts w:ascii="Times New Roman" w:eastAsia="Times New Roman" w:hAnsi="Times New Roman" w:cs="Times New Roman"/>
          <w:color w:val="000000"/>
          <w:sz w:val="24"/>
          <w:szCs w:val="24"/>
        </w:rPr>
        <w:fldChar w:fldCharType="end"/>
      </w:r>
      <w:r w:rsidR="008F63ED">
        <w:rPr>
          <w:rFonts w:ascii="Times New Roman" w:eastAsia="Times New Roman" w:hAnsi="Times New Roman" w:cs="Times New Roman"/>
          <w:color w:val="000000"/>
          <w:sz w:val="24"/>
          <w:szCs w:val="24"/>
        </w:rPr>
        <w:t>.</w:t>
      </w:r>
      <w:r w:rsidR="007642B6">
        <w:rPr>
          <w:rFonts w:ascii="Times New Roman" w:eastAsia="Times New Roman" w:hAnsi="Times New Roman" w:cs="Times New Roman"/>
          <w:color w:val="000000"/>
          <w:sz w:val="24"/>
          <w:szCs w:val="24"/>
        </w:rPr>
        <w:t xml:space="preserve"> Thus, to make effective use of limited conservation resources, planning for investment in protected areas must account for these risks to safeguard against</w:t>
      </w:r>
      <w:r w:rsidR="00EA454A">
        <w:rPr>
          <w:rFonts w:ascii="Times New Roman" w:eastAsia="Times New Roman" w:hAnsi="Times New Roman" w:cs="Times New Roman"/>
          <w:color w:val="000000"/>
          <w:sz w:val="24"/>
          <w:szCs w:val="24"/>
        </w:rPr>
        <w:t xml:space="preserve"> uncertainty in conservation outcomes and potential</w:t>
      </w:r>
      <w:r w:rsidR="007642B6">
        <w:rPr>
          <w:rFonts w:ascii="Times New Roman" w:eastAsia="Times New Roman" w:hAnsi="Times New Roman" w:cs="Times New Roman"/>
          <w:color w:val="000000"/>
          <w:sz w:val="24"/>
          <w:szCs w:val="24"/>
        </w:rPr>
        <w:t xml:space="preserve"> future biodiversity loss</w:t>
      </w:r>
      <w:r w:rsidR="006C540D">
        <w:rPr>
          <w:rFonts w:ascii="Times New Roman" w:eastAsia="Times New Roman" w:hAnsi="Times New Roman" w:cs="Times New Roman"/>
          <w:color w:val="000000"/>
          <w:sz w:val="24"/>
          <w:szCs w:val="24"/>
        </w:rPr>
        <w:fldChar w:fldCharType="begin"/>
      </w:r>
      <w:r w:rsidR="00A56857">
        <w:rPr>
          <w:rFonts w:ascii="Times New Roman" w:eastAsia="Times New Roman" w:hAnsi="Times New Roman" w:cs="Times New Roman"/>
          <w:color w:val="000000"/>
          <w:sz w:val="24"/>
          <w:szCs w:val="24"/>
        </w:rPr>
        <w:instrText xml:space="preserve"> ADDIN ZOTERO_ITEM CSL_CITATION {"citationID":"Uov6PIu0","properties":{"formattedCitation":"\\super 15\\nosupersub{}","plainCitation":"15","noteIndex":0},"citationItems":[{"id":790,"uris":["http://zotero.org/users/878981/items/LM9WKTT8"],"uri":["http://zotero.org/users/878981/items/LM9WKTT8"],"itemData":{"id":790,"type":"article-journal","container-title":"Conservation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P"}],"issued":{"date-parts":[["2007"]]}}}],"schema":"https://github.com/citation-style-language/schema/raw/master/csl-citation.json"} </w:instrText>
      </w:r>
      <w:r w:rsidR="006C540D">
        <w:rPr>
          <w:rFonts w:ascii="Times New Roman" w:eastAsia="Times New Roman" w:hAnsi="Times New Roman" w:cs="Times New Roman"/>
          <w:color w:val="000000"/>
          <w:sz w:val="24"/>
          <w:szCs w:val="24"/>
        </w:rPr>
        <w:fldChar w:fldCharType="separate"/>
      </w:r>
      <w:r w:rsidR="00A56857" w:rsidRPr="00A56857">
        <w:rPr>
          <w:rFonts w:ascii="Times New Roman" w:hAnsi="Times New Roman" w:cs="Times New Roman"/>
          <w:sz w:val="24"/>
          <w:szCs w:val="24"/>
          <w:vertAlign w:val="superscript"/>
        </w:rPr>
        <w:t>15</w:t>
      </w:r>
      <w:r w:rsidR="006C540D">
        <w:rPr>
          <w:rFonts w:ascii="Times New Roman" w:eastAsia="Times New Roman" w:hAnsi="Times New Roman" w:cs="Times New Roman"/>
          <w:color w:val="000000"/>
          <w:sz w:val="24"/>
          <w:szCs w:val="24"/>
        </w:rPr>
        <w:fldChar w:fldCharType="end"/>
      </w:r>
      <w:r w:rsidR="007642B6">
        <w:rPr>
          <w:rFonts w:ascii="Times New Roman" w:eastAsia="Times New Roman" w:hAnsi="Times New Roman" w:cs="Times New Roman"/>
          <w:color w:val="000000"/>
          <w:sz w:val="24"/>
          <w:szCs w:val="24"/>
        </w:rPr>
        <w:t>.</w:t>
      </w:r>
      <w:r w:rsidR="00D9505D">
        <w:rPr>
          <w:rFonts w:ascii="Times New Roman" w:eastAsia="Times New Roman" w:hAnsi="Times New Roman" w:cs="Times New Roman"/>
          <w:color w:val="000000"/>
          <w:sz w:val="24"/>
          <w:szCs w:val="24"/>
        </w:rPr>
        <w:t xml:space="preserve"> We quantif</w:t>
      </w:r>
      <w:r w:rsidR="00302429">
        <w:rPr>
          <w:rFonts w:ascii="Times New Roman" w:eastAsia="Times New Roman" w:hAnsi="Times New Roman" w:cs="Times New Roman"/>
          <w:color w:val="000000"/>
          <w:sz w:val="24"/>
          <w:szCs w:val="24"/>
        </w:rPr>
        <w:t>y</w:t>
      </w:r>
      <w:r w:rsidR="00D9505D">
        <w:rPr>
          <w:rFonts w:ascii="Times New Roman" w:eastAsia="Times New Roman" w:hAnsi="Times New Roman" w:cs="Times New Roman"/>
          <w:color w:val="000000"/>
          <w:sz w:val="24"/>
          <w:szCs w:val="24"/>
        </w:rPr>
        <w:t xml:space="preserve"> how accounting for change</w:t>
      </w:r>
      <w:r w:rsidR="00EA454A">
        <w:rPr>
          <w:rFonts w:ascii="Times New Roman" w:eastAsia="Times New Roman" w:hAnsi="Times New Roman" w:cs="Times New Roman"/>
          <w:color w:val="000000"/>
          <w:sz w:val="24"/>
          <w:szCs w:val="24"/>
        </w:rPr>
        <w:t>s</w:t>
      </w:r>
      <w:r w:rsidR="00D9505D">
        <w:rPr>
          <w:rFonts w:ascii="Times New Roman" w:eastAsia="Times New Roman" w:hAnsi="Times New Roman" w:cs="Times New Roman"/>
          <w:color w:val="000000"/>
          <w:sz w:val="24"/>
          <w:szCs w:val="24"/>
        </w:rPr>
        <w:t xml:space="preserve"> in climate, land-use, and governance can influence decisions for protected area establishment at a global scale.</w:t>
      </w:r>
      <w:r w:rsidR="009D41CF">
        <w:rPr>
          <w:rFonts w:ascii="Times New Roman" w:eastAsia="Times New Roman" w:hAnsi="Times New Roman" w:cs="Times New Roman"/>
          <w:color w:val="000000"/>
          <w:sz w:val="24"/>
          <w:szCs w:val="24"/>
        </w:rPr>
        <w:t xml:space="preserve"> We show how accounting for these risks can identify key areas that may be most resilient to future change</w:t>
      </w:r>
      <w:r w:rsidR="00EA454A">
        <w:rPr>
          <w:rFonts w:ascii="Times New Roman" w:eastAsia="Times New Roman" w:hAnsi="Times New Roman" w:cs="Times New Roman"/>
          <w:color w:val="000000"/>
          <w:sz w:val="24"/>
          <w:szCs w:val="24"/>
        </w:rPr>
        <w:t>, buffering biodiversity against risk</w:t>
      </w:r>
      <w:r w:rsidR="009D41CF">
        <w:rPr>
          <w:rFonts w:ascii="Times New Roman" w:eastAsia="Times New Roman" w:hAnsi="Times New Roman" w:cs="Times New Roman"/>
          <w:color w:val="000000"/>
          <w:sz w:val="24"/>
          <w:szCs w:val="24"/>
        </w:rPr>
        <w:t>.</w:t>
      </w:r>
    </w:p>
    <w:p w14:paraId="6CB62C9C" w14:textId="313EDC63" w:rsidR="00772045" w:rsidRDefault="00FF2FEB" w:rsidP="00FF2FEB">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w:t>
      </w:r>
      <w:r w:rsidR="009D41CF">
        <w:rPr>
          <w:rFonts w:ascii="Times New Roman" w:hAnsi="Times New Roman" w:cs="Times New Roman"/>
          <w:sz w:val="24"/>
          <w:szCs w:val="24"/>
        </w:rPr>
        <w:t>risk</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which we define as </w:t>
      </w:r>
      <w:r w:rsidR="00853CE1">
        <w:rPr>
          <w:rFonts w:ascii="Times New Roman" w:hAnsi="Times New Roman" w:cs="Times New Roman"/>
          <w:sz w:val="24"/>
          <w:szCs w:val="24"/>
        </w:rPr>
        <w:t xml:space="preserve">pressures that increase </w:t>
      </w:r>
      <w:r>
        <w:rPr>
          <w:rFonts w:ascii="Times New Roman" w:hAnsi="Times New Roman" w:cs="Times New Roman"/>
          <w:sz w:val="24"/>
          <w:szCs w:val="24"/>
        </w:rPr>
        <w:t xml:space="preserve">the </w:t>
      </w:r>
      <w:r w:rsidR="00782659">
        <w:rPr>
          <w:rFonts w:ascii="Times New Roman" w:hAnsi="Times New Roman" w:cs="Times New Roman"/>
          <w:sz w:val="24"/>
          <w:szCs w:val="24"/>
        </w:rPr>
        <w:t>likelihood that</w:t>
      </w:r>
      <w:r>
        <w:rPr>
          <w:rFonts w:ascii="Times New Roman" w:hAnsi="Times New Roman" w:cs="Times New Roman"/>
          <w:sz w:val="24"/>
          <w:szCs w:val="24"/>
        </w:rPr>
        <w:t xml:space="preserve"> protected areas </w:t>
      </w:r>
      <w:r w:rsidR="00782659">
        <w:rPr>
          <w:rFonts w:ascii="Times New Roman" w:hAnsi="Times New Roman" w:cs="Times New Roman"/>
          <w:sz w:val="24"/>
          <w:szCs w:val="24"/>
        </w:rPr>
        <w:t>will become</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ineffective </w:t>
      </w:r>
      <w:r w:rsidR="00C418A8">
        <w:rPr>
          <w:rFonts w:ascii="Times New Roman" w:hAnsi="Times New Roman" w:cs="Times New Roman"/>
          <w:sz w:val="24"/>
          <w:szCs w:val="24"/>
        </w:rPr>
        <w:t>for</w:t>
      </w:r>
      <w:r w:rsidR="008C5B7D">
        <w:rPr>
          <w:rFonts w:ascii="Times New Roman" w:hAnsi="Times New Roman" w:cs="Times New Roman"/>
          <w:sz w:val="24"/>
          <w:szCs w:val="24"/>
        </w:rPr>
        <w:t xml:space="preserve"> protecting biodiversity </w:t>
      </w:r>
      <w:r w:rsidR="00782659">
        <w:rPr>
          <w:rFonts w:ascii="Times New Roman" w:hAnsi="Times New Roman" w:cs="Times New Roman"/>
          <w:sz w:val="24"/>
          <w:szCs w:val="24"/>
        </w:rPr>
        <w:t>under future conditions</w:t>
      </w:r>
      <w:r w:rsidR="00D85E86">
        <w:rPr>
          <w:rFonts w:ascii="Times New Roman" w:hAnsi="Times New Roman" w:cs="Times New Roman"/>
          <w:sz w:val="24"/>
          <w:szCs w:val="24"/>
        </w:rPr>
        <w:t xml:space="preserve">: </w:t>
      </w:r>
      <w:r w:rsidR="00D85E86" w:rsidRPr="00A13108">
        <w:rPr>
          <w:rFonts w:ascii="Times New Roman" w:hAnsi="Times New Roman" w:cs="Times New Roman"/>
          <w:sz w:val="24"/>
          <w:szCs w:val="24"/>
        </w:rPr>
        <w:t xml:space="preserve">i) </w:t>
      </w:r>
      <w:r w:rsidR="006347D6">
        <w:rPr>
          <w:rFonts w:ascii="Times New Roman" w:hAnsi="Times New Roman" w:cs="Times New Roman"/>
          <w:sz w:val="24"/>
          <w:szCs w:val="24"/>
        </w:rPr>
        <w:t>governance</w:t>
      </w:r>
      <w:r w:rsidR="00D85E86" w:rsidRPr="00A13108">
        <w:rPr>
          <w:rFonts w:ascii="Times New Roman" w:hAnsi="Times New Roman" w:cs="Times New Roman"/>
          <w:sz w:val="24"/>
          <w:szCs w:val="24"/>
        </w:rPr>
        <w:t>,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r w:rsidR="00782659">
        <w:rPr>
          <w:rFonts w:ascii="Times New Roman" w:hAnsi="Times New Roman" w:cs="Times New Roman"/>
          <w:sz w:val="24"/>
          <w:szCs w:val="24"/>
        </w:rPr>
        <w:t>change</w:t>
      </w:r>
      <w:r w:rsidR="00D85E86" w:rsidRPr="00A13108">
        <w:rPr>
          <w:rFonts w:ascii="Times New Roman" w:hAnsi="Times New Roman" w:cs="Times New Roman"/>
          <w:sz w:val="24"/>
          <w:szCs w:val="24"/>
        </w:rPr>
        <w:t xml:space="preserve">, iii) climate </w:t>
      </w:r>
      <w:r w:rsidR="0063188E">
        <w:rPr>
          <w:rFonts w:ascii="Times New Roman" w:hAnsi="Times New Roman" w:cs="Times New Roman"/>
          <w:sz w:val="24"/>
          <w:szCs w:val="24"/>
        </w:rPr>
        <w:t>impacts</w:t>
      </w:r>
      <w:r w:rsidR="00D85E86">
        <w:rPr>
          <w:rFonts w:ascii="Times New Roman" w:hAnsi="Times New Roman" w:cs="Times New Roman"/>
          <w:sz w:val="24"/>
          <w:szCs w:val="24"/>
        </w:rPr>
        <w:t xml:space="preserve">. </w:t>
      </w:r>
      <w:r w:rsidR="00CD58F3">
        <w:rPr>
          <w:rFonts w:ascii="Times New Roman" w:hAnsi="Times New Roman" w:cs="Times New Roman"/>
          <w:sz w:val="24"/>
          <w:szCs w:val="24"/>
        </w:rPr>
        <w:t xml:space="preserve">For </w:t>
      </w:r>
      <w:r w:rsidR="006347D6">
        <w:rPr>
          <w:rFonts w:ascii="Times New Roman" w:hAnsi="Times New Roman" w:cs="Times New Roman"/>
          <w:sz w:val="24"/>
          <w:szCs w:val="24"/>
        </w:rPr>
        <w:t>governance</w:t>
      </w:r>
      <w:r w:rsidR="00CD58F3">
        <w:rPr>
          <w:rFonts w:ascii="Times New Roman" w:hAnsi="Times New Roman" w:cs="Times New Roman"/>
          <w:sz w:val="24"/>
          <w:szCs w:val="24"/>
        </w:rPr>
        <w:t xml:space="preserve">, we use a national-scale metric that combines six governance indicators </w:t>
      </w:r>
      <w:r w:rsidR="00853CE1">
        <w:rPr>
          <w:rFonts w:ascii="Times New Roman" w:hAnsi="Times New Roman" w:cs="Times New Roman"/>
          <w:sz w:val="24"/>
          <w:szCs w:val="24"/>
        </w:rPr>
        <w:t xml:space="preserve">from </w:t>
      </w:r>
      <w:r w:rsidR="00782659">
        <w:rPr>
          <w:rFonts w:ascii="Times New Roman" w:hAnsi="Times New Roman" w:cs="Times New Roman"/>
          <w:sz w:val="24"/>
          <w:szCs w:val="24"/>
        </w:rPr>
        <w:t>the World Bank</w:t>
      </w:r>
      <w:r w:rsidR="00ED0D9E">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{"citationID":"LFn28Uvx","properties":{"formattedCitation":"\\super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ED0D9E">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ED0D9E">
        <w:rPr>
          <w:rFonts w:ascii="Times New Roman" w:hAnsi="Times New Roman" w:cs="Times New Roman"/>
          <w:sz w:val="24"/>
          <w:szCs w:val="24"/>
        </w:rPr>
        <w:fldChar w:fldCharType="end"/>
      </w:r>
      <w:r w:rsidR="00730C91">
        <w:rPr>
          <w:rFonts w:ascii="Times New Roman" w:hAnsi="Times New Roman" w:cs="Times New Roman"/>
          <w:sz w:val="24"/>
          <w:szCs w:val="24"/>
        </w:rPr>
        <w:t>:</w:t>
      </w:r>
      <w:r w:rsidR="00E47003">
        <w:rPr>
          <w:rFonts w:ascii="Times New Roman" w:hAnsi="Times New Roman" w:cs="Times New Roman"/>
          <w:sz w:val="24"/>
          <w:szCs w:val="24"/>
        </w:rPr>
        <w:t xml:space="preserve"> </w:t>
      </w:r>
      <w:r w:rsidR="00782659">
        <w:rPr>
          <w:rFonts w:ascii="Times New Roman" w:hAnsi="Times New Roman" w:cs="Times New Roman"/>
          <w:sz w:val="24"/>
          <w:szCs w:val="24"/>
        </w:rPr>
        <w:t>accountability, political stability, government effectiveness, regulatory quality, rule of law, and control of corruption</w:t>
      </w:r>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r w:rsidR="00F45A83">
        <w:rPr>
          <w:rFonts w:ascii="Times New Roman" w:hAnsi="Times New Roman" w:cs="Times New Roman"/>
          <w:sz w:val="24"/>
          <w:szCs w:val="24"/>
        </w:rPr>
        <w:t>we estimated average change in biodiversity per land-use category using</w:t>
      </w:r>
      <w:r w:rsidR="00941F0E">
        <w:rPr>
          <w:rFonts w:ascii="Times New Roman" w:hAnsi="Times New Roman" w:cs="Times New Roman"/>
          <w:sz w:val="24"/>
          <w:szCs w:val="24"/>
        </w:rPr>
        <w:t xml:space="preserve"> Kehoe et al.</w:t>
      </w:r>
      <w:r w:rsidR="00F45A83">
        <w:rPr>
          <w:rFonts w:ascii="Times New Roman" w:hAnsi="Times New Roman" w:cs="Times New Roman"/>
          <w:sz w:val="24"/>
          <w:szCs w:val="24"/>
        </w:rPr>
        <w:t>’s</w:t>
      </w:r>
      <w:r w:rsidR="001112AC">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{"citationID":"5e6chLh3","properties":{"formattedCitation":"\\super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853CE1">
        <w:rPr>
          <w:rFonts w:ascii="Times New Roman" w:hAnsi="Times New Roman" w:cs="Times New Roman"/>
          <w:sz w:val="24"/>
          <w:szCs w:val="24"/>
        </w:rPr>
        <w:t xml:space="preserve">method of modelling </w:t>
      </w:r>
      <w:r w:rsidR="00F45A83">
        <w:rPr>
          <w:rFonts w:ascii="Times New Roman" w:hAnsi="Times New Roman" w:cs="Times New Roman"/>
          <w:sz w:val="24"/>
          <w:szCs w:val="24"/>
        </w:rPr>
        <w:t xml:space="preserve">risk of biodiversity loss per land system due to </w:t>
      </w:r>
      <w:r w:rsidR="00853CE1">
        <w:rPr>
          <w:rFonts w:ascii="Times New Roman" w:hAnsi="Times New Roman" w:cs="Times New Roman"/>
          <w:sz w:val="24"/>
          <w:szCs w:val="24"/>
        </w:rPr>
        <w:t>agricultural expansion and intensification</w:t>
      </w:r>
      <w:r w:rsidR="00F45A83">
        <w:rPr>
          <w:rFonts w:ascii="Times New Roman" w:hAnsi="Times New Roman" w:cs="Times New Roman"/>
          <w:sz w:val="24"/>
          <w:szCs w:val="24"/>
        </w:rPr>
        <w:t xml:space="preserve"> </w:t>
      </w:r>
      <w:r w:rsidR="008D0B33">
        <w:rPr>
          <w:rFonts w:ascii="Times New Roman" w:hAnsi="Times New Roman" w:cs="Times New Roman"/>
          <w:sz w:val="24"/>
          <w:szCs w:val="24"/>
        </w:rPr>
        <w:t>(Figure S2)</w:t>
      </w:r>
      <w:r w:rsidR="00941F0E">
        <w:rPr>
          <w:rFonts w:ascii="Times New Roman" w:hAnsi="Times New Roman" w:cs="Times New Roman"/>
          <w:sz w:val="24"/>
          <w:szCs w:val="24"/>
        </w:rPr>
        <w:t xml:space="preserve">. For climate </w:t>
      </w:r>
      <w:r w:rsidR="00C16E94">
        <w:rPr>
          <w:rFonts w:ascii="Times New Roman" w:hAnsi="Times New Roman" w:cs="Times New Roman"/>
          <w:sz w:val="24"/>
          <w:szCs w:val="24"/>
        </w:rPr>
        <w:t>impacts</w:t>
      </w:r>
      <w:r w:rsidR="00941F0E">
        <w:rPr>
          <w:rFonts w:ascii="Times New Roman" w:hAnsi="Times New Roman" w:cs="Times New Roman"/>
          <w:sz w:val="24"/>
          <w:szCs w:val="24"/>
        </w:rPr>
        <w:t xml:space="preserve">, we use the </w:t>
      </w:r>
      <w:r w:rsidR="00772045">
        <w:rPr>
          <w:rFonts w:ascii="Times New Roman" w:hAnsi="Times New Roman" w:cs="Times New Roman"/>
          <w:sz w:val="24"/>
          <w:szCs w:val="24"/>
        </w:rPr>
        <w:t>duration</w:t>
      </w:r>
      <w:r w:rsidR="00941F0E">
        <w:rPr>
          <w:rFonts w:ascii="Times New Roman" w:hAnsi="Times New Roman" w:cs="Times New Roman"/>
          <w:sz w:val="24"/>
          <w:szCs w:val="24"/>
        </w:rPr>
        <w:t xml:space="preserve"> of extreme heat events,</w:t>
      </w:r>
      <w:r w:rsidR="00772045">
        <w:rPr>
          <w:rFonts w:ascii="Times New Roman" w:hAnsi="Times New Roman" w:cs="Times New Roman"/>
          <w:sz w:val="24"/>
          <w:szCs w:val="24"/>
        </w:rPr>
        <w:t xml:space="preserve"> calculated using a probabilistic framework that estimates the novelty of temperatures relative to historical year-to-year variation from 1948 to 2018, </w:t>
      </w:r>
      <w:r w:rsidR="00772045">
        <w:rPr>
          <w:rFonts w:ascii="Times New Roman" w:hAnsi="Times New Roman" w:cs="Times New Roman"/>
          <w:sz w:val="24"/>
          <w:szCs w:val="24"/>
        </w:rPr>
        <w:lastRenderedPageBreak/>
        <w:t>identifying areas where heat evens are likely to have the most significant effects on biodiversity</w:t>
      </w:r>
      <w:commentRangeStart w:id="3"/>
      <w:commentRangeStart w:id="4"/>
      <w:r w:rsidR="00772045">
        <w:rPr>
          <w:rFonts w:ascii="Times New Roman" w:hAnsi="Times New Roman" w:cs="Times New Roman"/>
          <w:sz w:val="24"/>
          <w:szCs w:val="24"/>
        </w:rPr>
        <w:t>*</w:t>
      </w:r>
      <w:commentRangeEnd w:id="3"/>
      <w:r w:rsidR="00772045">
        <w:rPr>
          <w:rStyle w:val="CommentReference"/>
        </w:rPr>
        <w:commentReference w:id="3"/>
      </w:r>
      <w:commentRangeEnd w:id="4"/>
      <w:r w:rsidR="00834B89">
        <w:rPr>
          <w:rStyle w:val="CommentReference"/>
        </w:rPr>
        <w:commentReference w:id="4"/>
      </w:r>
      <w:r w:rsidR="00941F0E">
        <w:rPr>
          <w:rFonts w:ascii="Times New Roman" w:hAnsi="Times New Roman" w:cs="Times New Roman"/>
          <w:sz w:val="24"/>
          <w:szCs w:val="24"/>
        </w:rPr>
        <w:t xml:space="preserve">. </w:t>
      </w:r>
    </w:p>
    <w:p w14:paraId="2AF2F30B" w14:textId="41EC9579" w:rsidR="00204A7A" w:rsidRPr="00FF2FEB" w:rsidRDefault="00D85E86"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consider the influence of </w:t>
      </w:r>
      <w:r w:rsidR="00772045">
        <w:rPr>
          <w:rFonts w:ascii="Times New Roman" w:hAnsi="Times New Roman" w:cs="Times New Roman"/>
          <w:sz w:val="24"/>
          <w:szCs w:val="24"/>
        </w:rPr>
        <w:t>r</w:t>
      </w:r>
      <w:r w:rsidR="00204A7A">
        <w:rPr>
          <w:rFonts w:ascii="Times New Roman" w:hAnsi="Times New Roman" w:cs="Times New Roman"/>
          <w:sz w:val="24"/>
          <w:szCs w:val="24"/>
        </w:rPr>
        <w:t>isk categories</w:t>
      </w:r>
      <w:r>
        <w:rPr>
          <w:rFonts w:ascii="Times New Roman" w:hAnsi="Times New Roman" w:cs="Times New Roman"/>
          <w:sz w:val="24"/>
          <w:szCs w:val="24"/>
        </w:rPr>
        <w:t xml:space="preserve"> on allocating protection decisions at a global scale</w:t>
      </w:r>
      <w:r w:rsidR="004F4DC3">
        <w:rPr>
          <w:rFonts w:ascii="Times New Roman" w:hAnsi="Times New Roman" w:cs="Times New Roman"/>
          <w:sz w:val="24"/>
          <w:szCs w:val="24"/>
        </w:rPr>
        <w:t xml:space="preserve"> for all 30</w:t>
      </w:r>
      <w:r w:rsidR="00AC19E6">
        <w:rPr>
          <w:rFonts w:ascii="Times New Roman" w:hAnsi="Times New Roman" w:cs="Times New Roman"/>
          <w:sz w:val="24"/>
          <w:szCs w:val="24"/>
        </w:rPr>
        <w:t>,</w:t>
      </w:r>
      <w:r w:rsidR="004F4DC3">
        <w:rPr>
          <w:rFonts w:ascii="Times New Roman" w:hAnsi="Times New Roman" w:cs="Times New Roman"/>
          <w:sz w:val="24"/>
          <w:szCs w:val="24"/>
        </w:rPr>
        <w:t xml:space="preserve">930 known </w:t>
      </w:r>
      <w:r w:rsidR="00B63296">
        <w:rPr>
          <w:rFonts w:ascii="Times New Roman" w:hAnsi="Times New Roman" w:cs="Times New Roman"/>
          <w:sz w:val="24"/>
          <w:szCs w:val="24"/>
        </w:rPr>
        <w:t xml:space="preserve">distributions of </w:t>
      </w:r>
      <w:r w:rsidR="004F4DC3">
        <w:rPr>
          <w:rFonts w:ascii="Times New Roman" w:hAnsi="Times New Roman" w:cs="Times New Roman"/>
          <w:sz w:val="24"/>
          <w:szCs w:val="24"/>
        </w:rPr>
        <w:t>vertebrate species</w:t>
      </w:r>
      <w:r w:rsidR="00204A7A" w:rsidRPr="00204A7A">
        <w:rPr>
          <w:rFonts w:ascii="Times New Roman" w:eastAsia="Times New Roman" w:hAnsi="Times New Roman" w:cs="Times New Roman"/>
          <w:sz w:val="24"/>
          <w:szCs w:val="24"/>
        </w:rPr>
        <w:t xml:space="preserve"> </w:t>
      </w:r>
      <w:r w:rsidR="00204A7A">
        <w:rPr>
          <w:rFonts w:ascii="Times New Roman" w:eastAsia="Times New Roman" w:hAnsi="Times New Roman" w:cs="Times New Roman"/>
          <w:sz w:val="24"/>
          <w:szCs w:val="24"/>
        </w:rPr>
        <w:t xml:space="preserve">from </w:t>
      </w:r>
      <w:commentRangeStart w:id="5"/>
      <w:r w:rsidR="00204A7A">
        <w:rPr>
          <w:rFonts w:ascii="Times New Roman" w:eastAsia="Times New Roman" w:hAnsi="Times New Roman" w:cs="Times New Roman"/>
          <w:sz w:val="24"/>
          <w:szCs w:val="24"/>
        </w:rPr>
        <w:t>the IUCN Red List of Threatened Species</w:t>
      </w:r>
      <w:commentRangeEnd w:id="5"/>
      <w:r w:rsidR="00820FBD">
        <w:rPr>
          <w:rStyle w:val="CommentReference"/>
        </w:rPr>
        <w:commentReference w:id="5"/>
      </w:r>
      <w:r w:rsidR="00820FBD">
        <w:rPr>
          <w:rFonts w:ascii="Times New Roman" w:eastAsia="Times New Roman" w:hAnsi="Times New Roman" w:cs="Times New Roman"/>
          <w:sz w:val="24"/>
          <w:szCs w:val="24"/>
        </w:rPr>
        <w:t xml:space="preserve"> using a multi-objective optimization approach</w:t>
      </w:r>
      <w:r w:rsidR="00204A7A">
        <w:rPr>
          <w:rFonts w:ascii="Times New Roman" w:hAnsi="Times New Roman" w:cs="Times New Roman"/>
          <w:sz w:val="24"/>
          <w:szCs w:val="24"/>
        </w:rPr>
        <w:t>.</w:t>
      </w:r>
      <w:r>
        <w:rPr>
          <w:rFonts w:ascii="Times New Roman" w:hAnsi="Times New Roman" w:cs="Times New Roman"/>
          <w:sz w:val="24"/>
          <w:szCs w:val="24"/>
        </w:rPr>
        <w:t xml:space="preserve"> </w:t>
      </w:r>
      <w:r w:rsidR="00204A7A">
        <w:rPr>
          <w:rFonts w:ascii="Times New Roman" w:hAnsi="Times New Roman" w:cs="Times New Roman"/>
          <w:sz w:val="24"/>
          <w:szCs w:val="24"/>
        </w:rPr>
        <w:t>To incorporate risk</w:t>
      </w:r>
      <w:r w:rsidR="00820FBD">
        <w:rPr>
          <w:rFonts w:ascii="Times New Roman" w:hAnsi="Times New Roman" w:cs="Times New Roman"/>
          <w:sz w:val="24"/>
          <w:szCs w:val="24"/>
        </w:rPr>
        <w:t xml:space="preserve"> categories</w:t>
      </w:r>
      <w:r w:rsidR="00204A7A">
        <w:rPr>
          <w:rFonts w:ascii="Times New Roman" w:hAnsi="Times New Roman" w:cs="Times New Roman"/>
          <w:sz w:val="24"/>
          <w:szCs w:val="24"/>
        </w:rPr>
        <w:t xml:space="preserve">, we </w:t>
      </w:r>
      <w:r w:rsidR="00204A7A" w:rsidRPr="00A13108">
        <w:rPr>
          <w:rFonts w:ascii="Times New Roman" w:hAnsi="Times New Roman" w:cs="Times New Roman"/>
          <w:sz w:val="24"/>
          <w:szCs w:val="24"/>
        </w:rPr>
        <w:t>buil</w:t>
      </w:r>
      <w:r w:rsidR="00204A7A">
        <w:rPr>
          <w:rFonts w:ascii="Times New Roman" w:hAnsi="Times New Roman" w:cs="Times New Roman"/>
          <w:sz w:val="24"/>
          <w:szCs w:val="24"/>
        </w:rPr>
        <w:t>t</w:t>
      </w:r>
      <w:r w:rsidR="00204A7A" w:rsidRPr="00A13108">
        <w:rPr>
          <w:rFonts w:ascii="Times New Roman" w:hAnsi="Times New Roman" w:cs="Times New Roman"/>
          <w:sz w:val="24"/>
          <w:szCs w:val="24"/>
        </w:rPr>
        <w:t xml:space="preserve"> on a classical problem formulation from the systematic c</w:t>
      </w:r>
      <w:r w:rsidR="00204A7A">
        <w:rPr>
          <w:rFonts w:ascii="Times New Roman" w:hAnsi="Times New Roman" w:cs="Times New Roman"/>
          <w:sz w:val="24"/>
          <w:szCs w:val="24"/>
        </w:rPr>
        <w:t>onservation planning literature</w:t>
      </w:r>
      <w:r w:rsidR="00927170">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{"citationID":"5y8ieIj9","properties":{"formattedCitation":"\\super 18,19\\nosupersub{}","plainCitation":"18,19","noteIndex":0},"citationItems":[{"id":265,"uris":["http://zotero.org/users/878981/items/4PNTRNFR"],"uri":["http://zotero.org/users/878981/items/4PNTRNFR"],"itemData":{"id":265,"type":"article-journal","abstract":"The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L"}],"issued":{"date-parts":[["2000",5]]}}},{"id":833,"uris":["http://zotero.org/users/878981/items/HDI8V3CP"],"uri":["http://zotero.org/users/878981/items/HDI8V3CP"],"itemData":{"id":833,"type":"book","note":"Citation Key: moilanen2009spatial","publisher":"Oxford University Press Oxford, UK","title":"Spatial conservation prioritization: quantitative methods and computational tools","volume":"6","author":[{"family":"Moilanen","given":"Atte"},{"family":"Wilson","given":"Kerrie A"},{"family":"Possingham","given":"Hugh Philip"}],"issued":{"date-parts":[["2009"]]}}}],"schema":"https://github.com/citation-style-language/schema/raw/master/csl-citation.json"} </w:instrText>
      </w:r>
      <w:r w:rsidR="00927170">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18,19</w:t>
      </w:r>
      <w:r w:rsidR="00927170">
        <w:rPr>
          <w:rFonts w:ascii="Times New Roman" w:hAnsi="Times New Roman" w:cs="Times New Roman"/>
          <w:sz w:val="24"/>
          <w:szCs w:val="24"/>
        </w:rPr>
        <w:fldChar w:fldCharType="end"/>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204A7A">
        <w:rPr>
          <w:rFonts w:ascii="Times New Roman" w:hAnsi="Times New Roman" w:cs="Times New Roman"/>
          <w:sz w:val="24"/>
          <w:szCs w:val="24"/>
        </w:rPr>
        <w:t xml:space="preserve">We use the </w:t>
      </w:r>
      <w:r w:rsidR="00204A7A" w:rsidRPr="00A13108">
        <w:rPr>
          <w:rFonts w:ascii="Times New Roman" w:hAnsi="Times New Roman" w:cs="Times New Roman"/>
          <w:sz w:val="24"/>
          <w:szCs w:val="24"/>
        </w:rPr>
        <w:t>minimum set problem</w:t>
      </w:r>
      <w:r w:rsidR="00204A7A">
        <w:rPr>
          <w:rFonts w:ascii="Times New Roman" w:hAnsi="Times New Roman" w:cs="Times New Roman"/>
          <w:sz w:val="24"/>
          <w:szCs w:val="24"/>
        </w:rPr>
        <w:t>, where t</w:t>
      </w:r>
      <w:r w:rsidR="00204A7A" w:rsidRPr="00A13108">
        <w:rPr>
          <w:rFonts w:ascii="Times New Roman" w:hAnsi="Times New Roman" w:cs="Times New Roman"/>
          <w:sz w:val="24"/>
          <w:szCs w:val="24"/>
        </w:rPr>
        <w:t>he goal is to minimize the cost of a solution</w:t>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820FBD">
        <w:rPr>
          <w:rFonts w:ascii="Times New Roman" w:hAnsi="Times New Roman" w:cs="Times New Roman"/>
          <w:sz w:val="24"/>
          <w:szCs w:val="24"/>
        </w:rPr>
        <w:t xml:space="preserve">defined as area, </w:t>
      </w:r>
      <w:r w:rsidR="00204A7A" w:rsidRPr="00A13108">
        <w:rPr>
          <w:rFonts w:ascii="Times New Roman" w:hAnsi="Times New Roman" w:cs="Times New Roman"/>
          <w:sz w:val="24"/>
          <w:szCs w:val="24"/>
        </w:rPr>
        <w:t>while reaching feature targets</w:t>
      </w:r>
      <w:r w:rsidR="00927170">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{"citationID":"qRGoOsMq","properties":{"formattedCitation":"\\super 20\\nosupersub{}","plainCitation":"20","noteIndex":0},"citationItems":[{"id":1089,"uris":["http://zotero.org/users/878981/items/HRZ9EATX"],"uri":["http://zotero.org/users/878981/items/HRZ9EATX"],"itemData":{"id":1089,"type":"chapter","container-title":"Spatial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00927170">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20</w:t>
      </w:r>
      <w:r w:rsidR="00927170">
        <w:rPr>
          <w:rFonts w:ascii="Times New Roman" w:hAnsi="Times New Roman" w:cs="Times New Roman"/>
          <w:sz w:val="24"/>
          <w:szCs w:val="24"/>
        </w:rPr>
        <w:fldChar w:fldCharType="end"/>
      </w:r>
      <w:r w:rsidR="00204A7A" w:rsidRPr="00A13108">
        <w:rPr>
          <w:rFonts w:ascii="Times New Roman" w:hAnsi="Times New Roman" w:cs="Times New Roman"/>
          <w:sz w:val="24"/>
          <w:szCs w:val="24"/>
        </w:rPr>
        <w:t>. We expand this approach to include multiple objectives</w:t>
      </w:r>
      <w:r w:rsidR="00204A7A">
        <w:rPr>
          <w:rFonts w:ascii="Times New Roman" w:hAnsi="Times New Roman" w:cs="Times New Roman"/>
          <w:sz w:val="24"/>
          <w:szCs w:val="24"/>
        </w:rPr>
        <w:t xml:space="preserve"> accounting for varying risk</w:t>
      </w:r>
      <w:r w:rsidR="00204A7A" w:rsidRPr="00A13108">
        <w:rPr>
          <w:rFonts w:ascii="Times New Roman" w:hAnsi="Times New Roman" w:cs="Times New Roman"/>
          <w:sz w:val="24"/>
          <w:szCs w:val="24"/>
        </w:rPr>
        <w:t xml:space="preserve"> in the problem formulation</w:t>
      </w:r>
      <w:r w:rsidR="00C23EAD">
        <w:rPr>
          <w:rFonts w:ascii="Times New Roman" w:hAnsi="Times New Roman" w:cs="Times New Roman"/>
          <w:sz w:val="24"/>
          <w:szCs w:val="24"/>
        </w:rPr>
        <w:fldChar w:fldCharType="begin"/>
      </w:r>
      <w:r w:rsidR="00C23EAD">
        <w:rPr>
          <w:rFonts w:ascii="Times New Roman" w:hAnsi="Times New Roman" w:cs="Times New Roman"/>
          <w:sz w:val="24"/>
          <w:szCs w:val="24"/>
        </w:rPr>
        <w:instrText xml:space="preserve"> ADDIN ZOTERO_ITEM CSL_CITATION {"citationID":"6Me1oThG","properties":{"formattedCitation":"\\super 21\\nosupersub{}","plainCitation":"21","noteIndex":0},"citationItems":[{"id":2773,"uris":["http://zotero.org/users/878981/items/2LYR7F43"],"uri":["http://zotero.org/users/878981/items/2LYR7F43"],"itemData":{"id":2773,"type":"chapter","container-title":"Search methodologies","page":"403–449","publisher":"Springer","source":"Google Scholar","title":"Multi-objective optimization","author":[{"family":"Deb","given":"Kalyanmoy"}],"issued":{"date-parts":[["2014"]]}}}],"schema":"https://github.com/citation-style-language/schema/raw/master/csl-citation.json"} </w:instrText>
      </w:r>
      <w:r w:rsidR="00C23EAD">
        <w:rPr>
          <w:rFonts w:ascii="Times New Roman" w:hAnsi="Times New Roman" w:cs="Times New Roman"/>
          <w:sz w:val="24"/>
          <w:szCs w:val="24"/>
        </w:rPr>
        <w:fldChar w:fldCharType="separate"/>
      </w:r>
      <w:r w:rsidR="00C23EAD" w:rsidRPr="00CD74F8">
        <w:rPr>
          <w:rFonts w:ascii="Times New Roman" w:hAnsi="Times New Roman" w:cs="Times New Roman"/>
          <w:sz w:val="24"/>
          <w:szCs w:val="24"/>
          <w:vertAlign w:val="superscript"/>
        </w:rPr>
        <w:t>21</w:t>
      </w:r>
      <w:r w:rsidR="00C23EAD">
        <w:rPr>
          <w:rFonts w:ascii="Times New Roman" w:hAnsi="Times New Roman" w:cs="Times New Roman"/>
          <w:sz w:val="24"/>
          <w:szCs w:val="24"/>
        </w:rPr>
        <w:fldChar w:fldCharType="end"/>
      </w:r>
      <w:r w:rsidR="00204A7A" w:rsidRPr="00A13108">
        <w:rPr>
          <w:rFonts w:ascii="Times New Roman" w:hAnsi="Times New Roman" w:cs="Times New Roman"/>
          <w:sz w:val="24"/>
          <w:szCs w:val="24"/>
        </w:rPr>
        <w:t xml:space="preserve">. </w:t>
      </w:r>
      <w:r w:rsidR="00204A7A" w:rsidRPr="00C461DD">
        <w:rPr>
          <w:rFonts w:ascii="Times New Roman" w:hAnsi="Times New Roman" w:cs="Times New Roman"/>
          <w:sz w:val="24"/>
          <w:szCs w:val="24"/>
        </w:rPr>
        <w:t xml:space="preserve">We use a hierarchical or lexicographic approach that assigns a priority to each objective, and optimizes for the objectives in decreasing priority order. At each step, </w:t>
      </w:r>
      <w:r w:rsidR="00204A7A">
        <w:rPr>
          <w:rFonts w:ascii="Times New Roman" w:hAnsi="Times New Roman" w:cs="Times New Roman"/>
          <w:sz w:val="24"/>
          <w:szCs w:val="24"/>
        </w:rPr>
        <w:t>the approach</w:t>
      </w:r>
      <w:r w:rsidR="00204A7A" w:rsidRPr="00C461DD">
        <w:rPr>
          <w:rFonts w:ascii="Times New Roman" w:hAnsi="Times New Roman" w:cs="Times New Roman"/>
          <w:sz w:val="24"/>
          <w:szCs w:val="24"/>
        </w:rPr>
        <w:t xml:space="preserve"> finds the best solution for the current objective, but only from among those that would not degrade the solution quality for higher-priority objectives</w:t>
      </w:r>
      <w:r w:rsidR="00204A7A">
        <w:rPr>
          <w:rFonts w:ascii="Times New Roman" w:hAnsi="Times New Roman" w:cs="Times New Roman"/>
          <w:sz w:val="24"/>
          <w:szCs w:val="24"/>
        </w:rPr>
        <w:t>.</w:t>
      </w:r>
      <w:r w:rsidR="00204A7A" w:rsidRPr="00C461DD">
        <w:rPr>
          <w:rFonts w:ascii="Times New Roman" w:hAnsi="Times New Roman" w:cs="Times New Roman"/>
          <w:sz w:val="24"/>
          <w:szCs w:val="24"/>
        </w:rPr>
        <w:t xml:space="preserve"> </w:t>
      </w:r>
    </w:p>
    <w:p w14:paraId="05A4A0D0" w14:textId="603F27E4" w:rsidR="008136D4" w:rsidRPr="00204A7A" w:rsidRDefault="00204A7A"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of the hierarchical structure, we created </w:t>
      </w:r>
      <w:r w:rsidR="00FB2F0A">
        <w:rPr>
          <w:rFonts w:ascii="Times New Roman" w:hAnsi="Times New Roman" w:cs="Times New Roman"/>
          <w:sz w:val="24"/>
          <w:szCs w:val="24"/>
        </w:rPr>
        <w:t>16</w:t>
      </w:r>
      <w:r>
        <w:rPr>
          <w:rFonts w:ascii="Times New Roman" w:hAnsi="Times New Roman" w:cs="Times New Roman"/>
          <w:sz w:val="24"/>
          <w:szCs w:val="24"/>
        </w:rPr>
        <w:t xml:space="preserve"> planning scenarios, with solutions that account for different combinations of risk categories in each level of the hierarchy. We then compared solutions with risks incorporated to a baseline scenario, representing the classical area-based approach to solving conservation planning </w:t>
      </w:r>
      <w:r>
        <w:rPr>
          <w:rFonts w:ascii="Times New Roman" w:eastAsia="Times New Roman" w:hAnsi="Times New Roman" w:cs="Times New Roman"/>
          <w:sz w:val="24"/>
          <w:szCs w:val="24"/>
        </w:rPr>
        <w:t>problems</w:t>
      </w:r>
      <w:r>
        <w:rPr>
          <w:rFonts w:ascii="Times New Roman" w:eastAsia="Times New Roman" w:hAnsi="Times New Roman" w:cs="Times New Roman"/>
          <w:sz w:val="24"/>
          <w:szCs w:val="24"/>
        </w:rPr>
        <w:fldChar w:fldCharType="begin"/>
      </w:r>
      <w:r w:rsidR="00927170">
        <w:rPr>
          <w:rFonts w:ascii="Times New Roman" w:eastAsia="Times New Roman" w:hAnsi="Times New Roman" w:cs="Times New Roman"/>
          <w:sz w:val="24"/>
          <w:szCs w:val="24"/>
        </w:rPr>
        <w:instrText xml:space="preserve"> ADDIN ZOTERO_ITEM CSL_CITATION {"citationID":"Uusk6LrF","properties":{"formattedCitation":"\\super 20\\nosupersub{}","plainCitation":"20","noteIndex":0},"citationItems":[{"id":1089,"uris":["http://zotero.org/users/878981/items/HRZ9EATX"],"uri":["http://zotero.org/users/878981/items/HRZ9EATX"],"itemData":{"id":1089,"type":"chapter","container-title":"Spatial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20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95315C">
        <w:rPr>
          <w:rFonts w:ascii="Times New Roman" w:eastAsia="Times New Roman" w:hAnsi="Times New Roman" w:cs="Times New Roman"/>
          <w:sz w:val="24"/>
          <w:szCs w:val="24"/>
        </w:rPr>
        <w:t>Because</w:t>
      </w:r>
      <w:r w:rsidR="003C723A">
        <w:rPr>
          <w:rFonts w:ascii="Times New Roman" w:eastAsia="Times New Roman" w:hAnsi="Times New Roman" w:cs="Times New Roman"/>
          <w:sz w:val="24"/>
          <w:szCs w:val="24"/>
        </w:rPr>
        <w:t xml:space="preserve">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w:t>
      </w:r>
      <w:r w:rsidR="000A0B49">
        <w:rPr>
          <w:rFonts w:ascii="Times New Roman" w:eastAsia="Times New Roman" w:hAnsi="Times New Roman" w:cs="Times New Roman"/>
          <w:sz w:val="24"/>
          <w:szCs w:val="24"/>
        </w:rPr>
        <w:t>to</w:t>
      </w:r>
      <w:r w:rsidR="00A508FD">
        <w:rPr>
          <w:rFonts w:ascii="Times New Roman" w:eastAsia="Times New Roman" w:hAnsi="Times New Roman" w:cs="Times New Roman"/>
          <w:sz w:val="24"/>
          <w:szCs w:val="24"/>
        </w:rPr>
        <w:t xml:space="preserve">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 xml:space="preserve">target for </w:t>
      </w:r>
      <w:r w:rsidR="00C4145A">
        <w:rPr>
          <w:rFonts w:ascii="Times New Roman" w:eastAsia="Times New Roman" w:hAnsi="Times New Roman" w:cs="Times New Roman"/>
          <w:sz w:val="24"/>
          <w:szCs w:val="24"/>
        </w:rPr>
        <w:t xml:space="preserve">all </w:t>
      </w:r>
      <w:r w:rsidR="00C21D0E">
        <w:rPr>
          <w:rFonts w:ascii="Times New Roman" w:eastAsia="Times New Roman" w:hAnsi="Times New Roman" w:cs="Times New Roman"/>
          <w:sz w:val="24"/>
          <w:szCs w:val="24"/>
        </w:rPr>
        <w:t>vertebrate species, in line with guidelines from the</w:t>
      </w:r>
      <w:r w:rsidR="00F5392C">
        <w:rPr>
          <w:rFonts w:ascii="Times New Roman" w:eastAsia="Times New Roman" w:hAnsi="Times New Roman" w:cs="Times New Roman"/>
          <w:sz w:val="24"/>
          <w:szCs w:val="24"/>
        </w:rPr>
        <w:t xml:space="preserve"> </w:t>
      </w:r>
      <w:r w:rsidR="00F5392C">
        <w:rPr>
          <w:rFonts w:ascii="Times New Roman" w:hAnsi="Times New Roman" w:cs="Times New Roman"/>
          <w:sz w:val="24"/>
          <w:szCs w:val="24"/>
        </w:rPr>
        <w:t>Convention on Biological Diversity (CBD)</w:t>
      </w:r>
      <w:r w:rsidR="004E27F5">
        <w:rPr>
          <w:rFonts w:ascii="Times New Roman" w:eastAsia="Times New Roman" w:hAnsi="Times New Roman" w:cs="Times New Roman"/>
          <w:sz w:val="24"/>
          <w:szCs w:val="24"/>
        </w:rPr>
        <w:fldChar w:fldCharType="begin"/>
      </w:r>
      <w:r w:rsidR="00CD74F8">
        <w:rPr>
          <w:rFonts w:ascii="Times New Roman" w:eastAsia="Times New Roman" w:hAnsi="Times New Roman" w:cs="Times New Roman"/>
          <w:sz w:val="24"/>
          <w:szCs w:val="24"/>
        </w:rPr>
        <w:instrText xml:space="preserve"> ADDIN ZOTERO_ITEM CSL_CITATION {"citationID":"hfney63i","properties":{"formattedCitation":"\\super 22\\nosupersub{}","plainCitation":"22","noteIndex":0},"citationItems":[{"id":2721,"uris":["http://zotero.org/users/878981/items/UF3U7G2Y"],"uri":["http://zotero.org/users/878981/items/UF3U7G2Y"],"itemData":{"id":2721,"type":"webpage","abstract":"Photo: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CD74F8" w:rsidRPr="00CD74F8">
        <w:rPr>
          <w:rFonts w:ascii="Times New Roman" w:hAnsi="Times New Roman" w:cs="Times New Roman"/>
          <w:sz w:val="24"/>
          <w:szCs w:val="24"/>
          <w:vertAlign w:val="superscript"/>
        </w:rPr>
        <w:t>22</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sidRPr="008A1701">
        <w:rPr>
          <w:rFonts w:ascii="Times New Roman" w:eastAsia="Times New Roman" w:hAnsi="Times New Roman" w:cs="Times New Roman"/>
          <w:sz w:val="24"/>
          <w:szCs w:val="24"/>
        </w:rPr>
        <w:t xml:space="preserve">To investigate the effects of including our three </w:t>
      </w:r>
      <w:r w:rsidRPr="008A1701">
        <w:rPr>
          <w:rFonts w:ascii="Times New Roman" w:eastAsia="Times New Roman" w:hAnsi="Times New Roman" w:cs="Times New Roman"/>
          <w:sz w:val="24"/>
          <w:szCs w:val="24"/>
        </w:rPr>
        <w:t>risk categories</w:t>
      </w:r>
      <w:r w:rsidR="00B64358" w:rsidRPr="008A1701">
        <w:rPr>
          <w:rFonts w:ascii="Times New Roman" w:eastAsia="Times New Roman" w:hAnsi="Times New Roman" w:cs="Times New Roman"/>
          <w:sz w:val="24"/>
          <w:szCs w:val="24"/>
        </w:rPr>
        <w:t>, w</w:t>
      </w:r>
      <w:r w:rsidR="0085304E" w:rsidRPr="008A1701">
        <w:rPr>
          <w:rFonts w:ascii="Times New Roman" w:eastAsia="Times New Roman" w:hAnsi="Times New Roman" w:cs="Times New Roman"/>
          <w:sz w:val="24"/>
          <w:szCs w:val="24"/>
        </w:rPr>
        <w:t xml:space="preserve">e compared the spatial representation </w:t>
      </w:r>
      <w:r w:rsidR="00DA001F">
        <w:rPr>
          <w:rFonts w:ascii="Times New Roman" w:eastAsia="Times New Roman" w:hAnsi="Times New Roman" w:cs="Times New Roman"/>
          <w:sz w:val="24"/>
          <w:szCs w:val="24"/>
        </w:rPr>
        <w:t xml:space="preserve">among </w:t>
      </w:r>
      <w:r w:rsidR="0085304E" w:rsidRPr="008A1701">
        <w:rPr>
          <w:rFonts w:ascii="Times New Roman" w:eastAsia="Times New Roman" w:hAnsi="Times New Roman" w:cs="Times New Roman"/>
          <w:sz w:val="24"/>
          <w:szCs w:val="24"/>
        </w:rPr>
        <w:t>scenario</w:t>
      </w:r>
      <w:r w:rsidR="00727A86">
        <w:rPr>
          <w:rFonts w:ascii="Times New Roman" w:eastAsia="Times New Roman" w:hAnsi="Times New Roman" w:cs="Times New Roman"/>
          <w:sz w:val="24"/>
          <w:szCs w:val="24"/>
        </w:rPr>
        <w:t xml:space="preserve">s incorporating risk </w:t>
      </w:r>
      <w:r w:rsidR="00727A86" w:rsidRPr="008A1701">
        <w:rPr>
          <w:rFonts w:ascii="Times New Roman" w:eastAsia="Times New Roman" w:hAnsi="Times New Roman" w:cs="Times New Roman"/>
          <w:sz w:val="24"/>
          <w:szCs w:val="24"/>
        </w:rPr>
        <w:t>to baseline</w:t>
      </w:r>
      <w:r w:rsidR="0085304E" w:rsidRPr="008A1701">
        <w:rPr>
          <w:rFonts w:ascii="Times New Roman" w:eastAsia="Times New Roman" w:hAnsi="Times New Roman" w:cs="Times New Roman"/>
          <w:sz w:val="24"/>
          <w:szCs w:val="24"/>
        </w:rPr>
        <w:t xml:space="preserve"> at the global</w:t>
      </w:r>
      <w:r w:rsidR="00B64358" w:rsidRPr="008A1701">
        <w:rPr>
          <w:rFonts w:ascii="Times New Roman" w:eastAsia="Times New Roman" w:hAnsi="Times New Roman" w:cs="Times New Roman"/>
          <w:sz w:val="24"/>
          <w:szCs w:val="24"/>
        </w:rPr>
        <w:t xml:space="preserve"> and</w:t>
      </w:r>
      <w:r w:rsidR="0085304E" w:rsidRPr="008A1701">
        <w:rPr>
          <w:rFonts w:ascii="Times New Roman" w:eastAsia="Times New Roman" w:hAnsi="Times New Roman" w:cs="Times New Roman"/>
          <w:sz w:val="24"/>
          <w:szCs w:val="24"/>
        </w:rPr>
        <w:t xml:space="preserve"> country scale</w:t>
      </w:r>
      <w:r w:rsidR="004E470C" w:rsidRPr="008A1701">
        <w:rPr>
          <w:rFonts w:ascii="Times New Roman" w:eastAsia="Times New Roman" w:hAnsi="Times New Roman" w:cs="Times New Roman"/>
          <w:sz w:val="24"/>
          <w:szCs w:val="24"/>
        </w:rPr>
        <w:t xml:space="preserve">. </w:t>
      </w:r>
      <w:commentRangeStart w:id="6"/>
      <w:commentRangeStart w:id="7"/>
      <w:r w:rsidR="00777BD7" w:rsidRPr="008A1701">
        <w:rPr>
          <w:rFonts w:ascii="Times New Roman" w:eastAsia="Times New Roman" w:hAnsi="Times New Roman" w:cs="Times New Roman"/>
          <w:sz w:val="24"/>
          <w:szCs w:val="24"/>
        </w:rPr>
        <w:t xml:space="preserve">Last, we compared </w:t>
      </w:r>
      <w:r w:rsidR="00727A86">
        <w:rPr>
          <w:rFonts w:ascii="Times New Roman" w:eastAsia="Times New Roman" w:hAnsi="Times New Roman" w:cs="Times New Roman"/>
          <w:sz w:val="24"/>
          <w:szCs w:val="24"/>
        </w:rPr>
        <w:t xml:space="preserve">risk </w:t>
      </w:r>
      <w:r w:rsidR="00777BD7" w:rsidRPr="008A1701">
        <w:rPr>
          <w:rFonts w:ascii="Times New Roman" w:eastAsia="Times New Roman" w:hAnsi="Times New Roman" w:cs="Times New Roman"/>
          <w:sz w:val="24"/>
          <w:szCs w:val="24"/>
        </w:rPr>
        <w:t>scenario results across the 14 terrestrial biomes of the world</w:t>
      </w:r>
      <w:r w:rsidR="006E5CAB" w:rsidRPr="008A1701">
        <w:rPr>
          <w:rFonts w:ascii="Times New Roman" w:eastAsia="Times New Roman" w:hAnsi="Times New Roman" w:cs="Times New Roman"/>
          <w:sz w:val="24"/>
          <w:szCs w:val="24"/>
        </w:rPr>
        <w:t>.</w:t>
      </w:r>
      <w:r w:rsidR="006E5CAB" w:rsidRPr="00922E86">
        <w:rPr>
          <w:rFonts w:ascii="Times New Roman" w:eastAsia="Times New Roman" w:hAnsi="Times New Roman" w:cs="Times New Roman"/>
          <w:sz w:val="24"/>
          <w:szCs w:val="24"/>
        </w:rPr>
        <w:t xml:space="preserve"> </w:t>
      </w:r>
      <w:commentRangeEnd w:id="6"/>
      <w:r w:rsidR="00EB2E9F">
        <w:rPr>
          <w:rStyle w:val="CommentReference"/>
        </w:rPr>
        <w:commentReference w:id="6"/>
      </w:r>
      <w:commentRangeEnd w:id="7"/>
      <w:r w:rsidR="00F4085D">
        <w:rPr>
          <w:rStyle w:val="CommentReference"/>
        </w:rPr>
        <w:commentReference w:id="7"/>
      </w:r>
    </w:p>
    <w:p w14:paraId="0EC525DE" w14:textId="005BDBE2" w:rsidR="00727A86" w:rsidRDefault="001445A9" w:rsidP="00727A86">
      <w:pPr>
        <w:keepNext/>
        <w:spacing w:line="480" w:lineRule="auto"/>
        <w:ind w:firstLine="720"/>
        <w:rPr>
          <w:rFonts w:ascii="Times New Roman" w:hAnsi="Times New Roman" w:cs="Times New Roman"/>
          <w:sz w:val="24"/>
          <w:szCs w:val="24"/>
        </w:rPr>
      </w:pPr>
      <w:r w:rsidRPr="001445A9">
        <w:rPr>
          <w:rFonts w:ascii="Times New Roman" w:hAnsi="Times New Roman" w:cs="Times New Roman"/>
          <w:sz w:val="24"/>
          <w:szCs w:val="24"/>
        </w:rPr>
        <w:lastRenderedPageBreak/>
        <w:t xml:space="preserve">Currently, X% of global terrestrial areas are protected. </w:t>
      </w:r>
      <w:commentRangeStart w:id="8"/>
      <w:commentRangeStart w:id="9"/>
      <w:r w:rsidR="00727A86">
        <w:rPr>
          <w:rFonts w:ascii="Times New Roman" w:hAnsi="Times New Roman" w:cs="Times New Roman"/>
          <w:sz w:val="24"/>
          <w:szCs w:val="24"/>
        </w:rPr>
        <w:t xml:space="preserve">We </w:t>
      </w:r>
      <w:commentRangeEnd w:id="8"/>
      <w:r w:rsidR="00F5392C">
        <w:rPr>
          <w:rStyle w:val="CommentReference"/>
        </w:rPr>
        <w:commentReference w:id="8"/>
      </w:r>
      <w:commentRangeEnd w:id="9"/>
      <w:r>
        <w:rPr>
          <w:rStyle w:val="CommentReference"/>
        </w:rPr>
        <w:commentReference w:id="9"/>
      </w:r>
      <w:r w:rsidR="00727A86">
        <w:rPr>
          <w:rFonts w:ascii="Times New Roman" w:hAnsi="Times New Roman" w:cs="Times New Roman"/>
          <w:sz w:val="24"/>
          <w:szCs w:val="24"/>
        </w:rPr>
        <w:t xml:space="preserve">found that the protected areas planning scenario </w:t>
      </w:r>
      <w:r w:rsidR="004C08D8">
        <w:rPr>
          <w:rFonts w:ascii="Times New Roman" w:hAnsi="Times New Roman" w:cs="Times New Roman"/>
          <w:sz w:val="24"/>
          <w:szCs w:val="24"/>
        </w:rPr>
        <w:t>incorporating</w:t>
      </w:r>
      <w:r w:rsidR="00727A86">
        <w:rPr>
          <w:rFonts w:ascii="Times New Roman" w:hAnsi="Times New Roman" w:cs="Times New Roman"/>
          <w:sz w:val="24"/>
          <w:szCs w:val="24"/>
        </w:rPr>
        <w:t xml:space="preserve"> all three risk categories required only </w:t>
      </w:r>
      <w:r w:rsidR="00727A86" w:rsidRPr="009E4E6D">
        <w:rPr>
          <w:rFonts w:ascii="Times New Roman" w:hAnsi="Times New Roman" w:cs="Times New Roman"/>
          <w:sz w:val="24"/>
          <w:szCs w:val="24"/>
        </w:rPr>
        <w:t>1.</w:t>
      </w:r>
      <w:r w:rsidR="009E4E6D">
        <w:rPr>
          <w:rFonts w:ascii="Times New Roman" w:hAnsi="Times New Roman" w:cs="Times New Roman"/>
          <w:sz w:val="24"/>
          <w:szCs w:val="24"/>
        </w:rPr>
        <w:t>11</w:t>
      </w:r>
      <w:r w:rsidR="00727A86" w:rsidRPr="009E4E6D">
        <w:rPr>
          <w:rFonts w:ascii="Times New Roman" w:hAnsi="Times New Roman" w:cs="Times New Roman"/>
          <w:sz w:val="24"/>
          <w:szCs w:val="24"/>
        </w:rPr>
        <w:t>%</w:t>
      </w:r>
      <w:r w:rsidR="00727A86">
        <w:rPr>
          <w:rFonts w:ascii="Times New Roman" w:hAnsi="Times New Roman" w:cs="Times New Roman"/>
          <w:sz w:val="24"/>
          <w:szCs w:val="24"/>
        </w:rPr>
        <w:t xml:space="preserve"> more global area than the baseline scenario to meet the target of protect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30% of vertebrate habitat (</w:t>
      </w:r>
      <w:commentRangeStart w:id="10"/>
      <w:commentRangeStart w:id="11"/>
      <w:r w:rsidR="00727A86" w:rsidRPr="00302429">
        <w:rPr>
          <w:rFonts w:ascii="Times New Roman" w:hAnsi="Times New Roman" w:cs="Times New Roman"/>
          <w:sz w:val="24"/>
          <w:szCs w:val="24"/>
          <w:highlight w:val="yellow"/>
        </w:rPr>
        <w:t>29.17% vs 28.07% of global area</w:t>
      </w:r>
      <w:commentRangeEnd w:id="10"/>
      <w:r w:rsidR="00F5392C" w:rsidRPr="00302429">
        <w:rPr>
          <w:rStyle w:val="CommentReference"/>
          <w:highlight w:val="yellow"/>
        </w:rPr>
        <w:commentReference w:id="10"/>
      </w:r>
      <w:commentRangeEnd w:id="11"/>
      <w:r w:rsidR="0052327C">
        <w:rPr>
          <w:rStyle w:val="CommentReference"/>
        </w:rPr>
        <w:commentReference w:id="11"/>
      </w:r>
      <w:r w:rsidR="00727A86">
        <w:rPr>
          <w:rFonts w:ascii="Times New Roman" w:hAnsi="Times New Roman" w:cs="Times New Roman"/>
          <w:sz w:val="24"/>
          <w:szCs w:val="24"/>
        </w:rPr>
        <w:t xml:space="preserve">). </w:t>
      </w:r>
      <w:r w:rsidR="00F5392C">
        <w:rPr>
          <w:rFonts w:ascii="Times New Roman" w:hAnsi="Times New Roman" w:cs="Times New Roman"/>
          <w:sz w:val="24"/>
          <w:szCs w:val="24"/>
        </w:rPr>
        <w:t>Thus,</w:t>
      </w:r>
      <w:r w:rsidR="00727A86">
        <w:rPr>
          <w:rFonts w:ascii="Times New Roman" w:hAnsi="Times New Roman" w:cs="Times New Roman"/>
          <w:sz w:val="24"/>
          <w:szCs w:val="24"/>
        </w:rPr>
        <w:t xml:space="preserve"> account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for climate change as well as other key risks to protected area effectiveness to produce more resilient conservation networks</w:t>
      </w:r>
      <w:r w:rsidR="00F5392C">
        <w:rPr>
          <w:rFonts w:ascii="Times New Roman" w:hAnsi="Times New Roman" w:cs="Times New Roman"/>
          <w:sz w:val="24"/>
          <w:szCs w:val="24"/>
        </w:rPr>
        <w:t xml:space="preserve"> will</w:t>
      </w:r>
      <w:r w:rsidR="00727A86">
        <w:rPr>
          <w:rFonts w:ascii="Times New Roman" w:hAnsi="Times New Roman" w:cs="Times New Roman"/>
          <w:sz w:val="24"/>
          <w:szCs w:val="24"/>
        </w:rPr>
        <w:t xml:space="preserve"> not substantially increas</w:t>
      </w:r>
      <w:r w:rsidR="00F5392C">
        <w:rPr>
          <w:rFonts w:ascii="Times New Roman" w:hAnsi="Times New Roman" w:cs="Times New Roman"/>
          <w:sz w:val="24"/>
          <w:szCs w:val="24"/>
        </w:rPr>
        <w:t>e</w:t>
      </w:r>
      <w:r w:rsidR="00727A86">
        <w:rPr>
          <w:rFonts w:ascii="Times New Roman" w:hAnsi="Times New Roman" w:cs="Times New Roman"/>
          <w:sz w:val="24"/>
          <w:szCs w:val="24"/>
        </w:rPr>
        <w:t xml:space="preserve"> the global area required to meet 30% protection targets. Additionally, we found that all 27 scenarios reached their goals of 30% protection of each vertebrate species range without surpassing the 30% global area target that the </w:t>
      </w:r>
      <w:r w:rsidR="00F5392C">
        <w:rPr>
          <w:rFonts w:ascii="Times New Roman" w:hAnsi="Times New Roman" w:cs="Times New Roman"/>
          <w:sz w:val="24"/>
          <w:szCs w:val="24"/>
        </w:rPr>
        <w:t>CBD</w:t>
      </w:r>
      <w:r w:rsidR="00727A86">
        <w:rPr>
          <w:rFonts w:ascii="Times New Roman" w:hAnsi="Times New Roman" w:cs="Times New Roman"/>
          <w:sz w:val="24"/>
          <w:szCs w:val="24"/>
        </w:rPr>
        <w:t xml:space="preserve"> is currently considering </w:t>
      </w:r>
      <w:r w:rsidR="009502B7">
        <w:rPr>
          <w:rFonts w:ascii="Times New Roman" w:hAnsi="Times New Roman" w:cs="Times New Roman"/>
          <w:sz w:val="24"/>
          <w:szCs w:val="24"/>
        </w:rPr>
        <w:t>in their post-2020 framework</w:t>
      </w:r>
      <w:r w:rsidR="00727A86">
        <w:rPr>
          <w:rFonts w:ascii="Times New Roman" w:hAnsi="Times New Roman" w:cs="Times New Roman"/>
          <w:sz w:val="24"/>
          <w:szCs w:val="24"/>
        </w:rPr>
        <w:t xml:space="preserve">. </w:t>
      </w:r>
      <w:commentRangeStart w:id="12"/>
      <w:r w:rsidR="009D1568">
        <w:rPr>
          <w:rFonts w:ascii="Times New Roman" w:hAnsi="Times New Roman" w:cs="Times New Roman"/>
          <w:sz w:val="24"/>
          <w:szCs w:val="24"/>
        </w:rPr>
        <w:t>Of all scenarios, those with both governance and land-use change required the greatest increase in global protected area (1.14 ± 0.02%</w:t>
      </w:r>
      <w:r w:rsidR="00BF4FAD">
        <w:rPr>
          <w:rFonts w:ascii="Times New Roman" w:hAnsi="Times New Roman" w:cs="Times New Roman"/>
          <w:sz w:val="24"/>
          <w:szCs w:val="24"/>
        </w:rPr>
        <w:t xml:space="preserve"> more than baseline</w:t>
      </w:r>
      <w:r w:rsidR="009D1568">
        <w:rPr>
          <w:rFonts w:ascii="Times New Roman" w:hAnsi="Times New Roman" w:cs="Times New Roman"/>
          <w:sz w:val="24"/>
          <w:szCs w:val="24"/>
        </w:rPr>
        <w:t>)</w:t>
      </w:r>
      <w:commentRangeEnd w:id="12"/>
      <w:r w:rsidR="009D1568">
        <w:rPr>
          <w:rStyle w:val="CommentReference"/>
        </w:rPr>
        <w:commentReference w:id="12"/>
      </w:r>
      <w:r w:rsidR="009D1568">
        <w:rPr>
          <w:rFonts w:ascii="Times New Roman" w:hAnsi="Times New Roman" w:cs="Times New Roman"/>
          <w:sz w:val="24"/>
          <w:szCs w:val="24"/>
        </w:rPr>
        <w:t>.</w:t>
      </w:r>
    </w:p>
    <w:p w14:paraId="3C4A6D52" w14:textId="396B97CF" w:rsidR="00727A86" w:rsidRDefault="00B410C9" w:rsidP="00B410C9">
      <w:pPr>
        <w:keepNext/>
        <w:spacing w:line="480" w:lineRule="auto"/>
        <w:ind w:firstLine="720"/>
        <w:rPr>
          <w:rFonts w:ascii="Times New Roman" w:hAnsi="Times New Roman" w:cs="Times New Roman"/>
          <w:sz w:val="24"/>
          <w:szCs w:val="24"/>
        </w:rPr>
      </w:pPr>
      <w:commentRangeStart w:id="13"/>
      <w:commentRangeStart w:id="14"/>
      <w:r w:rsidRPr="00302429">
        <w:rPr>
          <w:rFonts w:ascii="Times New Roman" w:hAnsi="Times New Roman" w:cs="Times New Roman"/>
          <w:sz w:val="24"/>
          <w:szCs w:val="24"/>
          <w:highlight w:val="yellow"/>
        </w:rPr>
        <w:t>T</w:t>
      </w:r>
      <w:r w:rsidR="00727A86" w:rsidRPr="00302429">
        <w:rPr>
          <w:rFonts w:ascii="Times New Roman" w:hAnsi="Times New Roman" w:cs="Times New Roman"/>
          <w:sz w:val="24"/>
          <w:szCs w:val="24"/>
          <w:highlight w:val="yellow"/>
        </w:rPr>
        <w:t xml:space="preserve">here was </w:t>
      </w:r>
      <w:r w:rsidRPr="00302429">
        <w:rPr>
          <w:rFonts w:ascii="Times New Roman" w:hAnsi="Times New Roman" w:cs="Times New Roman"/>
          <w:sz w:val="24"/>
          <w:szCs w:val="24"/>
          <w:highlight w:val="yellow"/>
        </w:rPr>
        <w:t xml:space="preserve">also </w:t>
      </w:r>
      <w:r w:rsidR="00727A86" w:rsidRPr="00302429">
        <w:rPr>
          <w:rFonts w:ascii="Times New Roman" w:hAnsi="Times New Roman" w:cs="Times New Roman"/>
          <w:sz w:val="24"/>
          <w:szCs w:val="24"/>
          <w:highlight w:val="yellow"/>
        </w:rPr>
        <w:t>considerable spatial overlap among scenarios, with the same 10.1 million km</w:t>
      </w:r>
      <w:r w:rsidR="00727A86" w:rsidRPr="00302429">
        <w:rPr>
          <w:rFonts w:ascii="Times New Roman" w:hAnsi="Times New Roman" w:cs="Times New Roman"/>
          <w:sz w:val="24"/>
          <w:szCs w:val="24"/>
          <w:highlight w:val="yellow"/>
          <w:vertAlign w:val="superscript"/>
        </w:rPr>
        <w:t>2</w:t>
      </w:r>
      <w:r w:rsidR="00727A86" w:rsidRPr="00302429">
        <w:rPr>
          <w:rFonts w:ascii="Times New Roman" w:hAnsi="Times New Roman" w:cs="Times New Roman"/>
          <w:sz w:val="24"/>
          <w:szCs w:val="24"/>
          <w:highlight w:val="yellow"/>
        </w:rPr>
        <w:t xml:space="preserve"> (6.9% of global land area) being selected to expand the current protected area portfolio in at least five scenarios and 2.21 million km</w:t>
      </w:r>
      <w:r w:rsidR="00727A86" w:rsidRPr="00302429">
        <w:rPr>
          <w:rFonts w:ascii="Times New Roman" w:hAnsi="Times New Roman" w:cs="Times New Roman"/>
          <w:sz w:val="24"/>
          <w:szCs w:val="24"/>
          <w:highlight w:val="yellow"/>
          <w:vertAlign w:val="superscript"/>
        </w:rPr>
        <w:t xml:space="preserve">2 </w:t>
      </w:r>
      <w:r w:rsidR="00727A86" w:rsidRPr="00302429">
        <w:rPr>
          <w:rFonts w:ascii="Times New Roman" w:hAnsi="Times New Roman" w:cs="Times New Roman"/>
          <w:sz w:val="24"/>
          <w:szCs w:val="24"/>
          <w:highlight w:val="yellow"/>
        </w:rPr>
        <w:t>(1.5% of global land area) in all eight scenarios</w:t>
      </w:r>
      <w:r w:rsidR="00727A86">
        <w:rPr>
          <w:rFonts w:ascii="Times New Roman" w:hAnsi="Times New Roman" w:cs="Times New Roman"/>
          <w:sz w:val="24"/>
          <w:szCs w:val="24"/>
        </w:rPr>
        <w:t xml:space="preserve">. </w:t>
      </w:r>
      <w:commentRangeEnd w:id="13"/>
      <w:r>
        <w:rPr>
          <w:rStyle w:val="CommentReference"/>
        </w:rPr>
        <w:commentReference w:id="13"/>
      </w:r>
      <w:commentRangeEnd w:id="14"/>
      <w:r w:rsidR="00C77CF3">
        <w:rPr>
          <w:rStyle w:val="CommentReference"/>
        </w:rPr>
        <w:commentReference w:id="14"/>
      </w:r>
      <w:r w:rsidR="00727A86">
        <w:rPr>
          <w:rFonts w:ascii="Times New Roman" w:hAnsi="Times New Roman" w:cs="Times New Roman"/>
          <w:sz w:val="24"/>
          <w:szCs w:val="24"/>
        </w:rPr>
        <w:t xml:space="preserve">Such overlaps provide examples of areas that could be targets for international agencies wishing to maximize the resilience of protected area networks. Example countries that have contiguous areas of high overlap among scenarios are </w:t>
      </w:r>
      <w:commentRangeStart w:id="15"/>
      <w:r w:rsidR="00727A86">
        <w:rPr>
          <w:rFonts w:ascii="Times New Roman" w:hAnsi="Times New Roman" w:cs="Times New Roman"/>
          <w:sz w:val="24"/>
          <w:szCs w:val="24"/>
        </w:rPr>
        <w:t>Canada (</w:t>
      </w:r>
      <w:commentRangeStart w:id="16"/>
      <w:commentRangeStart w:id="17"/>
      <w:r w:rsidR="00727A86">
        <w:rPr>
          <w:rFonts w:ascii="Times New Roman" w:hAnsi="Times New Roman" w:cs="Times New Roman"/>
          <w:sz w:val="24"/>
          <w:szCs w:val="24"/>
        </w:rPr>
        <w:t>Yukon Territory</w:t>
      </w:r>
      <w:commentRangeEnd w:id="16"/>
      <w:r>
        <w:rPr>
          <w:rStyle w:val="CommentReference"/>
        </w:rPr>
        <w:commentReference w:id="16"/>
      </w:r>
      <w:commentRangeEnd w:id="17"/>
      <w:r w:rsidR="00AF2531">
        <w:rPr>
          <w:rStyle w:val="CommentReference"/>
        </w:rPr>
        <w:commentReference w:id="17"/>
      </w:r>
      <w:r w:rsidR="00727A86">
        <w:rPr>
          <w:rFonts w:ascii="Times New Roman" w:hAnsi="Times New Roman" w:cs="Times New Roman"/>
          <w:sz w:val="24"/>
          <w:szCs w:val="24"/>
        </w:rPr>
        <w:t xml:space="preserve">), Egypt, Finland, Kazakhstan and Peru (Figure </w:t>
      </w:r>
      <w:commentRangeStart w:id="18"/>
      <w:commentRangeStart w:id="19"/>
      <w:r w:rsidR="00727A86">
        <w:rPr>
          <w:rFonts w:ascii="Times New Roman" w:hAnsi="Times New Roman" w:cs="Times New Roman"/>
          <w:sz w:val="24"/>
          <w:szCs w:val="24"/>
        </w:rPr>
        <w:t>S4</w:t>
      </w:r>
      <w:commentRangeEnd w:id="18"/>
      <w:r w:rsidR="00C67FDF">
        <w:rPr>
          <w:rStyle w:val="CommentReference"/>
        </w:rPr>
        <w:commentReference w:id="18"/>
      </w:r>
      <w:commentRangeEnd w:id="19"/>
      <w:r w:rsidR="00100122">
        <w:rPr>
          <w:rStyle w:val="CommentReference"/>
        </w:rPr>
        <w:commentReference w:id="19"/>
      </w:r>
      <w:r w:rsidR="00727A86">
        <w:rPr>
          <w:rFonts w:ascii="Times New Roman" w:hAnsi="Times New Roman" w:cs="Times New Roman"/>
          <w:sz w:val="24"/>
          <w:szCs w:val="24"/>
        </w:rPr>
        <w:t xml:space="preserve">). </w:t>
      </w:r>
      <w:commentRangeEnd w:id="15"/>
      <w:r w:rsidR="00727A86">
        <w:rPr>
          <w:rStyle w:val="CommentReference"/>
        </w:rPr>
        <w:commentReference w:id="15"/>
      </w:r>
      <w:r w:rsidR="00727A86">
        <w:rPr>
          <w:rFonts w:ascii="Times New Roman" w:hAnsi="Times New Roman" w:cs="Times New Roman"/>
          <w:sz w:val="24"/>
          <w:szCs w:val="24"/>
        </w:rPr>
        <w:t xml:space="preserve">There is some overlap </w:t>
      </w:r>
      <w:r w:rsidR="00C67FDF">
        <w:rPr>
          <w:rFonts w:ascii="Times New Roman" w:hAnsi="Times New Roman" w:cs="Times New Roman"/>
          <w:sz w:val="24"/>
          <w:szCs w:val="24"/>
        </w:rPr>
        <w:t xml:space="preserve">among scenarios </w:t>
      </w:r>
      <w:r w:rsidR="00727A86">
        <w:rPr>
          <w:rFonts w:ascii="Times New Roman" w:hAnsi="Times New Roman" w:cs="Times New Roman"/>
          <w:sz w:val="24"/>
          <w:szCs w:val="24"/>
        </w:rPr>
        <w:t>with</w:t>
      </w:r>
      <w:r w:rsidR="00C67FDF">
        <w:rPr>
          <w:rFonts w:ascii="Times New Roman" w:hAnsi="Times New Roman" w:cs="Times New Roman"/>
          <w:sz w:val="24"/>
          <w:szCs w:val="24"/>
        </w:rPr>
        <w:t>in</w:t>
      </w:r>
      <w:r w:rsidR="00727A86">
        <w:rPr>
          <w:rFonts w:ascii="Times New Roman" w:hAnsi="Times New Roman" w:cs="Times New Roman"/>
          <w:sz w:val="24"/>
          <w:szCs w:val="24"/>
        </w:rPr>
        <w:t xml:space="preserve"> global biodiversity hotspots</w:t>
      </w:r>
      <w:r w:rsidR="00727A86">
        <w:rPr>
          <w:rFonts w:ascii="Times New Roman" w:hAnsi="Times New Roman" w:cs="Times New Roman"/>
          <w:sz w:val="24"/>
          <w:szCs w:val="24"/>
        </w:rPr>
        <w:fldChar w:fldCharType="begin"/>
      </w:r>
      <w:r w:rsidR="00CD74F8">
        <w:rPr>
          <w:rFonts w:ascii="Times New Roman" w:hAnsi="Times New Roman" w:cs="Times New Roman"/>
          <w:sz w:val="24"/>
          <w:szCs w:val="24"/>
        </w:rPr>
        <w:instrText xml:space="preserve"> ADDIN ZOTERO_ITEM CSL_CITATION {"citationID":"tFleSbqR","properties":{"formattedCitation":"\\super 23\\nosupersub{}","plainCitation":"23","noteIndex":0},"citationItems":[{"id":2716,"uris":["http://zotero.org/users/878981/items/5FSZ9YL2"],"uri":["http://zotero.org/users/878981/items/5FSZ9YL2"],"itemData":{"id":2716,"type":"article-journal","abstract":"Conservationists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727A86">
        <w:rPr>
          <w:rFonts w:ascii="Times New Roman" w:hAnsi="Times New Roman" w:cs="Times New Roman"/>
          <w:sz w:val="24"/>
          <w:szCs w:val="24"/>
        </w:rPr>
        <w:fldChar w:fldCharType="separate"/>
      </w:r>
      <w:r w:rsidR="00CD74F8" w:rsidRPr="00CD74F8">
        <w:rPr>
          <w:rFonts w:ascii="Times New Roman" w:hAnsi="Times New Roman" w:cs="Times New Roman"/>
          <w:sz w:val="24"/>
          <w:szCs w:val="24"/>
          <w:vertAlign w:val="superscript"/>
        </w:rPr>
        <w:t>23</w:t>
      </w:r>
      <w:r w:rsidR="00727A86">
        <w:rPr>
          <w:rFonts w:ascii="Times New Roman" w:hAnsi="Times New Roman" w:cs="Times New Roman"/>
          <w:sz w:val="24"/>
          <w:szCs w:val="24"/>
        </w:rPr>
        <w:fldChar w:fldCharType="end"/>
      </w:r>
      <w:r w:rsidR="00727A86">
        <w:rPr>
          <w:rFonts w:ascii="Times New Roman" w:hAnsi="Times New Roman" w:cs="Times New Roman"/>
          <w:sz w:val="24"/>
          <w:szCs w:val="24"/>
        </w:rPr>
        <w:t>, but a considerable percentage of high overlap among scenarios areas lies either outside these hotspots (</w:t>
      </w:r>
      <w:r w:rsidR="00727A86" w:rsidRPr="00A5356F">
        <w:rPr>
          <w:rFonts w:ascii="Times New Roman" w:hAnsi="Times New Roman" w:cs="Times New Roman"/>
          <w:sz w:val="24"/>
          <w:szCs w:val="24"/>
          <w:highlight w:val="yellow"/>
        </w:rPr>
        <w:t>XX %</w:t>
      </w:r>
      <w:r w:rsidR="00727A86">
        <w:rPr>
          <w:rFonts w:ascii="Times New Roman" w:hAnsi="Times New Roman" w:cs="Times New Roman"/>
          <w:sz w:val="24"/>
          <w:szCs w:val="24"/>
        </w:rPr>
        <w:t xml:space="preserve">) </w:t>
      </w:r>
      <w:r w:rsidR="00727A86" w:rsidRPr="00541865">
        <w:rPr>
          <w:rFonts w:ascii="Times New Roman" w:hAnsi="Times New Roman" w:cs="Times New Roman"/>
          <w:sz w:val="24"/>
          <w:szCs w:val="24"/>
        </w:rPr>
        <w:t xml:space="preserve">or occurs </w:t>
      </w:r>
      <w:r w:rsidR="00C67FDF" w:rsidRPr="00541865">
        <w:rPr>
          <w:rFonts w:ascii="Times New Roman" w:hAnsi="Times New Roman" w:cs="Times New Roman"/>
          <w:sz w:val="24"/>
          <w:szCs w:val="24"/>
        </w:rPr>
        <w:t>within</w:t>
      </w:r>
      <w:r w:rsidR="00727A86" w:rsidRPr="00541865">
        <w:rPr>
          <w:rFonts w:ascii="Times New Roman" w:hAnsi="Times New Roman" w:cs="Times New Roman"/>
          <w:sz w:val="24"/>
          <w:szCs w:val="24"/>
        </w:rPr>
        <w:t xml:space="preserve"> small portions of these areas</w:t>
      </w:r>
      <w:r w:rsidR="00727A86">
        <w:rPr>
          <w:rFonts w:ascii="Times New Roman" w:hAnsi="Times New Roman" w:cs="Times New Roman"/>
          <w:sz w:val="24"/>
          <w:szCs w:val="24"/>
        </w:rPr>
        <w:t xml:space="preserve">. </w:t>
      </w:r>
    </w:p>
    <w:p w14:paraId="34BB0741" w14:textId="615DC4C7" w:rsidR="00CF18C5" w:rsidRDefault="00101C4A" w:rsidP="00DA001F">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Despite relatively similar overall extent, areas requiring protection to meet the 30% target varied among scenarios.</w:t>
      </w:r>
      <w:r w:rsidR="00DA001F">
        <w:rPr>
          <w:rFonts w:ascii="Times New Roman" w:hAnsi="Times New Roman" w:cs="Times New Roman"/>
          <w:sz w:val="24"/>
          <w:szCs w:val="24"/>
        </w:rPr>
        <w:t xml:space="preserve"> </w:t>
      </w:r>
      <w:r w:rsidR="0019514C">
        <w:rPr>
          <w:rFonts w:ascii="Times New Roman" w:hAnsi="Times New Roman" w:cs="Times New Roman"/>
          <w:sz w:val="24"/>
          <w:szCs w:val="24"/>
        </w:rPr>
        <w:t>We found substantial variation for some countries</w:t>
      </w:r>
      <w:r w:rsidR="00DA001F">
        <w:rPr>
          <w:rFonts w:ascii="Times New Roman" w:hAnsi="Times New Roman" w:cs="Times New Roman"/>
          <w:sz w:val="24"/>
          <w:szCs w:val="24"/>
        </w:rPr>
        <w:t>, but not others,</w:t>
      </w:r>
      <w:r w:rsidR="0019514C">
        <w:rPr>
          <w:rFonts w:ascii="Times New Roman" w:hAnsi="Times New Roman" w:cs="Times New Roman"/>
          <w:sz w:val="24"/>
          <w:szCs w:val="24"/>
        </w:rPr>
        <w:t xml:space="preserve"> in area requiring protection between risk and baseline scenarios</w:t>
      </w:r>
      <w:r>
        <w:rPr>
          <w:rFonts w:ascii="Times New Roman" w:hAnsi="Times New Roman" w:cs="Times New Roman"/>
          <w:sz w:val="24"/>
          <w:szCs w:val="24"/>
        </w:rPr>
        <w:t xml:space="preserve"> </w:t>
      </w:r>
      <w:r w:rsidR="008921E1">
        <w:rPr>
          <w:rFonts w:ascii="Times New Roman" w:hAnsi="Times New Roman" w:cs="Times New Roman"/>
          <w:sz w:val="24"/>
          <w:szCs w:val="24"/>
        </w:rPr>
        <w:t xml:space="preserve">(Fig. 1; Table S1). </w:t>
      </w:r>
      <w:r w:rsidR="005E4779">
        <w:rPr>
          <w:rFonts w:ascii="Times New Roman" w:hAnsi="Times New Roman" w:cs="Times New Roman"/>
          <w:sz w:val="24"/>
          <w:szCs w:val="24"/>
        </w:rPr>
        <w:t xml:space="preserve"> These differences were driven largely by governance</w:t>
      </w:r>
      <w:r w:rsidR="00E21F96">
        <w:rPr>
          <w:rFonts w:ascii="Times New Roman" w:hAnsi="Times New Roman" w:cs="Times New Roman"/>
          <w:sz w:val="24"/>
          <w:szCs w:val="24"/>
        </w:rPr>
        <w:t xml:space="preserve"> (</w:t>
      </w:r>
      <w:r w:rsidR="00E21F96" w:rsidRPr="00302429">
        <w:rPr>
          <w:rFonts w:ascii="Times New Roman" w:hAnsi="Times New Roman" w:cs="Times New Roman"/>
          <w:sz w:val="24"/>
          <w:szCs w:val="24"/>
          <w:highlight w:val="yellow"/>
        </w:rPr>
        <w:t>Fig. 2? Fig. S2?</w:t>
      </w:r>
      <w:r w:rsidR="00E21F96">
        <w:rPr>
          <w:rFonts w:ascii="Times New Roman" w:hAnsi="Times New Roman" w:cs="Times New Roman"/>
          <w:sz w:val="24"/>
          <w:szCs w:val="24"/>
        </w:rPr>
        <w:t>)</w:t>
      </w:r>
      <w:r w:rsidR="005E4779">
        <w:rPr>
          <w:rFonts w:ascii="Times New Roman" w:hAnsi="Times New Roman" w:cs="Times New Roman"/>
          <w:sz w:val="24"/>
          <w:szCs w:val="24"/>
        </w:rPr>
        <w:t xml:space="preserve">, where countries with higher </w:t>
      </w:r>
      <w:r w:rsidR="005E4779">
        <w:rPr>
          <w:rFonts w:ascii="Times New Roman" w:hAnsi="Times New Roman" w:cs="Times New Roman"/>
          <w:sz w:val="24"/>
          <w:szCs w:val="24"/>
        </w:rPr>
        <w:lastRenderedPageBreak/>
        <w:t>governance</w:t>
      </w:r>
      <w:r w:rsidR="00E21F96">
        <w:rPr>
          <w:rFonts w:ascii="Times New Roman" w:hAnsi="Times New Roman" w:cs="Times New Roman"/>
          <w:sz w:val="24"/>
          <w:szCs w:val="24"/>
        </w:rPr>
        <w:t xml:space="preserve"> scores had greater area requiring protection under risk scenarios versus baseline, especially when species were wider ranging and when neighboring countries had poor governance. Thus, risk is connected across jurisdictions, where planning scenarios favor protection of species in nearby countries with low governance risk. For example, many vertebrate species ranges span north-eastern Russia, Finland, and Sweden</w:t>
      </w:r>
      <w:r w:rsidR="00864710">
        <w:rPr>
          <w:rFonts w:ascii="Times New Roman" w:hAnsi="Times New Roman" w:cs="Times New Roman"/>
          <w:sz w:val="24"/>
          <w:szCs w:val="24"/>
        </w:rPr>
        <w:t xml:space="preserve">.  Because </w:t>
      </w:r>
      <w:r w:rsidR="00650A1F">
        <w:rPr>
          <w:rFonts w:ascii="Times New Roman" w:hAnsi="Times New Roman" w:cs="Times New Roman"/>
          <w:sz w:val="24"/>
          <w:szCs w:val="24"/>
        </w:rPr>
        <w:t>Russia suffers from poor ‘voice and accountability, rule of law, and control of corruption’ (</w:t>
      </w:r>
      <w:r w:rsidR="00650A1F" w:rsidRPr="00302429">
        <w:rPr>
          <w:rFonts w:ascii="Times New Roman" w:hAnsi="Times New Roman" w:cs="Times New Roman"/>
          <w:sz w:val="24"/>
          <w:szCs w:val="24"/>
          <w:highlight w:val="yellow"/>
        </w:rPr>
        <w:t>Table S</w:t>
      </w:r>
      <w:r w:rsidR="00650A1F">
        <w:rPr>
          <w:rFonts w:ascii="Times New Roman" w:hAnsi="Times New Roman" w:cs="Times New Roman"/>
          <w:sz w:val="24"/>
          <w:szCs w:val="24"/>
        </w:rPr>
        <w:t xml:space="preserve">), whereas </w:t>
      </w:r>
      <w:r w:rsidR="00864710">
        <w:rPr>
          <w:rFonts w:ascii="Times New Roman" w:hAnsi="Times New Roman" w:cs="Times New Roman"/>
          <w:sz w:val="24"/>
          <w:szCs w:val="24"/>
        </w:rPr>
        <w:t xml:space="preserve">Finland and Sweden </w:t>
      </w:r>
      <w:r w:rsidR="00650A1F">
        <w:rPr>
          <w:rFonts w:ascii="Times New Roman" w:hAnsi="Times New Roman" w:cs="Times New Roman"/>
          <w:sz w:val="24"/>
          <w:szCs w:val="24"/>
        </w:rPr>
        <w:t>have relatively high governance scores, the scenarios including governance pressures</w:t>
      </w:r>
      <w:r w:rsidR="00163DE7">
        <w:rPr>
          <w:rFonts w:ascii="Times New Roman" w:hAnsi="Times New Roman" w:cs="Times New Roman"/>
          <w:sz w:val="24"/>
          <w:szCs w:val="24"/>
        </w:rPr>
        <w:t xml:space="preserve"> would lead to a selection of </w:t>
      </w:r>
      <w:r w:rsidR="00163DE7" w:rsidRPr="00302429">
        <w:rPr>
          <w:rFonts w:ascii="Times New Roman" w:hAnsi="Times New Roman" w:cs="Times New Roman"/>
          <w:sz w:val="24"/>
          <w:szCs w:val="24"/>
          <w:highlight w:val="yellow"/>
        </w:rPr>
        <w:t>X.Y% and Y.X%</w:t>
      </w:r>
      <w:r w:rsidR="00163DE7">
        <w:rPr>
          <w:rFonts w:ascii="Times New Roman" w:hAnsi="Times New Roman" w:cs="Times New Roman"/>
          <w:sz w:val="24"/>
          <w:szCs w:val="24"/>
        </w:rPr>
        <w:t xml:space="preserve"> of Finland and Sweden’s land areas compared to the baseline scenario with </w:t>
      </w:r>
      <w:r w:rsidR="00163DE7" w:rsidRPr="00302429">
        <w:rPr>
          <w:rFonts w:ascii="Times New Roman" w:hAnsi="Times New Roman" w:cs="Times New Roman"/>
          <w:sz w:val="24"/>
          <w:szCs w:val="24"/>
          <w:highlight w:val="yellow"/>
        </w:rPr>
        <w:t>XX.Y and YY.Z%</w:t>
      </w:r>
      <w:r w:rsidR="00163DE7">
        <w:rPr>
          <w:rFonts w:ascii="Times New Roman" w:hAnsi="Times New Roman" w:cs="Times New Roman"/>
          <w:sz w:val="24"/>
          <w:szCs w:val="24"/>
        </w:rPr>
        <w:t xml:space="preserve">. </w:t>
      </w:r>
      <w:r w:rsidR="00CF18C5">
        <w:rPr>
          <w:rFonts w:ascii="Times New Roman" w:hAnsi="Times New Roman" w:cs="Times New Roman"/>
          <w:sz w:val="24"/>
          <w:szCs w:val="24"/>
        </w:rPr>
        <w:t xml:space="preserve"> Land-use and climate change also influenced variation in areas requiring protection above baseline. For example, </w:t>
      </w:r>
      <w:r w:rsidR="00805A3F">
        <w:rPr>
          <w:rFonts w:ascii="Times New Roman" w:hAnsi="Times New Roman" w:cs="Times New Roman"/>
          <w:sz w:val="24"/>
          <w:szCs w:val="24"/>
        </w:rPr>
        <w:t xml:space="preserve">large areas of Saudi Arabia are experiencing increasingly frequent extreme heat events (Fig. S3), whereas neighboring United Arab Emirates have been largely buffered by proximity to two major gulfs. Scenarios including climate have a selection of </w:t>
      </w:r>
      <w:r w:rsidR="00805A3F" w:rsidRPr="00805A3F">
        <w:rPr>
          <w:rFonts w:ascii="Times New Roman" w:hAnsi="Times New Roman" w:cs="Times New Roman"/>
          <w:sz w:val="24"/>
          <w:szCs w:val="24"/>
        </w:rPr>
        <w:t xml:space="preserve">3.1% </w:t>
      </w:r>
      <w:r w:rsidR="00805A3F">
        <w:rPr>
          <w:rFonts w:ascii="Times New Roman" w:hAnsi="Times New Roman" w:cs="Times New Roman"/>
          <w:sz w:val="24"/>
          <w:szCs w:val="24"/>
        </w:rPr>
        <w:t xml:space="preserve">in the United Arab Emirates land areas compared to the baseline scenario with </w:t>
      </w:r>
      <w:r w:rsidR="00805A3F" w:rsidRPr="00805A3F">
        <w:rPr>
          <w:rFonts w:ascii="Times New Roman" w:hAnsi="Times New Roman" w:cs="Times New Roman"/>
          <w:sz w:val="24"/>
          <w:szCs w:val="24"/>
        </w:rPr>
        <w:t xml:space="preserve">1.0% </w:t>
      </w:r>
      <w:r w:rsidR="00805A3F">
        <w:rPr>
          <w:rFonts w:ascii="Times New Roman" w:hAnsi="Times New Roman" w:cs="Times New Roman"/>
          <w:sz w:val="24"/>
          <w:szCs w:val="24"/>
        </w:rPr>
        <w:t xml:space="preserve">in Saudi </w:t>
      </w:r>
      <w:commentRangeStart w:id="20"/>
      <w:r w:rsidR="00805A3F">
        <w:rPr>
          <w:rFonts w:ascii="Times New Roman" w:hAnsi="Times New Roman" w:cs="Times New Roman"/>
          <w:sz w:val="24"/>
          <w:szCs w:val="24"/>
        </w:rPr>
        <w:t>Arabia</w:t>
      </w:r>
      <w:commentRangeEnd w:id="20"/>
      <w:r w:rsidR="009F75B7">
        <w:rPr>
          <w:rStyle w:val="CommentReference"/>
        </w:rPr>
        <w:commentReference w:id="20"/>
      </w:r>
      <w:r w:rsidR="00805A3F">
        <w:rPr>
          <w:rFonts w:ascii="Times New Roman" w:hAnsi="Times New Roman" w:cs="Times New Roman"/>
          <w:sz w:val="24"/>
          <w:szCs w:val="24"/>
        </w:rPr>
        <w:t>.</w:t>
      </w:r>
    </w:p>
    <w:p w14:paraId="4A9F218C" w14:textId="77777777" w:rsidR="0058173B" w:rsidRPr="003C0EE9" w:rsidDel="00DF7F0C" w:rsidRDefault="0058173B" w:rsidP="0058173B">
      <w:pPr>
        <w:spacing w:line="480" w:lineRule="auto"/>
        <w:rPr>
          <w:del w:id="21" w:author="Joseph Bennett" w:date="2020-04-14T08:35:00Z"/>
          <w:rFonts w:ascii="Times New Roman" w:hAnsi="Times New Roman" w:cs="Times New Roman"/>
          <w:b/>
          <w:bCs/>
          <w:sz w:val="24"/>
          <w:szCs w:val="24"/>
        </w:rPr>
      </w:pPr>
      <w:commentRangeStart w:id="22"/>
      <w:commentRangeStart w:id="23"/>
      <w:commentRangeStart w:id="24"/>
      <w:commentRangeStart w:id="25"/>
      <w:commentRangeStart w:id="26"/>
      <w:commentRangeStart w:id="27"/>
      <w:commentRangeStart w:id="28"/>
      <w:commentRangeStart w:id="29"/>
      <w:del w:id="30" w:author="Joseph Bennett" w:date="2020-04-14T08:35:00Z">
        <w:r w:rsidRPr="003C0EE9" w:rsidDel="00DF7F0C">
          <w:rPr>
            <w:rFonts w:ascii="Times New Roman" w:hAnsi="Times New Roman" w:cs="Times New Roman"/>
            <w:b/>
            <w:bCs/>
            <w:sz w:val="24"/>
            <w:szCs w:val="24"/>
          </w:rPr>
          <w:delText>Results</w:delText>
        </w:r>
        <w:commentRangeEnd w:id="22"/>
        <w:r w:rsidDel="00DF7F0C">
          <w:rPr>
            <w:rStyle w:val="CommentReference"/>
          </w:rPr>
          <w:commentReference w:id="22"/>
        </w:r>
      </w:del>
      <w:commentRangeEnd w:id="23"/>
      <w:r>
        <w:rPr>
          <w:rStyle w:val="CommentReference"/>
        </w:rPr>
        <w:commentReference w:id="23"/>
      </w:r>
      <w:commentRangeEnd w:id="24"/>
      <w:r>
        <w:rPr>
          <w:rStyle w:val="CommentReference"/>
        </w:rPr>
        <w:commentReference w:id="24"/>
      </w:r>
      <w:commentRangeEnd w:id="25"/>
      <w:r>
        <w:rPr>
          <w:rStyle w:val="CommentReference"/>
        </w:rPr>
        <w:commentReference w:id="25"/>
      </w:r>
      <w:commentRangeEnd w:id="26"/>
      <w:r>
        <w:rPr>
          <w:rStyle w:val="CommentReference"/>
        </w:rPr>
        <w:commentReference w:id="26"/>
      </w:r>
      <w:commentRangeEnd w:id="27"/>
      <w:r>
        <w:rPr>
          <w:rStyle w:val="CommentReference"/>
        </w:rPr>
        <w:commentReference w:id="27"/>
      </w:r>
      <w:commentRangeEnd w:id="28"/>
      <w:r>
        <w:rPr>
          <w:rStyle w:val="CommentReference"/>
        </w:rPr>
        <w:commentReference w:id="28"/>
      </w:r>
      <w:commentRangeEnd w:id="29"/>
      <w:r w:rsidR="00A4026F">
        <w:rPr>
          <w:rStyle w:val="CommentReference"/>
        </w:rPr>
        <w:commentReference w:id="29"/>
      </w:r>
    </w:p>
    <w:p w14:paraId="445ABDA4" w14:textId="3A7FA559" w:rsidR="00F61888" w:rsidRDefault="00163DE7" w:rsidP="00753412">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Th</w:t>
      </w:r>
      <w:r w:rsidR="00CF18C5">
        <w:rPr>
          <w:rFonts w:ascii="Times New Roman" w:hAnsi="Times New Roman" w:cs="Times New Roman"/>
          <w:sz w:val="24"/>
          <w:szCs w:val="24"/>
        </w:rPr>
        <w:t>ese results emphasize the importance of</w:t>
      </w:r>
      <w:r>
        <w:rPr>
          <w:rFonts w:ascii="Times New Roman" w:hAnsi="Times New Roman" w:cs="Times New Roman"/>
          <w:sz w:val="24"/>
          <w:szCs w:val="24"/>
        </w:rPr>
        <w:t xml:space="preserve"> </w:t>
      </w:r>
      <w:r w:rsidR="00AE77B6">
        <w:rPr>
          <w:rFonts w:ascii="Times New Roman" w:hAnsi="Times New Roman" w:cs="Times New Roman"/>
          <w:sz w:val="24"/>
          <w:szCs w:val="24"/>
        </w:rPr>
        <w:t xml:space="preserve">coordinated </w:t>
      </w:r>
      <w:r>
        <w:rPr>
          <w:rFonts w:ascii="Times New Roman" w:hAnsi="Times New Roman" w:cs="Times New Roman"/>
          <w:sz w:val="24"/>
          <w:szCs w:val="24"/>
        </w:rPr>
        <w:t>cross-jurisdictional conservation planning initiatives</w:t>
      </w:r>
      <w:r w:rsidR="00312A1B">
        <w:rPr>
          <w:rFonts w:ascii="Times New Roman" w:hAnsi="Times New Roman" w:cs="Times New Roman"/>
          <w:sz w:val="24"/>
          <w:szCs w:val="24"/>
        </w:rPr>
        <w:fldChar w:fldCharType="begin"/>
      </w:r>
      <w:r w:rsidR="00312A1B">
        <w:rPr>
          <w:rFonts w:ascii="Times New Roman" w:hAnsi="Times New Roman" w:cs="Times New Roman"/>
          <w:sz w:val="24"/>
          <w:szCs w:val="24"/>
        </w:rPr>
        <w:instrText xml:space="preserve"> ADDIN ZOTERO_ITEM CSL_CITATION {"citationID":"WqNvi2gf","properties":{"formattedCitation":"\\super 24\\nosupersub{}","plainCitation":"24","noteIndex":0},"citationItems":[{"id":2776,"uris":["http://zotero.org/users/878981/items/IJABC9IU"],"uri":["http://zotero.org/users/878981/items/IJABC9IU"],"itemData":{"id":2776,"type":"article-journal","container-title":"Trends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312A1B">
        <w:rPr>
          <w:rFonts w:ascii="Times New Roman" w:hAnsi="Times New Roman" w:cs="Times New Roman"/>
          <w:sz w:val="24"/>
          <w:szCs w:val="24"/>
        </w:rPr>
        <w:fldChar w:fldCharType="separate"/>
      </w:r>
      <w:r w:rsidR="00312A1B" w:rsidRPr="00312A1B">
        <w:rPr>
          <w:rFonts w:ascii="Times New Roman" w:hAnsi="Times New Roman" w:cs="Times New Roman"/>
          <w:sz w:val="24"/>
          <w:szCs w:val="24"/>
          <w:vertAlign w:val="superscript"/>
        </w:rPr>
        <w:t>24</w:t>
      </w:r>
      <w:r w:rsidR="00312A1B">
        <w:rPr>
          <w:rFonts w:ascii="Times New Roman" w:hAnsi="Times New Roman" w:cs="Times New Roman"/>
          <w:sz w:val="24"/>
          <w:szCs w:val="24"/>
        </w:rPr>
        <w:fldChar w:fldCharType="end"/>
      </w:r>
      <w:r w:rsidR="00CF18C5">
        <w:rPr>
          <w:rFonts w:ascii="Times New Roman" w:hAnsi="Times New Roman" w:cs="Times New Roman"/>
          <w:sz w:val="24"/>
          <w:szCs w:val="24"/>
        </w:rPr>
        <w:t xml:space="preserve"> and identify countries where opportunities </w:t>
      </w:r>
      <w:r w:rsidR="00805A3F">
        <w:rPr>
          <w:rFonts w:ascii="Times New Roman" w:hAnsi="Times New Roman" w:cs="Times New Roman"/>
          <w:sz w:val="24"/>
          <w:szCs w:val="24"/>
        </w:rPr>
        <w:t>for collaboration would yield more resilient protected areas</w:t>
      </w:r>
      <w:r>
        <w:rPr>
          <w:rFonts w:ascii="Times New Roman" w:hAnsi="Times New Roman" w:cs="Times New Roman"/>
          <w:sz w:val="24"/>
          <w:szCs w:val="24"/>
        </w:rPr>
        <w:t>.</w:t>
      </w:r>
      <w:r w:rsidR="0058173B">
        <w:rPr>
          <w:rFonts w:ascii="Times New Roman" w:hAnsi="Times New Roman" w:cs="Times New Roman"/>
          <w:sz w:val="24"/>
          <w:szCs w:val="24"/>
        </w:rPr>
        <w:t xml:space="preserve"> For wide-ranging or migratory species whose range will be impacted by varying climate, land-use, and governance risk</w:t>
      </w:r>
      <w:r w:rsidR="00CA5AB1">
        <w:rPr>
          <w:rFonts w:ascii="Times New Roman" w:hAnsi="Times New Roman" w:cs="Times New Roman"/>
          <w:sz w:val="24"/>
          <w:szCs w:val="24"/>
        </w:rPr>
        <w:t xml:space="preserve"> across borders</w:t>
      </w:r>
      <w:r w:rsidR="0058173B">
        <w:rPr>
          <w:rFonts w:ascii="Times New Roman" w:hAnsi="Times New Roman" w:cs="Times New Roman"/>
          <w:sz w:val="24"/>
          <w:szCs w:val="24"/>
        </w:rPr>
        <w:t>, conservation projects</w:t>
      </w:r>
      <w:r w:rsidR="00CA5AB1">
        <w:rPr>
          <w:rFonts w:ascii="Times New Roman" w:hAnsi="Times New Roman" w:cs="Times New Roman"/>
          <w:sz w:val="24"/>
          <w:szCs w:val="24"/>
        </w:rPr>
        <w:t xml:space="preserve"> can focus on cooperative governance frameworks</w:t>
      </w:r>
      <w:r w:rsidR="00206B19">
        <w:rPr>
          <w:rFonts w:ascii="Times New Roman" w:hAnsi="Times New Roman" w:cs="Times New Roman"/>
          <w:sz w:val="24"/>
          <w:szCs w:val="24"/>
        </w:rPr>
        <w:fldChar w:fldCharType="begin"/>
      </w:r>
      <w:r w:rsidR="00206B19">
        <w:rPr>
          <w:rFonts w:ascii="Times New Roman" w:hAnsi="Times New Roman" w:cs="Times New Roman"/>
          <w:sz w:val="24"/>
          <w:szCs w:val="24"/>
        </w:rPr>
        <w:instrText xml:space="preserve"> ADDIN ZOTERO_ITEM CSL_CITATION {"citationID":"Zhf7pAkS","properties":{"formattedCitation":"\\super 25\\nosupersub{}","plainCitation":"25","noteIndex":0},"citationItems":[{"id":2778,"uris":["http://zotero.org/users/878981/items/FKYS6N8W"],"uri":["http://zotero.org/users/878981/items/FKYS6N8W"],"itemData":{"id":2778,"type":"article-journal","container-title":"Conservation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206B19">
        <w:rPr>
          <w:rFonts w:ascii="Times New Roman" w:hAnsi="Times New Roman" w:cs="Times New Roman"/>
          <w:sz w:val="24"/>
          <w:szCs w:val="24"/>
        </w:rPr>
        <w:fldChar w:fldCharType="separate"/>
      </w:r>
      <w:r w:rsidR="00206B19" w:rsidRPr="00206B19">
        <w:rPr>
          <w:rFonts w:ascii="Times New Roman" w:hAnsi="Times New Roman" w:cs="Times New Roman"/>
          <w:sz w:val="24"/>
          <w:szCs w:val="24"/>
          <w:vertAlign w:val="superscript"/>
        </w:rPr>
        <w:t>25</w:t>
      </w:r>
      <w:r w:rsidR="00206B19">
        <w:rPr>
          <w:rFonts w:ascii="Times New Roman" w:hAnsi="Times New Roman" w:cs="Times New Roman"/>
          <w:sz w:val="24"/>
          <w:szCs w:val="24"/>
        </w:rPr>
        <w:fldChar w:fldCharType="end"/>
      </w:r>
      <w:r w:rsidR="00CA5AB1">
        <w:rPr>
          <w:rFonts w:ascii="Times New Roman" w:hAnsi="Times New Roman" w:cs="Times New Roman"/>
          <w:sz w:val="24"/>
          <w:szCs w:val="24"/>
        </w:rPr>
        <w:t>.</w:t>
      </w:r>
      <w:r w:rsidR="0058173B">
        <w:rPr>
          <w:rFonts w:ascii="Times New Roman" w:hAnsi="Times New Roman" w:cs="Times New Roman"/>
          <w:sz w:val="24"/>
          <w:szCs w:val="24"/>
        </w:rPr>
        <w:t xml:space="preserve"> </w:t>
      </w:r>
      <w:r>
        <w:rPr>
          <w:rFonts w:ascii="Times New Roman" w:hAnsi="Times New Roman" w:cs="Times New Roman"/>
          <w:sz w:val="24"/>
          <w:szCs w:val="24"/>
        </w:rPr>
        <w:t xml:space="preserve"> In contrast, countries at high risk from climate, land-use, and governance change, especially those with high endemism, for example in northern Oceania, have low difference between scenarios that incorporate </w:t>
      </w:r>
      <w:r w:rsidR="00AE77B6">
        <w:rPr>
          <w:rFonts w:ascii="Times New Roman" w:hAnsi="Times New Roman" w:cs="Times New Roman"/>
          <w:sz w:val="24"/>
          <w:szCs w:val="24"/>
        </w:rPr>
        <w:t xml:space="preserve">risk versus baseline. Given high and endemic biodiversity, and homogeneity of risk, these countries will require high </w:t>
      </w:r>
      <w:r w:rsidR="00AE77B6">
        <w:rPr>
          <w:rFonts w:ascii="Times New Roman" w:hAnsi="Times New Roman" w:cs="Times New Roman"/>
          <w:sz w:val="24"/>
          <w:szCs w:val="24"/>
        </w:rPr>
        <w:lastRenderedPageBreak/>
        <w:t xml:space="preserve">rates of protection, regardless. Moreover, some countries closer to reaching the 30% protection target, for example Brazil, which already has </w:t>
      </w:r>
      <w:r w:rsidR="00AE77B6" w:rsidRPr="00302429">
        <w:rPr>
          <w:rFonts w:ascii="Times New Roman" w:hAnsi="Times New Roman" w:cs="Times New Roman"/>
          <w:sz w:val="24"/>
          <w:szCs w:val="24"/>
          <w:highlight w:val="yellow"/>
        </w:rPr>
        <w:t>X</w:t>
      </w:r>
      <w:r w:rsidR="00AE77B6">
        <w:rPr>
          <w:rFonts w:ascii="Times New Roman" w:hAnsi="Times New Roman" w:cs="Times New Roman"/>
          <w:sz w:val="24"/>
          <w:szCs w:val="24"/>
        </w:rPr>
        <w:t xml:space="preserve"> of its land area protected, had lower differences between scenarios that incorporate risk versus baseline, despite having high climate, land-use, and governance risk. </w:t>
      </w:r>
      <w:r w:rsidR="00F61888">
        <w:rPr>
          <w:rFonts w:ascii="Times New Roman" w:hAnsi="Times New Roman" w:cs="Times New Roman"/>
          <w:sz w:val="24"/>
          <w:szCs w:val="24"/>
        </w:rPr>
        <w:t xml:space="preserve">This outlines the importance of further considering the effectiveness of existing protected areas in planning analyses, </w:t>
      </w:r>
      <w:r w:rsidR="00C27116">
        <w:rPr>
          <w:rFonts w:ascii="Times New Roman" w:hAnsi="Times New Roman" w:cs="Times New Roman"/>
          <w:sz w:val="24"/>
          <w:szCs w:val="24"/>
        </w:rPr>
        <w:t>where pressure from cropland conversion in tropical protected areas has increased to similar rates outside protected areas</w:t>
      </w:r>
      <w:r w:rsidR="00630B5C">
        <w:rPr>
          <w:rFonts w:ascii="Times New Roman" w:hAnsi="Times New Roman" w:cs="Times New Roman"/>
          <w:sz w:val="24"/>
          <w:szCs w:val="24"/>
        </w:rPr>
        <w:fldChar w:fldCharType="begin"/>
      </w:r>
      <w:r w:rsidR="00630B5C">
        <w:rPr>
          <w:rFonts w:ascii="Times New Roman" w:hAnsi="Times New Roman" w:cs="Times New Roman"/>
          <w:sz w:val="24"/>
          <w:szCs w:val="24"/>
        </w:rPr>
        <w:instrText xml:space="preserve"> ADDIN ZOTERO_ITEM CSL_CITATION {"citationID":"dDVgjpNK","properties":{"formattedCitation":"\\super 26\\nosupersub{}","plainCitation":"26","noteIndex":0},"citationItems":[{"id":2780,"uris":["http://zotero.org/users/878981/items/A2M6F94Q"],"uri":["http://zotero.org/users/878981/items/A2M6F94Q"],"itemData":{"id":2780,"type":"article-journal","container-title":"Proceedings of the National Academy of Sciences","issue":"46","note":"publisher: National Acad Sciences","page":"23209–23215","source":"Google Scholar","title":"A global-level assessment of the effectiveness of protected areas at resisting anthropogenic pressures","volume":"116","author":[{"family":"Geldmann","given":"Jonas"},{"family":"Manica","given":"Andrea"},{"family":"Burgess","given":"Neil D."},{"family":"Coad","given":"Lauren"},{"family":"Balmford","given":"Andrew"}],"issued":{"date-parts":[["2019"]]}}}],"schema":"https://github.com/citation-style-language/schema/raw/master/csl-citation.json"} </w:instrText>
      </w:r>
      <w:r w:rsidR="00630B5C">
        <w:rPr>
          <w:rFonts w:ascii="Times New Roman" w:hAnsi="Times New Roman" w:cs="Times New Roman"/>
          <w:sz w:val="24"/>
          <w:szCs w:val="24"/>
        </w:rPr>
        <w:fldChar w:fldCharType="separate"/>
      </w:r>
      <w:r w:rsidR="00630B5C" w:rsidRPr="00630B5C">
        <w:rPr>
          <w:rFonts w:ascii="Times New Roman" w:hAnsi="Times New Roman" w:cs="Times New Roman"/>
          <w:sz w:val="24"/>
          <w:szCs w:val="24"/>
          <w:vertAlign w:val="superscript"/>
        </w:rPr>
        <w:t>26</w:t>
      </w:r>
      <w:r w:rsidR="00630B5C">
        <w:rPr>
          <w:rFonts w:ascii="Times New Roman" w:hAnsi="Times New Roman" w:cs="Times New Roman"/>
          <w:sz w:val="24"/>
          <w:szCs w:val="24"/>
        </w:rPr>
        <w:fldChar w:fldCharType="end"/>
      </w:r>
      <w:r w:rsidR="00C27116">
        <w:rPr>
          <w:rFonts w:ascii="Times New Roman" w:hAnsi="Times New Roman" w:cs="Times New Roman"/>
          <w:sz w:val="24"/>
          <w:szCs w:val="24"/>
        </w:rPr>
        <w:t>.</w:t>
      </w:r>
    </w:p>
    <w:p w14:paraId="2E5DFBEA" w14:textId="6A24961D" w:rsidR="00DF7F0C" w:rsidRDefault="008921E1" w:rsidP="00CA5AB1">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Comparing prioritization results across the 14 global biomes revealed considerable variation in biome representation across scenarios (Figure 3). </w:t>
      </w:r>
      <w:r w:rsidRPr="001459A1">
        <w:rPr>
          <w:rFonts w:ascii="Times New Roman" w:hAnsi="Times New Roman" w:cs="Times New Roman"/>
          <w:sz w:val="24"/>
          <w:szCs w:val="24"/>
        </w:rPr>
        <w:t xml:space="preserve">The most pronounced variation was for temperate conifer forests with a total variation of 9.1% of biome area, ranging from </w:t>
      </w:r>
      <w:commentRangeStart w:id="31"/>
      <w:r w:rsidRPr="001459A1">
        <w:rPr>
          <w:rFonts w:ascii="Times New Roman" w:hAnsi="Times New Roman" w:cs="Times New Roman"/>
          <w:sz w:val="24"/>
          <w:szCs w:val="24"/>
        </w:rPr>
        <w:t xml:space="preserve">31.8% for the baseline scenario, to 39.5% for </w:t>
      </w:r>
      <w:commentRangeEnd w:id="31"/>
      <w:r w:rsidR="00753412">
        <w:rPr>
          <w:rStyle w:val="CommentReference"/>
        </w:rPr>
        <w:commentReference w:id="31"/>
      </w:r>
      <w:r w:rsidRPr="001459A1">
        <w:rPr>
          <w:rFonts w:ascii="Times New Roman" w:hAnsi="Times New Roman" w:cs="Times New Roman"/>
          <w:sz w:val="24"/>
          <w:szCs w:val="24"/>
        </w:rPr>
        <w:t xml:space="preserve">the scenario incorporating governance and land use constraints. Mangroves had the second highest total variation of 6.5%, ranging from 36.8% of the biome areas for the scenario only considering governance constraints, to 43.2% for the scenario only considering the land use constraint. </w:t>
      </w:r>
      <w:r w:rsidR="00753412">
        <w:rPr>
          <w:rFonts w:ascii="Times New Roman" w:hAnsi="Times New Roman" w:cs="Times New Roman"/>
          <w:sz w:val="24"/>
          <w:szCs w:val="24"/>
        </w:rPr>
        <w:t>Both temperate conifer forests and mangroves are relatively small biomes</w:t>
      </w:r>
      <w:r w:rsidR="00153646">
        <w:rPr>
          <w:rFonts w:ascii="Times New Roman" w:hAnsi="Times New Roman" w:cs="Times New Roman"/>
          <w:sz w:val="24"/>
          <w:szCs w:val="24"/>
        </w:rPr>
        <w:t xml:space="preserve"> and both are highly threatened by land-use and climate </w:t>
      </w:r>
      <w:commentRangeStart w:id="32"/>
      <w:r w:rsidR="00153646">
        <w:rPr>
          <w:rFonts w:ascii="Times New Roman" w:hAnsi="Times New Roman" w:cs="Times New Roman"/>
          <w:sz w:val="24"/>
          <w:szCs w:val="24"/>
        </w:rPr>
        <w:t>change</w:t>
      </w:r>
      <w:commentRangeEnd w:id="32"/>
      <w:r w:rsidR="00153646">
        <w:rPr>
          <w:rStyle w:val="CommentReference"/>
        </w:rPr>
        <w:commentReference w:id="32"/>
      </w:r>
      <w:r w:rsidR="00310424">
        <w:rPr>
          <w:rFonts w:ascii="Times New Roman" w:hAnsi="Times New Roman" w:cs="Times New Roman"/>
          <w:sz w:val="24"/>
          <w:szCs w:val="24"/>
        </w:rPr>
        <w:fldChar w:fldCharType="begin"/>
      </w:r>
      <w:r w:rsidR="00CD2F9A">
        <w:rPr>
          <w:rFonts w:ascii="Times New Roman" w:hAnsi="Times New Roman" w:cs="Times New Roman"/>
          <w:sz w:val="24"/>
          <w:szCs w:val="24"/>
        </w:rPr>
        <w:instrText xml:space="preserve"> ADDIN ZOTERO_ITEM CSL_CITATION {"citationID":"mATL9WLW","properties":{"formattedCitation":"\\super 27,28\\nosupersub{}","plainCitation":"27,28","noteIndex":0},"citationItems":[{"id":2783,"uris":["http://zotero.org/users/878981/items/X282ES6G"],"uri":["http://zotero.org/users/878981/items/X282ES6G"],"itemData":{"id":2783,"type":"article-journal","container-title":"Science","issue":"5834","page":"41–42","source":"Google Scholar","title":"A world without mangroves?","volume":"317","author":[{"family":"Duke","given":"Norman C."},{"family":"Meynecke","given":"Jan-Olaf"},{"family":"Dittmann","given":"Sabine"},{"family":"Ellison","given":"Aaron M."},{"family":"Anger","given":"Klaus"},{"family":"Berger","given":"Uta"},{"family":"Cannicci","given":"Stefano"},{"family":"Diele","given":"Karen"},{"family":"Ewel","given":"Katherine C."},{"family":"Field","given":"Colin D."}],"issued":{"date-parts":[["2007"]]}}},{"id":2785,"uris":["http://zotero.org/users/878981/items/UGEHBUYS"],"uri":["http://zotero.org/users/878981/items/UGEHBUYS"],"itemData":{"id":2785,"type":"article-journal","container-title":"Frontiers in Ecology and the Environment","issue":"5","note":"publisher: Wiley Online Library","page":"265–272","source":"Google Scholar","title":"Interval squeeze: altered fire regimes and demographic responses interact to threaten woody species persistence as climate changes","title-short":"Interval squeeze","volume":"13","author":[{"family":"Enright","given":"Neal J."},{"family":"Fontaine","given":"Joseph B."},{"family":"Bowman","given":"David MJS"},{"family":"Bradstock","given":"Ross A."},{"family":"Williams","given":"Richard J."}],"issued":{"date-parts":[["2015"]]}}}],"schema":"https://github.com/citation-style-language/schema/raw/master/csl-citation.json"} </w:instrText>
      </w:r>
      <w:r w:rsidR="00310424">
        <w:rPr>
          <w:rFonts w:ascii="Times New Roman" w:hAnsi="Times New Roman" w:cs="Times New Roman"/>
          <w:sz w:val="24"/>
          <w:szCs w:val="24"/>
        </w:rPr>
        <w:fldChar w:fldCharType="separate"/>
      </w:r>
      <w:r w:rsidR="00CD2F9A" w:rsidRPr="00CD2F9A">
        <w:rPr>
          <w:rFonts w:ascii="Times New Roman" w:hAnsi="Times New Roman" w:cs="Times New Roman"/>
          <w:sz w:val="24"/>
          <w:szCs w:val="24"/>
          <w:vertAlign w:val="superscript"/>
        </w:rPr>
        <w:t>27,28</w:t>
      </w:r>
      <w:r w:rsidR="00310424">
        <w:rPr>
          <w:rFonts w:ascii="Times New Roman" w:hAnsi="Times New Roman" w:cs="Times New Roman"/>
          <w:sz w:val="24"/>
          <w:szCs w:val="24"/>
        </w:rPr>
        <w:fldChar w:fldCharType="end"/>
      </w:r>
      <w:r w:rsidR="00153646">
        <w:rPr>
          <w:rFonts w:ascii="Times New Roman" w:hAnsi="Times New Roman" w:cs="Times New Roman"/>
          <w:sz w:val="24"/>
          <w:szCs w:val="24"/>
        </w:rPr>
        <w:t>.</w:t>
      </w:r>
      <w:r w:rsidRPr="001459A1">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9AC5458" w14:textId="48622085" w:rsidR="00CA5AB1" w:rsidRPr="00CA5AB1" w:rsidRDefault="00CA5AB1" w:rsidP="00CA5AB1">
      <w:pPr>
        <w:keepNext/>
        <w:spacing w:line="480" w:lineRule="auto"/>
        <w:ind w:firstLine="720"/>
        <w:rPr>
          <w:ins w:id="33" w:author="Joseph Bennett" w:date="2020-04-14T08:35:00Z"/>
          <w:rFonts w:ascii="Times New Roman" w:hAnsi="Times New Roman" w:cs="Times New Roman"/>
          <w:b/>
          <w:sz w:val="24"/>
          <w:szCs w:val="24"/>
        </w:rPr>
      </w:pPr>
      <w:r w:rsidRPr="00CA5AB1">
        <w:rPr>
          <w:rFonts w:ascii="Times New Roman" w:hAnsi="Times New Roman" w:cs="Times New Roman"/>
          <w:b/>
          <w:sz w:val="24"/>
          <w:szCs w:val="24"/>
        </w:rPr>
        <w:t>Conclusion</w:t>
      </w:r>
    </w:p>
    <w:p w14:paraId="0AB7E68F" w14:textId="7958FE6E" w:rsidR="0053396D" w:rsidRDefault="008F434D" w:rsidP="0058173B">
      <w:pPr>
        <w:spacing w:before="240" w:after="0" w:line="480" w:lineRule="auto"/>
        <w:ind w:firstLine="720"/>
        <w:rPr>
          <w:rFonts w:ascii="Times New Roman" w:eastAsia="Arial" w:hAnsi="Times New Roman" w:cs="Times New Roman"/>
          <w:color w:val="000000"/>
          <w:sz w:val="24"/>
          <w:szCs w:val="24"/>
        </w:rPr>
      </w:pPr>
      <w:r>
        <w:rPr>
          <w:rFonts w:ascii="Times New Roman" w:hAnsi="Times New Roman" w:cs="Times New Roman"/>
          <w:sz w:val="24"/>
          <w:szCs w:val="24"/>
        </w:rPr>
        <w:t>We</w:t>
      </w:r>
      <w:r w:rsidR="00D72C4F">
        <w:rPr>
          <w:rFonts w:ascii="Times New Roman" w:hAnsi="Times New Roman" w:cs="Times New Roman"/>
          <w:sz w:val="24"/>
          <w:szCs w:val="24"/>
        </w:rPr>
        <w:t xml:space="preserve"> note that our specific metrics of </w:t>
      </w:r>
      <w:r w:rsidR="0058173B">
        <w:rPr>
          <w:rFonts w:ascii="Times New Roman" w:hAnsi="Times New Roman" w:cs="Times New Roman"/>
          <w:sz w:val="24"/>
          <w:szCs w:val="24"/>
        </w:rPr>
        <w:t>risk</w:t>
      </w:r>
      <w:r w:rsidR="005564A9">
        <w:rPr>
          <w:rFonts w:ascii="Times New Roman" w:hAnsi="Times New Roman" w:cs="Times New Roman"/>
          <w:sz w:val="24"/>
          <w:szCs w:val="24"/>
        </w:rPr>
        <w:t xml:space="preserve"> </w:t>
      </w:r>
      <w:r w:rsidR="00B15588">
        <w:rPr>
          <w:rFonts w:ascii="Times New Roman" w:hAnsi="Times New Roman" w:cs="Times New Roman"/>
          <w:sz w:val="24"/>
          <w:szCs w:val="24"/>
        </w:rPr>
        <w:t xml:space="preserve">are intended as examples, used to demonstrate the importance of considering </w:t>
      </w:r>
      <w:r w:rsidR="00E47D07">
        <w:rPr>
          <w:rFonts w:ascii="Times New Roman" w:hAnsi="Times New Roman" w:cs="Times New Roman"/>
          <w:sz w:val="24"/>
          <w:szCs w:val="24"/>
        </w:rPr>
        <w:t>governance</w:t>
      </w:r>
      <w:r w:rsidR="00B15588">
        <w:rPr>
          <w:rFonts w:ascii="Times New Roman" w:hAnsi="Times New Roman" w:cs="Times New Roman"/>
          <w:sz w:val="24"/>
          <w:szCs w:val="24"/>
        </w:rPr>
        <w:t xml:space="preserve">, land use and climate </w:t>
      </w:r>
      <w:r w:rsidR="0058173B">
        <w:rPr>
          <w:rFonts w:ascii="Times New Roman" w:hAnsi="Times New Roman" w:cs="Times New Roman"/>
          <w:sz w:val="24"/>
          <w:szCs w:val="24"/>
        </w:rPr>
        <w:t>change</w:t>
      </w:r>
      <w:r w:rsidR="00A55D79">
        <w:rPr>
          <w:rFonts w:ascii="Times New Roman" w:hAnsi="Times New Roman" w:cs="Times New Roman"/>
          <w:sz w:val="24"/>
          <w:szCs w:val="24"/>
        </w:rPr>
        <w:t xml:space="preserve"> </w:t>
      </w:r>
      <w:r w:rsidR="00B15588">
        <w:rPr>
          <w:rFonts w:ascii="Times New Roman" w:hAnsi="Times New Roman" w:cs="Times New Roman"/>
          <w:sz w:val="24"/>
          <w:szCs w:val="24"/>
        </w:rPr>
        <w:t xml:space="preserve">in combination. Our framework is flexible, allowing conservation agencies looking to set </w:t>
      </w:r>
      <w:r w:rsidR="0058173B">
        <w:rPr>
          <w:rFonts w:ascii="Times New Roman" w:hAnsi="Times New Roman" w:cs="Times New Roman"/>
          <w:sz w:val="24"/>
          <w:szCs w:val="24"/>
        </w:rPr>
        <w:t xml:space="preserve">priorities from the </w:t>
      </w:r>
      <w:r w:rsidR="00B15588">
        <w:rPr>
          <w:rFonts w:ascii="Times New Roman" w:hAnsi="Times New Roman" w:cs="Times New Roman"/>
          <w:sz w:val="24"/>
          <w:szCs w:val="24"/>
        </w:rPr>
        <w:t xml:space="preserve">global </w:t>
      </w:r>
      <w:r w:rsidR="0058173B">
        <w:rPr>
          <w:rFonts w:ascii="Times New Roman" w:hAnsi="Times New Roman" w:cs="Times New Roman"/>
          <w:sz w:val="24"/>
          <w:szCs w:val="24"/>
        </w:rPr>
        <w:t>to local scale</w:t>
      </w:r>
      <w:r w:rsidR="00CC24E1">
        <w:rPr>
          <w:rFonts w:ascii="Times New Roman" w:hAnsi="Times New Roman" w:cs="Times New Roman"/>
          <w:sz w:val="24"/>
          <w:szCs w:val="24"/>
        </w:rPr>
        <w:t xml:space="preserve"> </w:t>
      </w:r>
      <w:r w:rsidR="00CA5AB1">
        <w:rPr>
          <w:rFonts w:ascii="Times New Roman" w:hAnsi="Times New Roman" w:cs="Times New Roman"/>
          <w:sz w:val="24"/>
          <w:szCs w:val="24"/>
        </w:rPr>
        <w:t>to</w:t>
      </w:r>
      <w:r w:rsidR="0058173B">
        <w:rPr>
          <w:rFonts w:ascii="Times New Roman" w:hAnsi="Times New Roman" w:cs="Times New Roman"/>
          <w:sz w:val="24"/>
          <w:szCs w:val="24"/>
        </w:rPr>
        <w:t xml:space="preserve"> inco</w:t>
      </w:r>
      <w:r w:rsidR="00CA5AB1">
        <w:rPr>
          <w:rFonts w:ascii="Times New Roman" w:hAnsi="Times New Roman" w:cs="Times New Roman"/>
          <w:sz w:val="24"/>
          <w:szCs w:val="24"/>
        </w:rPr>
        <w:t>r</w:t>
      </w:r>
      <w:r w:rsidR="0058173B">
        <w:rPr>
          <w:rFonts w:ascii="Times New Roman" w:hAnsi="Times New Roman" w:cs="Times New Roman"/>
          <w:sz w:val="24"/>
          <w:szCs w:val="24"/>
        </w:rPr>
        <w:t>porate</w:t>
      </w:r>
      <w:r w:rsidR="00B15588">
        <w:rPr>
          <w:rFonts w:ascii="Times New Roman" w:hAnsi="Times New Roman" w:cs="Times New Roman"/>
          <w:sz w:val="24"/>
          <w:szCs w:val="24"/>
        </w:rPr>
        <w:t xml:space="preserve"> different metrics. </w:t>
      </w:r>
      <w:r w:rsidR="00CC24E1">
        <w:rPr>
          <w:rFonts w:ascii="Times New Roman" w:hAnsi="Times New Roman" w:cs="Times New Roman"/>
          <w:sz w:val="24"/>
          <w:szCs w:val="24"/>
        </w:rPr>
        <w:t xml:space="preserve">It is also important to note that </w:t>
      </w:r>
      <w:r w:rsidR="0014008B">
        <w:rPr>
          <w:rFonts w:ascii="Times New Roman" w:eastAsia="Arial" w:hAnsi="Times New Roman" w:cs="Times New Roman"/>
          <w:color w:val="000000"/>
          <w:sz w:val="24"/>
          <w:szCs w:val="24"/>
        </w:rPr>
        <w:t>[</w:t>
      </w:r>
      <w:commentRangeStart w:id="34"/>
      <w:commentRangeStart w:id="35"/>
      <w:commentRangeStart w:id="36"/>
      <w:r w:rsidR="0014008B" w:rsidRPr="009200A4">
        <w:rPr>
          <w:rFonts w:ascii="Times New Roman" w:eastAsia="Arial" w:hAnsi="Times New Roman" w:cs="Times New Roman"/>
          <w:color w:val="000000"/>
          <w:sz w:val="24"/>
          <w:szCs w:val="24"/>
          <w:highlight w:val="yellow"/>
        </w:rPr>
        <w:t>2 SENTENCES ON WHAT PREVIOUS ANALYSES HAVE DONE? SOME HAVE CONSIDERED EACH OF THESE THINGS SEPARATELY, NONE HAVE CONSIDERED ALLTOGETHER</w:t>
      </w:r>
      <w:commentRangeEnd w:id="34"/>
      <w:r w:rsidR="00C40F58">
        <w:rPr>
          <w:rStyle w:val="CommentReference"/>
        </w:rPr>
        <w:commentReference w:id="34"/>
      </w:r>
      <w:commentRangeEnd w:id="35"/>
      <w:r w:rsidR="005E7560">
        <w:rPr>
          <w:rStyle w:val="CommentReference"/>
        </w:rPr>
        <w:commentReference w:id="35"/>
      </w:r>
      <w:commentRangeEnd w:id="36"/>
      <w:r w:rsidR="00131DB0">
        <w:rPr>
          <w:rStyle w:val="CommentReference"/>
        </w:rPr>
        <w:commentReference w:id="36"/>
      </w:r>
      <w:r w:rsidR="0014008B" w:rsidRPr="009200A4">
        <w:rPr>
          <w:rFonts w:ascii="Times New Roman" w:eastAsia="Arial" w:hAnsi="Times New Roman" w:cs="Times New Roman"/>
          <w:color w:val="000000"/>
          <w:sz w:val="24"/>
          <w:szCs w:val="24"/>
          <w:highlight w:val="yellow"/>
        </w:rPr>
        <w:t>?]</w:t>
      </w:r>
      <w:r w:rsidR="0014008B">
        <w:rPr>
          <w:rFonts w:ascii="Times New Roman" w:eastAsia="Arial" w:hAnsi="Times New Roman" w:cs="Times New Roman"/>
          <w:color w:val="000000"/>
          <w:sz w:val="24"/>
          <w:szCs w:val="24"/>
        </w:rPr>
        <w:t xml:space="preserve"> Our results show that protected area expansion decisions can be profoundly influenced by all three </w:t>
      </w:r>
      <w:r w:rsidR="0014008B">
        <w:rPr>
          <w:rFonts w:ascii="Times New Roman" w:eastAsia="Arial" w:hAnsi="Times New Roman" w:cs="Times New Roman"/>
          <w:color w:val="000000"/>
          <w:sz w:val="24"/>
          <w:szCs w:val="24"/>
        </w:rPr>
        <w:lastRenderedPageBreak/>
        <w:t xml:space="preserve">factors. Where data are on these or other factors that may affect the effectiveness of biodiversity protection are available and reasonably reliable, we argue that they should therefore be used together to support decisions for resilient protected area networks. Our framework and methods can allow management agencies to </w:t>
      </w:r>
      <w:r w:rsidR="00761873">
        <w:rPr>
          <w:rFonts w:ascii="Times New Roman" w:eastAsia="Arial" w:hAnsi="Times New Roman" w:cs="Times New Roman"/>
          <w:color w:val="000000"/>
          <w:sz w:val="24"/>
          <w:szCs w:val="24"/>
        </w:rPr>
        <w:t xml:space="preserve">do so, and also to explore the </w:t>
      </w:r>
      <w:r w:rsidR="001B7F3C">
        <w:rPr>
          <w:rFonts w:ascii="Times New Roman" w:eastAsia="Arial" w:hAnsi="Times New Roman" w:cs="Times New Roman"/>
          <w:color w:val="000000"/>
          <w:sz w:val="24"/>
          <w:szCs w:val="24"/>
        </w:rPr>
        <w:t xml:space="preserve">influence of individual parameters on decisions. </w:t>
      </w:r>
    </w:p>
    <w:p w14:paraId="4733F01B" w14:textId="544AE78E" w:rsidR="00FF2FEB" w:rsidRDefault="007C4F4E" w:rsidP="003067E7">
      <w:pPr>
        <w:spacing w:before="240" w:after="0" w:line="480" w:lineRule="auto"/>
        <w:rPr>
          <w:rFonts w:ascii="Times New Roman" w:eastAsia="Arial" w:hAnsi="Times New Roman" w:cs="Times New Roman"/>
          <w:color w:val="000000"/>
          <w:sz w:val="24"/>
          <w:szCs w:val="24"/>
        </w:rPr>
      </w:pPr>
      <w:commentRangeStart w:id="37"/>
      <w:r>
        <w:rPr>
          <w:rFonts w:ascii="Times New Roman" w:eastAsia="Arial" w:hAnsi="Times New Roman" w:cs="Times New Roman"/>
          <w:color w:val="000000"/>
          <w:sz w:val="24"/>
          <w:szCs w:val="24"/>
        </w:rPr>
        <w:t>Our</w:t>
      </w:r>
      <w:commentRangeEnd w:id="37"/>
      <w:r w:rsidR="00124ECC">
        <w:rPr>
          <w:rStyle w:val="CommentReference"/>
        </w:rPr>
        <w:commentReference w:id="37"/>
      </w:r>
      <w:r>
        <w:rPr>
          <w:rFonts w:ascii="Times New Roman" w:eastAsia="Arial" w:hAnsi="Times New Roman" w:cs="Times New Roman"/>
          <w:color w:val="000000"/>
          <w:sz w:val="24"/>
          <w:szCs w:val="24"/>
        </w:rPr>
        <w:t xml:space="preserve"> example of protecting 30% of the ranges for threatened species globally suggests that accounting for </w:t>
      </w:r>
      <w:r w:rsidR="00601170">
        <w:rPr>
          <w:rFonts w:ascii="Times New Roman" w:eastAsia="Arial" w:hAnsi="Times New Roman" w:cs="Times New Roman"/>
          <w:color w:val="000000"/>
          <w:sz w:val="24"/>
          <w:szCs w:val="24"/>
        </w:rPr>
        <w:t xml:space="preserve">anthropogenic </w:t>
      </w:r>
      <w:r>
        <w:rPr>
          <w:rFonts w:ascii="Times New Roman" w:eastAsia="Arial" w:hAnsi="Times New Roman" w:cs="Times New Roman"/>
          <w:color w:val="000000"/>
          <w:sz w:val="24"/>
          <w:szCs w:val="24"/>
        </w:rPr>
        <w:t xml:space="preserve">pressures and uncertainties can greatly influence conservation decisions, especially in areas where specific pressures predominate. </w:t>
      </w:r>
      <w:r w:rsidR="00B9147C">
        <w:rPr>
          <w:rFonts w:ascii="Times New Roman" w:eastAsia="Arial" w:hAnsi="Times New Roman" w:cs="Times New Roman"/>
          <w:color w:val="000000"/>
          <w:sz w:val="24"/>
          <w:szCs w:val="24"/>
        </w:rPr>
        <w:t>We</w:t>
      </w:r>
      <w:r w:rsidR="007778E4">
        <w:rPr>
          <w:rFonts w:ascii="Times New Roman" w:eastAsia="Arial" w:hAnsi="Times New Roman" w:cs="Times New Roman"/>
          <w:color w:val="000000"/>
          <w:sz w:val="24"/>
          <w:szCs w:val="24"/>
        </w:rPr>
        <w:t xml:space="preserve"> </w:t>
      </w:r>
      <w:r w:rsidR="00B9147C">
        <w:rPr>
          <w:rFonts w:ascii="Times New Roman" w:eastAsia="Arial" w:hAnsi="Times New Roman" w:cs="Times New Roman"/>
          <w:color w:val="000000"/>
          <w:sz w:val="24"/>
          <w:szCs w:val="24"/>
        </w:rPr>
        <w:t>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sidR="00B9147C">
        <w:rPr>
          <w:rFonts w:ascii="Times New Roman" w:eastAsia="Arial" w:hAnsi="Times New Roman" w:cs="Times New Roman"/>
          <w:color w:val="000000"/>
          <w:sz w:val="24"/>
          <w:szCs w:val="24"/>
        </w:rPr>
        <w:t>s biodiversity in the face of the current extinction and climate crises.</w:t>
      </w:r>
    </w:p>
    <w:p w14:paraId="1613EE7D" w14:textId="078B0F14" w:rsidR="00B410C9" w:rsidRDefault="00B410C9" w:rsidP="00CA5AB1">
      <w:pPr>
        <w:spacing w:before="240" w:after="0" w:line="480" w:lineRule="auto"/>
        <w:rPr>
          <w:rFonts w:ascii="Times New Roman" w:hAnsi="Times New Roman" w:cs="Times New Roman"/>
          <w:sz w:val="24"/>
          <w:szCs w:val="24"/>
        </w:rPr>
      </w:pPr>
      <w:r>
        <w:rPr>
          <w:rFonts w:ascii="Times New Roman" w:hAnsi="Times New Roman" w:cs="Times New Roman"/>
          <w:sz w:val="24"/>
          <w:szCs w:val="24"/>
        </w:rPr>
        <w:t>Range of goals for protected areas, in some cases it may be more beneficial to protect riskier areas than safer areas</w:t>
      </w:r>
      <w:r w:rsidR="00B90F36">
        <w:rPr>
          <w:rFonts w:ascii="Times New Roman" w:hAnsi="Times New Roman" w:cs="Times New Roman"/>
          <w:sz w:val="24"/>
          <w:szCs w:val="24"/>
        </w:rPr>
        <w:fldChar w:fldCharType="begin"/>
      </w:r>
      <w:r w:rsidR="00B90F36">
        <w:rPr>
          <w:rFonts w:ascii="Times New Roman" w:hAnsi="Times New Roman" w:cs="Times New Roman"/>
          <w:sz w:val="24"/>
          <w:szCs w:val="24"/>
        </w:rPr>
        <w:instrText xml:space="preserve"> ADDIN ZOTERO_ITEM CSL_CITATION {"citationID":"HrRjknfa","properties":{"formattedCitation":"\\super 29\\nosupersub{}","plainCitation":"29","noteIndex":0},"citationItems":[{"id":2786,"uris":["http://zotero.org/users/878981/items/WZFGHI7U"],"uri":["http://zotero.org/users/878981/items/WZFGHI7U"],"itemData":{"id":2786,"type":"article-journal","container-title":"Conservation Biology","issue":"6","note":"publisher: Wiley Online Library","page":"1619–1629","source":"Google Scholar","title":"Should we protect the strong or the weak? Risk, resilience, and the selection of marine protected areas","title-short":"Should we protect the strong or the weak?","volume":"22","author":[{"family":"Game","given":"Edward T."},{"family":"McDonald-Madden","given":"E. V. E."},{"family":"Puotinen","given":"Marji L."},{"family":"Possingham","given":"Hugh P."}],"issued":{"date-parts":[["2008"]]}}}],"schema":"https://github.com/citation-style-language/schema/raw/master/csl-citation.json"} </w:instrText>
      </w:r>
      <w:r w:rsidR="00B90F36">
        <w:rPr>
          <w:rFonts w:ascii="Times New Roman" w:hAnsi="Times New Roman" w:cs="Times New Roman"/>
          <w:sz w:val="24"/>
          <w:szCs w:val="24"/>
        </w:rPr>
        <w:fldChar w:fldCharType="separate"/>
      </w:r>
      <w:r w:rsidR="00B90F36" w:rsidRPr="00B90F36">
        <w:rPr>
          <w:rFonts w:ascii="Times New Roman" w:hAnsi="Times New Roman" w:cs="Times New Roman"/>
          <w:sz w:val="24"/>
          <w:szCs w:val="24"/>
          <w:vertAlign w:val="superscript"/>
        </w:rPr>
        <w:t>29</w:t>
      </w:r>
      <w:r w:rsidR="00B90F36">
        <w:rPr>
          <w:rFonts w:ascii="Times New Roman" w:hAnsi="Times New Roman" w:cs="Times New Roman"/>
          <w:sz w:val="24"/>
          <w:szCs w:val="24"/>
        </w:rPr>
        <w:fldChar w:fldCharType="end"/>
      </w:r>
      <w:r>
        <w:rPr>
          <w:rFonts w:ascii="Times New Roman" w:hAnsi="Times New Roman" w:cs="Times New Roman"/>
          <w:sz w:val="24"/>
          <w:szCs w:val="24"/>
        </w:rPr>
        <w:t>.</w:t>
      </w:r>
    </w:p>
    <w:p w14:paraId="51273B13" w14:textId="7C19B849" w:rsidR="00357294" w:rsidRPr="00B02D09" w:rsidRDefault="00357294" w:rsidP="003067E7">
      <w:pPr>
        <w:spacing w:before="240" w:after="0" w:line="480" w:lineRule="auto"/>
        <w:rPr>
          <w:rFonts w:ascii="Times New Roman" w:hAnsi="Times New Roman" w:cs="Times New Roman"/>
          <w:b/>
          <w:bCs/>
          <w:sz w:val="24"/>
          <w:szCs w:val="24"/>
        </w:rPr>
      </w:pPr>
      <w:r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1E8D440C" w14:textId="77777777" w:rsidR="00B90F36" w:rsidRPr="00B90F36" w:rsidRDefault="00FD4603" w:rsidP="00B90F36">
      <w:pPr>
        <w:pStyle w:val="Bibliography"/>
        <w:rPr>
          <w:rFonts w:ascii="Times New Roman" w:hAnsi="Times New Roman" w:cs="Times New Roman"/>
        </w:rPr>
      </w:pPr>
      <w:r w:rsidRPr="003432B5">
        <w:fldChar w:fldCharType="begin"/>
      </w:r>
      <w:r w:rsidR="00674956">
        <w:instrText xml:space="preserve"> ADDIN ZOTERO_BIBL {"uncited":[],"omitted":[],"custom":[]} CSL_BIBLIOGRAPHY </w:instrText>
      </w:r>
      <w:r w:rsidRPr="003432B5">
        <w:fldChar w:fldCharType="separate"/>
      </w:r>
      <w:r w:rsidR="00B90F36" w:rsidRPr="00B90F36">
        <w:rPr>
          <w:rFonts w:ascii="Times New Roman" w:hAnsi="Times New Roman" w:cs="Times New Roman"/>
        </w:rPr>
        <w:t>1.</w:t>
      </w:r>
      <w:r w:rsidR="00B90F36" w:rsidRPr="00B90F36">
        <w:rPr>
          <w:rFonts w:ascii="Times New Roman" w:hAnsi="Times New Roman" w:cs="Times New Roman"/>
        </w:rPr>
        <w:tab/>
        <w:t xml:space="preserve">Brondizio, E. S., Settele, J., Díaz, S. &amp; Ngo, H. T. Global assessment report on biodiversity and ecosystem services of the Intergovernmental Science-Policy Platform on Biodiversity and Ecosystem Services. </w:t>
      </w:r>
      <w:r w:rsidR="00B90F36" w:rsidRPr="00B90F36">
        <w:rPr>
          <w:rFonts w:ascii="Times New Roman" w:hAnsi="Times New Roman" w:cs="Times New Roman"/>
          <w:i/>
          <w:iCs/>
        </w:rPr>
        <w:t>IPBES Secretariat</w:t>
      </w:r>
      <w:r w:rsidR="00B90F36" w:rsidRPr="00B90F36">
        <w:rPr>
          <w:rFonts w:ascii="Times New Roman" w:hAnsi="Times New Roman" w:cs="Times New Roman"/>
        </w:rPr>
        <w:t xml:space="preserve"> (2019).</w:t>
      </w:r>
    </w:p>
    <w:p w14:paraId="2C78394E"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w:t>
      </w:r>
      <w:r w:rsidRPr="00B90F36">
        <w:rPr>
          <w:rFonts w:ascii="Times New Roman" w:hAnsi="Times New Roman" w:cs="Times New Roman"/>
        </w:rPr>
        <w:tab/>
        <w:t xml:space="preserve">Rosenberg, K. V. </w:t>
      </w:r>
      <w:r w:rsidRPr="00B90F36">
        <w:rPr>
          <w:rFonts w:ascii="Times New Roman" w:hAnsi="Times New Roman" w:cs="Times New Roman"/>
          <w:i/>
          <w:iCs/>
        </w:rPr>
        <w:t>et al.</w:t>
      </w:r>
      <w:r w:rsidRPr="00B90F36">
        <w:rPr>
          <w:rFonts w:ascii="Times New Roman" w:hAnsi="Times New Roman" w:cs="Times New Roman"/>
        </w:rPr>
        <w:t xml:space="preserve"> Decline of the North American avifauna. </w:t>
      </w:r>
      <w:r w:rsidRPr="00B90F36">
        <w:rPr>
          <w:rFonts w:ascii="Times New Roman" w:hAnsi="Times New Roman" w:cs="Times New Roman"/>
          <w:i/>
          <w:iCs/>
        </w:rPr>
        <w:t>Science</w:t>
      </w:r>
      <w:r w:rsidRPr="00B90F36">
        <w:rPr>
          <w:rFonts w:ascii="Times New Roman" w:hAnsi="Times New Roman" w:cs="Times New Roman"/>
        </w:rPr>
        <w:t xml:space="preserve"> </w:t>
      </w:r>
      <w:r w:rsidRPr="00B90F36">
        <w:rPr>
          <w:rFonts w:ascii="Times New Roman" w:hAnsi="Times New Roman" w:cs="Times New Roman"/>
          <w:b/>
          <w:bCs/>
        </w:rPr>
        <w:t>366</w:t>
      </w:r>
      <w:r w:rsidRPr="00B90F36">
        <w:rPr>
          <w:rFonts w:ascii="Times New Roman" w:hAnsi="Times New Roman" w:cs="Times New Roman"/>
        </w:rPr>
        <w:t>, 120–124 (2019).</w:t>
      </w:r>
    </w:p>
    <w:p w14:paraId="1B3B40FA"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w:t>
      </w:r>
      <w:r w:rsidRPr="00B90F36">
        <w:rPr>
          <w:rFonts w:ascii="Times New Roman" w:hAnsi="Times New Roman" w:cs="Times New Roman"/>
        </w:rPr>
        <w:tab/>
        <w:t xml:space="preserve">Eklund, J. F. &amp; Cabeza-Jaimejuan, M. D. M. Quality of governance and effectiveness of protected areas: crucial concepts for conservation planning. </w:t>
      </w:r>
      <w:r w:rsidRPr="00B90F36">
        <w:rPr>
          <w:rFonts w:ascii="Times New Roman" w:hAnsi="Times New Roman" w:cs="Times New Roman"/>
          <w:i/>
          <w:iCs/>
        </w:rPr>
        <w:t>Annals of the New York Academy of Sciences</w:t>
      </w:r>
      <w:r w:rsidRPr="00B90F36">
        <w:rPr>
          <w:rFonts w:ascii="Times New Roman" w:hAnsi="Times New Roman" w:cs="Times New Roman"/>
        </w:rPr>
        <w:t xml:space="preserve"> (2017).</w:t>
      </w:r>
    </w:p>
    <w:p w14:paraId="4B386FEA"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4.</w:t>
      </w:r>
      <w:r w:rsidRPr="00B90F36">
        <w:rPr>
          <w:rFonts w:ascii="Times New Roman" w:hAnsi="Times New Roman" w:cs="Times New Roman"/>
        </w:rPr>
        <w:tab/>
        <w:t xml:space="preserve">Baynham-Herd, Z., Amano, T., Sutherland, W. J. &amp; Donald, P. F. Governance explains variation in national responses to the biodiversity crisis. </w:t>
      </w:r>
      <w:r w:rsidRPr="00B90F36">
        <w:rPr>
          <w:rFonts w:ascii="Times New Roman" w:hAnsi="Times New Roman" w:cs="Times New Roman"/>
          <w:i/>
          <w:iCs/>
        </w:rPr>
        <w:t>Environmental Conservation</w:t>
      </w:r>
      <w:r w:rsidRPr="00B90F36">
        <w:rPr>
          <w:rFonts w:ascii="Times New Roman" w:hAnsi="Times New Roman" w:cs="Times New Roman"/>
        </w:rPr>
        <w:t xml:space="preserve"> </w:t>
      </w:r>
      <w:r w:rsidRPr="00B90F36">
        <w:rPr>
          <w:rFonts w:ascii="Times New Roman" w:hAnsi="Times New Roman" w:cs="Times New Roman"/>
          <w:b/>
          <w:bCs/>
        </w:rPr>
        <w:t>45</w:t>
      </w:r>
      <w:r w:rsidRPr="00B90F36">
        <w:rPr>
          <w:rFonts w:ascii="Times New Roman" w:hAnsi="Times New Roman" w:cs="Times New Roman"/>
        </w:rPr>
        <w:t>, 407–418 (2018).</w:t>
      </w:r>
    </w:p>
    <w:p w14:paraId="4F2A4D95"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5.</w:t>
      </w:r>
      <w:r w:rsidRPr="00B90F36">
        <w:rPr>
          <w:rFonts w:ascii="Times New Roman" w:hAnsi="Times New Roman" w:cs="Times New Roman"/>
        </w:rPr>
        <w:tab/>
        <w:t xml:space="preserve">Hoffmann, S., Irl, S. D. &amp; Beierkuhnlein, C. Predicted climate shifts within terrestrial protected areas worldwide. </w:t>
      </w:r>
      <w:r w:rsidRPr="00B90F36">
        <w:rPr>
          <w:rFonts w:ascii="Times New Roman" w:hAnsi="Times New Roman" w:cs="Times New Roman"/>
          <w:i/>
          <w:iCs/>
        </w:rPr>
        <w:t>Nature communications</w:t>
      </w:r>
      <w:r w:rsidRPr="00B90F36">
        <w:rPr>
          <w:rFonts w:ascii="Times New Roman" w:hAnsi="Times New Roman" w:cs="Times New Roman"/>
        </w:rPr>
        <w:t xml:space="preserve"> </w:t>
      </w:r>
      <w:r w:rsidRPr="00B90F36">
        <w:rPr>
          <w:rFonts w:ascii="Times New Roman" w:hAnsi="Times New Roman" w:cs="Times New Roman"/>
          <w:b/>
          <w:bCs/>
        </w:rPr>
        <w:t>10</w:t>
      </w:r>
      <w:r w:rsidRPr="00B90F36">
        <w:rPr>
          <w:rFonts w:ascii="Times New Roman" w:hAnsi="Times New Roman" w:cs="Times New Roman"/>
        </w:rPr>
        <w:t>, 1–10 (2019).</w:t>
      </w:r>
    </w:p>
    <w:p w14:paraId="24EF2459"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6.</w:t>
      </w:r>
      <w:r w:rsidRPr="00B90F36">
        <w:rPr>
          <w:rFonts w:ascii="Times New Roman" w:hAnsi="Times New Roman" w:cs="Times New Roman"/>
        </w:rPr>
        <w:tab/>
        <w:t xml:space="preserve">Pouzols, F. M. </w:t>
      </w:r>
      <w:r w:rsidRPr="00B90F36">
        <w:rPr>
          <w:rFonts w:ascii="Times New Roman" w:hAnsi="Times New Roman" w:cs="Times New Roman"/>
          <w:i/>
          <w:iCs/>
        </w:rPr>
        <w:t>et al.</w:t>
      </w:r>
      <w:r w:rsidRPr="00B90F36">
        <w:rPr>
          <w:rFonts w:ascii="Times New Roman" w:hAnsi="Times New Roman" w:cs="Times New Roman"/>
        </w:rPr>
        <w:t xml:space="preserve"> Global protected area expansion is compromised by projected land-use and parochialism. </w:t>
      </w:r>
      <w:r w:rsidRPr="00B90F36">
        <w:rPr>
          <w:rFonts w:ascii="Times New Roman" w:hAnsi="Times New Roman" w:cs="Times New Roman"/>
          <w:i/>
          <w:iCs/>
        </w:rPr>
        <w:t>Nature</w:t>
      </w:r>
      <w:r w:rsidRPr="00B90F36">
        <w:rPr>
          <w:rFonts w:ascii="Times New Roman" w:hAnsi="Times New Roman" w:cs="Times New Roman"/>
        </w:rPr>
        <w:t xml:space="preserve"> </w:t>
      </w:r>
      <w:r w:rsidRPr="00B90F36">
        <w:rPr>
          <w:rFonts w:ascii="Times New Roman" w:hAnsi="Times New Roman" w:cs="Times New Roman"/>
          <w:b/>
          <w:bCs/>
        </w:rPr>
        <w:t>516</w:t>
      </w:r>
      <w:r w:rsidRPr="00B90F36">
        <w:rPr>
          <w:rFonts w:ascii="Times New Roman" w:hAnsi="Times New Roman" w:cs="Times New Roman"/>
        </w:rPr>
        <w:t>, 383–386 (2014).</w:t>
      </w:r>
    </w:p>
    <w:p w14:paraId="05522E4C"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7.</w:t>
      </w:r>
      <w:r w:rsidRPr="00B90F36">
        <w:rPr>
          <w:rFonts w:ascii="Times New Roman" w:hAnsi="Times New Roman" w:cs="Times New Roman"/>
        </w:rPr>
        <w:tab/>
        <w:t xml:space="preserve">Watson, J. E. M., Dudley, N., Segan, D. B. &amp; Hockings, M. The performance and potential of protected areas. </w:t>
      </w:r>
      <w:r w:rsidRPr="00B90F36">
        <w:rPr>
          <w:rFonts w:ascii="Times New Roman" w:hAnsi="Times New Roman" w:cs="Times New Roman"/>
          <w:i/>
          <w:iCs/>
        </w:rPr>
        <w:t>Nature</w:t>
      </w:r>
      <w:r w:rsidRPr="00B90F36">
        <w:rPr>
          <w:rFonts w:ascii="Times New Roman" w:hAnsi="Times New Roman" w:cs="Times New Roman"/>
        </w:rPr>
        <w:t xml:space="preserve"> </w:t>
      </w:r>
      <w:r w:rsidRPr="00B90F36">
        <w:rPr>
          <w:rFonts w:ascii="Times New Roman" w:hAnsi="Times New Roman" w:cs="Times New Roman"/>
          <w:b/>
          <w:bCs/>
        </w:rPr>
        <w:t>515</w:t>
      </w:r>
      <w:r w:rsidRPr="00B90F36">
        <w:rPr>
          <w:rFonts w:ascii="Times New Roman" w:hAnsi="Times New Roman" w:cs="Times New Roman"/>
        </w:rPr>
        <w:t>, 67–73 (2014).</w:t>
      </w:r>
    </w:p>
    <w:p w14:paraId="3CC6C36B"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8.</w:t>
      </w:r>
      <w:r w:rsidRPr="00B90F36">
        <w:rPr>
          <w:rFonts w:ascii="Times New Roman" w:hAnsi="Times New Roman" w:cs="Times New Roman"/>
        </w:rPr>
        <w:tab/>
        <w:t>Zero draft of the post-2020 global biodiversity framework.</w:t>
      </w:r>
    </w:p>
    <w:p w14:paraId="3043C759"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9.</w:t>
      </w:r>
      <w:r w:rsidRPr="00B90F36">
        <w:rPr>
          <w:rFonts w:ascii="Times New Roman" w:hAnsi="Times New Roman" w:cs="Times New Roman"/>
        </w:rPr>
        <w:tab/>
        <w:t xml:space="preserve">Brooks, T. M. </w:t>
      </w:r>
      <w:r w:rsidRPr="00B90F36">
        <w:rPr>
          <w:rFonts w:ascii="Times New Roman" w:hAnsi="Times New Roman" w:cs="Times New Roman"/>
          <w:i/>
          <w:iCs/>
        </w:rPr>
        <w:t>et al.</w:t>
      </w:r>
      <w:r w:rsidRPr="00B90F36">
        <w:rPr>
          <w:rFonts w:ascii="Times New Roman" w:hAnsi="Times New Roman" w:cs="Times New Roman"/>
        </w:rPr>
        <w:t xml:space="preserve"> Global biodiversity conservation priorities. </w:t>
      </w:r>
      <w:r w:rsidRPr="00B90F36">
        <w:rPr>
          <w:rFonts w:ascii="Times New Roman" w:hAnsi="Times New Roman" w:cs="Times New Roman"/>
          <w:i/>
          <w:iCs/>
        </w:rPr>
        <w:t>science</w:t>
      </w:r>
      <w:r w:rsidRPr="00B90F36">
        <w:rPr>
          <w:rFonts w:ascii="Times New Roman" w:hAnsi="Times New Roman" w:cs="Times New Roman"/>
        </w:rPr>
        <w:t xml:space="preserve"> </w:t>
      </w:r>
      <w:r w:rsidRPr="00B90F36">
        <w:rPr>
          <w:rFonts w:ascii="Times New Roman" w:hAnsi="Times New Roman" w:cs="Times New Roman"/>
          <w:b/>
          <w:bCs/>
        </w:rPr>
        <w:t>313</w:t>
      </w:r>
      <w:r w:rsidRPr="00B90F36">
        <w:rPr>
          <w:rFonts w:ascii="Times New Roman" w:hAnsi="Times New Roman" w:cs="Times New Roman"/>
        </w:rPr>
        <w:t>, 58–61 (2006).</w:t>
      </w:r>
    </w:p>
    <w:p w14:paraId="33437541"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10.</w:t>
      </w:r>
      <w:r w:rsidRPr="00B90F36">
        <w:rPr>
          <w:rFonts w:ascii="Times New Roman" w:hAnsi="Times New Roman" w:cs="Times New Roman"/>
        </w:rPr>
        <w:tab/>
        <w:t xml:space="preserve">Venter, O. </w:t>
      </w:r>
      <w:r w:rsidRPr="00B90F36">
        <w:rPr>
          <w:rFonts w:ascii="Times New Roman" w:hAnsi="Times New Roman" w:cs="Times New Roman"/>
          <w:i/>
          <w:iCs/>
        </w:rPr>
        <w:t>et al.</w:t>
      </w:r>
      <w:r w:rsidRPr="00B90F36">
        <w:rPr>
          <w:rFonts w:ascii="Times New Roman" w:hAnsi="Times New Roman" w:cs="Times New Roman"/>
        </w:rPr>
        <w:t xml:space="preserve"> Targeting Global Protected Area Expansion for Imperiled Biodiversity. </w:t>
      </w:r>
      <w:r w:rsidRPr="00B90F36">
        <w:rPr>
          <w:rFonts w:ascii="Times New Roman" w:hAnsi="Times New Roman" w:cs="Times New Roman"/>
          <w:i/>
          <w:iCs/>
        </w:rPr>
        <w:t>PLOS Biology</w:t>
      </w:r>
      <w:r w:rsidRPr="00B90F36">
        <w:rPr>
          <w:rFonts w:ascii="Times New Roman" w:hAnsi="Times New Roman" w:cs="Times New Roman"/>
        </w:rPr>
        <w:t xml:space="preserve"> </w:t>
      </w:r>
      <w:r w:rsidRPr="00B90F36">
        <w:rPr>
          <w:rFonts w:ascii="Times New Roman" w:hAnsi="Times New Roman" w:cs="Times New Roman"/>
          <w:b/>
          <w:bCs/>
        </w:rPr>
        <w:t>12</w:t>
      </w:r>
      <w:r w:rsidRPr="00B90F36">
        <w:rPr>
          <w:rFonts w:ascii="Times New Roman" w:hAnsi="Times New Roman" w:cs="Times New Roman"/>
        </w:rPr>
        <w:t>, e1001891 (2014).</w:t>
      </w:r>
    </w:p>
    <w:p w14:paraId="3DF602E0"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11.</w:t>
      </w:r>
      <w:r w:rsidRPr="00B90F36">
        <w:rPr>
          <w:rFonts w:ascii="Times New Roman" w:hAnsi="Times New Roman" w:cs="Times New Roman"/>
        </w:rPr>
        <w:tab/>
        <w:t xml:space="preserve">Tesfaw, A. T. </w:t>
      </w:r>
      <w:r w:rsidRPr="00B90F36">
        <w:rPr>
          <w:rFonts w:ascii="Times New Roman" w:hAnsi="Times New Roman" w:cs="Times New Roman"/>
          <w:i/>
          <w:iCs/>
        </w:rPr>
        <w:t>et al.</w:t>
      </w:r>
      <w:r w:rsidRPr="00B90F36">
        <w:rPr>
          <w:rFonts w:ascii="Times New Roman" w:hAnsi="Times New Roman" w:cs="Times New Roman"/>
        </w:rPr>
        <w:t xml:space="preserve"> Land-use and land-cover change shape the sustainability and impacts of protected areas. </w:t>
      </w:r>
      <w:r w:rsidRPr="00B90F36">
        <w:rPr>
          <w:rFonts w:ascii="Times New Roman" w:hAnsi="Times New Roman" w:cs="Times New Roman"/>
          <w:i/>
          <w:iCs/>
        </w:rPr>
        <w:t>Proceedings of the National Academy of Sciences</w:t>
      </w:r>
      <w:r w:rsidRPr="00B90F36">
        <w:rPr>
          <w:rFonts w:ascii="Times New Roman" w:hAnsi="Times New Roman" w:cs="Times New Roman"/>
        </w:rPr>
        <w:t xml:space="preserve"> </w:t>
      </w:r>
      <w:r w:rsidRPr="00B90F36">
        <w:rPr>
          <w:rFonts w:ascii="Times New Roman" w:hAnsi="Times New Roman" w:cs="Times New Roman"/>
          <w:b/>
          <w:bCs/>
        </w:rPr>
        <w:t>115</w:t>
      </w:r>
      <w:r w:rsidRPr="00B90F36">
        <w:rPr>
          <w:rFonts w:ascii="Times New Roman" w:hAnsi="Times New Roman" w:cs="Times New Roman"/>
        </w:rPr>
        <w:t>, 2084–2089 (2018).</w:t>
      </w:r>
    </w:p>
    <w:p w14:paraId="21D9110F"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12.</w:t>
      </w:r>
      <w:r w:rsidRPr="00B90F36">
        <w:rPr>
          <w:rFonts w:ascii="Times New Roman" w:hAnsi="Times New Roman" w:cs="Times New Roman"/>
        </w:rPr>
        <w:tab/>
        <w:t xml:space="preserve">Maxwell, S. L. </w:t>
      </w:r>
      <w:r w:rsidRPr="00B90F36">
        <w:rPr>
          <w:rFonts w:ascii="Times New Roman" w:hAnsi="Times New Roman" w:cs="Times New Roman"/>
          <w:i/>
          <w:iCs/>
        </w:rPr>
        <w:t>et al.</w:t>
      </w:r>
      <w:r w:rsidRPr="00B90F36">
        <w:rPr>
          <w:rFonts w:ascii="Times New Roman" w:hAnsi="Times New Roman" w:cs="Times New Roman"/>
        </w:rPr>
        <w:t xml:space="preserve"> Conservation implications of ecological responses to extreme weather and climate events. </w:t>
      </w:r>
      <w:r w:rsidRPr="00B90F36">
        <w:rPr>
          <w:rFonts w:ascii="Times New Roman" w:hAnsi="Times New Roman" w:cs="Times New Roman"/>
          <w:i/>
          <w:iCs/>
        </w:rPr>
        <w:t>Diversity and Distributions</w:t>
      </w:r>
      <w:r w:rsidRPr="00B90F36">
        <w:rPr>
          <w:rFonts w:ascii="Times New Roman" w:hAnsi="Times New Roman" w:cs="Times New Roman"/>
        </w:rPr>
        <w:t xml:space="preserve"> </w:t>
      </w:r>
      <w:r w:rsidRPr="00B90F36">
        <w:rPr>
          <w:rFonts w:ascii="Times New Roman" w:hAnsi="Times New Roman" w:cs="Times New Roman"/>
          <w:b/>
          <w:bCs/>
        </w:rPr>
        <w:t>25</w:t>
      </w:r>
      <w:r w:rsidRPr="00B90F36">
        <w:rPr>
          <w:rFonts w:ascii="Times New Roman" w:hAnsi="Times New Roman" w:cs="Times New Roman"/>
        </w:rPr>
        <w:t>, 613–625 (2019).</w:t>
      </w:r>
    </w:p>
    <w:p w14:paraId="1F704371"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13.</w:t>
      </w:r>
      <w:r w:rsidRPr="00B90F36">
        <w:rPr>
          <w:rFonts w:ascii="Times New Roman" w:hAnsi="Times New Roman" w:cs="Times New Roman"/>
        </w:rPr>
        <w:tab/>
        <w:t xml:space="preserve">Miller, D. C., Agrawal, A. &amp; Roberts, J. T. Biodiversity, governance, and the allocation of international aid for conservation. </w:t>
      </w:r>
      <w:r w:rsidRPr="00B90F36">
        <w:rPr>
          <w:rFonts w:ascii="Times New Roman" w:hAnsi="Times New Roman" w:cs="Times New Roman"/>
          <w:i/>
          <w:iCs/>
        </w:rPr>
        <w:t>Conservation Letters</w:t>
      </w:r>
      <w:r w:rsidRPr="00B90F36">
        <w:rPr>
          <w:rFonts w:ascii="Times New Roman" w:hAnsi="Times New Roman" w:cs="Times New Roman"/>
        </w:rPr>
        <w:t xml:space="preserve"> </w:t>
      </w:r>
      <w:r w:rsidRPr="00B90F36">
        <w:rPr>
          <w:rFonts w:ascii="Times New Roman" w:hAnsi="Times New Roman" w:cs="Times New Roman"/>
          <w:b/>
          <w:bCs/>
        </w:rPr>
        <w:t>6</w:t>
      </w:r>
      <w:r w:rsidRPr="00B90F36">
        <w:rPr>
          <w:rFonts w:ascii="Times New Roman" w:hAnsi="Times New Roman" w:cs="Times New Roman"/>
        </w:rPr>
        <w:t>, 12–20 (2013).</w:t>
      </w:r>
    </w:p>
    <w:p w14:paraId="30D81B78"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lastRenderedPageBreak/>
        <w:t>14.</w:t>
      </w:r>
      <w:r w:rsidRPr="00B90F36">
        <w:rPr>
          <w:rFonts w:ascii="Times New Roman" w:hAnsi="Times New Roman" w:cs="Times New Roman"/>
        </w:rPr>
        <w:tab/>
        <w:t xml:space="preserve">Schulze, K. </w:t>
      </w:r>
      <w:r w:rsidRPr="00B90F36">
        <w:rPr>
          <w:rFonts w:ascii="Times New Roman" w:hAnsi="Times New Roman" w:cs="Times New Roman"/>
          <w:i/>
          <w:iCs/>
        </w:rPr>
        <w:t>et al.</w:t>
      </w:r>
      <w:r w:rsidRPr="00B90F36">
        <w:rPr>
          <w:rFonts w:ascii="Times New Roman" w:hAnsi="Times New Roman" w:cs="Times New Roman"/>
        </w:rPr>
        <w:t xml:space="preserve"> An assessment of threats to terrestrial protected areas. </w:t>
      </w:r>
      <w:r w:rsidRPr="00B90F36">
        <w:rPr>
          <w:rFonts w:ascii="Times New Roman" w:hAnsi="Times New Roman" w:cs="Times New Roman"/>
          <w:i/>
          <w:iCs/>
        </w:rPr>
        <w:t>Conservation Letters</w:t>
      </w:r>
      <w:r w:rsidRPr="00B90F36">
        <w:rPr>
          <w:rFonts w:ascii="Times New Roman" w:hAnsi="Times New Roman" w:cs="Times New Roman"/>
        </w:rPr>
        <w:t xml:space="preserve"> </w:t>
      </w:r>
      <w:r w:rsidRPr="00B90F36">
        <w:rPr>
          <w:rFonts w:ascii="Times New Roman" w:hAnsi="Times New Roman" w:cs="Times New Roman"/>
          <w:b/>
          <w:bCs/>
        </w:rPr>
        <w:t>11</w:t>
      </w:r>
      <w:r w:rsidRPr="00B90F36">
        <w:rPr>
          <w:rFonts w:ascii="Times New Roman" w:hAnsi="Times New Roman" w:cs="Times New Roman"/>
        </w:rPr>
        <w:t>, e12435 (2018).</w:t>
      </w:r>
    </w:p>
    <w:p w14:paraId="6DA2A721"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15.</w:t>
      </w:r>
      <w:r w:rsidRPr="00B90F36">
        <w:rPr>
          <w:rFonts w:ascii="Times New Roman" w:hAnsi="Times New Roman" w:cs="Times New Roman"/>
        </w:rPr>
        <w:tab/>
        <w:t xml:space="preserve">McBride, M. F., Wilson, K. A., Bode, M. &amp; Possingham, H. P. Incorporating the effects of socioeconomic uncertainty into priority setting for conservation investment. </w:t>
      </w:r>
      <w:r w:rsidRPr="00B90F36">
        <w:rPr>
          <w:rFonts w:ascii="Times New Roman" w:hAnsi="Times New Roman" w:cs="Times New Roman"/>
          <w:i/>
          <w:iCs/>
        </w:rPr>
        <w:t>Conservation Biology</w:t>
      </w:r>
      <w:r w:rsidRPr="00B90F36">
        <w:rPr>
          <w:rFonts w:ascii="Times New Roman" w:hAnsi="Times New Roman" w:cs="Times New Roman"/>
        </w:rPr>
        <w:t xml:space="preserve"> </w:t>
      </w:r>
      <w:r w:rsidRPr="00B90F36">
        <w:rPr>
          <w:rFonts w:ascii="Times New Roman" w:hAnsi="Times New Roman" w:cs="Times New Roman"/>
          <w:b/>
          <w:bCs/>
        </w:rPr>
        <w:t>21</w:t>
      </w:r>
      <w:r w:rsidRPr="00B90F36">
        <w:rPr>
          <w:rFonts w:ascii="Times New Roman" w:hAnsi="Times New Roman" w:cs="Times New Roman"/>
        </w:rPr>
        <w:t>, 1463–1474 (2007).</w:t>
      </w:r>
    </w:p>
    <w:p w14:paraId="13F28358"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16.</w:t>
      </w:r>
      <w:r w:rsidRPr="00B90F36">
        <w:rPr>
          <w:rFonts w:ascii="Times New Roman" w:hAnsi="Times New Roman" w:cs="Times New Roman"/>
        </w:rPr>
        <w:tab/>
        <w:t xml:space="preserve">Kaufmann, D., Kraay, A. &amp; Mastruzzi, M. The Worldwide Governance Indicators: Methodology and Analytical Issues1. </w:t>
      </w:r>
      <w:r w:rsidRPr="00B90F36">
        <w:rPr>
          <w:rFonts w:ascii="Times New Roman" w:hAnsi="Times New Roman" w:cs="Times New Roman"/>
          <w:i/>
          <w:iCs/>
        </w:rPr>
        <w:t>Hague Journal on the Rule of Law</w:t>
      </w:r>
      <w:r w:rsidRPr="00B90F36">
        <w:rPr>
          <w:rFonts w:ascii="Times New Roman" w:hAnsi="Times New Roman" w:cs="Times New Roman"/>
        </w:rPr>
        <w:t xml:space="preserve"> </w:t>
      </w:r>
      <w:r w:rsidRPr="00B90F36">
        <w:rPr>
          <w:rFonts w:ascii="Times New Roman" w:hAnsi="Times New Roman" w:cs="Times New Roman"/>
          <w:b/>
          <w:bCs/>
        </w:rPr>
        <w:t>3</w:t>
      </w:r>
      <w:r w:rsidRPr="00B90F36">
        <w:rPr>
          <w:rFonts w:ascii="Times New Roman" w:hAnsi="Times New Roman" w:cs="Times New Roman"/>
        </w:rPr>
        <w:t>, 220–246 (2011).</w:t>
      </w:r>
    </w:p>
    <w:p w14:paraId="59A57F3D"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17.</w:t>
      </w:r>
      <w:r w:rsidRPr="00B90F36">
        <w:rPr>
          <w:rFonts w:ascii="Times New Roman" w:hAnsi="Times New Roman" w:cs="Times New Roman"/>
        </w:rPr>
        <w:tab/>
        <w:t xml:space="preserve">Kehoe, L. </w:t>
      </w:r>
      <w:r w:rsidRPr="00B90F36">
        <w:rPr>
          <w:rFonts w:ascii="Times New Roman" w:hAnsi="Times New Roman" w:cs="Times New Roman"/>
          <w:i/>
          <w:iCs/>
        </w:rPr>
        <w:t>et al.</w:t>
      </w:r>
      <w:r w:rsidRPr="00B90F36">
        <w:rPr>
          <w:rFonts w:ascii="Times New Roman" w:hAnsi="Times New Roman" w:cs="Times New Roman"/>
        </w:rPr>
        <w:t xml:space="preserve"> Biodiversity at risk under future cropland expansion and intensification. </w:t>
      </w:r>
      <w:r w:rsidRPr="00B90F36">
        <w:rPr>
          <w:rFonts w:ascii="Times New Roman" w:hAnsi="Times New Roman" w:cs="Times New Roman"/>
          <w:i/>
          <w:iCs/>
        </w:rPr>
        <w:t>Nature Ecology &amp; Evolution</w:t>
      </w:r>
      <w:r w:rsidRPr="00B90F36">
        <w:rPr>
          <w:rFonts w:ascii="Times New Roman" w:hAnsi="Times New Roman" w:cs="Times New Roman"/>
        </w:rPr>
        <w:t xml:space="preserve"> </w:t>
      </w:r>
      <w:r w:rsidRPr="00B90F36">
        <w:rPr>
          <w:rFonts w:ascii="Times New Roman" w:hAnsi="Times New Roman" w:cs="Times New Roman"/>
          <w:b/>
          <w:bCs/>
        </w:rPr>
        <w:t>1</w:t>
      </w:r>
      <w:r w:rsidRPr="00B90F36">
        <w:rPr>
          <w:rFonts w:ascii="Times New Roman" w:hAnsi="Times New Roman" w:cs="Times New Roman"/>
        </w:rPr>
        <w:t>, 1129–1135 (2017).</w:t>
      </w:r>
    </w:p>
    <w:p w14:paraId="3D0F30CF"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18.</w:t>
      </w:r>
      <w:r w:rsidRPr="00B90F36">
        <w:rPr>
          <w:rFonts w:ascii="Times New Roman" w:hAnsi="Times New Roman" w:cs="Times New Roman"/>
        </w:rPr>
        <w:tab/>
        <w:t xml:space="preserve">Margules, C. R. &amp; Pressey, R. L. Systematic conservation planning. </w:t>
      </w:r>
      <w:r w:rsidRPr="00B90F36">
        <w:rPr>
          <w:rFonts w:ascii="Times New Roman" w:hAnsi="Times New Roman" w:cs="Times New Roman"/>
          <w:i/>
          <w:iCs/>
        </w:rPr>
        <w:t>Nature</w:t>
      </w:r>
      <w:r w:rsidRPr="00B90F36">
        <w:rPr>
          <w:rFonts w:ascii="Times New Roman" w:hAnsi="Times New Roman" w:cs="Times New Roman"/>
        </w:rPr>
        <w:t xml:space="preserve"> </w:t>
      </w:r>
      <w:r w:rsidRPr="00B90F36">
        <w:rPr>
          <w:rFonts w:ascii="Times New Roman" w:hAnsi="Times New Roman" w:cs="Times New Roman"/>
          <w:b/>
          <w:bCs/>
        </w:rPr>
        <w:t>405</w:t>
      </w:r>
      <w:r w:rsidRPr="00B90F36">
        <w:rPr>
          <w:rFonts w:ascii="Times New Roman" w:hAnsi="Times New Roman" w:cs="Times New Roman"/>
        </w:rPr>
        <w:t>, 243–53 (2000).</w:t>
      </w:r>
    </w:p>
    <w:p w14:paraId="0AD05363"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19.</w:t>
      </w:r>
      <w:r w:rsidRPr="00B90F36">
        <w:rPr>
          <w:rFonts w:ascii="Times New Roman" w:hAnsi="Times New Roman" w:cs="Times New Roman"/>
        </w:rPr>
        <w:tab/>
        <w:t xml:space="preserve">Moilanen, A., Wilson, K. A. &amp; Possingham, H. P. </w:t>
      </w:r>
      <w:r w:rsidRPr="00B90F36">
        <w:rPr>
          <w:rFonts w:ascii="Times New Roman" w:hAnsi="Times New Roman" w:cs="Times New Roman"/>
          <w:i/>
          <w:iCs/>
        </w:rPr>
        <w:t>Spatial conservation prioritization: quantitative methods and computational tools</w:t>
      </w:r>
      <w:r w:rsidRPr="00B90F36">
        <w:rPr>
          <w:rFonts w:ascii="Times New Roman" w:hAnsi="Times New Roman" w:cs="Times New Roman"/>
        </w:rPr>
        <w:t>. vol. 6 (Oxford University Press Oxford, UK, 2009).</w:t>
      </w:r>
    </w:p>
    <w:p w14:paraId="751BBCCD"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20.</w:t>
      </w:r>
      <w:r w:rsidRPr="00B90F36">
        <w:rPr>
          <w:rFonts w:ascii="Times New Roman" w:hAnsi="Times New Roman" w:cs="Times New Roman"/>
        </w:rPr>
        <w:tab/>
        <w:t xml:space="preserve">Ball, I. R. R., Possingham, H. P. P. &amp; Watts, M. E. E. Marxan and relatives: Software for spatial conservation prioritisation. in </w:t>
      </w:r>
      <w:r w:rsidRPr="00B90F36">
        <w:rPr>
          <w:rFonts w:ascii="Times New Roman" w:hAnsi="Times New Roman" w:cs="Times New Roman"/>
          <w:i/>
          <w:iCs/>
        </w:rPr>
        <w:t>Spatial conservation prioritisation: Quantitative methods and computational tools.</w:t>
      </w:r>
      <w:r w:rsidRPr="00B90F36">
        <w:rPr>
          <w:rFonts w:ascii="Times New Roman" w:hAnsi="Times New Roman" w:cs="Times New Roman"/>
        </w:rPr>
        <w:t xml:space="preserve"> (eds. Moilanen, A., Wilson, K. &amp; Possingham, H. P.) 185–195 (Oxford University Press, 2009).</w:t>
      </w:r>
    </w:p>
    <w:p w14:paraId="4426FB62"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21.</w:t>
      </w:r>
      <w:r w:rsidRPr="00B90F36">
        <w:rPr>
          <w:rFonts w:ascii="Times New Roman" w:hAnsi="Times New Roman" w:cs="Times New Roman"/>
        </w:rPr>
        <w:tab/>
        <w:t xml:space="preserve">Deb, K. Multi-objective optimization. in </w:t>
      </w:r>
      <w:r w:rsidRPr="00B90F36">
        <w:rPr>
          <w:rFonts w:ascii="Times New Roman" w:hAnsi="Times New Roman" w:cs="Times New Roman"/>
          <w:i/>
          <w:iCs/>
        </w:rPr>
        <w:t>Search methodologies</w:t>
      </w:r>
      <w:r w:rsidRPr="00B90F36">
        <w:rPr>
          <w:rFonts w:ascii="Times New Roman" w:hAnsi="Times New Roman" w:cs="Times New Roman"/>
        </w:rPr>
        <w:t xml:space="preserve"> 403–449 (Springer, 2014).</w:t>
      </w:r>
    </w:p>
    <w:p w14:paraId="2686C2A2"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22.</w:t>
      </w:r>
      <w:r w:rsidRPr="00B90F36">
        <w:rPr>
          <w:rFonts w:ascii="Times New Roman" w:hAnsi="Times New Roman" w:cs="Times New Roman"/>
        </w:rPr>
        <w:tab/>
        <w:t xml:space="preserve">Post-2020 Global Biodiversity Framework. </w:t>
      </w:r>
      <w:r w:rsidRPr="00B90F36">
        <w:rPr>
          <w:rFonts w:ascii="Times New Roman" w:hAnsi="Times New Roman" w:cs="Times New Roman"/>
          <w:i/>
          <w:iCs/>
        </w:rPr>
        <w:t>IUCN</w:t>
      </w:r>
      <w:r w:rsidRPr="00B90F36">
        <w:rPr>
          <w:rFonts w:ascii="Times New Roman" w:hAnsi="Times New Roman" w:cs="Times New Roman"/>
        </w:rPr>
        <w:t xml:space="preserve"> https://www.iucn.org/theme/global-policy/our-work/convention-biological-diversity-cbd/post-2020-global-biodiversity-framework (2018).</w:t>
      </w:r>
    </w:p>
    <w:p w14:paraId="1AE58723"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23.</w:t>
      </w:r>
      <w:r w:rsidRPr="00B90F36">
        <w:rPr>
          <w:rFonts w:ascii="Times New Roman" w:hAnsi="Times New Roman" w:cs="Times New Roman"/>
        </w:rPr>
        <w:tab/>
        <w:t xml:space="preserve">Myers, N., Mittermeier, R. A., Mittermeier, C. G., da Fonseca, G. A. B. &amp; Kent, J. Biodiversity hotspots for conservation priorities. </w:t>
      </w:r>
      <w:r w:rsidRPr="00B90F36">
        <w:rPr>
          <w:rFonts w:ascii="Times New Roman" w:hAnsi="Times New Roman" w:cs="Times New Roman"/>
          <w:i/>
          <w:iCs/>
        </w:rPr>
        <w:t>Nature</w:t>
      </w:r>
      <w:r w:rsidRPr="00B90F36">
        <w:rPr>
          <w:rFonts w:ascii="Times New Roman" w:hAnsi="Times New Roman" w:cs="Times New Roman"/>
        </w:rPr>
        <w:t xml:space="preserve"> </w:t>
      </w:r>
      <w:r w:rsidRPr="00B90F36">
        <w:rPr>
          <w:rFonts w:ascii="Times New Roman" w:hAnsi="Times New Roman" w:cs="Times New Roman"/>
          <w:b/>
          <w:bCs/>
        </w:rPr>
        <w:t>403</w:t>
      </w:r>
      <w:r w:rsidRPr="00B90F36">
        <w:rPr>
          <w:rFonts w:ascii="Times New Roman" w:hAnsi="Times New Roman" w:cs="Times New Roman"/>
        </w:rPr>
        <w:t>, 853–858 (2000).</w:t>
      </w:r>
    </w:p>
    <w:p w14:paraId="727E0BB9"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24.</w:t>
      </w:r>
      <w:r w:rsidRPr="00B90F36">
        <w:rPr>
          <w:rFonts w:ascii="Times New Roman" w:hAnsi="Times New Roman" w:cs="Times New Roman"/>
        </w:rPr>
        <w:tab/>
        <w:t xml:space="preserve">Dallimer, M. &amp; Strange, N. Why socio-political borders and boundaries matter in conservation. </w:t>
      </w:r>
      <w:r w:rsidRPr="00B90F36">
        <w:rPr>
          <w:rFonts w:ascii="Times New Roman" w:hAnsi="Times New Roman" w:cs="Times New Roman"/>
          <w:i/>
          <w:iCs/>
        </w:rPr>
        <w:t>Trends in Ecology &amp; Evolution</w:t>
      </w:r>
      <w:r w:rsidRPr="00B90F36">
        <w:rPr>
          <w:rFonts w:ascii="Times New Roman" w:hAnsi="Times New Roman" w:cs="Times New Roman"/>
        </w:rPr>
        <w:t xml:space="preserve"> </w:t>
      </w:r>
      <w:r w:rsidRPr="00B90F36">
        <w:rPr>
          <w:rFonts w:ascii="Times New Roman" w:hAnsi="Times New Roman" w:cs="Times New Roman"/>
          <w:b/>
          <w:bCs/>
        </w:rPr>
        <w:t>30</w:t>
      </w:r>
      <w:r w:rsidRPr="00B90F36">
        <w:rPr>
          <w:rFonts w:ascii="Times New Roman" w:hAnsi="Times New Roman" w:cs="Times New Roman"/>
        </w:rPr>
        <w:t>, 132–139 (2015).</w:t>
      </w:r>
    </w:p>
    <w:p w14:paraId="6894B962"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25.</w:t>
      </w:r>
      <w:r w:rsidRPr="00B90F36">
        <w:rPr>
          <w:rFonts w:ascii="Times New Roman" w:hAnsi="Times New Roman" w:cs="Times New Roman"/>
        </w:rPr>
        <w:tab/>
        <w:t xml:space="preserve">Miller, R. L., Marsh, H., Benham, C. &amp; Hamann, M. A framework for improving the cross-jurisdictional governance of a marine migratory species. </w:t>
      </w:r>
      <w:r w:rsidRPr="00B90F36">
        <w:rPr>
          <w:rFonts w:ascii="Times New Roman" w:hAnsi="Times New Roman" w:cs="Times New Roman"/>
          <w:i/>
          <w:iCs/>
        </w:rPr>
        <w:t>Conservation Science and Practice</w:t>
      </w:r>
      <w:r w:rsidRPr="00B90F36">
        <w:rPr>
          <w:rFonts w:ascii="Times New Roman" w:hAnsi="Times New Roman" w:cs="Times New Roman"/>
        </w:rPr>
        <w:t xml:space="preserve"> </w:t>
      </w:r>
      <w:r w:rsidRPr="00B90F36">
        <w:rPr>
          <w:rFonts w:ascii="Times New Roman" w:hAnsi="Times New Roman" w:cs="Times New Roman"/>
          <w:b/>
          <w:bCs/>
        </w:rPr>
        <w:t>1</w:t>
      </w:r>
      <w:r w:rsidRPr="00B90F36">
        <w:rPr>
          <w:rFonts w:ascii="Times New Roman" w:hAnsi="Times New Roman" w:cs="Times New Roman"/>
        </w:rPr>
        <w:t>, e58 (2019).</w:t>
      </w:r>
    </w:p>
    <w:p w14:paraId="2C98C423"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lastRenderedPageBreak/>
        <w:t>26.</w:t>
      </w:r>
      <w:r w:rsidRPr="00B90F36">
        <w:rPr>
          <w:rFonts w:ascii="Times New Roman" w:hAnsi="Times New Roman" w:cs="Times New Roman"/>
        </w:rPr>
        <w:tab/>
        <w:t xml:space="preserve">Geldmann, J., Manica, A., Burgess, N. D., Coad, L. &amp; Balmford, A. A global-level assessment of the effectiveness of protected areas at resisting anthropogenic pressures. </w:t>
      </w:r>
      <w:r w:rsidRPr="00B90F36">
        <w:rPr>
          <w:rFonts w:ascii="Times New Roman" w:hAnsi="Times New Roman" w:cs="Times New Roman"/>
          <w:i/>
          <w:iCs/>
        </w:rPr>
        <w:t>Proceedings of the National Academy of Sciences</w:t>
      </w:r>
      <w:r w:rsidRPr="00B90F36">
        <w:rPr>
          <w:rFonts w:ascii="Times New Roman" w:hAnsi="Times New Roman" w:cs="Times New Roman"/>
        </w:rPr>
        <w:t xml:space="preserve"> </w:t>
      </w:r>
      <w:r w:rsidRPr="00B90F36">
        <w:rPr>
          <w:rFonts w:ascii="Times New Roman" w:hAnsi="Times New Roman" w:cs="Times New Roman"/>
          <w:b/>
          <w:bCs/>
        </w:rPr>
        <w:t>116</w:t>
      </w:r>
      <w:r w:rsidRPr="00B90F36">
        <w:rPr>
          <w:rFonts w:ascii="Times New Roman" w:hAnsi="Times New Roman" w:cs="Times New Roman"/>
        </w:rPr>
        <w:t>, 23209–23215 (2019).</w:t>
      </w:r>
    </w:p>
    <w:p w14:paraId="7BA93CE4"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27.</w:t>
      </w:r>
      <w:r w:rsidRPr="00B90F36">
        <w:rPr>
          <w:rFonts w:ascii="Times New Roman" w:hAnsi="Times New Roman" w:cs="Times New Roman"/>
        </w:rPr>
        <w:tab/>
        <w:t xml:space="preserve">Duke, N. C. </w:t>
      </w:r>
      <w:r w:rsidRPr="00B90F36">
        <w:rPr>
          <w:rFonts w:ascii="Times New Roman" w:hAnsi="Times New Roman" w:cs="Times New Roman"/>
          <w:i/>
          <w:iCs/>
        </w:rPr>
        <w:t>et al.</w:t>
      </w:r>
      <w:r w:rsidRPr="00B90F36">
        <w:rPr>
          <w:rFonts w:ascii="Times New Roman" w:hAnsi="Times New Roman" w:cs="Times New Roman"/>
        </w:rPr>
        <w:t xml:space="preserve"> A world without mangroves? </w:t>
      </w:r>
      <w:r w:rsidRPr="00B90F36">
        <w:rPr>
          <w:rFonts w:ascii="Times New Roman" w:hAnsi="Times New Roman" w:cs="Times New Roman"/>
          <w:i/>
          <w:iCs/>
        </w:rPr>
        <w:t>Science</w:t>
      </w:r>
      <w:r w:rsidRPr="00B90F36">
        <w:rPr>
          <w:rFonts w:ascii="Times New Roman" w:hAnsi="Times New Roman" w:cs="Times New Roman"/>
        </w:rPr>
        <w:t xml:space="preserve"> </w:t>
      </w:r>
      <w:r w:rsidRPr="00B90F36">
        <w:rPr>
          <w:rFonts w:ascii="Times New Roman" w:hAnsi="Times New Roman" w:cs="Times New Roman"/>
          <w:b/>
          <w:bCs/>
        </w:rPr>
        <w:t>317</w:t>
      </w:r>
      <w:r w:rsidRPr="00B90F36">
        <w:rPr>
          <w:rFonts w:ascii="Times New Roman" w:hAnsi="Times New Roman" w:cs="Times New Roman"/>
        </w:rPr>
        <w:t>, 41–42 (2007).</w:t>
      </w:r>
    </w:p>
    <w:p w14:paraId="2691F04A"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28.</w:t>
      </w:r>
      <w:r w:rsidRPr="00B90F36">
        <w:rPr>
          <w:rFonts w:ascii="Times New Roman" w:hAnsi="Times New Roman" w:cs="Times New Roman"/>
        </w:rPr>
        <w:tab/>
        <w:t xml:space="preserve">Enright, N. J., Fontaine, J. B., Bowman, D. M., Bradstock, R. A. &amp; Williams, R. J. Interval squeeze: altered fire regimes and demographic responses interact to threaten woody species persistence as climate changes. </w:t>
      </w:r>
      <w:r w:rsidRPr="00B90F36">
        <w:rPr>
          <w:rFonts w:ascii="Times New Roman" w:hAnsi="Times New Roman" w:cs="Times New Roman"/>
          <w:i/>
          <w:iCs/>
        </w:rPr>
        <w:t>Frontiers in Ecology and the Environment</w:t>
      </w:r>
      <w:r w:rsidRPr="00B90F36">
        <w:rPr>
          <w:rFonts w:ascii="Times New Roman" w:hAnsi="Times New Roman" w:cs="Times New Roman"/>
        </w:rPr>
        <w:t xml:space="preserve"> </w:t>
      </w:r>
      <w:r w:rsidRPr="00B90F36">
        <w:rPr>
          <w:rFonts w:ascii="Times New Roman" w:hAnsi="Times New Roman" w:cs="Times New Roman"/>
          <w:b/>
          <w:bCs/>
        </w:rPr>
        <w:t>13</w:t>
      </w:r>
      <w:r w:rsidRPr="00B90F36">
        <w:rPr>
          <w:rFonts w:ascii="Times New Roman" w:hAnsi="Times New Roman" w:cs="Times New Roman"/>
        </w:rPr>
        <w:t>, 265–272 (2015).</w:t>
      </w:r>
    </w:p>
    <w:p w14:paraId="47BC0B4B"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29.</w:t>
      </w:r>
      <w:r w:rsidRPr="00B90F36">
        <w:rPr>
          <w:rFonts w:ascii="Times New Roman" w:hAnsi="Times New Roman" w:cs="Times New Roman"/>
        </w:rPr>
        <w:tab/>
        <w:t xml:space="preserve">Game, E. T., McDonald-Madden, E. V. E., Puotinen, M. L. &amp; Possingham, H. P. Should we protect the strong or the weak? Risk, resilience, and the selection of marine protected areas. </w:t>
      </w:r>
      <w:r w:rsidRPr="00B90F36">
        <w:rPr>
          <w:rFonts w:ascii="Times New Roman" w:hAnsi="Times New Roman" w:cs="Times New Roman"/>
          <w:i/>
          <w:iCs/>
        </w:rPr>
        <w:t>Conservation Biology</w:t>
      </w:r>
      <w:r w:rsidRPr="00B90F36">
        <w:rPr>
          <w:rFonts w:ascii="Times New Roman" w:hAnsi="Times New Roman" w:cs="Times New Roman"/>
        </w:rPr>
        <w:t xml:space="preserve"> </w:t>
      </w:r>
      <w:r w:rsidRPr="00B90F36">
        <w:rPr>
          <w:rFonts w:ascii="Times New Roman" w:hAnsi="Times New Roman" w:cs="Times New Roman"/>
          <w:b/>
          <w:bCs/>
        </w:rPr>
        <w:t>22</w:t>
      </w:r>
      <w:r w:rsidRPr="00B90F36">
        <w:rPr>
          <w:rFonts w:ascii="Times New Roman" w:hAnsi="Times New Roman" w:cs="Times New Roman"/>
        </w:rPr>
        <w:t>, 1619–1629 (2008).</w:t>
      </w:r>
    </w:p>
    <w:p w14:paraId="140A0FDE"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30.</w:t>
      </w:r>
      <w:r w:rsidRPr="00B90F36">
        <w:rPr>
          <w:rFonts w:ascii="Times New Roman" w:hAnsi="Times New Roman" w:cs="Times New Roman"/>
        </w:rPr>
        <w:tab/>
        <w:t xml:space="preserve">Eisenhauer, N., Bonn, A. &amp; A. Guerra, C. Recognizing the quiet extinction of invertebrates. </w:t>
      </w:r>
      <w:r w:rsidRPr="00B90F36">
        <w:rPr>
          <w:rFonts w:ascii="Times New Roman" w:hAnsi="Times New Roman" w:cs="Times New Roman"/>
          <w:i/>
          <w:iCs/>
        </w:rPr>
        <w:t>Nature Communications</w:t>
      </w:r>
      <w:r w:rsidRPr="00B90F36">
        <w:rPr>
          <w:rFonts w:ascii="Times New Roman" w:hAnsi="Times New Roman" w:cs="Times New Roman"/>
        </w:rPr>
        <w:t xml:space="preserve"> </w:t>
      </w:r>
      <w:r w:rsidRPr="00B90F36">
        <w:rPr>
          <w:rFonts w:ascii="Times New Roman" w:hAnsi="Times New Roman" w:cs="Times New Roman"/>
          <w:b/>
          <w:bCs/>
        </w:rPr>
        <w:t>10</w:t>
      </w:r>
      <w:r w:rsidRPr="00B90F36">
        <w:rPr>
          <w:rFonts w:ascii="Times New Roman" w:hAnsi="Times New Roman" w:cs="Times New Roman"/>
        </w:rPr>
        <w:t>, 1–3 (2019).</w:t>
      </w:r>
    </w:p>
    <w:p w14:paraId="610F8665"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31.</w:t>
      </w:r>
      <w:r w:rsidRPr="00B90F36">
        <w:rPr>
          <w:rFonts w:ascii="Times New Roman" w:hAnsi="Times New Roman" w:cs="Times New Roman"/>
        </w:rPr>
        <w:tab/>
        <w:t xml:space="preserve">Le Saout, S. </w:t>
      </w:r>
      <w:r w:rsidRPr="00B90F36">
        <w:rPr>
          <w:rFonts w:ascii="Times New Roman" w:hAnsi="Times New Roman" w:cs="Times New Roman"/>
          <w:i/>
          <w:iCs/>
        </w:rPr>
        <w:t>et al.</w:t>
      </w:r>
      <w:r w:rsidRPr="00B90F36">
        <w:rPr>
          <w:rFonts w:ascii="Times New Roman" w:hAnsi="Times New Roman" w:cs="Times New Roman"/>
        </w:rPr>
        <w:t xml:space="preserve"> Protected areas and effective biodiversity conservation. </w:t>
      </w:r>
      <w:r w:rsidRPr="00B90F36">
        <w:rPr>
          <w:rFonts w:ascii="Times New Roman" w:hAnsi="Times New Roman" w:cs="Times New Roman"/>
          <w:i/>
          <w:iCs/>
        </w:rPr>
        <w:t>Science</w:t>
      </w:r>
      <w:r w:rsidRPr="00B90F36">
        <w:rPr>
          <w:rFonts w:ascii="Times New Roman" w:hAnsi="Times New Roman" w:cs="Times New Roman"/>
        </w:rPr>
        <w:t xml:space="preserve"> </w:t>
      </w:r>
      <w:r w:rsidRPr="00B90F36">
        <w:rPr>
          <w:rFonts w:ascii="Times New Roman" w:hAnsi="Times New Roman" w:cs="Times New Roman"/>
          <w:b/>
          <w:bCs/>
        </w:rPr>
        <w:t>342</w:t>
      </w:r>
      <w:r w:rsidRPr="00B90F36">
        <w:rPr>
          <w:rFonts w:ascii="Times New Roman" w:hAnsi="Times New Roman" w:cs="Times New Roman"/>
        </w:rPr>
        <w:t>, 803–805 (2013).</w:t>
      </w:r>
    </w:p>
    <w:p w14:paraId="2BA3CD39"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32.</w:t>
      </w:r>
      <w:r w:rsidRPr="00B90F36">
        <w:rPr>
          <w:rFonts w:ascii="Times New Roman" w:hAnsi="Times New Roman" w:cs="Times New Roman"/>
        </w:rPr>
        <w:tab/>
        <w:t xml:space="preserve">Butchart, S. H. M. </w:t>
      </w:r>
      <w:r w:rsidRPr="00B90F36">
        <w:rPr>
          <w:rFonts w:ascii="Times New Roman" w:hAnsi="Times New Roman" w:cs="Times New Roman"/>
          <w:i/>
          <w:iCs/>
        </w:rPr>
        <w:t>et al.</w:t>
      </w:r>
      <w:r w:rsidRPr="00B90F36">
        <w:rPr>
          <w:rFonts w:ascii="Times New Roman" w:hAnsi="Times New Roman" w:cs="Times New Roman"/>
        </w:rPr>
        <w:t xml:space="preserve"> Shortfalls and Solutions for Meeting National and Global Conservation Area Targets. </w:t>
      </w:r>
      <w:r w:rsidRPr="00B90F36">
        <w:rPr>
          <w:rFonts w:ascii="Times New Roman" w:hAnsi="Times New Roman" w:cs="Times New Roman"/>
          <w:i/>
          <w:iCs/>
        </w:rPr>
        <w:t>Conservation Letters</w:t>
      </w:r>
      <w:r w:rsidRPr="00B90F36">
        <w:rPr>
          <w:rFonts w:ascii="Times New Roman" w:hAnsi="Times New Roman" w:cs="Times New Roman"/>
        </w:rPr>
        <w:t xml:space="preserve"> </w:t>
      </w:r>
      <w:r w:rsidRPr="00B90F36">
        <w:rPr>
          <w:rFonts w:ascii="Times New Roman" w:hAnsi="Times New Roman" w:cs="Times New Roman"/>
          <w:b/>
          <w:bCs/>
        </w:rPr>
        <w:t>8</w:t>
      </w:r>
      <w:r w:rsidRPr="00B90F36">
        <w:rPr>
          <w:rFonts w:ascii="Times New Roman" w:hAnsi="Times New Roman" w:cs="Times New Roman"/>
        </w:rPr>
        <w:t>, 329–337 (2015).</w:t>
      </w:r>
    </w:p>
    <w:p w14:paraId="4604D933"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33.</w:t>
      </w:r>
      <w:r w:rsidRPr="00B90F36">
        <w:rPr>
          <w:rFonts w:ascii="Times New Roman" w:hAnsi="Times New Roman" w:cs="Times New Roman"/>
        </w:rPr>
        <w:tab/>
        <w:t xml:space="preserve">Planet, P. Calculating protected area coverage. </w:t>
      </w:r>
      <w:r w:rsidRPr="00B90F36">
        <w:rPr>
          <w:rFonts w:ascii="Times New Roman" w:hAnsi="Times New Roman" w:cs="Times New Roman"/>
          <w:i/>
          <w:iCs/>
        </w:rPr>
        <w:t>Protected Planet</w:t>
      </w:r>
      <w:r w:rsidRPr="00B90F36">
        <w:rPr>
          <w:rFonts w:ascii="Times New Roman" w:hAnsi="Times New Roman" w:cs="Times New Roman"/>
        </w:rPr>
        <w:t xml:space="preserve"> https://www.protectedplanet.net/c/calculating-protected-area-coverage.</w:t>
      </w:r>
    </w:p>
    <w:p w14:paraId="430D5D08"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34.</w:t>
      </w:r>
      <w:r w:rsidRPr="00B90F36">
        <w:rPr>
          <w:rFonts w:ascii="Times New Roman" w:hAnsi="Times New Roman" w:cs="Times New Roman"/>
        </w:rPr>
        <w:tab/>
        <w:t xml:space="preserve">Coetzer, K. L., Witkowski, E. T. &amp; Erasmus, B. F. Reviewing B iosphere R eserves globally: effective conservation action or bureaucratic label? </w:t>
      </w:r>
      <w:r w:rsidRPr="00B90F36">
        <w:rPr>
          <w:rFonts w:ascii="Times New Roman" w:hAnsi="Times New Roman" w:cs="Times New Roman"/>
          <w:i/>
          <w:iCs/>
        </w:rPr>
        <w:t>Biological Reviews</w:t>
      </w:r>
      <w:r w:rsidRPr="00B90F36">
        <w:rPr>
          <w:rFonts w:ascii="Times New Roman" w:hAnsi="Times New Roman" w:cs="Times New Roman"/>
        </w:rPr>
        <w:t xml:space="preserve"> </w:t>
      </w:r>
      <w:r w:rsidRPr="00B90F36">
        <w:rPr>
          <w:rFonts w:ascii="Times New Roman" w:hAnsi="Times New Roman" w:cs="Times New Roman"/>
          <w:b/>
          <w:bCs/>
        </w:rPr>
        <w:t>89</w:t>
      </w:r>
      <w:r w:rsidRPr="00B90F36">
        <w:rPr>
          <w:rFonts w:ascii="Times New Roman" w:hAnsi="Times New Roman" w:cs="Times New Roman"/>
        </w:rPr>
        <w:t>, 82–104 (2014).</w:t>
      </w:r>
    </w:p>
    <w:p w14:paraId="72B6DE22"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35.</w:t>
      </w:r>
      <w:r w:rsidRPr="00B90F36">
        <w:rPr>
          <w:rFonts w:ascii="Times New Roman" w:hAnsi="Times New Roman" w:cs="Times New Roman"/>
        </w:rPr>
        <w:tab/>
        <w:t xml:space="preserve">Barnes, M. D. </w:t>
      </w:r>
      <w:r w:rsidRPr="00B90F36">
        <w:rPr>
          <w:rFonts w:ascii="Times New Roman" w:hAnsi="Times New Roman" w:cs="Times New Roman"/>
          <w:i/>
          <w:iCs/>
        </w:rPr>
        <w:t>et al.</w:t>
      </w:r>
      <w:r w:rsidRPr="00B90F36">
        <w:rPr>
          <w:rFonts w:ascii="Times New Roman" w:hAnsi="Times New Roman" w:cs="Times New Roman"/>
        </w:rPr>
        <w:t xml:space="preserve"> Wildlife population trends in protected areas predicted by national socio-economic metrics and body size. </w:t>
      </w:r>
      <w:r w:rsidRPr="00B90F36">
        <w:rPr>
          <w:rFonts w:ascii="Times New Roman" w:hAnsi="Times New Roman" w:cs="Times New Roman"/>
          <w:i/>
          <w:iCs/>
        </w:rPr>
        <w:t>Nature Communications</w:t>
      </w:r>
      <w:r w:rsidRPr="00B90F36">
        <w:rPr>
          <w:rFonts w:ascii="Times New Roman" w:hAnsi="Times New Roman" w:cs="Times New Roman"/>
        </w:rPr>
        <w:t xml:space="preserve"> </w:t>
      </w:r>
      <w:r w:rsidRPr="00B90F36">
        <w:rPr>
          <w:rFonts w:ascii="Times New Roman" w:hAnsi="Times New Roman" w:cs="Times New Roman"/>
          <w:b/>
          <w:bCs/>
        </w:rPr>
        <w:t>7</w:t>
      </w:r>
      <w:r w:rsidRPr="00B90F36">
        <w:rPr>
          <w:rFonts w:ascii="Times New Roman" w:hAnsi="Times New Roman" w:cs="Times New Roman"/>
        </w:rPr>
        <w:t>, 12747 (2016).</w:t>
      </w:r>
    </w:p>
    <w:p w14:paraId="6C74C392"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36.</w:t>
      </w:r>
      <w:r w:rsidRPr="00B90F36">
        <w:rPr>
          <w:rFonts w:ascii="Times New Roman" w:hAnsi="Times New Roman" w:cs="Times New Roman"/>
        </w:rPr>
        <w:tab/>
        <w:t xml:space="preserve">Asselen, S. van &amp; Verburg, P. H. A Land System representation for global assessments and land-use modeling. </w:t>
      </w:r>
      <w:r w:rsidRPr="00B90F36">
        <w:rPr>
          <w:rFonts w:ascii="Times New Roman" w:hAnsi="Times New Roman" w:cs="Times New Roman"/>
          <w:i/>
          <w:iCs/>
        </w:rPr>
        <w:t>Global Change Biology</w:t>
      </w:r>
      <w:r w:rsidRPr="00B90F36">
        <w:rPr>
          <w:rFonts w:ascii="Times New Roman" w:hAnsi="Times New Roman" w:cs="Times New Roman"/>
        </w:rPr>
        <w:t xml:space="preserve"> </w:t>
      </w:r>
      <w:r w:rsidRPr="00B90F36">
        <w:rPr>
          <w:rFonts w:ascii="Times New Roman" w:hAnsi="Times New Roman" w:cs="Times New Roman"/>
          <w:b/>
          <w:bCs/>
        </w:rPr>
        <w:t>18</w:t>
      </w:r>
      <w:r w:rsidRPr="00B90F36">
        <w:rPr>
          <w:rFonts w:ascii="Times New Roman" w:hAnsi="Times New Roman" w:cs="Times New Roman"/>
        </w:rPr>
        <w:t>, 3125–3148 (2012).</w:t>
      </w:r>
    </w:p>
    <w:p w14:paraId="567FB6BE"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37.</w:t>
      </w:r>
      <w:r w:rsidRPr="00B90F36">
        <w:rPr>
          <w:rFonts w:ascii="Times New Roman" w:hAnsi="Times New Roman" w:cs="Times New Roman"/>
        </w:rPr>
        <w:tab/>
        <w:t xml:space="preserve">Hudson, L. N. </w:t>
      </w:r>
      <w:r w:rsidRPr="00B90F36">
        <w:rPr>
          <w:rFonts w:ascii="Times New Roman" w:hAnsi="Times New Roman" w:cs="Times New Roman"/>
          <w:i/>
          <w:iCs/>
        </w:rPr>
        <w:t>et al.</w:t>
      </w:r>
      <w:r w:rsidRPr="00B90F36">
        <w:rPr>
          <w:rFonts w:ascii="Times New Roman" w:hAnsi="Times New Roman" w:cs="Times New Roman"/>
        </w:rPr>
        <w:t xml:space="preserve"> The PREDICTS database: a global database of how local terrestrial biodiversity responds to human impacts. </w:t>
      </w:r>
      <w:r w:rsidRPr="00B90F36">
        <w:rPr>
          <w:rFonts w:ascii="Times New Roman" w:hAnsi="Times New Roman" w:cs="Times New Roman"/>
          <w:i/>
          <w:iCs/>
        </w:rPr>
        <w:t>Ecology and Evolution</w:t>
      </w:r>
      <w:r w:rsidRPr="00B90F36">
        <w:rPr>
          <w:rFonts w:ascii="Times New Roman" w:hAnsi="Times New Roman" w:cs="Times New Roman"/>
        </w:rPr>
        <w:t xml:space="preserve"> </w:t>
      </w:r>
      <w:r w:rsidRPr="00B90F36">
        <w:rPr>
          <w:rFonts w:ascii="Times New Roman" w:hAnsi="Times New Roman" w:cs="Times New Roman"/>
          <w:b/>
          <w:bCs/>
        </w:rPr>
        <w:t>4</w:t>
      </w:r>
      <w:r w:rsidRPr="00B90F36">
        <w:rPr>
          <w:rFonts w:ascii="Times New Roman" w:hAnsi="Times New Roman" w:cs="Times New Roman"/>
        </w:rPr>
        <w:t>, 4701–4735 (2014).</w:t>
      </w:r>
    </w:p>
    <w:p w14:paraId="7C9276DA"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lastRenderedPageBreak/>
        <w:t>38.</w:t>
      </w:r>
      <w:r w:rsidRPr="00B90F36">
        <w:rPr>
          <w:rFonts w:ascii="Times New Roman" w:hAnsi="Times New Roman" w:cs="Times New Roman"/>
        </w:rPr>
        <w:tab/>
        <w:t xml:space="preserve">Newbold, T. </w:t>
      </w:r>
      <w:r w:rsidRPr="00B90F36">
        <w:rPr>
          <w:rFonts w:ascii="Times New Roman" w:hAnsi="Times New Roman" w:cs="Times New Roman"/>
          <w:i/>
          <w:iCs/>
        </w:rPr>
        <w:t>et al.</w:t>
      </w:r>
      <w:r w:rsidRPr="00B90F36">
        <w:rPr>
          <w:rFonts w:ascii="Times New Roman" w:hAnsi="Times New Roman" w:cs="Times New Roman"/>
        </w:rPr>
        <w:t xml:space="preserve"> Global effects of land use on local terrestrial biodiversity. </w:t>
      </w:r>
      <w:r w:rsidRPr="00B90F36">
        <w:rPr>
          <w:rFonts w:ascii="Times New Roman" w:hAnsi="Times New Roman" w:cs="Times New Roman"/>
          <w:i/>
          <w:iCs/>
        </w:rPr>
        <w:t>Nature</w:t>
      </w:r>
      <w:r w:rsidRPr="00B90F36">
        <w:rPr>
          <w:rFonts w:ascii="Times New Roman" w:hAnsi="Times New Roman" w:cs="Times New Roman"/>
        </w:rPr>
        <w:t xml:space="preserve"> </w:t>
      </w:r>
      <w:r w:rsidRPr="00B90F36">
        <w:rPr>
          <w:rFonts w:ascii="Times New Roman" w:hAnsi="Times New Roman" w:cs="Times New Roman"/>
          <w:b/>
          <w:bCs/>
        </w:rPr>
        <w:t>520</w:t>
      </w:r>
      <w:r w:rsidRPr="00B90F36">
        <w:rPr>
          <w:rFonts w:ascii="Times New Roman" w:hAnsi="Times New Roman" w:cs="Times New Roman"/>
        </w:rPr>
        <w:t>, 45–50 (2015).</w:t>
      </w:r>
    </w:p>
    <w:p w14:paraId="640FEDAF" w14:textId="3E066ACC"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38"/>
      <w:commentRangeStart w:id="39"/>
      <w:r>
        <w:rPr>
          <w:rFonts w:ascii="Times New Roman" w:hAnsi="Times New Roman" w:cs="Times New Roman"/>
          <w:sz w:val="24"/>
          <w:szCs w:val="24"/>
        </w:rPr>
        <w:t>Figure 1: multi-panel individual scenario results</w:t>
      </w:r>
      <w:commentRangeEnd w:id="38"/>
      <w:r w:rsidR="00740E4C">
        <w:rPr>
          <w:rStyle w:val="CommentReference"/>
        </w:rPr>
        <w:commentReference w:id="38"/>
      </w:r>
      <w:commentRangeEnd w:id="39"/>
      <w:r w:rsidR="00916567">
        <w:rPr>
          <w:rStyle w:val="CommentReference"/>
        </w:rPr>
        <w:commentReference w:id="39"/>
      </w:r>
    </w:p>
    <w:p w14:paraId="61F1DE09" w14:textId="2D66EB3C" w:rsidR="00EE6396" w:rsidRDefault="00EE6396" w:rsidP="00BC1C25">
      <w:pPr>
        <w:spacing w:line="480" w:lineRule="auto"/>
        <w:rPr>
          <w:rFonts w:ascii="Times New Roman" w:hAnsi="Times New Roman" w:cs="Times New Roman"/>
          <w:sz w:val="24"/>
          <w:szCs w:val="24"/>
        </w:rPr>
      </w:pPr>
      <w:commentRangeStart w:id="40"/>
      <w:commentRangeStart w:id="41"/>
      <w:commentRangeStart w:id="42"/>
      <w:r w:rsidRPr="00EE6396">
        <w:rPr>
          <w:noProof/>
          <w:lang w:val="en-US"/>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2155"/>
                    </a:xfrm>
                    <a:prstGeom prst="rect">
                      <a:avLst/>
                    </a:prstGeom>
                  </pic:spPr>
                </pic:pic>
              </a:graphicData>
            </a:graphic>
          </wp:inline>
        </w:drawing>
      </w:r>
      <w:commentRangeEnd w:id="40"/>
      <w:r w:rsidR="00957547">
        <w:rPr>
          <w:rStyle w:val="CommentReference"/>
        </w:rPr>
        <w:commentReference w:id="40"/>
      </w:r>
      <w:commentRangeEnd w:id="41"/>
      <w:r w:rsidR="007778E4">
        <w:rPr>
          <w:rStyle w:val="CommentReference"/>
        </w:rPr>
        <w:commentReference w:id="41"/>
      </w:r>
      <w:commentRangeEnd w:id="42"/>
      <w:r w:rsidR="00245E80">
        <w:rPr>
          <w:rStyle w:val="CommentReference"/>
        </w:rPr>
        <w:commentReference w:id="42"/>
      </w:r>
    </w:p>
    <w:p w14:paraId="6FD9674F" w14:textId="77777777" w:rsidR="00936A22" w:rsidRDefault="00936A22">
      <w:r>
        <w:rPr>
          <w:i/>
          <w:iCs/>
        </w:rPr>
        <w:br w:type="page"/>
      </w:r>
    </w:p>
    <w:p w14:paraId="7A6474CF" w14:textId="0925020E"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r w:rsidR="00651FA5">
        <w:rPr>
          <w:i w:val="0"/>
          <w:iCs w:val="0"/>
          <w:color w:val="auto"/>
          <w:sz w:val="22"/>
          <w:szCs w:val="22"/>
        </w:rPr>
        <w:t>orange</w:t>
      </w:r>
      <w:r w:rsidRPr="004238A0">
        <w:rPr>
          <w:i w:val="0"/>
          <w:iCs w:val="0"/>
          <w:color w:val="auto"/>
          <w:sz w:val="22"/>
          <w:szCs w:val="22"/>
        </w:rPr>
        <w:t xml:space="preserve"> (</w:t>
      </w:r>
      <w:r w:rsidR="00651FA5">
        <w:rPr>
          <w:i w:val="0"/>
          <w:iCs w:val="0"/>
          <w:color w:val="auto"/>
          <w:sz w:val="22"/>
          <w:szCs w:val="22"/>
        </w:rPr>
        <w:t>one</w:t>
      </w:r>
      <w:r w:rsidRPr="004238A0">
        <w:rPr>
          <w:i w:val="0"/>
          <w:iCs w:val="0"/>
          <w:color w:val="auto"/>
          <w:sz w:val="22"/>
          <w:szCs w:val="22"/>
        </w:rPr>
        <w:t xml:space="preserve"> scenari</w:t>
      </w:r>
      <w:r w:rsidR="00651FA5">
        <w:rPr>
          <w:i w:val="0"/>
          <w:iCs w:val="0"/>
          <w:color w:val="auto"/>
          <w:sz w:val="22"/>
          <w:szCs w:val="22"/>
        </w:rPr>
        <w:t>o</w:t>
      </w:r>
      <w:r w:rsidRPr="004238A0">
        <w:rPr>
          <w:i w:val="0"/>
          <w:iCs w:val="0"/>
          <w:color w:val="auto"/>
          <w:sz w:val="22"/>
          <w:szCs w:val="22"/>
        </w:rPr>
        <w:t>) to dark blue (</w:t>
      </w:r>
      <w:r w:rsidR="00651FA5">
        <w:rPr>
          <w:i w:val="0"/>
          <w:iCs w:val="0"/>
          <w:noProof/>
          <w:color w:val="auto"/>
          <w:sz w:val="22"/>
          <w:szCs w:val="22"/>
        </w:rPr>
        <w:t>eight</w:t>
      </w:r>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43"/>
      <w:r>
        <w:rPr>
          <w:noProof/>
          <w:lang w:val="en-US"/>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22999" cy="2852247"/>
                    </a:xfrm>
                    <a:prstGeom prst="rect">
                      <a:avLst/>
                    </a:prstGeom>
                  </pic:spPr>
                </pic:pic>
              </a:graphicData>
            </a:graphic>
          </wp:inline>
        </w:drawing>
      </w:r>
      <w:commentRangeEnd w:id="43"/>
      <w:r w:rsidR="00651FA5">
        <w:rPr>
          <w:rStyle w:val="CommentReference"/>
        </w:rPr>
        <w:commentReference w:id="43"/>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lot.</w:t>
      </w:r>
    </w:p>
    <w:p w14:paraId="2622AD52" w14:textId="5CBB2AEB" w:rsidR="00CE4CCB" w:rsidRDefault="00F81C32" w:rsidP="00BC1C25">
      <w:pPr>
        <w:spacing w:line="480" w:lineRule="auto"/>
        <w:rPr>
          <w:rFonts w:ascii="Times New Roman" w:hAnsi="Times New Roman" w:cs="Times New Roman"/>
          <w:sz w:val="24"/>
          <w:szCs w:val="24"/>
        </w:rPr>
      </w:pPr>
      <w:r w:rsidRPr="00F81C32">
        <w:rPr>
          <w:noProof/>
          <w:lang w:val="en-US"/>
        </w:rPr>
        <w:drawing>
          <wp:inline distT="0" distB="0" distL="0" distR="0" wp14:anchorId="7EBE749E" wp14:editId="52AB34A0">
            <wp:extent cx="6896306" cy="4352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21478" cy="4368813"/>
                    </a:xfrm>
                    <a:prstGeom prst="rect">
                      <a:avLst/>
                    </a:prstGeom>
                  </pic:spPr>
                </pic:pic>
              </a:graphicData>
            </a:graphic>
          </wp:inline>
        </w:drawing>
      </w:r>
    </w:p>
    <w:p w14:paraId="2D743B8E" w14:textId="0EB99DF2" w:rsidR="005D4502" w:rsidRDefault="006100EE" w:rsidP="00BC1C25">
      <w:pPr>
        <w:spacing w:line="480" w:lineRule="auto"/>
        <w:rPr>
          <w:rFonts w:ascii="Times New Roman" w:hAnsi="Times New Roman" w:cs="Times New Roman"/>
          <w:sz w:val="24"/>
          <w:szCs w:val="24"/>
        </w:rPr>
      </w:pP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074AE078"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w:t>
      </w:r>
      <w:r w:rsidR="00E47D07">
        <w:t>governance</w:t>
      </w:r>
      <w:r w:rsidR="00CD6D0F">
        <w:t xml:space="preserve">,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5F0B6B17"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following Pouzols et al.</w:t>
      </w:r>
      <w:r>
        <w:rPr>
          <w:rFonts w:cs="Times New Roman"/>
          <w:lang w:val="en-CA"/>
        </w:rPr>
        <w:t xml:space="preserve"> </w:t>
      </w:r>
      <w:r w:rsidRPr="00FC3DD7">
        <w:rPr>
          <w:rFonts w:eastAsia="Times New Roman" w:cs="Times New Roman"/>
        </w:rPr>
        <w:fldChar w:fldCharType="begin" w:fldLock="1"/>
      </w:r>
      <w:r w:rsidR="00D15C6C">
        <w:rPr>
          <w:rFonts w:eastAsia="Times New Roman" w:cs="Times New Roman"/>
        </w:rPr>
        <w:instrText xml:space="preserve"> ADDIN ZOTERO_ITEM CSL_CITATION {"citationID":"sP0QKTf0","properties":{"formattedCitation":"(Pouzols et al., 2014)","plainCitation":"(Pouzols et al., 2014)","dontUpdate":true,"noteIndex":0},"citationItems":[{"id":"Yt80h0ER/B12Ph4mZ","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6"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BirdLife International data zone webpage (</w:t>
      </w:r>
      <w:hyperlink r:id="rId17"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w:t>
      </w:r>
      <w:r w:rsidR="00D92D84">
        <w:rPr>
          <w:rFonts w:cs="Times New Roman"/>
          <w:lang w:val="en-CA"/>
        </w:rPr>
        <w:t xml:space="preserve">no </w:t>
      </w:r>
      <w:r w:rsidR="00D15430">
        <w:rPr>
          <w:rFonts w:cs="Times New Roman"/>
          <w:lang w:val="en-CA"/>
        </w:rPr>
        <w:t>analogous data are available for a low</w:t>
      </w:r>
      <w:r w:rsidR="00804A37">
        <w:rPr>
          <w:rFonts w:cs="Times New Roman"/>
          <w:lang w:val="en-CA"/>
        </w:rPr>
        <w:t>er</w:t>
      </w:r>
      <w:r w:rsidR="00D15430">
        <w:rPr>
          <w:rFonts w:cs="Times New Roman"/>
          <w:lang w:val="en-CA"/>
        </w:rPr>
        <w:t xml:space="preserve"> proportion of species in other taxonomic groups</w:t>
      </w:r>
      <w:r w:rsidR="003D1DC4">
        <w:rPr>
          <w:rFonts w:cs="Times New Roman"/>
          <w:lang w:val="en-CA"/>
        </w:rPr>
        <w:t xml:space="preserve"> such as insects</w:t>
      </w:r>
      <w:r w:rsidR="00BF6E2E">
        <w:rPr>
          <w:rFonts w:cs="Times New Roman"/>
          <w:lang w:val="en-CA"/>
        </w:rPr>
        <w:fldChar w:fldCharType="begin"/>
      </w:r>
      <w:r w:rsidR="00B90F36">
        <w:rPr>
          <w:rFonts w:cs="Times New Roman"/>
          <w:lang w:val="en-CA"/>
        </w:rPr>
        <w:instrText xml:space="preserve"> ADDIN ZOTERO_ITEM CSL_CITATION {"citationID":"OFiODys0","properties":{"formattedCitation":"\\super 30\\nosupersub{}","plainCitation":"30","noteIndex":0},"citationItems":[{"id":2723,"uris":["http://zotero.org/users/878981/items/T9WQJRQ6"],"uri":["http://zotero.org/users/878981/items/T9WQJRQ6"],"itemData":{"id":2723,"type":"article-journal","abstract":"Invertebrates are central to the functioning of ecosystems, yet they are underappreciated and understudied. Recent work has shown that they are suffering from rapid decline. Here we call for a greater focus on invertebrates and make recommendations for future investigation.","container-title":"Nature Communications","DOI":"10.1038/s41467-018-07916-1","ISSN":"2041-1723","issue":"1","language":"en","note":"number: 1\npublisher: Nature Publishing Group","page":"1-3","source":"www.nature.com","title":"Recognizing the quiet extinction of invertebrates","volume":"10","author":[{"family":"Eisenhauer","given":"Nico"},{"family":"Bonn","given":"Aletta"},{"family":"A. Guerra","given":"Carlos"}],"issued":{"date-parts":[["2019",1,3]]}}}],"schema":"https://github.com/citation-style-language/schema/raw/master/csl-citation.json"} </w:instrText>
      </w:r>
      <w:r w:rsidR="00BF6E2E">
        <w:rPr>
          <w:rFonts w:cs="Times New Roman"/>
          <w:lang w:val="en-CA"/>
        </w:rPr>
        <w:fldChar w:fldCharType="separate"/>
      </w:r>
      <w:r w:rsidR="00B90F36" w:rsidRPr="00B90F36">
        <w:rPr>
          <w:rFonts w:cs="Times New Roman"/>
          <w:vertAlign w:val="superscript"/>
        </w:rPr>
        <w:t>30</w:t>
      </w:r>
      <w:r w:rsidR="00BF6E2E">
        <w:rPr>
          <w:rFonts w:cs="Times New Roman"/>
          <w:lang w:val="en-CA"/>
        </w:rPr>
        <w:fldChar w:fldCharType="end"/>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3C75C4">
        <w:rPr>
          <w:rFonts w:eastAsia="Times New Roman" w:cs="Times New Roman"/>
        </w:rPr>
        <w:instrText xml:space="preserve"> ADDIN ZOTERO_ITEM CSL_CITATION {"citationID":"OmQfgKGi","properties":{"formattedCitation":"\\super 6\\nosupersub{}","plainCitation":"6","noteIndex":0},"citationItems":[{"id":"Yt80h0ER/B12Ph4mZ","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3C75C4" w:rsidRPr="003C75C4">
        <w:rPr>
          <w:rFonts w:cs="Times New Roman"/>
          <w:vertAlign w:val="superscript"/>
        </w:rPr>
        <w:t>6</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0932FF">
        <w:rPr>
          <w:rFonts w:cs="Times New Roman"/>
        </w:rPr>
        <w:instrText xml:space="preserve"> ADDIN ZOTERO_ITEM CSL_CITATION {"citationID":"8eKvKTVX","properties":{"formattedCitation":"\\super 10\\nosupersub{}","plainCitation":"10","noteIndex":0},"citationItems":[{"id":"Yt80h0ER/TEk0v2Zf","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0932FF" w:rsidRPr="000932FF">
        <w:rPr>
          <w:rFonts w:cs="Times New Roman"/>
          <w:vertAlign w:val="superscript"/>
        </w:rPr>
        <w:t>10</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B90F36">
        <w:rPr>
          <w:rFonts w:cs="Times New Roman"/>
        </w:rPr>
        <w:instrText xml:space="preserve"> ADDIN ZOTERO_ITEM CSL_CITATION {"citationID":"DxwUXTE0","properties":{"formattedCitation":"\\super 31\\nosupersub{}","plainCitation":"31","noteIndex":0},"citationItems":[{"id":"Yt80h0ER/YSV4nEQz","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B90F36" w:rsidRPr="00B90F36">
        <w:rPr>
          <w:rFonts w:cs="Times New Roman"/>
          <w:vertAlign w:val="superscript"/>
        </w:rPr>
        <w:t>31</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44" w:name="_Hlk7000483"/>
      <w:r>
        <w:rPr>
          <w:rFonts w:cs="Times New Roman"/>
          <w:lang w:val="en-CA"/>
        </w:rPr>
        <w:t>, thus only focusing on stationary periods of the life cycle of migratory species</w:t>
      </w:r>
      <w:bookmarkEnd w:id="44"/>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45"/>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45"/>
      <w:r w:rsidR="006A29D0">
        <w:rPr>
          <w:rStyle w:val="CommentReference"/>
          <w:rFonts w:asciiTheme="minorHAnsi" w:eastAsiaTheme="minorHAnsi" w:hAnsiTheme="minorHAnsi" w:cstheme="minorBidi"/>
          <w:color w:val="auto"/>
          <w:lang w:val="en-CA" w:eastAsia="en-US"/>
        </w:rPr>
        <w:commentReference w:id="45"/>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8"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3C0AB682"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9">
        <w:r>
          <w:rPr>
            <w:rStyle w:val="InternetLink"/>
            <w:rFonts w:cs="Times New Roman"/>
            <w:lang w:val="en-CA"/>
          </w:rPr>
          <w:t>https://www.protectedplanet.net</w:t>
        </w:r>
      </w:hyperlink>
      <w:r>
        <w:rPr>
          <w:rFonts w:cs="Times New Roman"/>
          <w:lang w:val="en-CA"/>
        </w:rPr>
        <w:t>). Following standard procedures for cleaning the protected area dataset</w:t>
      </w:r>
      <w:r w:rsidR="00897E1D">
        <w:rPr>
          <w:rFonts w:cs="Times New Roman"/>
          <w:lang w:val="en-CA"/>
        </w:rPr>
        <w:fldChar w:fldCharType="begin"/>
      </w:r>
      <w:r w:rsidR="00B90F36">
        <w:rPr>
          <w:rFonts w:cs="Times New Roman"/>
          <w:lang w:val="en-CA"/>
        </w:rPr>
        <w:instrText xml:space="preserve"> ADDIN ZOTERO_ITEM CSL_CITATION {"citationID":"Y3WTEABm","properties":{"formattedCitation":"\\super 32,33\\nosupersub{}","plainCitation":"32,33","noteIndex":0},"citationItems":[{"id":1022,"uris":["http://zotero.org/users/878981/items/XKKKTZ3F"],"uri":["ht</w:instrText>
      </w:r>
      <w:r w:rsidR="00B90F36">
        <w:rPr>
          <w:rFonts w:cs="Times New Roman" w:hint="eastAsia"/>
          <w:lang w:val="en-CA"/>
        </w:rPr>
        <w:instrText xml:space="preserve">tp://zotero.org/users/878981/items/XKKKTZ3F"],"itemData":{"id":1022,"type":"article-journal","abstract":"Governments have committed to conserving </w:instrText>
      </w:r>
      <w:r w:rsidR="00B90F36">
        <w:rPr>
          <w:rFonts w:cs="Times New Roman" w:hint="eastAsia"/>
          <w:lang w:val="en-CA"/>
        </w:rPr>
        <w:instrText>≥</w:instrText>
      </w:r>
      <w:r w:rsidR="00B90F36">
        <w:rPr>
          <w:rFonts w:cs="Times New Roman" w:hint="eastAsia"/>
          <w:lang w:val="en-CA"/>
        </w:rPr>
        <w:instrText xml:space="preserve">17% of terrestrial and </w:instrText>
      </w:r>
      <w:r w:rsidR="00B90F36">
        <w:rPr>
          <w:rFonts w:cs="Times New Roman" w:hint="eastAsia"/>
          <w:lang w:val="en-CA"/>
        </w:rPr>
        <w:instrText>≥</w:instrText>
      </w:r>
      <w:r w:rsidR="00B90F36">
        <w:rPr>
          <w:rFonts w:cs="Times New Roman" w:hint="eastAsia"/>
          <w:lang w:val="en-CA"/>
        </w:rPr>
        <w:instrText xml:space="preserve">10% of marine environments globally, especially </w:instrText>
      </w:r>
      <w:r w:rsidR="00B90F36">
        <w:rPr>
          <w:rFonts w:cs="Times New Roman" w:hint="eastAsia"/>
          <w:lang w:val="en-CA"/>
        </w:rPr>
        <w:instrText>“</w:instrText>
      </w:r>
      <w:r w:rsidR="00B90F36">
        <w:rPr>
          <w:rFonts w:cs="Times New Roman" w:hint="eastAsia"/>
          <w:lang w:val="en-CA"/>
        </w:rPr>
        <w:instrText xml:space="preserve">areas of particular importance for </w:instrText>
      </w:r>
      <w:r w:rsidR="00B90F36">
        <w:rPr>
          <w:rFonts w:cs="Times New Roman"/>
          <w:lang w:val="en-CA"/>
        </w:rPr>
        <w:instrText>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w:instrText>
      </w:r>
      <w:r w:rsidR="00B90F36">
        <w:rPr>
          <w:rFonts w:cs="Times New Roman" w:hint="eastAsia"/>
          <w:lang w:val="en-CA"/>
        </w:rPr>
        <w:instrText>n","given":"Graeme M."},{"family":"Angulo","given":"Ariadne"},{"family":"Balmford","given":"Andrew"},{"family":"Bertzky","given":"Bastian"},{"family":"Brooks","given":"Thomas M."},{"family":"Carpenter","given":"Kent E."},{"family":"Comeros</w:instrText>
      </w:r>
      <w:r w:rsidR="00B90F36">
        <w:rPr>
          <w:rFonts w:cs="Times New Roman" w:hint="eastAsia"/>
          <w:lang w:val="en-CA"/>
        </w:rPr>
        <w:instrText>‐</w:instrText>
      </w:r>
      <w:r w:rsidR="00B90F36">
        <w:rPr>
          <w:rFonts w:cs="Times New Roman" w:hint="eastAsia"/>
          <w:lang w:val="en-CA"/>
        </w:rPr>
        <w:instrText>Raynal","given"</w:instrText>
      </w:r>
      <w:r w:rsidR="00B90F36">
        <w:rPr>
          <w:rFonts w:cs="Times New Roman"/>
          <w:lang w:val="en-CA"/>
        </w:rPr>
        <w:instrText>:"Mia T."},{"family":"Cornell","given":"John"},{"family":"Ficetola","given":"G. Francesco"},{"family":"Fishpool","given":"Lincoln D. C."},{"family":"Fuller","given":"Richard A."},{"family":"Geldmann","given":"Jonas"},{"family":"Harwell","given":"Heather"}</w:instrText>
      </w:r>
      <w:r w:rsidR="00B90F36">
        <w:rPr>
          <w:rFonts w:cs="Times New Roman" w:hint="eastAsia"/>
          <w:lang w:val="en-CA"/>
        </w:rPr>
        <w:instrText>,{"family":"Hilton</w:instrText>
      </w:r>
      <w:r w:rsidR="00B90F36">
        <w:rPr>
          <w:rFonts w:cs="Times New Roman" w:hint="eastAsia"/>
          <w:lang w:val="en-CA"/>
        </w:rPr>
        <w:instrText>‐</w:instrText>
      </w:r>
      <w:r w:rsidR="00B90F36">
        <w:rPr>
          <w:rFonts w:cs="Times New Roman" w:hint="eastAsia"/>
          <w:lang w:val="en-CA"/>
        </w:rPr>
        <w:instrText>Taylor","given":"Craig"},{"family":"Hoffmann","given":"Michael"},{"family":"Joolia","given":"Ackbar"},{"family":"Joppa","given":"Lucas"},{"family":"Kingston","given":"Naomi"},{"family":"May","given":"Ian"},{"family":"Milam","given":"Amy</w:instrText>
      </w:r>
      <w:r w:rsidR="00B90F36">
        <w:rPr>
          <w:rFonts w:cs="Times New Roman"/>
          <w:lang w:val="en-CA"/>
        </w:rPr>
        <w:instrText xml:space="preserve">"},{"family":"Polidoro","given":"Beth"},{"family":"Ralph","given":"Gina"},{"family":"Richman","given":"Nadia"},{"family":"Rondinini","given":"Carlo"},{"family":"Segan","given":"Daniel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D."}],"issued":{"date-parts":[["2015"]]}}},{"id":2731,"uris":["http://zotero.org/users/878981/items/AEP6D364"],"uri":["http://zotero.org/users/878981/items/AEP6D364"],"itemData":{"id":2731,"type":"webpage","abstract":"Protected Planet is the online interface for the\n    World Database on Protected Areas (WDPA), and the most comprehensive\n    global database on terrestrial and marine protected areas.","container-title":"Protected Planet","note":"source: www.protectedplanet.net","title":"Calculating protected area coverage","URL":"https://www.protectedplanet.net/c/calculating-protected-area-coverage","author":[{"family":"Planet","given":"Protected"}],"accessed":{"date-parts":[["2020",5,12]]}}}],"schema":"https://github.com/citation-style-language/schema/raw/master/csl-citation.json"} </w:instrText>
      </w:r>
      <w:r w:rsidR="00897E1D">
        <w:rPr>
          <w:rFonts w:cs="Times New Roman"/>
          <w:lang w:val="en-CA"/>
        </w:rPr>
        <w:fldChar w:fldCharType="separate"/>
      </w:r>
      <w:r w:rsidR="00B90F36" w:rsidRPr="00B90F36">
        <w:rPr>
          <w:rFonts w:cs="Times New Roman"/>
          <w:vertAlign w:val="superscript"/>
        </w:rPr>
        <w:t>32,33</w:t>
      </w:r>
      <w:r w:rsidR="00897E1D">
        <w:rPr>
          <w:rFonts w:cs="Times New Roman"/>
          <w:lang w:val="en-CA"/>
        </w:rPr>
        <w:fldChar w:fldCharType="end"/>
      </w:r>
      <w:r>
        <w:rPr>
          <w:rFonts w:cs="Times New Roman"/>
          <w:lang w:val="en-CA"/>
        </w:rPr>
        <w:t>,  we (i) projected the data to an equal-area coordinate (World Behrman) (ii) excluded reserves with unknown or proposed designations, (iii) excluded UNESCO Biosphere Reserves</w:t>
      </w:r>
      <w:r w:rsidR="00907206">
        <w:rPr>
          <w:rFonts w:cs="Times New Roman"/>
          <w:lang w:val="en-CA"/>
        </w:rPr>
        <w:fldChar w:fldCharType="begin"/>
      </w:r>
      <w:r w:rsidR="00B90F36">
        <w:rPr>
          <w:rFonts w:cs="Times New Roman"/>
          <w:lang w:val="en-CA"/>
        </w:rPr>
        <w:instrText xml:space="preserve"> ADDIN ZOTERO_ITEM CSL_CITATION {"citationID":"sZb95Gs3","properties":{"formattedCitation":"\\super 34\\nosupersub{}","plainCitation":"34","noteIndex":0},"citationItems":[{"id":952,"uris":["http://zotero.org/users/878981/items/LMZRMJZV"],"uri":["http://zotero.org/users/878981/items/LMZRMJZV"],"itemData":{"id":952,"type":"article-journal","container-title":"Biological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B90F36" w:rsidRPr="00B90F36">
        <w:rPr>
          <w:rFonts w:cs="Times New Roman"/>
          <w:vertAlign w:val="superscript"/>
        </w:rPr>
        <w:t>34</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1C5D8821" w:rsidR="00D31BD2" w:rsidRDefault="00FF1DA8"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Governance</w:t>
      </w:r>
      <w:r w:rsidR="00C27504">
        <w:rPr>
          <w:rFonts w:ascii="Times New Roman" w:hAnsi="Times New Roman" w:cs="Times New Roman"/>
          <w:i/>
          <w:iCs/>
          <w:sz w:val="24"/>
          <w:szCs w:val="24"/>
        </w:rPr>
        <w:t xml:space="preserve"> </w:t>
      </w:r>
      <w:r w:rsidR="005E00EE">
        <w:rPr>
          <w:rFonts w:ascii="Times New Roman" w:hAnsi="Times New Roman" w:cs="Times New Roman"/>
          <w:i/>
          <w:iCs/>
          <w:sz w:val="24"/>
          <w:szCs w:val="24"/>
        </w:rPr>
        <w:t>pressure</w:t>
      </w:r>
    </w:p>
    <w:p w14:paraId="2117FD9E" w14:textId="3650EA8C" w:rsidR="00E03E70" w:rsidRPr="00F27EC2" w:rsidRDefault="00572583" w:rsidP="00BC1C25">
      <w:pPr>
        <w:spacing w:line="480" w:lineRule="auto"/>
        <w:rPr>
          <w:rFonts w:ascii="Times New Roman" w:hAnsi="Times New Roman" w:cs="Times New Roman"/>
          <w:sz w:val="24"/>
          <w:szCs w:val="24"/>
        </w:rPr>
      </w:pPr>
      <w:r>
        <w:rPr>
          <w:rFonts w:ascii="Times New Roman" w:hAnsi="Times New Roman" w:cs="Times New Roman"/>
          <w:sz w:val="24"/>
          <w:szCs w:val="24"/>
        </w:rPr>
        <w:t>Conservation r</w:t>
      </w:r>
      <w:r w:rsidRPr="005F71A7">
        <w:rPr>
          <w:rFonts w:ascii="Times New Roman" w:hAnsi="Times New Roman" w:cs="Times New Roman"/>
          <w:sz w:val="24"/>
          <w:szCs w:val="24"/>
        </w:rPr>
        <w:t xml:space="preserve">isk </w:t>
      </w:r>
      <w:r>
        <w:rPr>
          <w:rFonts w:ascii="Times New Roman" w:hAnsi="Times New Roman" w:cs="Times New Roman"/>
          <w:sz w:val="24"/>
          <w:szCs w:val="24"/>
        </w:rPr>
        <w:t xml:space="preserve">due to governance </w:t>
      </w:r>
      <w:r w:rsidRPr="005F71A7">
        <w:rPr>
          <w:rFonts w:ascii="Times New Roman" w:hAnsi="Times New Roman" w:cs="Times New Roman"/>
          <w:sz w:val="24"/>
          <w:szCs w:val="24"/>
        </w:rPr>
        <w:t>can affect the outcome</w:t>
      </w:r>
      <w:r>
        <w:rPr>
          <w:rFonts w:ascii="Times New Roman" w:hAnsi="Times New Roman" w:cs="Times New Roman"/>
          <w:sz w:val="24"/>
          <w:szCs w:val="24"/>
        </w:rPr>
        <w:t>s</w:t>
      </w:r>
      <w:r w:rsidRPr="005F71A7">
        <w:rPr>
          <w:rFonts w:ascii="Times New Roman" w:hAnsi="Times New Roman" w:cs="Times New Roman"/>
          <w:sz w:val="24"/>
          <w:szCs w:val="24"/>
        </w:rPr>
        <w:t xml:space="preserve"> of strategies, and </w:t>
      </w:r>
      <w:r>
        <w:rPr>
          <w:rFonts w:ascii="Times New Roman" w:hAnsi="Times New Roman" w:cs="Times New Roman"/>
          <w:sz w:val="24"/>
          <w:szCs w:val="24"/>
        </w:rPr>
        <w:t>effective</w:t>
      </w:r>
      <w:r w:rsidRPr="005F71A7">
        <w:rPr>
          <w:rFonts w:ascii="Times New Roman" w:hAnsi="Times New Roman" w:cs="Times New Roman"/>
          <w:sz w:val="24"/>
          <w:szCs w:val="24"/>
        </w:rPr>
        <w:t xml:space="preserve"> governance can promote the resilience of conservation in the face of sociopolitical </w:t>
      </w:r>
      <w:r>
        <w:rPr>
          <w:rFonts w:ascii="Times New Roman" w:hAnsi="Times New Roman" w:cs="Times New Roman"/>
          <w:sz w:val="24"/>
          <w:szCs w:val="24"/>
        </w:rPr>
        <w:t xml:space="preserve">and economic </w:t>
      </w:r>
      <w:r w:rsidRPr="005F71A7">
        <w:rPr>
          <w:rFonts w:ascii="Times New Roman" w:hAnsi="Times New Roman" w:cs="Times New Roman"/>
          <w:sz w:val="24"/>
          <w:szCs w:val="24"/>
        </w:rPr>
        <w:t xml:space="preserve">shocks.  We used worldwide governance indicators from </w:t>
      </w:r>
      <w:r>
        <w:rPr>
          <w:rFonts w:ascii="Times New Roman" w:hAnsi="Times New Roman" w:cs="Times New Roman"/>
          <w:sz w:val="24"/>
          <w:szCs w:val="24"/>
        </w:rPr>
        <w:t xml:space="preserve">the </w:t>
      </w:r>
      <w:r w:rsidRPr="005F71A7">
        <w:rPr>
          <w:rFonts w:ascii="Times New Roman" w:hAnsi="Times New Roman" w:cs="Times New Roman"/>
          <w:sz w:val="24"/>
          <w:szCs w:val="24"/>
        </w:rPr>
        <w:t>World Bank</w:t>
      </w:r>
      <w:r w:rsidR="005D2C12">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{"citationID":"2wrggOty","properties":{"formattedCitation":"\\super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5D2C12">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5D2C12">
        <w:rPr>
          <w:rFonts w:ascii="Times New Roman" w:hAnsi="Times New Roman" w:cs="Times New Roman"/>
          <w:sz w:val="24"/>
          <w:szCs w:val="24"/>
        </w:rPr>
        <w:fldChar w:fldCharType="end"/>
      </w:r>
      <w:r w:rsidR="005D2C12">
        <w:rPr>
          <w:rFonts w:ascii="Times New Roman" w:hAnsi="Times New Roman" w:cs="Times New Roman"/>
          <w:sz w:val="24"/>
          <w:szCs w:val="24"/>
        </w:rPr>
        <w:t xml:space="preserve"> </w:t>
      </w:r>
      <w:r w:rsidRPr="005F71A7">
        <w:rPr>
          <w:rFonts w:ascii="Times New Roman" w:hAnsi="Times New Roman" w:cs="Times New Roman"/>
          <w:sz w:val="24"/>
          <w:szCs w:val="24"/>
        </w:rPr>
        <w:t xml:space="preserve"> </w:t>
      </w:r>
      <w:r>
        <w:rPr>
          <w:rFonts w:ascii="Times New Roman" w:hAnsi="Times New Roman" w:cs="Times New Roman"/>
          <w:sz w:val="24"/>
          <w:szCs w:val="24"/>
        </w:rPr>
        <w:t xml:space="preserve">to capture these </w:t>
      </w:r>
      <w:r w:rsidR="00F272E0">
        <w:rPr>
          <w:rFonts w:ascii="Times New Roman" w:hAnsi="Times New Roman" w:cs="Times New Roman"/>
          <w:sz w:val="24"/>
          <w:szCs w:val="24"/>
        </w:rPr>
        <w:t>pressures</w:t>
      </w:r>
      <w:r>
        <w:rPr>
          <w:rFonts w:ascii="Times New Roman" w:hAnsi="Times New Roman" w:cs="Times New Roman"/>
          <w:sz w:val="24"/>
          <w:szCs w:val="24"/>
        </w:rPr>
        <w:t>. The indicators include</w:t>
      </w:r>
      <w:r w:rsidRPr="005F71A7">
        <w:rPr>
          <w:rFonts w:ascii="Times New Roman" w:hAnsi="Times New Roman" w:cs="Times New Roman"/>
          <w:sz w:val="24"/>
          <w:szCs w:val="24"/>
        </w:rPr>
        <w:t xml:space="preserve"> six scaled measures: voice and accountability; political stability </w:t>
      </w:r>
      <w:r w:rsidRPr="005F71A7">
        <w:rPr>
          <w:rFonts w:ascii="Times New Roman" w:hAnsi="Times New Roman" w:cs="Times New Roman"/>
          <w:sz w:val="24"/>
          <w:szCs w:val="24"/>
        </w:rPr>
        <w:lastRenderedPageBreak/>
        <w:t>and absence of violence; government effectiveness; regulatory quality; rule of law; and control of corruption</w:t>
      </w:r>
      <w:r>
        <w:rPr>
          <w:rFonts w:ascii="Times New Roman" w:hAnsi="Times New Roman" w:cs="Times New Roman"/>
          <w:sz w:val="24"/>
          <w:szCs w:val="24"/>
        </w:rPr>
        <w:t xml:space="preserve"> (see Table S</w:t>
      </w:r>
      <w:r w:rsidR="002F6D7C">
        <w:rPr>
          <w:rFonts w:ascii="Times New Roman" w:hAnsi="Times New Roman" w:cs="Times New Roman"/>
          <w:sz w:val="24"/>
          <w:szCs w:val="24"/>
        </w:rPr>
        <w:t>4</w:t>
      </w:r>
      <w:r>
        <w:rPr>
          <w:rFonts w:ascii="Times New Roman" w:hAnsi="Times New Roman" w:cs="Times New Roman"/>
          <w:sz w:val="24"/>
          <w:szCs w:val="24"/>
        </w:rPr>
        <w:t xml:space="preserve"> for definitions)</w:t>
      </w:r>
      <w:r w:rsidRPr="005F71A7">
        <w:rPr>
          <w:rFonts w:ascii="Times New Roman" w:hAnsi="Times New Roman" w:cs="Times New Roman"/>
          <w:sz w:val="24"/>
          <w:szCs w:val="24"/>
        </w:rPr>
        <w:t>.</w:t>
      </w:r>
      <w:r>
        <w:rPr>
          <w:rFonts w:ascii="Times New Roman" w:hAnsi="Times New Roman" w:cs="Times New Roman"/>
          <w:sz w:val="24"/>
          <w:szCs w:val="24"/>
        </w:rPr>
        <w:t xml:space="preserve"> </w:t>
      </w:r>
      <w:r w:rsidRPr="005F71A7">
        <w:rPr>
          <w:rFonts w:ascii="Times New Roman" w:hAnsi="Times New Roman" w:cs="Times New Roman"/>
          <w:sz w:val="24"/>
          <w:szCs w:val="24"/>
        </w:rPr>
        <w:t xml:space="preserve">We </w:t>
      </w:r>
      <w:r>
        <w:rPr>
          <w:rFonts w:ascii="Times New Roman" w:hAnsi="Times New Roman" w:cs="Times New Roman"/>
          <w:sz w:val="24"/>
          <w:szCs w:val="24"/>
        </w:rPr>
        <w:t>chose these indicators because</w:t>
      </w:r>
      <w:r w:rsidRPr="005F71A7">
        <w:rPr>
          <w:rFonts w:ascii="Times New Roman" w:hAnsi="Times New Roman" w:cs="Times New Roman"/>
          <w:sz w:val="24"/>
          <w:szCs w:val="24"/>
        </w:rPr>
        <w:t xml:space="preserve"> evidence suggests that protected area effectiveness</w:t>
      </w:r>
      <w:r w:rsidR="00BB33D0">
        <w:rPr>
          <w:rFonts w:ascii="Times New Roman" w:hAnsi="Times New Roman" w:cs="Times New Roman"/>
          <w:sz w:val="24"/>
          <w:szCs w:val="24"/>
        </w:rPr>
        <w:fldChar w:fldCharType="begin"/>
      </w:r>
      <w:r w:rsidR="00B90F36">
        <w:rPr>
          <w:rFonts w:ascii="Times New Roman" w:hAnsi="Times New Roman" w:cs="Times New Roman"/>
          <w:sz w:val="24"/>
          <w:szCs w:val="24"/>
        </w:rPr>
        <w:instrText xml:space="preserve"> ADDIN ZOTERO_ITEM CSL_CITATION {"citationID":"qt1hbDrp","properties":{"formattedCitation":"\\super 35\\nosupersub{}","plainCitation":"35","noteIndex":0},"citationItems":[{"id":2733,"uris":["http://zotero.org/users/878981/items/PGC3HQEK"],"uri":["http://zotero.org/users/878981/items/PGC3HQEK"],"itemData":{"id":2733,"type":"article-journal","abstract":"Ensuring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BB33D0">
        <w:rPr>
          <w:rFonts w:ascii="Times New Roman" w:hAnsi="Times New Roman" w:cs="Times New Roman"/>
          <w:sz w:val="24"/>
          <w:szCs w:val="24"/>
        </w:rPr>
        <w:fldChar w:fldCharType="separate"/>
      </w:r>
      <w:r w:rsidR="00B90F36" w:rsidRPr="00B90F36">
        <w:rPr>
          <w:rFonts w:ascii="Times New Roman" w:hAnsi="Times New Roman" w:cs="Times New Roman"/>
          <w:sz w:val="24"/>
          <w:szCs w:val="24"/>
          <w:vertAlign w:val="superscript"/>
        </w:rPr>
        <w:t>35</w:t>
      </w:r>
      <w:r w:rsidR="00BB33D0">
        <w:rPr>
          <w:rFonts w:ascii="Times New Roman" w:hAnsi="Times New Roman" w:cs="Times New Roman"/>
          <w:sz w:val="24"/>
          <w:szCs w:val="24"/>
        </w:rPr>
        <w:fldChar w:fldCharType="end"/>
      </w:r>
      <w:r w:rsidR="0058799E">
        <w:rPr>
          <w:rFonts w:ascii="Times New Roman" w:hAnsi="Times New Roman" w:cs="Times New Roman"/>
          <w:sz w:val="24"/>
          <w:szCs w:val="24"/>
        </w:rPr>
        <w:t xml:space="preserve"> </w:t>
      </w:r>
      <w:r w:rsidRPr="005F71A7">
        <w:rPr>
          <w:rFonts w:ascii="Times New Roman" w:hAnsi="Times New Roman" w:cs="Times New Roman"/>
          <w:sz w:val="24"/>
          <w:szCs w:val="24"/>
        </w:rPr>
        <w:t>and state investment and efforts for biodiversity conservation</w:t>
      </w:r>
      <w:r w:rsidR="00B67F5F">
        <w:rPr>
          <w:rFonts w:ascii="Times New Roman" w:hAnsi="Times New Roman" w:cs="Times New Roman"/>
          <w:sz w:val="24"/>
          <w:szCs w:val="24"/>
        </w:rPr>
        <w:fldChar w:fldCharType="begin"/>
      </w:r>
      <w:r w:rsidR="00D15C6C">
        <w:rPr>
          <w:rFonts w:ascii="Times New Roman" w:hAnsi="Times New Roman" w:cs="Times New Roman"/>
          <w:sz w:val="24"/>
          <w:szCs w:val="24"/>
        </w:rPr>
        <w:instrText xml:space="preserve"> ADDIN ZOTERO_ITEM CSL_CITATION {"citationID":"37DDtIiq","properties":{"formattedCitation":"\\super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B67F5F">
        <w:rPr>
          <w:rFonts w:ascii="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4</w:t>
      </w:r>
      <w:r w:rsidR="00B67F5F">
        <w:rPr>
          <w:rFonts w:ascii="Times New Roman" w:hAnsi="Times New Roman" w:cs="Times New Roman"/>
          <w:sz w:val="24"/>
          <w:szCs w:val="24"/>
        </w:rPr>
        <w:fldChar w:fldCharType="end"/>
      </w:r>
      <w:r w:rsidRPr="005F71A7">
        <w:rPr>
          <w:rFonts w:ascii="Times New Roman" w:hAnsi="Times New Roman" w:cs="Times New Roman"/>
          <w:sz w:val="24"/>
          <w:szCs w:val="24"/>
        </w:rPr>
        <w:t xml:space="preserve"> are reliably predicted by </w:t>
      </w:r>
      <w:r>
        <w:rPr>
          <w:rFonts w:ascii="Times New Roman" w:hAnsi="Times New Roman" w:cs="Times New Roman"/>
          <w:sz w:val="24"/>
          <w:szCs w:val="24"/>
        </w:rPr>
        <w:t>them</w:t>
      </w:r>
      <w:r w:rsidRPr="005F71A7">
        <w:rPr>
          <w:rFonts w:ascii="Times New Roman" w:hAnsi="Times New Roman" w:cs="Times New Roman"/>
          <w:sz w:val="24"/>
          <w:szCs w:val="24"/>
        </w:rPr>
        <w:t>.  For each country, we used a mean of annual averages of all six measures</w:t>
      </w:r>
      <w:r w:rsidR="003816C9">
        <w:fldChar w:fldCharType="begin"/>
      </w:r>
      <w:r w:rsidR="00D15C6C">
        <w:instrText xml:space="preserve"> ADDIN ZOTERO_ITEM CSL_CITATION {"citationID":"Jhf5nZLh","properties":{"formattedCitation":"\\super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816C9">
        <w:fldChar w:fldCharType="separate"/>
      </w:r>
      <w:r w:rsidR="00D15C6C" w:rsidRPr="00D15C6C">
        <w:rPr>
          <w:rFonts w:ascii="Times New Roman" w:hAnsi="Times New Roman" w:cs="Times New Roman"/>
          <w:sz w:val="24"/>
          <w:szCs w:val="24"/>
          <w:vertAlign w:val="superscript"/>
        </w:rPr>
        <w:t>4</w:t>
      </w:r>
      <w:r w:rsidR="003816C9">
        <w:fldChar w:fldCharType="end"/>
      </w:r>
      <w:r w:rsidR="003816C9">
        <w:t xml:space="preserve"> (Figure S1)</w:t>
      </w:r>
      <w:r w:rsidRPr="005F71A7">
        <w:rPr>
          <w:rFonts w:ascii="Times New Roman" w:hAnsi="Times New Roman" w:cs="Times New Roman"/>
          <w:sz w:val="24"/>
          <w:szCs w:val="24"/>
        </w:rPr>
        <w:t>.</w:t>
      </w:r>
      <w:r w:rsidR="003816C9" w:rsidRPr="00F27EC2">
        <w:rPr>
          <w:rFonts w:ascii="Times New Roman" w:hAnsi="Times New Roman" w:cs="Times New Roman"/>
          <w:sz w:val="24"/>
          <w:szCs w:val="24"/>
        </w:rPr>
        <w:t xml:space="preserve"> </w:t>
      </w:r>
    </w:p>
    <w:p w14:paraId="53675E2F" w14:textId="50BDB117"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7C0E8D">
        <w:rPr>
          <w:rFonts w:ascii="Times New Roman" w:hAnsi="Times New Roman" w:cs="Times New Roman"/>
          <w:i/>
          <w:iCs/>
          <w:sz w:val="24"/>
          <w:szCs w:val="24"/>
        </w:rPr>
        <w:t>pressure</w:t>
      </w:r>
    </w:p>
    <w:p w14:paraId="32A25EC2" w14:textId="0780F0CE" w:rsidR="00F27EC2" w:rsidRPr="00F27EC2" w:rsidRDefault="00552632" w:rsidP="003C7C50">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{"citationID":"yQIp018o","properties":{"formattedCitation":"\\super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B90F36">
        <w:rPr>
          <w:rFonts w:ascii="Times New Roman" w:hAnsi="Times New Roman" w:cs="Times New Roman"/>
          <w:sz w:val="24"/>
          <w:szCs w:val="24"/>
        </w:rPr>
        <w:instrText xml:space="preserve"> ADDIN ZOTERO_ITEM CSL_CITATION {"citationID":"fELINR94","properties":{"formattedCitation":"\\super 36\\nosupersub{}","plainCitation":"36","noteIndex":0},"citationItems":[{"id":944,"uris":["http://zotero.org/users/878981/items/M7N9GLJK"],"uri":["http://zotero.org/users/878981/items/M7N9GLJK"],"itemData":{"id":944,"type":"article-journal","abstract":"Current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B90F36" w:rsidRPr="00B90F36">
        <w:rPr>
          <w:rFonts w:ascii="Times New Roman" w:hAnsi="Times New Roman" w:cs="Times New Roman"/>
          <w:sz w:val="24"/>
          <w:szCs w:val="24"/>
          <w:vertAlign w:val="superscript"/>
        </w:rPr>
        <w:t>36</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 xml:space="preserve">at a 9.25km2 resolution, but makes use of the most recent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{"citationID":"oDhXaXAz","properties":{"formattedCitation":"\\super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B90F36">
        <w:rPr>
          <w:rFonts w:ascii="Times New Roman" w:hAnsi="Times New Roman" w:cs="Times New Roman"/>
          <w:sz w:val="24"/>
          <w:szCs w:val="24"/>
        </w:rPr>
        <w:instrText xml:space="preserve"> ADDIN ZOTERO_ITEM CSL_CITATION {"citationID":"sfChOwLU","properties":{"formattedCitation":"\\super 37\\nosupersub{}","plainCitation":"37","noteIndex":0},"citationItems":[{"id":1156,"uris":["http://zotero.org/users/878981/items/W34RX56P"],"uri":["http://zotero.org/users/878981/items/W34RX56P"],"itemData":{"id":1156,"type":"article-journal","container-title":"Ecology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B90F36" w:rsidRPr="00B90F36">
        <w:rPr>
          <w:rFonts w:ascii="Times New Roman" w:hAnsi="Times New Roman" w:cs="Times New Roman"/>
          <w:sz w:val="24"/>
          <w:szCs w:val="24"/>
          <w:vertAlign w:val="superscript"/>
        </w:rPr>
        <w:t>37</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B90F36">
        <w:rPr>
          <w:rFonts w:ascii="Times New Roman" w:hAnsi="Times New Roman" w:cs="Times New Roman"/>
          <w:sz w:val="24"/>
          <w:szCs w:val="24"/>
        </w:rPr>
        <w:instrText xml:space="preserve"> ADDIN ZOTERO_ITEM CSL_CITATION {"citationID":"S8o5ym4e","properties":{"formattedCitation":"\\super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B90F36" w:rsidRPr="00B90F36">
        <w:rPr>
          <w:rFonts w:ascii="Times New Roman" w:hAnsi="Times New Roman" w:cs="Times New Roman"/>
          <w:sz w:val="24"/>
          <w:szCs w:val="24"/>
          <w:vertAlign w:val="superscript"/>
        </w:rPr>
        <w:t>38</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B90F36">
        <w:rPr>
          <w:rFonts w:ascii="Times New Roman" w:hAnsi="Times New Roman" w:cs="Times New Roman"/>
          <w:sz w:val="24"/>
          <w:szCs w:val="24"/>
        </w:rPr>
        <w:instrText xml:space="preserve"> ADDIN ZOTERO_ITEM CSL_CITATION {"citationID":"1kLoSQ9O","properties":{"formattedCitation":"\\super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B90F36" w:rsidRPr="00B90F36">
        <w:rPr>
          <w:rFonts w:ascii="Times New Roman" w:hAnsi="Times New Roman" w:cs="Times New Roman"/>
          <w:sz w:val="24"/>
          <w:szCs w:val="24"/>
          <w:vertAlign w:val="superscript"/>
        </w:rPr>
        <w:t>38</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B90F36">
        <w:rPr>
          <w:rFonts w:ascii="Times New Roman" w:hAnsi="Times New Roman" w:cs="Times New Roman"/>
          <w:sz w:val="24"/>
          <w:szCs w:val="24"/>
        </w:rPr>
        <w:instrText xml:space="preserve"> ADDIN ZOTERO_ITEM CSL_CITATION {"citationID":"icwme02W","properties":{"formattedCitation":"\\super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B90F36" w:rsidRPr="00B90F36">
        <w:rPr>
          <w:rFonts w:ascii="Times New Roman" w:hAnsi="Times New Roman" w:cs="Times New Roman"/>
          <w:sz w:val="24"/>
          <w:szCs w:val="24"/>
          <w:vertAlign w:val="superscript"/>
        </w:rPr>
        <w:t>38</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 xml:space="preserve">of the land-use </w:t>
      </w:r>
      <w:r w:rsidR="0031074F">
        <w:rPr>
          <w:rFonts w:ascii="Times New Roman" w:hAnsi="Times New Roman" w:cs="Times New Roman"/>
          <w:sz w:val="24"/>
          <w:szCs w:val="24"/>
        </w:rPr>
        <w:t>pressure</w:t>
      </w:r>
      <w:r w:rsidR="003C7C50">
        <w:rPr>
          <w:rFonts w:ascii="Times New Roman" w:hAnsi="Times New Roman" w:cs="Times New Roman"/>
          <w:sz w:val="24"/>
          <w:szCs w:val="24"/>
        </w:rPr>
        <w:t xml:space="preserve"> (</w:t>
      </w:r>
      <w:r w:rsidR="00F27EC2">
        <w:rPr>
          <w:rFonts w:ascii="Times New Roman" w:hAnsi="Times New Roman" w:cs="Times New Roman"/>
          <w:sz w:val="24"/>
          <w:szCs w:val="24"/>
        </w:rPr>
        <w:t>Figure S2</w:t>
      </w:r>
      <w:r w:rsidR="003C7C50">
        <w:rPr>
          <w:rFonts w:ascii="Times New Roman" w:hAnsi="Times New Roman" w:cs="Times New Roman"/>
          <w:sz w:val="24"/>
          <w:szCs w:val="24"/>
        </w:rPr>
        <w:t>).</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377CA48D"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D028D0">
        <w:rPr>
          <w:rFonts w:ascii="Times New Roman" w:hAnsi="Times New Roman" w:cs="Times New Roman"/>
          <w:i/>
          <w:iCs/>
          <w:sz w:val="24"/>
          <w:szCs w:val="24"/>
        </w:rPr>
        <w:t>pressure</w:t>
      </w:r>
      <w:r w:rsidR="00C91083">
        <w:rPr>
          <w:rFonts w:ascii="Times New Roman" w:hAnsi="Times New Roman" w:cs="Times New Roman"/>
          <w:i/>
          <w:iCs/>
          <w:sz w:val="24"/>
          <w:szCs w:val="24"/>
        </w:rPr>
        <w:t xml:space="preserve"> </w:t>
      </w:r>
      <w:r w:rsidR="00196B9C">
        <w:rPr>
          <w:rFonts w:ascii="Times New Roman" w:hAnsi="Times New Roman" w:cs="Times New Roman"/>
          <w:i/>
          <w:iCs/>
          <w:sz w:val="24"/>
          <w:szCs w:val="24"/>
        </w:rPr>
        <w:t>(text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w:t>
      </w:r>
      <w:r w:rsidRPr="00511773">
        <w:rPr>
          <w:rFonts w:ascii="Times New Roman" w:hAnsi="Times New Roman" w:cs="Times New Roman"/>
          <w:sz w:val="24"/>
          <w:szCs w:val="24"/>
        </w:rPr>
        <w:lastRenderedPageBreak/>
        <w:t>Mitchell et al., 2016) and natural systems within terrestrial (Harris et al., 2018; Maxwell et al., 2019) and marine environments (Garrabou et al., 2009; Wernberg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(Coumou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 xml:space="preserve">There are a number of climate indices that have been used to estimate the occurrence of extreme heat events (Fenner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w:t>
      </w:r>
      <w:r w:rsidRPr="00B6009D">
        <w:rPr>
          <w:rFonts w:ascii="Times New Roman" w:hAnsi="Times New Roman" w:cs="Times New Roman"/>
          <w:sz w:val="24"/>
          <w:szCs w:val="24"/>
        </w:rPr>
        <w:lastRenderedPageBreak/>
        <w:t xml:space="preserve">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331186D1"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Multi-objective optimization of </w:t>
      </w:r>
      <w:r w:rsidR="00E070B1">
        <w:rPr>
          <w:rFonts w:ascii="Times New Roman" w:hAnsi="Times New Roman" w:cs="Times New Roman"/>
          <w:i/>
          <w:iCs/>
          <w:sz w:val="24"/>
          <w:szCs w:val="24"/>
        </w:rPr>
        <w:t>pressure</w:t>
      </w:r>
      <w:r>
        <w:rPr>
          <w:rFonts w:ascii="Times New Roman" w:hAnsi="Times New Roman" w:cs="Times New Roman"/>
          <w:i/>
          <w:iCs/>
          <w:sz w:val="24"/>
          <w:szCs w:val="24"/>
        </w:rPr>
        <w:t xml:space="preserve">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4E19FE09"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{"citationID":"pFHLATxU","properties":{"formattedCitation":"\\super 18\\nosupersub{}","plainCitation":"18","noteIndex":0},"citationItems":[{"id":265,"uris":["http://zotero.org/users/878981/items/4PNTRNFR"],"uri":["http://zotero.org/users/878981/items/4PNTRNFR"],"itemData":{"id":265,"type":"article-journal","abstract":"The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18</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i) </w:t>
      </w:r>
      <w:r w:rsidR="00E47D07">
        <w:rPr>
          <w:rFonts w:ascii="Times New Roman" w:hAnsi="Times New Roman" w:cs="Times New Roman"/>
          <w:sz w:val="24"/>
          <w:szCs w:val="24"/>
        </w:rPr>
        <w:t>governance</w:t>
      </w:r>
      <w:r w:rsidR="009D6876">
        <w:rPr>
          <w:rFonts w:ascii="Times New Roman" w:hAnsi="Times New Roman" w:cs="Times New Roman"/>
          <w:sz w:val="24"/>
          <w:szCs w:val="24"/>
        </w:rPr>
        <w:t xml:space="preserve"> </w:t>
      </w:r>
      <w:r w:rsidR="002F329F">
        <w:rPr>
          <w:rFonts w:ascii="Times New Roman" w:hAnsi="Times New Roman" w:cs="Times New Roman"/>
          <w:sz w:val="24"/>
          <w:szCs w:val="24"/>
        </w:rPr>
        <w:t>pressure</w:t>
      </w:r>
      <w:r w:rsidR="009D6876">
        <w:rPr>
          <w:rFonts w:ascii="Times New Roman" w:hAnsi="Times New Roman" w:cs="Times New Roman"/>
          <w:sz w:val="24"/>
          <w:szCs w:val="24"/>
        </w:rPr>
        <w:t>, ii) land</w:t>
      </w:r>
      <w:r w:rsidR="00141E2A">
        <w:rPr>
          <w:rFonts w:ascii="Times New Roman" w:hAnsi="Times New Roman" w:cs="Times New Roman"/>
          <w:sz w:val="24"/>
          <w:szCs w:val="24"/>
        </w:rPr>
        <w:t>-</w:t>
      </w:r>
      <w:r w:rsidR="00D36015">
        <w:rPr>
          <w:rFonts w:ascii="Times New Roman" w:hAnsi="Times New Roman" w:cs="Times New Roman"/>
          <w:sz w:val="24"/>
          <w:szCs w:val="24"/>
        </w:rPr>
        <w:t xml:space="preserve">use </w:t>
      </w:r>
      <w:r w:rsidR="002F329F">
        <w:rPr>
          <w:rFonts w:ascii="Times New Roman" w:hAnsi="Times New Roman" w:cs="Times New Roman"/>
          <w:sz w:val="24"/>
          <w:szCs w:val="24"/>
        </w:rPr>
        <w:t>pressure</w:t>
      </w:r>
      <w:r w:rsidR="00D36015">
        <w:rPr>
          <w:rFonts w:ascii="Times New Roman" w:hAnsi="Times New Roman" w:cs="Times New Roman"/>
          <w:sz w:val="24"/>
          <w:szCs w:val="24"/>
        </w:rPr>
        <w:t xml:space="preserve">, and iii) climate </w:t>
      </w:r>
      <w:r w:rsidR="002F329F">
        <w:rPr>
          <w:rFonts w:ascii="Times New Roman" w:hAnsi="Times New Roman" w:cs="Times New Roman"/>
          <w:sz w:val="24"/>
          <w:szCs w:val="24"/>
        </w:rPr>
        <w:t>pressure</w:t>
      </w:r>
      <w:r w:rsidR="00D36015">
        <w:rPr>
          <w:rFonts w:ascii="Times New Roman" w:hAnsi="Times New Roman" w:cs="Times New Roman"/>
          <w:sz w:val="24"/>
          <w:szCs w:val="24"/>
        </w:rPr>
        <w:t>.</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471CA3">
        <w:rPr>
          <w:rFonts w:ascii="Times New Roman" w:hAnsi="Times New Roman" w:cs="Times New Roman"/>
          <w:sz w:val="24"/>
          <w:szCs w:val="24"/>
        </w:rPr>
        <w:t>pressure</w:t>
      </w:r>
      <w:r w:rsidR="00C803D8">
        <w:rPr>
          <w:rFonts w:ascii="Times New Roman" w:hAnsi="Times New Roman" w:cs="Times New Roman"/>
          <w:sz w:val="24"/>
          <w:szCs w:val="24"/>
        </w:rPr>
        <w:t xml:space="preserve"> </w:t>
      </w:r>
      <w:r w:rsidR="001C3406">
        <w:rPr>
          <w:rFonts w:ascii="Times New Roman" w:hAnsi="Times New Roman" w:cs="Times New Roman"/>
          <w:sz w:val="24"/>
          <w:szCs w:val="24"/>
        </w:rPr>
        <w:t>scenarios we calculated solutions for each unique 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46"/>
      <w:commentRangeEnd w:id="46"/>
      <w:r>
        <w:rPr>
          <w:rStyle w:val="CommentReference"/>
        </w:rPr>
        <w:commentReference w:id="46"/>
      </w:r>
    </w:p>
    <w:p w14:paraId="06D8DE4A" w14:textId="62E8A212"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47"/>
      <w:commentRangeStart w:id="48"/>
      <w:commentRangeStart w:id="49"/>
      <w:r w:rsidR="00354042">
        <w:rPr>
          <w:rFonts w:ascii="Times New Roman" w:hAnsi="Times New Roman" w:cs="Times New Roman"/>
          <w:sz w:val="24"/>
          <w:szCs w:val="24"/>
        </w:rPr>
        <w:t>The target for each feature was set to 30% of their range</w:t>
      </w:r>
      <w:commentRangeEnd w:id="47"/>
      <w:del w:id="50"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48"/>
      <w:commentRangeEnd w:id="49"/>
      <w:ins w:id="51" w:author="richard" w:date="2020-02-01T10:29:00Z">
        <w:r w:rsidR="00364F67">
          <w:commentReference w:id="47"/>
        </w:r>
        <w:r w:rsidR="00B85EB7">
          <w:rPr>
            <w:rStyle w:val="CommentReference"/>
          </w:rPr>
          <w:commentReference w:id="48"/>
        </w:r>
      </w:ins>
      <w:r w:rsidR="00534F33">
        <w:rPr>
          <w:rStyle w:val="CommentReference"/>
        </w:rPr>
        <w:commentReference w:id="49"/>
      </w:r>
      <w:ins w:id="52"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 xml:space="preserve">The optimality gap we </w:t>
      </w:r>
      <w:r w:rsidR="00F20A71">
        <w:rPr>
          <w:rFonts w:ascii="Times New Roman" w:hAnsi="Times New Roman" w:cs="Times New Roman"/>
          <w:sz w:val="24"/>
          <w:szCs w:val="24"/>
        </w:rPr>
        <w:lastRenderedPageBreak/>
        <w:t>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E47D07">
        <w:rPr>
          <w:rFonts w:ascii="Times New Roman" w:hAnsi="Times New Roman" w:cs="Times New Roman"/>
          <w:sz w:val="24"/>
          <w:szCs w:val="24"/>
        </w:rPr>
        <w:t>governance</w:t>
      </w:r>
      <w:r w:rsidR="004B0C98">
        <w:rPr>
          <w:rFonts w:ascii="Times New Roman" w:hAnsi="Times New Roman" w:cs="Times New Roman"/>
          <w:sz w:val="24"/>
          <w:szCs w:val="24"/>
        </w:rPr>
        <w:t xml:space="preserve">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w:t>
      </w:r>
      <w:r w:rsidR="007B5B74">
        <w:rPr>
          <w:rFonts w:ascii="Times New Roman" w:hAnsi="Times New Roman" w:cs="Times New Roman"/>
          <w:sz w:val="24"/>
          <w:szCs w:val="24"/>
        </w:rPr>
        <w:t>pressure</w:t>
      </w:r>
      <w:r w:rsidR="007B667D">
        <w:rPr>
          <w:rFonts w:ascii="Times New Roman" w:hAnsi="Times New Roman" w:cs="Times New Roman"/>
          <w:sz w:val="24"/>
          <w:szCs w:val="24"/>
        </w:rPr>
        <w:t xml:space="preserve"> on current biodiversity (</w:t>
      </w:r>
      <w:r w:rsidR="00E47D07">
        <w:rPr>
          <w:rFonts w:ascii="Times New Roman" w:hAnsi="Times New Roman" w:cs="Times New Roman"/>
          <w:sz w:val="24"/>
          <w:szCs w:val="24"/>
        </w:rPr>
        <w:t>governance</w:t>
      </w:r>
      <w:r w:rsidR="007B667D">
        <w:rPr>
          <w:rFonts w:ascii="Times New Roman" w:hAnsi="Times New Roman" w:cs="Times New Roman"/>
          <w:sz w:val="24"/>
          <w:szCs w:val="24"/>
        </w:rPr>
        <w:t xml:space="preserve"> best predictor for success currently; land use higher current impact than climate). </w:t>
      </w:r>
      <w:r w:rsidR="007B1A0F">
        <w:rPr>
          <w:rFonts w:ascii="Times New Roman" w:hAnsi="Times New Roman" w:cs="Times New Roman"/>
          <w:sz w:val="24"/>
          <w:szCs w:val="24"/>
        </w:rPr>
        <w:t xml:space="preserve">The order of the hierarchy does matter, which is why its important to specify and justify the importance of constraints in the hierarchy before running the analysis.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7EC34E37" w:rsidR="002A1C67" w:rsidRDefault="002A1C67" w:rsidP="00BC1C25">
      <w:pPr>
        <w:spacing w:after="0" w:line="480" w:lineRule="auto"/>
        <w:rPr>
          <w:ins w:id="53" w:author="Viv Mcshane" w:date="2020-06-29T12:05:00Z"/>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59C96E2" w14:textId="2CE5D11F" w:rsidR="00C50C77" w:rsidRDefault="00C50C77" w:rsidP="00BC1C25">
      <w:pPr>
        <w:spacing w:after="0" w:line="480" w:lineRule="auto"/>
        <w:rPr>
          <w:ins w:id="54" w:author="Viv Mcshane" w:date="2020-06-29T12:05:00Z"/>
          <w:rFonts w:ascii="Times New Roman" w:hAnsi="Times New Roman" w:cs="Times New Roman"/>
          <w:b/>
          <w:bCs/>
          <w:sz w:val="24"/>
          <w:szCs w:val="24"/>
        </w:rPr>
      </w:pPr>
    </w:p>
    <w:p w14:paraId="67B6FE07" w14:textId="0CDAE6D1" w:rsidR="00C50C77" w:rsidRDefault="00C50C77" w:rsidP="00BC1C25">
      <w:pPr>
        <w:spacing w:after="0" w:line="480" w:lineRule="auto"/>
        <w:rPr>
          <w:ins w:id="55" w:author="Viv Mcshane" w:date="2020-06-29T12:05:00Z"/>
          <w:rFonts w:ascii="Times New Roman" w:hAnsi="Times New Roman" w:cs="Times New Roman"/>
        </w:rPr>
      </w:pPr>
      <w:ins w:id="56" w:author="Viv Mcshane" w:date="2020-06-29T12:06:00Z">
        <w:r>
          <w:rPr>
            <w:rFonts w:ascii="Times New Roman" w:hAnsi="Times New Roman" w:cs="Times New Roman"/>
          </w:rPr>
          <w:t>V. Tulloch was supported by a Postdoctoral Research Grant from Environment and Climate Change Canada.</w:t>
        </w:r>
      </w:ins>
    </w:p>
    <w:p w14:paraId="2D65A0FC" w14:textId="77777777" w:rsidR="00C50C77" w:rsidRPr="00C50C77" w:rsidRDefault="00C50C77" w:rsidP="00BC1C25">
      <w:pPr>
        <w:spacing w:after="0" w:line="480" w:lineRule="auto"/>
        <w:rPr>
          <w:rFonts w:ascii="Times New Roman" w:hAnsi="Times New Roman" w:cs="Times New Roman"/>
          <w:rPrChange w:id="57" w:author="Viv Mcshane" w:date="2020-06-29T12:05:00Z">
            <w:rPr>
              <w:rFonts w:ascii="Times New Roman" w:hAnsi="Times New Roman" w:cs="Times New Roman"/>
              <w:b/>
              <w:bCs/>
              <w:sz w:val="24"/>
              <w:szCs w:val="24"/>
            </w:rPr>
          </w:rPrChange>
        </w:rPr>
      </w:pP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66482A1" w14:textId="7126638C" w:rsidR="00A70CCC" w:rsidRDefault="00A70CCC" w:rsidP="00A70CCC">
      <w:pPr>
        <w:spacing w:line="480" w:lineRule="auto"/>
        <w:rPr>
          <w:rFonts w:ascii="Times New Roman" w:hAnsi="Times New Roman" w:cs="Times New Roman"/>
          <w:sz w:val="24"/>
          <w:szCs w:val="24"/>
        </w:rPr>
      </w:pPr>
      <w:r w:rsidRPr="00742864">
        <w:rPr>
          <w:rFonts w:ascii="Times New Roman" w:hAnsi="Times New Roman" w:cs="Times New Roman"/>
          <w:b/>
          <w:bCs/>
          <w:sz w:val="24"/>
          <w:szCs w:val="24"/>
        </w:rPr>
        <w:lastRenderedPageBreak/>
        <w:t xml:space="preserve">Table </w:t>
      </w:r>
      <w:r w:rsidR="0017642E" w:rsidRPr="00742864">
        <w:rPr>
          <w:rFonts w:ascii="Times New Roman" w:hAnsi="Times New Roman" w:cs="Times New Roman"/>
          <w:b/>
          <w:bCs/>
          <w:sz w:val="24"/>
          <w:szCs w:val="24"/>
        </w:rPr>
        <w:t>S</w:t>
      </w:r>
      <w:r w:rsidRPr="00742864">
        <w:rPr>
          <w:rFonts w:ascii="Times New Roman" w:hAnsi="Times New Roman" w:cs="Times New Roman"/>
          <w:b/>
          <w:bCs/>
          <w:sz w:val="24"/>
          <w:szCs w:val="24"/>
        </w:rPr>
        <w:t>1</w:t>
      </w:r>
      <w:r>
        <w:rPr>
          <w:rFonts w:ascii="Times New Roman" w:hAnsi="Times New Roman" w:cs="Times New Roman"/>
          <w:sz w:val="24"/>
          <w:szCs w:val="24"/>
        </w:rPr>
        <w:t xml:space="preserve">. Global land area required to reach 30% target. S = </w:t>
      </w:r>
      <w:r w:rsidR="00E47D07">
        <w:rPr>
          <w:rFonts w:ascii="Times New Roman" w:hAnsi="Times New Roman" w:cs="Times New Roman"/>
          <w:sz w:val="24"/>
          <w:szCs w:val="24"/>
        </w:rPr>
        <w:t>governance</w:t>
      </w:r>
      <w:r>
        <w:rPr>
          <w:rFonts w:ascii="Times New Roman" w:hAnsi="Times New Roman" w:cs="Times New Roman"/>
          <w:sz w:val="24"/>
          <w:szCs w:val="24"/>
        </w:rPr>
        <w:t xml:space="preserve">, L = land use, C = climate, A = area. </w:t>
      </w:r>
    </w:p>
    <w:tbl>
      <w:tblPr>
        <w:tblStyle w:val="GridTable4-Accent6"/>
        <w:tblW w:w="6271" w:type="dxa"/>
        <w:tblLook w:val="04A0" w:firstRow="1" w:lastRow="0" w:firstColumn="1" w:lastColumn="0" w:noHBand="0" w:noVBand="1"/>
      </w:tblPr>
      <w:tblGrid>
        <w:gridCol w:w="2384"/>
        <w:gridCol w:w="1799"/>
        <w:gridCol w:w="2088"/>
      </w:tblGrid>
      <w:tr w:rsidR="00A70CCC" w:rsidRPr="009515E1" w14:paraId="473E389D" w14:textId="77777777" w:rsidTr="008A1228">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8F40DAA" w14:textId="77777777" w:rsidR="00A70CCC" w:rsidRPr="009515E1" w:rsidRDefault="00A70CCC" w:rsidP="008A1228">
            <w:pPr>
              <w:rPr>
                <w:rFonts w:ascii="Times New Roman" w:eastAsia="Times New Roman" w:hAnsi="Times New Roman" w:cs="Times New Roman"/>
                <w:sz w:val="24"/>
                <w:szCs w:val="24"/>
                <w:lang w:eastAsia="en-CA"/>
              </w:rPr>
            </w:pPr>
          </w:p>
        </w:tc>
        <w:tc>
          <w:tcPr>
            <w:tcW w:w="1799" w:type="dxa"/>
            <w:noWrap/>
            <w:hideMark/>
          </w:tcPr>
          <w:p w14:paraId="25BD0EEC"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60F2373E"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A70CCC" w:rsidRPr="009515E1" w14:paraId="2DBB5D93"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90EB8E0"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4D73B0D"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500114C0"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5485D7F9"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A70CCC" w:rsidRPr="009515E1" w14:paraId="41B39A0D"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8019C62"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Pr>
                <w:rFonts w:ascii="Times New Roman" w:eastAsia="Times New Roman" w:hAnsi="Times New Roman" w:cs="Times New Roman"/>
                <w:color w:val="000000"/>
                <w:sz w:val="24"/>
                <w:szCs w:val="24"/>
                <w:lang w:eastAsia="en-CA"/>
              </w:rPr>
              <w:t>1</w:t>
            </w:r>
          </w:p>
          <w:p w14:paraId="40D9161F"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633277C7"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222A094D"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52714D1"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229BEB7"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36862BBA"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4484FB7"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A70CCC" w:rsidRPr="009515E1" w14:paraId="6593E2D3"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75680FF"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4C9FA634"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23B80491"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A70CCC" w:rsidRPr="009515E1" w14:paraId="4A1AF39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571A2AC"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237AA183"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292F056"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A70CCC" w:rsidRPr="009515E1" w14:paraId="5B7C80F2"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700250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2B9A2FDA"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552A86A6"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FE2AF0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26B9A4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050B8CBD"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2722DF71"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A70CCC" w:rsidRPr="009515E1" w14:paraId="0D6804AB"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6620D4B"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AA4B70F"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4C0F98DC"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6A87D84E" w14:textId="77777777" w:rsidR="00A70CCC" w:rsidRDefault="00A70CCC" w:rsidP="00A70CCC">
      <w:pPr>
        <w:spacing w:line="480" w:lineRule="auto"/>
        <w:rPr>
          <w:rFonts w:ascii="Times New Roman" w:hAnsi="Times New Roman" w:cs="Times New Roman"/>
          <w:sz w:val="24"/>
          <w:szCs w:val="24"/>
        </w:rPr>
      </w:pPr>
    </w:p>
    <w:p w14:paraId="78820D69" w14:textId="77777777" w:rsidR="00A70CCC" w:rsidRDefault="00A70CCC" w:rsidP="00A70CCC">
      <w:pPr>
        <w:rPr>
          <w:rFonts w:ascii="Times New Roman" w:hAnsi="Times New Roman" w:cs="Times New Roman"/>
          <w:sz w:val="24"/>
          <w:szCs w:val="24"/>
        </w:rPr>
      </w:pPr>
      <w:r>
        <w:rPr>
          <w:rFonts w:ascii="Times New Roman" w:hAnsi="Times New Roman" w:cs="Times New Roman"/>
          <w:sz w:val="24"/>
          <w:szCs w:val="24"/>
        </w:rPr>
        <w:br w:type="page"/>
      </w:r>
    </w:p>
    <w:p w14:paraId="3049769F" w14:textId="3CCE209E" w:rsidR="00A70CCC" w:rsidRDefault="00A70CCC" w:rsidP="00A70CCC">
      <w:pPr>
        <w:spacing w:line="480" w:lineRule="auto"/>
        <w:rPr>
          <w:rFonts w:ascii="Times New Roman" w:hAnsi="Times New Roman" w:cs="Times New Roman"/>
          <w:sz w:val="24"/>
          <w:szCs w:val="24"/>
        </w:rPr>
      </w:pPr>
      <w:commentRangeStart w:id="58"/>
      <w:commentRangeStart w:id="59"/>
      <w:r w:rsidRPr="00236FB2">
        <w:rPr>
          <w:rFonts w:ascii="Times New Roman" w:hAnsi="Times New Roman" w:cs="Times New Roman"/>
          <w:b/>
          <w:bCs/>
          <w:sz w:val="24"/>
          <w:szCs w:val="24"/>
        </w:rPr>
        <w:lastRenderedPageBreak/>
        <w:t>Table</w:t>
      </w:r>
      <w:commentRangeEnd w:id="58"/>
      <w:r w:rsidRPr="00236FB2">
        <w:rPr>
          <w:rStyle w:val="CommentReference"/>
          <w:b/>
          <w:bCs/>
        </w:rPr>
        <w:commentReference w:id="58"/>
      </w:r>
      <w:commentRangeEnd w:id="59"/>
      <w:r w:rsidR="007B058E">
        <w:rPr>
          <w:rStyle w:val="CommentReference"/>
        </w:rPr>
        <w:commentReference w:id="59"/>
      </w:r>
      <w:r w:rsidRPr="00236FB2">
        <w:rPr>
          <w:rFonts w:ascii="Times New Roman" w:hAnsi="Times New Roman" w:cs="Times New Roman"/>
          <w:b/>
          <w:bCs/>
          <w:sz w:val="24"/>
          <w:szCs w:val="24"/>
        </w:rPr>
        <w:t xml:space="preserve"> </w:t>
      </w:r>
      <w:r w:rsidR="007405CE" w:rsidRPr="00236FB2">
        <w:rPr>
          <w:rFonts w:ascii="Times New Roman" w:hAnsi="Times New Roman" w:cs="Times New Roman"/>
          <w:b/>
          <w:bCs/>
          <w:sz w:val="24"/>
          <w:szCs w:val="24"/>
        </w:rPr>
        <w:t>S</w:t>
      </w:r>
      <w:r w:rsidRPr="00236FB2">
        <w:rPr>
          <w:rFonts w:ascii="Times New Roman" w:hAnsi="Times New Roman" w:cs="Times New Roman"/>
          <w:b/>
          <w:bCs/>
          <w:sz w:val="24"/>
          <w:szCs w:val="24"/>
        </w:rPr>
        <w:t>2</w:t>
      </w:r>
      <w:r>
        <w:rPr>
          <w:rFonts w:ascii="Times New Roman" w:hAnsi="Times New Roman" w:cs="Times New Roman"/>
          <w:sz w:val="24"/>
          <w:szCs w:val="24"/>
        </w:rPr>
        <w:t>. Summary of country specific results. Values are in relation to the base</w:t>
      </w:r>
      <w:del w:id="60" w:author="Joseph Bennett" w:date="2020-04-14T09:01: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line scenario (fraction of set aside in a country per scenarios over base</w:t>
      </w:r>
      <w:del w:id="61" w:author="Joseph Bennett" w:date="2020-04-14T09:02: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 xml:space="preserve">line),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A70CCC" w:rsidRPr="002B72EB" w14:paraId="64B7C066" w14:textId="77777777" w:rsidTr="008A1228">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D5886C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18386CE6"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47B661C9"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AD238A2"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2DD365CF"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21F59091"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A70CCC" w:rsidRPr="002B72EB" w14:paraId="75A7EAAA"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785CEBF5"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1FD50D3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4B68D08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0F145A7B"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1ADFE43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1A421EE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B6DB840"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E273CB"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1B810C4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0C128A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4D428516"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BF869B9"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53FC91AF"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A70CCC" w:rsidRPr="002B72EB" w14:paraId="31A50B7C"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5B422246"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1329CC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584A79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D1D58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39C67256"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0D1D21C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A70CCC" w:rsidRPr="002B72EB" w14:paraId="25E354FD"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23B65F21"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66C289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1E5EEEA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3AF6011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0A949E5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028AE798"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6CF40D6E"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D402C2E"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41EBA90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08BFE32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47A542A"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23FBB8E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0AF17A7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90FF2FF"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9B42BD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4003EE0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71CFE24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4F28A62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657B9A82"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51E353B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0B3341B2"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3E9CDB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0B86D93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F4757F0"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7F0566EE"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0D4AA303"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035C68F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207E7929" w14:textId="77777777" w:rsidR="00B857EE" w:rsidRDefault="00A70CCC" w:rsidP="00A70CCC">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p>
    <w:p w14:paraId="486BF01A" w14:textId="2557C879" w:rsidR="00A70CCC" w:rsidRDefault="00B857EE" w:rsidP="00A70CCC">
      <w:pPr>
        <w:spacing w:line="480" w:lineRule="auto"/>
        <w:rPr>
          <w:rFonts w:ascii="Times New Roman" w:hAnsi="Times New Roman" w:cs="Times New Roman"/>
          <w:sz w:val="24"/>
          <w:szCs w:val="24"/>
        </w:rPr>
      </w:pPr>
      <w:r w:rsidRPr="00B857EE">
        <w:rPr>
          <w:rFonts w:ascii="Times New Roman" w:hAnsi="Times New Roman" w:cs="Times New Roman"/>
          <w:b/>
          <w:bCs/>
          <w:sz w:val="24"/>
          <w:szCs w:val="24"/>
        </w:rPr>
        <w:t>Table S3</w:t>
      </w:r>
      <w:r>
        <w:rPr>
          <w:rFonts w:ascii="Times New Roman" w:hAnsi="Times New Roman" w:cs="Times New Roman"/>
          <w:sz w:val="24"/>
          <w:szCs w:val="24"/>
        </w:rPr>
        <w:t>. CSV file with details for each country.</w:t>
      </w:r>
      <w:r w:rsidR="00A70CCC" w:rsidRPr="003432B5">
        <w:rPr>
          <w:rFonts w:ascii="Times New Roman" w:hAnsi="Times New Roman" w:cs="Times New Roman"/>
          <w:sz w:val="24"/>
          <w:szCs w:val="24"/>
        </w:rPr>
        <w:br w:type="page"/>
      </w:r>
    </w:p>
    <w:p w14:paraId="33B28E84" w14:textId="25EFEE82" w:rsidR="00B857EE" w:rsidRPr="00F852FD" w:rsidRDefault="00B857EE" w:rsidP="00A70CCC">
      <w:pPr>
        <w:spacing w:line="480" w:lineRule="auto"/>
        <w:rPr>
          <w:rFonts w:ascii="Times New Roman" w:hAnsi="Times New Roman" w:cs="Times New Roman"/>
          <w:b/>
          <w:bCs/>
          <w:sz w:val="24"/>
          <w:szCs w:val="24"/>
        </w:rPr>
      </w:pPr>
      <w:commentRangeStart w:id="62"/>
      <w:r w:rsidRPr="00F852FD">
        <w:rPr>
          <w:rFonts w:ascii="Times New Roman" w:hAnsi="Times New Roman" w:cs="Times New Roman"/>
          <w:b/>
          <w:bCs/>
          <w:sz w:val="24"/>
          <w:szCs w:val="24"/>
        </w:rPr>
        <w:lastRenderedPageBreak/>
        <w:t xml:space="preserve">Table S4. </w:t>
      </w:r>
      <w:commentRangeEnd w:id="62"/>
      <w:r w:rsidR="00E47003">
        <w:rPr>
          <w:rStyle w:val="CommentReference"/>
        </w:rPr>
        <w:commentReference w:id="62"/>
      </w:r>
    </w:p>
    <w:tbl>
      <w:tblPr>
        <w:tblStyle w:val="TableGrid"/>
        <w:tblW w:w="0" w:type="auto"/>
        <w:tblLook w:val="04A0" w:firstRow="1" w:lastRow="0" w:firstColumn="1" w:lastColumn="0" w:noHBand="0" w:noVBand="1"/>
      </w:tblPr>
      <w:tblGrid>
        <w:gridCol w:w="2245"/>
        <w:gridCol w:w="7105"/>
      </w:tblGrid>
      <w:tr w:rsidR="00B857EE" w:rsidRPr="00802BB0" w14:paraId="1AD7FD3A" w14:textId="77777777" w:rsidTr="008A1228">
        <w:tc>
          <w:tcPr>
            <w:tcW w:w="2245" w:type="dxa"/>
          </w:tcPr>
          <w:p w14:paraId="1B7A30C1" w14:textId="77777777" w:rsidR="00B857EE" w:rsidRPr="00A64CA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Indicator</w:t>
            </w:r>
          </w:p>
        </w:tc>
        <w:tc>
          <w:tcPr>
            <w:tcW w:w="7105" w:type="dxa"/>
          </w:tcPr>
          <w:p w14:paraId="39AD22EC" w14:textId="77777777" w:rsidR="00B857E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Definition</w:t>
            </w:r>
            <w:r>
              <w:rPr>
                <w:rFonts w:ascii="Times New Roman" w:hAnsi="Times New Roman" w:cs="Times New Roman"/>
                <w:b/>
                <w:sz w:val="24"/>
                <w:szCs w:val="24"/>
              </w:rPr>
              <w:t xml:space="preserve"> </w:t>
            </w:r>
          </w:p>
          <w:p w14:paraId="42218429" w14:textId="3C402070" w:rsidR="00B857EE" w:rsidRPr="00A64CAE" w:rsidRDefault="00B857EE" w:rsidP="008A1228">
            <w:pPr>
              <w:spacing w:after="120"/>
              <w:rPr>
                <w:rFonts w:ascii="Times New Roman" w:hAnsi="Times New Roman" w:cs="Times New Roman"/>
                <w:b/>
                <w:sz w:val="24"/>
                <w:szCs w:val="24"/>
              </w:rPr>
            </w:pPr>
            <w:r w:rsidRPr="00C60E80">
              <w:rPr>
                <w:rFonts w:ascii="Times New Roman" w:hAnsi="Times New Roman" w:cs="Times New Roman"/>
                <w:sz w:val="24"/>
                <w:szCs w:val="24"/>
              </w:rPr>
              <w:t>Source: World Bank, 2020</w:t>
            </w:r>
            <w:r w:rsidR="007644D2">
              <w:rPr>
                <w:rFonts w:ascii="Times New Roman" w:hAnsi="Times New Roman" w:cs="Times New Roman"/>
                <w:sz w:val="24"/>
                <w:szCs w:val="24"/>
              </w:rPr>
              <w:t xml:space="preserve"> (</w:t>
            </w:r>
            <w:hyperlink r:id="rId20" w:history="1">
              <w:r w:rsidR="007644D2" w:rsidRPr="00503FD5">
                <w:rPr>
                  <w:rStyle w:val="Hyperlink"/>
                  <w:rFonts w:ascii="Times New Roman" w:hAnsi="Times New Roman" w:cs="Times New Roman"/>
                  <w:sz w:val="24"/>
                  <w:szCs w:val="24"/>
                </w:rPr>
                <w:t>https://datacatalog.worldbank.org/dataset/worldwide-governance-indicators</w:t>
              </w:r>
            </w:hyperlink>
            <w:r w:rsidR="007644D2">
              <w:rPr>
                <w:rFonts w:ascii="Times New Roman" w:hAnsi="Times New Roman" w:cs="Times New Roman"/>
                <w:sz w:val="24"/>
                <w:szCs w:val="24"/>
              </w:rPr>
              <w:t>)</w:t>
            </w:r>
          </w:p>
        </w:tc>
      </w:tr>
      <w:tr w:rsidR="00B857EE" w14:paraId="40B7B5BC" w14:textId="77777777" w:rsidTr="008A1228">
        <w:tc>
          <w:tcPr>
            <w:tcW w:w="2245" w:type="dxa"/>
          </w:tcPr>
          <w:p w14:paraId="6B1A55D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V</w:t>
            </w:r>
            <w:r w:rsidRPr="005F71A7">
              <w:rPr>
                <w:rFonts w:ascii="Times New Roman" w:hAnsi="Times New Roman" w:cs="Times New Roman"/>
                <w:sz w:val="24"/>
                <w:szCs w:val="24"/>
              </w:rPr>
              <w:t>oice and accountability</w:t>
            </w:r>
          </w:p>
        </w:tc>
        <w:tc>
          <w:tcPr>
            <w:tcW w:w="7105" w:type="dxa"/>
          </w:tcPr>
          <w:p w14:paraId="6C5CD72C" w14:textId="77777777" w:rsidR="00B857EE" w:rsidRDefault="00B857EE" w:rsidP="008A1228">
            <w:pPr>
              <w:spacing w:after="120"/>
              <w:rPr>
                <w:rFonts w:ascii="Times New Roman" w:hAnsi="Times New Roman" w:cs="Times New Roman"/>
                <w:sz w:val="24"/>
                <w:szCs w:val="24"/>
              </w:rPr>
            </w:pPr>
            <w:commentRangeStart w:id="63"/>
            <w:r>
              <w:rPr>
                <w:rFonts w:ascii="Times New Roman" w:hAnsi="Times New Roman" w:cs="Times New Roman"/>
                <w:sz w:val="24"/>
                <w:szCs w:val="24"/>
              </w:rPr>
              <w:t>“</w:t>
            </w:r>
            <w:r w:rsidRPr="00802BB0">
              <w:rPr>
                <w:rFonts w:ascii="Times New Roman" w:hAnsi="Times New Roman" w:cs="Times New Roman"/>
                <w:sz w:val="24"/>
                <w:szCs w:val="24"/>
              </w:rPr>
              <w:t>Voice and accountability captures perceptions of the extent to which a country's citizens are able to participate in selecting their</w:t>
            </w:r>
            <w:r>
              <w:rPr>
                <w:rFonts w:ascii="Times New Roman" w:hAnsi="Times New Roman" w:cs="Times New Roman"/>
                <w:sz w:val="24"/>
                <w:szCs w:val="24"/>
              </w:rPr>
              <w:t xml:space="preserve"> </w:t>
            </w:r>
            <w:r w:rsidRPr="00802BB0">
              <w:rPr>
                <w:rFonts w:ascii="Times New Roman" w:hAnsi="Times New Roman" w:cs="Times New Roman"/>
                <w:sz w:val="24"/>
                <w:szCs w:val="24"/>
              </w:rPr>
              <w:t>government, as well as freedom of expression, freedom of association, and a free media.</w:t>
            </w:r>
            <w:r>
              <w:rPr>
                <w:rFonts w:ascii="Times New Roman" w:hAnsi="Times New Roman" w:cs="Times New Roman"/>
                <w:sz w:val="24"/>
                <w:szCs w:val="24"/>
              </w:rPr>
              <w:t>”</w:t>
            </w:r>
            <w:commentRangeEnd w:id="63"/>
            <w:r>
              <w:rPr>
                <w:rStyle w:val="CommentReference"/>
              </w:rPr>
              <w:commentReference w:id="63"/>
            </w:r>
          </w:p>
        </w:tc>
      </w:tr>
      <w:tr w:rsidR="00B857EE" w14:paraId="6CBA4C52" w14:textId="77777777" w:rsidTr="008A1228">
        <w:tc>
          <w:tcPr>
            <w:tcW w:w="2245" w:type="dxa"/>
          </w:tcPr>
          <w:p w14:paraId="62C3C5C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P</w:t>
            </w:r>
            <w:r w:rsidRPr="005F71A7">
              <w:rPr>
                <w:rFonts w:ascii="Times New Roman" w:hAnsi="Times New Roman" w:cs="Times New Roman"/>
                <w:sz w:val="24"/>
                <w:szCs w:val="24"/>
              </w:rPr>
              <w:t>olitical stability and absence of violence</w:t>
            </w:r>
          </w:p>
        </w:tc>
        <w:tc>
          <w:tcPr>
            <w:tcW w:w="7105" w:type="dxa"/>
          </w:tcPr>
          <w:p w14:paraId="0B879DB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Political Stability and Absence of Violence/Terrorism measures perceptions of the likelihood of political instability and/or politically</w:t>
            </w:r>
            <w:r>
              <w:rPr>
                <w:rFonts w:ascii="Times New Roman" w:hAnsi="Times New Roman" w:cs="Times New Roman"/>
                <w:sz w:val="24"/>
                <w:szCs w:val="24"/>
              </w:rPr>
              <w:t>-</w:t>
            </w:r>
            <w:r w:rsidRPr="00C60E80">
              <w:rPr>
                <w:rFonts w:ascii="Times New Roman" w:hAnsi="Times New Roman" w:cs="Times New Roman"/>
                <w:sz w:val="24"/>
                <w:szCs w:val="24"/>
              </w:rPr>
              <w:t>motivated violence, including terrorism.</w:t>
            </w:r>
            <w:r>
              <w:rPr>
                <w:rFonts w:ascii="Times New Roman" w:hAnsi="Times New Roman" w:cs="Times New Roman"/>
                <w:sz w:val="24"/>
                <w:szCs w:val="24"/>
              </w:rPr>
              <w:t>”</w:t>
            </w:r>
          </w:p>
        </w:tc>
      </w:tr>
      <w:tr w:rsidR="00B857EE" w14:paraId="38780FD5" w14:textId="77777777" w:rsidTr="008A1228">
        <w:tc>
          <w:tcPr>
            <w:tcW w:w="2245" w:type="dxa"/>
          </w:tcPr>
          <w:p w14:paraId="420ED3A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G</w:t>
            </w:r>
            <w:r w:rsidRPr="005F71A7">
              <w:rPr>
                <w:rFonts w:ascii="Times New Roman" w:hAnsi="Times New Roman" w:cs="Times New Roman"/>
                <w:sz w:val="24"/>
                <w:szCs w:val="24"/>
              </w:rPr>
              <w:t>overnment effectiveness</w:t>
            </w:r>
          </w:p>
        </w:tc>
        <w:tc>
          <w:tcPr>
            <w:tcW w:w="7105" w:type="dxa"/>
          </w:tcPr>
          <w:p w14:paraId="4DD9D2C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Government effectiveness captures perceptions of the quality of public services, the quality of the civil service and the degree</w:t>
            </w:r>
            <w:r>
              <w:rPr>
                <w:rFonts w:ascii="Times New Roman" w:hAnsi="Times New Roman" w:cs="Times New Roman"/>
                <w:sz w:val="24"/>
                <w:szCs w:val="24"/>
              </w:rPr>
              <w:t xml:space="preserve"> </w:t>
            </w:r>
            <w:r w:rsidRPr="00C60E80">
              <w:rPr>
                <w:rFonts w:ascii="Times New Roman" w:hAnsi="Times New Roman" w:cs="Times New Roman"/>
                <w:sz w:val="24"/>
                <w:szCs w:val="24"/>
              </w:rPr>
              <w:t>of its independence from political pressures, the quality of policy formulation and implementation, and the credibility of the</w:t>
            </w:r>
            <w:r>
              <w:rPr>
                <w:rFonts w:ascii="Times New Roman" w:hAnsi="Times New Roman" w:cs="Times New Roman"/>
                <w:sz w:val="24"/>
                <w:szCs w:val="24"/>
              </w:rPr>
              <w:t xml:space="preserve"> </w:t>
            </w:r>
            <w:r w:rsidRPr="00C60E80">
              <w:rPr>
                <w:rFonts w:ascii="Times New Roman" w:hAnsi="Times New Roman" w:cs="Times New Roman"/>
                <w:sz w:val="24"/>
                <w:szCs w:val="24"/>
              </w:rPr>
              <w:t>government's commitment to such policies.</w:t>
            </w:r>
            <w:r>
              <w:rPr>
                <w:rFonts w:ascii="Times New Roman" w:hAnsi="Times New Roman" w:cs="Times New Roman"/>
                <w:sz w:val="24"/>
                <w:szCs w:val="24"/>
              </w:rPr>
              <w:t>”</w:t>
            </w:r>
          </w:p>
        </w:tc>
      </w:tr>
      <w:tr w:rsidR="00B857EE" w14:paraId="0A150FD1" w14:textId="77777777" w:rsidTr="008A1228">
        <w:tc>
          <w:tcPr>
            <w:tcW w:w="2245" w:type="dxa"/>
          </w:tcPr>
          <w:p w14:paraId="71043BA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egulatory quality</w:t>
            </w:r>
          </w:p>
        </w:tc>
        <w:tc>
          <w:tcPr>
            <w:tcW w:w="7105" w:type="dxa"/>
          </w:tcPr>
          <w:p w14:paraId="4A71C811"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Regulatory quality captures perceptions of the ability of the government to formulate and implement sound policies and regulations that</w:t>
            </w:r>
            <w:r>
              <w:rPr>
                <w:rFonts w:ascii="Times New Roman" w:hAnsi="Times New Roman" w:cs="Times New Roman"/>
                <w:sz w:val="24"/>
                <w:szCs w:val="24"/>
              </w:rPr>
              <w:t xml:space="preserve"> </w:t>
            </w:r>
            <w:r w:rsidRPr="00C60E80">
              <w:rPr>
                <w:rFonts w:ascii="Times New Roman" w:hAnsi="Times New Roman" w:cs="Times New Roman"/>
                <w:sz w:val="24"/>
                <w:szCs w:val="24"/>
              </w:rPr>
              <w:t>permit and promote private sector development.</w:t>
            </w:r>
            <w:r>
              <w:rPr>
                <w:rFonts w:ascii="Times New Roman" w:hAnsi="Times New Roman" w:cs="Times New Roman"/>
                <w:sz w:val="24"/>
                <w:szCs w:val="24"/>
              </w:rPr>
              <w:t>”</w:t>
            </w:r>
          </w:p>
        </w:tc>
      </w:tr>
      <w:tr w:rsidR="00B857EE" w14:paraId="07FD268C" w14:textId="77777777" w:rsidTr="008A1228">
        <w:tc>
          <w:tcPr>
            <w:tcW w:w="2245" w:type="dxa"/>
          </w:tcPr>
          <w:p w14:paraId="650C7E0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ule of law</w:t>
            </w:r>
          </w:p>
        </w:tc>
        <w:tc>
          <w:tcPr>
            <w:tcW w:w="7105" w:type="dxa"/>
          </w:tcPr>
          <w:p w14:paraId="2B4B6F64"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Rule of law captures perceptions of the extent to which agents have confidence in and abide by the rules of society, and in particular the</w:t>
            </w:r>
            <w:r>
              <w:rPr>
                <w:rFonts w:ascii="Times New Roman" w:hAnsi="Times New Roman" w:cs="Times New Roman"/>
                <w:sz w:val="24"/>
                <w:szCs w:val="24"/>
              </w:rPr>
              <w:t xml:space="preserve"> </w:t>
            </w:r>
            <w:r w:rsidRPr="00C60E80">
              <w:rPr>
                <w:rFonts w:ascii="Times New Roman" w:hAnsi="Times New Roman" w:cs="Times New Roman"/>
                <w:sz w:val="24"/>
                <w:szCs w:val="24"/>
              </w:rPr>
              <w:t>quality of contract enforcement, property rights, the police, and the courts, as well as the likelihood of crime and violence.</w:t>
            </w:r>
            <w:r>
              <w:rPr>
                <w:rFonts w:ascii="Times New Roman" w:hAnsi="Times New Roman" w:cs="Times New Roman"/>
                <w:sz w:val="24"/>
                <w:szCs w:val="24"/>
              </w:rPr>
              <w:t>”</w:t>
            </w:r>
          </w:p>
        </w:tc>
      </w:tr>
      <w:tr w:rsidR="00B857EE" w14:paraId="454AAA58" w14:textId="77777777" w:rsidTr="008A1228">
        <w:tc>
          <w:tcPr>
            <w:tcW w:w="2245" w:type="dxa"/>
          </w:tcPr>
          <w:p w14:paraId="15BC8CD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C</w:t>
            </w:r>
            <w:r w:rsidRPr="005F71A7">
              <w:rPr>
                <w:rFonts w:ascii="Times New Roman" w:hAnsi="Times New Roman" w:cs="Times New Roman"/>
                <w:sz w:val="24"/>
                <w:szCs w:val="24"/>
              </w:rPr>
              <w:t>ontrol of corruption</w:t>
            </w:r>
          </w:p>
        </w:tc>
        <w:tc>
          <w:tcPr>
            <w:tcW w:w="7105" w:type="dxa"/>
          </w:tcPr>
          <w:p w14:paraId="7D73247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Control of corruption captures perceptions of the extent to which public power is exercised for private gain, including both petty and grand</w:t>
            </w:r>
            <w:r>
              <w:rPr>
                <w:rFonts w:ascii="Times New Roman" w:hAnsi="Times New Roman" w:cs="Times New Roman"/>
                <w:sz w:val="24"/>
                <w:szCs w:val="24"/>
              </w:rPr>
              <w:t xml:space="preserve"> </w:t>
            </w:r>
            <w:r w:rsidRPr="00C60E80">
              <w:rPr>
                <w:rFonts w:ascii="Times New Roman" w:hAnsi="Times New Roman" w:cs="Times New Roman"/>
                <w:sz w:val="24"/>
                <w:szCs w:val="24"/>
              </w:rPr>
              <w:t>forms of corruption, as well as "capture" of the state by elites and private interests.</w:t>
            </w:r>
            <w:r>
              <w:rPr>
                <w:rFonts w:ascii="Times New Roman" w:hAnsi="Times New Roman" w:cs="Times New Roman"/>
                <w:sz w:val="24"/>
                <w:szCs w:val="24"/>
              </w:rPr>
              <w:t>”</w:t>
            </w:r>
          </w:p>
        </w:tc>
      </w:tr>
    </w:tbl>
    <w:p w14:paraId="3A8C5FC4" w14:textId="77777777" w:rsidR="00B857EE" w:rsidRDefault="00B857EE" w:rsidP="00A70CCC">
      <w:pPr>
        <w:spacing w:line="480" w:lineRule="auto"/>
        <w:rPr>
          <w:rFonts w:ascii="Times New Roman" w:hAnsi="Times New Roman" w:cs="Times New Roman"/>
          <w:sz w:val="24"/>
          <w:szCs w:val="24"/>
        </w:rPr>
      </w:pPr>
    </w:p>
    <w:p w14:paraId="5FD266C1" w14:textId="77777777" w:rsidR="00A70CCC" w:rsidRDefault="00A70CCC" w:rsidP="00BC1C25">
      <w:pPr>
        <w:spacing w:after="0" w:line="480" w:lineRule="auto"/>
        <w:rPr>
          <w:rFonts w:ascii="Times New Roman" w:hAnsi="Times New Roman" w:cs="Times New Roman"/>
          <w:b/>
          <w:bCs/>
          <w:sz w:val="24"/>
          <w:szCs w:val="24"/>
        </w:rPr>
      </w:pPr>
    </w:p>
    <w:p w14:paraId="112A8EBF" w14:textId="77777777" w:rsidR="00F852FD" w:rsidRDefault="00F852FD">
      <w:pPr>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1FFEABB8"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S1. </w:t>
      </w:r>
      <w:r w:rsidR="00C616CB">
        <w:rPr>
          <w:rFonts w:ascii="Times New Roman" w:hAnsi="Times New Roman" w:cs="Times New Roman"/>
          <w:b/>
          <w:bCs/>
          <w:sz w:val="24"/>
          <w:szCs w:val="24"/>
        </w:rPr>
        <w:t xml:space="preserve">Governance </w:t>
      </w:r>
      <w:r>
        <w:rPr>
          <w:rFonts w:ascii="Times New Roman" w:hAnsi="Times New Roman" w:cs="Times New Roman"/>
          <w:b/>
          <w:bCs/>
          <w:sz w:val="24"/>
          <w:szCs w:val="24"/>
        </w:rPr>
        <w:t xml:space="preserve">(green = good, red = </w:t>
      </w:r>
      <w:commentRangeStart w:id="64"/>
      <w:r>
        <w:rPr>
          <w:rFonts w:ascii="Times New Roman" w:hAnsi="Times New Roman" w:cs="Times New Roman"/>
          <w:b/>
          <w:bCs/>
          <w:sz w:val="24"/>
          <w:szCs w:val="24"/>
        </w:rPr>
        <w:t>bad</w:t>
      </w:r>
      <w:commentRangeEnd w:id="64"/>
      <w:r w:rsidR="00C50C77">
        <w:rPr>
          <w:rStyle w:val="CommentReference"/>
        </w:rPr>
        <w:commentReference w:id="64"/>
      </w:r>
      <w:r>
        <w:rPr>
          <w:rFonts w:ascii="Times New Roman" w:hAnsi="Times New Roman" w:cs="Times New Roman"/>
          <w:b/>
          <w:bCs/>
          <w:sz w:val="24"/>
          <w:szCs w:val="24"/>
        </w:rPr>
        <w:t>)</w:t>
      </w:r>
    </w:p>
    <w:p w14:paraId="48C38DCE" w14:textId="14C54E7D" w:rsidR="00E43581" w:rsidRDefault="00501067" w:rsidP="00BC1C25">
      <w:pPr>
        <w:spacing w:after="0" w:line="480" w:lineRule="auto"/>
        <w:rPr>
          <w:rFonts w:ascii="Times New Roman" w:hAnsi="Times New Roman" w:cs="Times New Roman"/>
          <w:b/>
          <w:bCs/>
          <w:sz w:val="24"/>
          <w:szCs w:val="24"/>
        </w:rPr>
      </w:pPr>
      <w:r>
        <w:rPr>
          <w:noProof/>
          <w:lang w:val="en-US"/>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47FD1596" w:rsidR="00E43581" w:rsidRPr="00E30373" w:rsidRDefault="009217D7" w:rsidP="00B27540">
      <w:pPr>
        <w:spacing w:after="0" w:line="480" w:lineRule="auto"/>
        <w:rPr>
          <w:rFonts w:ascii="Times New Roman" w:hAnsi="Times New Roman" w:cs="Times New Roman"/>
          <w:b/>
          <w:bCs/>
          <w:sz w:val="24"/>
          <w:szCs w:val="24"/>
        </w:rPr>
      </w:pPr>
      <w:r>
        <w:rPr>
          <w:noProof/>
          <w:lang w:val="en-US"/>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134254B" w14:textId="748E28A9" w:rsidR="00B30330" w:rsidRDefault="00173226" w:rsidP="00B30330">
      <w:pPr>
        <w:spacing w:after="0" w:line="480" w:lineRule="auto"/>
        <w:rPr>
          <w:rFonts w:ascii="Times New Roman" w:hAnsi="Times New Roman" w:cs="Times New Roman"/>
          <w:b/>
          <w:bCs/>
          <w:sz w:val="24"/>
          <w:szCs w:val="24"/>
        </w:rPr>
      </w:pPr>
      <w:r>
        <w:rPr>
          <w:noProof/>
          <w:lang w:val="en-US"/>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5A3C233" w14:textId="77777777" w:rsidR="00B30330" w:rsidRDefault="00B30330">
      <w:pPr>
        <w:rPr>
          <w:rFonts w:ascii="Times New Roman" w:hAnsi="Times New Roman" w:cs="Times New Roman"/>
          <w:b/>
          <w:bCs/>
          <w:sz w:val="24"/>
          <w:szCs w:val="24"/>
        </w:rPr>
      </w:pPr>
      <w:r>
        <w:rPr>
          <w:rFonts w:ascii="Times New Roman" w:hAnsi="Times New Roman" w:cs="Times New Roman"/>
          <w:b/>
          <w:bCs/>
          <w:sz w:val="24"/>
          <w:szCs w:val="24"/>
        </w:rPr>
        <w:br w:type="page"/>
      </w:r>
    </w:p>
    <w:p w14:paraId="657A5CA0" w14:textId="79CC39C5" w:rsidR="0009372A" w:rsidRDefault="0009372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9C3874">
        <w:rPr>
          <w:rFonts w:ascii="Times New Roman" w:hAnsi="Times New Roman" w:cs="Times New Roman"/>
          <w:b/>
          <w:bCs/>
          <w:sz w:val="24"/>
          <w:szCs w:val="24"/>
        </w:rPr>
        <w:t xml:space="preserve">&gt;5 scenarios, </w:t>
      </w:r>
      <w:r w:rsidR="00BF5A1D">
        <w:rPr>
          <w:rFonts w:ascii="Times New Roman" w:hAnsi="Times New Roman" w:cs="Times New Roman"/>
          <w:b/>
          <w:bCs/>
          <w:sz w:val="24"/>
          <w:szCs w:val="24"/>
        </w:rPr>
        <w:t>red)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p>
    <w:p w14:paraId="2ACF36E0" w14:textId="4C6F15CC" w:rsidR="0009372A" w:rsidRDefault="00527972">
      <w:pPr>
        <w:rPr>
          <w:rFonts w:ascii="Times New Roman" w:hAnsi="Times New Roman" w:cs="Times New Roman"/>
          <w:b/>
          <w:bCs/>
          <w:sz w:val="24"/>
          <w:szCs w:val="24"/>
        </w:rPr>
      </w:pPr>
      <w:r>
        <w:rPr>
          <w:noProof/>
          <w:lang w:val="en-US"/>
        </w:rPr>
        <w:drawing>
          <wp:inline distT="0" distB="0" distL="0" distR="0" wp14:anchorId="64D3B791" wp14:editId="1B0FBF03">
            <wp:extent cx="5943600" cy="2740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0660"/>
                    </a:xfrm>
                    <a:prstGeom prst="rect">
                      <a:avLst/>
                    </a:prstGeom>
                  </pic:spPr>
                </pic:pic>
              </a:graphicData>
            </a:graphic>
          </wp:inline>
        </w:drawing>
      </w:r>
    </w:p>
    <w:p w14:paraId="303C5336" w14:textId="3A871947" w:rsidR="007568E4" w:rsidRDefault="007568E4">
      <w:pPr>
        <w:rPr>
          <w:rFonts w:ascii="Times New Roman" w:hAnsi="Times New Roman" w:cs="Times New Roman"/>
          <w:b/>
          <w:bCs/>
          <w:sz w:val="24"/>
          <w:szCs w:val="24"/>
        </w:rPr>
      </w:pPr>
      <w:r>
        <w:rPr>
          <w:rFonts w:ascii="Times New Roman" w:hAnsi="Times New Roman" w:cs="Times New Roman"/>
          <w:b/>
          <w:bCs/>
          <w:sz w:val="24"/>
          <w:szCs w:val="24"/>
        </w:rPr>
        <w:br w:type="page"/>
      </w:r>
    </w:p>
    <w:p w14:paraId="6BE19075" w14:textId="377F8729" w:rsidR="00AD0148" w:rsidRDefault="007568E4" w:rsidP="0075786C">
      <w:pPr>
        <w:rPr>
          <w:rFonts w:ascii="Times New Roman" w:hAnsi="Times New Roman" w:cs="Times New Roman"/>
          <w:b/>
          <w:bCs/>
          <w:sz w:val="24"/>
          <w:szCs w:val="24"/>
        </w:rPr>
      </w:pPr>
      <w:r>
        <w:rPr>
          <w:rFonts w:ascii="Times New Roman" w:hAnsi="Times New Roman" w:cs="Times New Roman"/>
          <w:b/>
          <w:bCs/>
          <w:sz w:val="24"/>
          <w:szCs w:val="24"/>
        </w:rPr>
        <w:lastRenderedPageBreak/>
        <w:t>Figure S5. Biomes</w:t>
      </w:r>
    </w:p>
    <w:p w14:paraId="3270EF83" w14:textId="71208EDF" w:rsidR="00CC429D" w:rsidRPr="00E30373" w:rsidRDefault="00CC429D" w:rsidP="0075786C">
      <w:pPr>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0915E57F" wp14:editId="204DAEA7">
            <wp:extent cx="6753225" cy="477559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64461" cy="4783544"/>
                    </a:xfrm>
                    <a:prstGeom prst="rect">
                      <a:avLst/>
                    </a:prstGeom>
                  </pic:spPr>
                </pic:pic>
              </a:graphicData>
            </a:graphic>
          </wp:inline>
        </w:drawing>
      </w:r>
    </w:p>
    <w:sectPr w:rsidR="00CC429D"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ichard" w:date="2019-12-19T14:42:00Z" w:initials="r">
    <w:p w14:paraId="6082D76A" w14:textId="77777777" w:rsidR="009E4E6D" w:rsidRDefault="009E4E6D">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9E4E6D" w:rsidRDefault="009E4E6D">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9E4E6D" w:rsidRDefault="009E4E6D">
      <w:r>
        <w:rPr>
          <w:rFonts w:ascii="Liberation Serif" w:eastAsia="DejaVu Sans" w:hAnsi="Liberation Serif" w:cs="DejaVu Sans"/>
          <w:sz w:val="24"/>
          <w:szCs w:val="24"/>
          <w:lang w:val="en-US" w:bidi="en-US"/>
        </w:rPr>
        <w:t>https://www.nature.com/documents/nature-summary-paragraph.pdf</w:t>
      </w:r>
    </w:p>
  </w:comment>
  <w:comment w:id="2" w:author="richard" w:date="2019-12-19T14:43:00Z" w:initials="r">
    <w:p w14:paraId="35C5777D" w14:textId="7DDC1F9B" w:rsidR="009E4E6D" w:rsidRDefault="009E4E6D"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3" w:author="Joseph Bennett" w:date="2020-04-14T08:23:00Z" w:initials="JB">
    <w:p w14:paraId="653BA101" w14:textId="77777777" w:rsidR="009E4E6D" w:rsidRDefault="009E4E6D" w:rsidP="00772045">
      <w:pPr>
        <w:pStyle w:val="CommentText"/>
      </w:pPr>
      <w:r>
        <w:rPr>
          <w:rStyle w:val="CommentReference"/>
        </w:rPr>
        <w:annotationRef/>
      </w:r>
      <w:r>
        <w:t>citation</w:t>
      </w:r>
    </w:p>
  </w:comment>
  <w:comment w:id="4" w:author="richard" w:date="2020-08-07T13:07:00Z" w:initials="r">
    <w:p w14:paraId="1F3778DD" w14:textId="3EB4FFDE" w:rsidR="00834B89" w:rsidRDefault="00834B89">
      <w:pPr>
        <w:pStyle w:val="CommentText"/>
      </w:pPr>
      <w:r>
        <w:rPr>
          <w:rStyle w:val="CommentReference"/>
        </w:rPr>
        <w:annotationRef/>
      </w:r>
      <w:r>
        <w:t>Still in review</w:t>
      </w:r>
    </w:p>
  </w:comment>
  <w:comment w:id="5" w:author="Buxton,Rachel" w:date="2020-08-05T09:43:00Z" w:initials="B">
    <w:p w14:paraId="4DBB70CC" w14:textId="03EBDD09" w:rsidR="009E4E6D" w:rsidRDefault="009E4E6D">
      <w:pPr>
        <w:pStyle w:val="CommentText"/>
      </w:pPr>
      <w:r>
        <w:rPr>
          <w:rStyle w:val="CommentReference"/>
        </w:rPr>
        <w:annotationRef/>
      </w:r>
      <w:r>
        <w:t>Citation? Poulzos et al. 2014?</w:t>
      </w:r>
    </w:p>
  </w:comment>
  <w:comment w:id="6" w:author="richard" w:date="2020-08-07T13:24:00Z" w:initials="r">
    <w:p w14:paraId="531AA171" w14:textId="14B02D23" w:rsidR="00EB2E9F" w:rsidRDefault="00EB2E9F">
      <w:pPr>
        <w:pStyle w:val="CommentText"/>
      </w:pPr>
      <w:r>
        <w:rPr>
          <w:rStyle w:val="CommentReference"/>
        </w:rPr>
        <w:annotationRef/>
      </w:r>
      <w:r>
        <w:t>How important is it to include this?</w:t>
      </w:r>
    </w:p>
  </w:comment>
  <w:comment w:id="7" w:author="richard" w:date="2020-08-07T13:55:00Z" w:initials="r">
    <w:p w14:paraId="7A77CD26" w14:textId="77777777" w:rsidR="00F4085D" w:rsidRDefault="00F4085D">
      <w:pPr>
        <w:pStyle w:val="CommentText"/>
      </w:pPr>
      <w:r>
        <w:rPr>
          <w:rStyle w:val="CommentReference"/>
        </w:rPr>
        <w:annotationRef/>
      </w:r>
      <w:r>
        <w:t xml:space="preserve">Its one paragraph in the main text. </w:t>
      </w:r>
      <w:r w:rsidR="00771D3C">
        <w:t xml:space="preserve">Its kind of neat, but I do wonder if we actually ‘need’ this part, or if it would be a distraction, especially now that we do talk more about countries as well. </w:t>
      </w:r>
    </w:p>
    <w:p w14:paraId="0CA07137" w14:textId="360FFF02" w:rsidR="00771D3C" w:rsidRDefault="00771D3C">
      <w:pPr>
        <w:pStyle w:val="CommentText"/>
      </w:pPr>
      <w:r>
        <w:t>What do you think?</w:t>
      </w:r>
    </w:p>
  </w:comment>
  <w:comment w:id="8" w:author="Buxton,Rachel" w:date="2020-08-05T10:21:00Z" w:initials="B">
    <w:p w14:paraId="4FC6A713" w14:textId="41DB4DE8" w:rsidR="009E4E6D" w:rsidRDefault="009E4E6D">
      <w:pPr>
        <w:pStyle w:val="CommentText"/>
      </w:pPr>
      <w:r>
        <w:rPr>
          <w:rStyle w:val="CommentReference"/>
        </w:rPr>
        <w:annotationRef/>
      </w:r>
      <w:r>
        <w:t>Can we open with a sentence about how much global terrestrial area is currently protected? It would be nice to place these numbers in the context of the percent more area we need to protect to meet the target. E.g.,</w:t>
      </w:r>
    </w:p>
    <w:p w14:paraId="679B09FE" w14:textId="77777777" w:rsidR="009E4E6D" w:rsidRDefault="009E4E6D">
      <w:pPr>
        <w:pStyle w:val="CommentText"/>
      </w:pPr>
    </w:p>
    <w:p w14:paraId="7D9846F0" w14:textId="2BDF40BD" w:rsidR="009E4E6D" w:rsidRDefault="009E4E6D">
      <w:pPr>
        <w:pStyle w:val="CommentText"/>
      </w:pPr>
      <w:r>
        <w:t xml:space="preserve">Currently, X% of global terrestrial areas are protected. </w:t>
      </w:r>
      <w:r>
        <w:rPr>
          <w:rFonts w:ascii="Times New Roman" w:hAnsi="Times New Roman" w:cs="Times New Roman"/>
          <w:sz w:val="24"/>
          <w:szCs w:val="24"/>
        </w:rPr>
        <w:t xml:space="preserve">We </w:t>
      </w:r>
      <w:r>
        <w:rPr>
          <w:rStyle w:val="CommentReference"/>
        </w:rPr>
        <w:annotationRef/>
      </w:r>
      <w:r>
        <w:rPr>
          <w:rFonts w:ascii="Times New Roman" w:hAnsi="Times New Roman" w:cs="Times New Roman"/>
          <w:sz w:val="24"/>
          <w:szCs w:val="24"/>
        </w:rPr>
        <w:t>found that the protected areas planning scenario incorporating all three risk categories required only 1.11% more global protected area expansion than the baseline scenario to meet the target of protecting 30% of vertebrate habitat (17.5 ± 0.01% mean increase ± standard deviation versus 16.4% increase of global protected area).</w:t>
      </w:r>
    </w:p>
  </w:comment>
  <w:comment w:id="9" w:author="richard" w:date="2020-08-07T13:26:00Z" w:initials="r">
    <w:p w14:paraId="749108E7" w14:textId="7B491913" w:rsidR="001445A9" w:rsidRDefault="001445A9">
      <w:pPr>
        <w:pStyle w:val="CommentText"/>
      </w:pPr>
      <w:r>
        <w:rPr>
          <w:rStyle w:val="CommentReference"/>
        </w:rPr>
        <w:annotationRef/>
      </w:r>
      <w:r>
        <w:t xml:space="preserve">Great idea! Will pull </w:t>
      </w:r>
      <w:r w:rsidR="00560280">
        <w:t>number from the data.</w:t>
      </w:r>
    </w:p>
  </w:comment>
  <w:comment w:id="10" w:author="Buxton,Rachel" w:date="2020-08-05T10:19:00Z" w:initials="B">
    <w:p w14:paraId="2C331CCE" w14:textId="38E02B7F" w:rsidR="009E4E6D" w:rsidRDefault="009E4E6D">
      <w:pPr>
        <w:pStyle w:val="CommentText"/>
      </w:pPr>
      <w:r>
        <w:rPr>
          <w:rStyle w:val="CommentReference"/>
        </w:rPr>
        <w:annotationRef/>
      </w:r>
      <w:r>
        <w:t>This seems weird – we say ‘meet the target of 30%, then present numbers that are less than 30%... I think this is because you gave the model some flexibility, but if I were a reviewer I would flag this. Perhaps we can stick to the “% increase in PAs” as per my comment above?</w:t>
      </w:r>
    </w:p>
  </w:comment>
  <w:comment w:id="11" w:author="richard" w:date="2020-08-07T13:25:00Z" w:initials="r">
    <w:p w14:paraId="0A88E4C0" w14:textId="77777777" w:rsidR="0052327C" w:rsidRDefault="0052327C">
      <w:pPr>
        <w:pStyle w:val="CommentText"/>
      </w:pPr>
      <w:r>
        <w:rPr>
          <w:rStyle w:val="CommentReference"/>
        </w:rPr>
        <w:annotationRef/>
      </w:r>
      <w:r>
        <w:t>We are within the 30% goal is meant here. As long as we stay below 30% land area we are good in terms of CBD targets.</w:t>
      </w:r>
    </w:p>
    <w:p w14:paraId="6C013B8C" w14:textId="27127430" w:rsidR="0052327C" w:rsidRDefault="0052327C">
      <w:pPr>
        <w:pStyle w:val="CommentText"/>
      </w:pPr>
      <w:r>
        <w:t>In other words, our solution does not require more land than CBD is proposed as 2030 targets.</w:t>
      </w:r>
    </w:p>
  </w:comment>
  <w:comment w:id="12" w:author="Buxton,Rachel" w:date="2020-08-07T13:06:00Z" w:initials="B">
    <w:p w14:paraId="02D1BFA5" w14:textId="0B06AAB2" w:rsidR="009D1568" w:rsidRDefault="009D1568">
      <w:pPr>
        <w:pStyle w:val="CommentText"/>
      </w:pPr>
      <w:r>
        <w:rPr>
          <w:rStyle w:val="CommentReference"/>
        </w:rPr>
        <w:annotationRef/>
      </w:r>
      <w:r>
        <w:t xml:space="preserve">I still don’t understand why the scenario with only two risk </w:t>
      </w:r>
      <w:r w:rsidR="00BF4FAD">
        <w:t xml:space="preserve">categories has a higher area required than the scenarios with all three. </w:t>
      </w:r>
      <w:r w:rsidR="00CF18C5">
        <w:t>Perhaps explain here?</w:t>
      </w:r>
    </w:p>
    <w:p w14:paraId="77A39BD8" w14:textId="77777777" w:rsidR="00BF4FAD" w:rsidRDefault="00BF4FAD">
      <w:pPr>
        <w:pStyle w:val="CommentText"/>
      </w:pPr>
    </w:p>
    <w:p w14:paraId="3004DEFC" w14:textId="4BB47F63" w:rsidR="00BF4FAD" w:rsidRDefault="00BF4FAD">
      <w:pPr>
        <w:pStyle w:val="CommentText"/>
      </w:pPr>
      <w:r>
        <w:t>Also, I find it strange that land-use has the biggest increase in PA versus baseline at the global level (Table 1 you sent), but seems to have the flattest line at the country level (Figure 4). Anything interesting there? Like you said, governance is at the country level, so could be more of an artifact?</w:t>
      </w:r>
      <w:r w:rsidR="00CF18C5">
        <w:t xml:space="preserve">  Or could be that if you take into account the finer scale you could see big risks due to land use change, but averaged over a country scale the effect is subsumed by governance?</w:t>
      </w:r>
    </w:p>
  </w:comment>
  <w:comment w:id="13" w:author="Buxton,Rachel" w:date="2020-08-04T16:10:00Z" w:initials="B">
    <w:p w14:paraId="5096DC4F" w14:textId="764D6D76" w:rsidR="009E4E6D" w:rsidRDefault="009E4E6D">
      <w:pPr>
        <w:pStyle w:val="CommentText"/>
      </w:pPr>
      <w:r>
        <w:rPr>
          <w:rStyle w:val="CommentReference"/>
        </w:rPr>
        <w:annotationRef/>
      </w:r>
      <w:r>
        <w:t>Will need to adjust based on the new 27.</w:t>
      </w:r>
    </w:p>
    <w:p w14:paraId="62DA1858" w14:textId="77777777" w:rsidR="009E4E6D" w:rsidRDefault="009E4E6D">
      <w:pPr>
        <w:pStyle w:val="CommentText"/>
      </w:pPr>
    </w:p>
    <w:p w14:paraId="299D06D5" w14:textId="464C33AB" w:rsidR="009E4E6D" w:rsidRDefault="009E4E6D">
      <w:pPr>
        <w:pStyle w:val="CommentText"/>
      </w:pPr>
      <w:r>
        <w:t>Also – 1.5% doesn’t seem like ‘considerable overlap’ – am I missing something? Do you mean 1.5% of the 30% (which is still only 5%)? Or perhaps you mean 1.5% of the increase in area needed to meet 30% (also, still only ~10%).</w:t>
      </w:r>
    </w:p>
  </w:comment>
  <w:comment w:id="14" w:author="richard" w:date="2020-08-07T13:29:00Z" w:initials="r">
    <w:p w14:paraId="63FAAB21" w14:textId="77777777" w:rsidR="00C77CF3" w:rsidRDefault="00C77CF3">
      <w:pPr>
        <w:pStyle w:val="CommentText"/>
      </w:pPr>
      <w:r>
        <w:rPr>
          <w:rStyle w:val="CommentReference"/>
        </w:rPr>
        <w:annotationRef/>
      </w:r>
      <w:r>
        <w:t>Its actually 16 scenarios, with area + all combination.</w:t>
      </w:r>
    </w:p>
    <w:p w14:paraId="4F989B34" w14:textId="77777777" w:rsidR="00C77CF3" w:rsidRDefault="00C77CF3">
      <w:pPr>
        <w:pStyle w:val="CommentText"/>
      </w:pPr>
    </w:p>
    <w:p w14:paraId="00599DA8" w14:textId="32EE8AE3" w:rsidR="00C77CF3" w:rsidRDefault="00C77CF3">
      <w:pPr>
        <w:pStyle w:val="CommentText"/>
      </w:pPr>
      <w:r>
        <w:t>Considerable in terms of area. This is again something that we need to change. Should we report on the overlap? The overlap would now be across the 16 scenarios.</w:t>
      </w:r>
      <w:r w:rsidR="00AD31E9">
        <w:t xml:space="preserve"> What do you think?</w:t>
      </w:r>
    </w:p>
  </w:comment>
  <w:comment w:id="16" w:author="Buxton,Rachel" w:date="2020-08-04T16:11:00Z" w:initials="B">
    <w:p w14:paraId="6B23C6C1" w14:textId="29D82883" w:rsidR="009E4E6D" w:rsidRDefault="009E4E6D">
      <w:pPr>
        <w:pStyle w:val="CommentText"/>
      </w:pPr>
      <w:r>
        <w:rPr>
          <w:rStyle w:val="CommentReference"/>
        </w:rPr>
        <w:annotationRef/>
      </w:r>
      <w:r>
        <w:t>Not sure why the Yukon was singled out?</w:t>
      </w:r>
    </w:p>
  </w:comment>
  <w:comment w:id="17" w:author="richard" w:date="2020-08-07T13:27:00Z" w:initials="r">
    <w:p w14:paraId="7E949679" w14:textId="29FB18D6" w:rsidR="00AF2531" w:rsidRDefault="00AF2531">
      <w:pPr>
        <w:pStyle w:val="CommentText"/>
      </w:pPr>
      <w:r>
        <w:rPr>
          <w:rStyle w:val="CommentReference"/>
        </w:rPr>
        <w:annotationRef/>
      </w:r>
      <w:r>
        <w:t>It was because Canada is big and only parts of the country met the criteria. Yukon was a good jurisdictional boundary I thought.</w:t>
      </w:r>
      <w:r w:rsidR="00255CF8">
        <w:t xml:space="preserve"> This has changed now and I don’t know if we should still report overlap (the new map doesn’t have overlap).</w:t>
      </w:r>
    </w:p>
  </w:comment>
  <w:comment w:id="18" w:author="Buxton,Rachel" w:date="2020-08-05T10:39:00Z" w:initials="B">
    <w:p w14:paraId="08CBAE80" w14:textId="3B839236" w:rsidR="009E4E6D" w:rsidRDefault="009E4E6D" w:rsidP="00C67FDF">
      <w:pPr>
        <w:pStyle w:val="CommentText"/>
      </w:pPr>
      <w:r>
        <w:rPr>
          <w:rStyle w:val="CommentReference"/>
        </w:rPr>
        <w:annotationRef/>
      </w:r>
      <w:r>
        <w:t>Along the lines of Viv’s comment – perhaps just a quick graph (for the supplement) of overlap vs governance, overlap vs climate, overlap vs land-use change (by country). Then we could add a couple sentences with Jeremy’s help. Something like:</w:t>
      </w:r>
    </w:p>
    <w:p w14:paraId="08F21A61" w14:textId="77777777" w:rsidR="009E4E6D" w:rsidRDefault="009E4E6D" w:rsidP="00C67FDF">
      <w:pPr>
        <w:pStyle w:val="CommentText"/>
      </w:pPr>
    </w:p>
    <w:p w14:paraId="2F4AA230" w14:textId="79B7B717" w:rsidR="009E4E6D" w:rsidRDefault="009E4E6D" w:rsidP="00C67FDF">
      <w:pPr>
        <w:pStyle w:val="CommentText"/>
      </w:pPr>
      <w:r>
        <w:t>“Overlap between scenarios was largely related to climate/land-use/governance (whatever the result may be), and countries with high overlap had wide variation in governance, and thus, varying future political commitment to biodiversity conservation. Moreover, overlap among scenarios was low in biodiversity hotspots, likely due to high probability of increased extreme events in these countries [*this is my speculation]. Thus, making decisions about protection of overlapping areas are complex, requiring trade-offs between governance and climate risk and high biodiversity.”</w:t>
      </w:r>
    </w:p>
  </w:comment>
  <w:comment w:id="19" w:author="richard" w:date="2020-08-07T13:34:00Z" w:initials="r">
    <w:p w14:paraId="7DB530A1" w14:textId="375FF13A" w:rsidR="00100122" w:rsidRDefault="00100122">
      <w:pPr>
        <w:pStyle w:val="CommentText"/>
      </w:pPr>
      <w:r>
        <w:rPr>
          <w:rStyle w:val="CommentReference"/>
        </w:rPr>
        <w:annotationRef/>
      </w:r>
      <w:r>
        <w:t>I like the idea. Made a note to produce those figures</w:t>
      </w:r>
    </w:p>
  </w:comment>
  <w:comment w:id="15" w:author="Viv Mcshane" w:date="2020-06-29T12:17:00Z" w:initials="VM">
    <w:p w14:paraId="4A24E0E0" w14:textId="77777777" w:rsidR="009E4E6D" w:rsidRDefault="009E4E6D" w:rsidP="00727A86">
      <w:pPr>
        <w:pStyle w:val="CommentText"/>
      </w:pPr>
      <w:r>
        <w:rPr>
          <w:rStyle w:val="CommentReference"/>
        </w:rPr>
        <w:annotationRef/>
      </w:r>
      <w:r>
        <w:t xml:space="preserve">Is there anything we can say about governance effectiveness in these countries given that this is a key objective of our analyses?  </w:t>
      </w:r>
      <w:r w:rsidRPr="00E11DF4">
        <w:rPr>
          <w:rFonts w:ascii="Calibri" w:hAnsi="Calibri"/>
        </w:rPr>
        <w:t xml:space="preserve">These nations differ substantially in their socio-economic demography and </w:t>
      </w:r>
      <w:r w:rsidRPr="007F7792">
        <w:rPr>
          <w:rFonts w:ascii="Calibri" w:eastAsia="Times New Roman" w:hAnsi="Calibri" w:cs="Times New Roman"/>
          <w:color w:val="000000"/>
          <w:shd w:val="clear" w:color="auto" w:fill="FFFFFF"/>
        </w:rPr>
        <w:t>political commitment to conserve biodiversity</w:t>
      </w:r>
      <w:r>
        <w:rPr>
          <w:rFonts w:ascii="Calibri" w:eastAsia="Times New Roman" w:hAnsi="Calibri" w:cs="Times New Roman"/>
          <w:color w:val="000000"/>
          <w:shd w:val="clear" w:color="auto" w:fill="FFFFFF"/>
        </w:rPr>
        <w:t>.</w:t>
      </w:r>
    </w:p>
    <w:p w14:paraId="03D3D496" w14:textId="77777777" w:rsidR="009E4E6D" w:rsidRDefault="009E4E6D" w:rsidP="00727A86">
      <w:pPr>
        <w:pStyle w:val="CommentText"/>
      </w:pPr>
      <w:r>
        <w:t>Canada has a higher governance index than the other countries, I think Egypt has the lowest of this group – what does this mean for their ability to enact protection?</w:t>
      </w:r>
    </w:p>
    <w:p w14:paraId="708F1E7C" w14:textId="77777777" w:rsidR="009E4E6D" w:rsidRDefault="009E4E6D" w:rsidP="00727A86">
      <w:pPr>
        <w:pStyle w:val="CommentText"/>
      </w:pPr>
    </w:p>
    <w:p w14:paraId="3D916A64" w14:textId="77777777" w:rsidR="009E4E6D" w:rsidRDefault="009E4E6D" w:rsidP="00727A86">
      <w:pPr>
        <w:pStyle w:val="CommentText"/>
      </w:pPr>
      <w:r>
        <w:t>Maybe that is still a caveat of this approach – e.g. the ability of NGOs to work with governments to establish PAs in Egypt/Kazakhstan is probably lower than in Peru/Finland/Canada  - so low chance of success in enacting conservation? but maybe higher governance index is also restrictive as there are already so many regulations and legislations in place its also hard to establish PAs.</w:t>
      </w:r>
    </w:p>
    <w:p w14:paraId="0EAB552C" w14:textId="77777777" w:rsidR="009E4E6D" w:rsidRDefault="009E4E6D" w:rsidP="00727A86">
      <w:pPr>
        <w:pStyle w:val="CommentText"/>
      </w:pPr>
    </w:p>
    <w:p w14:paraId="5DEF4077" w14:textId="77777777" w:rsidR="009E4E6D" w:rsidRDefault="009E4E6D" w:rsidP="00727A86">
      <w:pPr>
        <w:pStyle w:val="CommentText"/>
      </w:pPr>
      <w:r>
        <w:t>Just some food for thought!</w:t>
      </w:r>
    </w:p>
  </w:comment>
  <w:comment w:id="20" w:author="Buxton,Rachel" w:date="2020-08-07T13:51:00Z" w:initials="B">
    <w:p w14:paraId="4F24AD20" w14:textId="7C8EB52F" w:rsidR="009F75B7" w:rsidRDefault="009F75B7">
      <w:pPr>
        <w:pStyle w:val="CommentText"/>
      </w:pPr>
      <w:r>
        <w:rPr>
          <w:rStyle w:val="CommentReference"/>
        </w:rPr>
        <w:annotationRef/>
      </w:r>
      <w:r>
        <w:t>Too much to have a land use change example? It’s getting a little ‘examply’ – but just in case, you could focus on Liberia which has relatively low risk of landuse change relative to neighboring Cote d’Ivoire and Sierra Leone.</w:t>
      </w:r>
    </w:p>
    <w:p w14:paraId="1F0ACE07" w14:textId="77777777" w:rsidR="009F75B7" w:rsidRDefault="009F75B7">
      <w:pPr>
        <w:pStyle w:val="CommentText"/>
      </w:pPr>
    </w:p>
    <w:p w14:paraId="2B36ADBA" w14:textId="1DC5E32E" w:rsidR="009F75B7" w:rsidRDefault="009F75B7">
      <w:pPr>
        <w:pStyle w:val="CommentText"/>
      </w:pPr>
      <w:r>
        <w:t xml:space="preserve">Or maybe instead </w:t>
      </w:r>
      <w:r w:rsidR="00753412">
        <w:t xml:space="preserve">of an example for climate and land-use separately, </w:t>
      </w:r>
      <w:r>
        <w:t>we could have an example of where things intersect?</w:t>
      </w:r>
    </w:p>
    <w:p w14:paraId="157FEFE0" w14:textId="77777777" w:rsidR="009F75B7" w:rsidRDefault="009F75B7">
      <w:pPr>
        <w:pStyle w:val="CommentText"/>
      </w:pPr>
    </w:p>
    <w:p w14:paraId="2ADC1C16" w14:textId="3CFAAA3D" w:rsidR="009F75B7" w:rsidRDefault="009F75B7">
      <w:pPr>
        <w:pStyle w:val="CommentText"/>
      </w:pPr>
      <w:r>
        <w:t xml:space="preserve">A cool example might be North and South Korea – South Korea </w:t>
      </w:r>
      <w:r w:rsidR="00753412">
        <w:t>obvi has dismal governance, but has a lower risk due to land-use change and slightly lower frequency of extreme heat events. So they both end up with higher PA above baseline, but for different reasons. NEAT.</w:t>
      </w:r>
    </w:p>
  </w:comment>
  <w:comment w:id="22" w:author="Jeffrey Owen Hanson" w:date="2020-03-16T10:26:00Z" w:initials="JOH">
    <w:p w14:paraId="55D6D3A5" w14:textId="77777777" w:rsidR="0058173B" w:rsidRDefault="0058173B" w:rsidP="0058173B">
      <w:pPr>
        <w:pStyle w:val="CommentText"/>
      </w:pPr>
      <w:r>
        <w:rPr>
          <w:rStyle w:val="CommentReference"/>
        </w:rPr>
        <w:annotationRef/>
      </w:r>
      <w:r>
        <w:t>Have you thought about talking about a few example “interesting” species? E.g. you could look for VU/EN/CR species that are represented in different places among the different scenarios and talk about them? E.g. in the blah scenario, species A was represented in (country A?, places with stable climates? Etc) and in the blah scenario it was represented somewhere else? This  would help show how the different scenarios affected species and could lead to different outcomes for biodiversity? This might also help readers understand what the scenarios actually mean for the species?</w:t>
      </w:r>
    </w:p>
  </w:comment>
  <w:comment w:id="23" w:author="richard" w:date="2020-04-15T13:05:00Z" w:initials="r">
    <w:p w14:paraId="2D824E57" w14:textId="77777777" w:rsidR="0058173B" w:rsidRDefault="0058173B" w:rsidP="0058173B">
      <w:pPr>
        <w:pStyle w:val="CommentText"/>
      </w:pPr>
      <w:r>
        <w:rPr>
          <w:rStyle w:val="CommentReference"/>
        </w:rPr>
        <w:annotationRef/>
      </w:r>
      <w:r>
        <w:t>Not sure how to best go about selecting species for this. Should we go with some well known species here or let the data drive things?</w:t>
      </w:r>
    </w:p>
  </w:comment>
  <w:comment w:id="24" w:author="richard" w:date="2020-04-24T13:37:00Z" w:initials="r">
    <w:p w14:paraId="7B041A92" w14:textId="77777777" w:rsidR="0058173B" w:rsidRDefault="0058173B" w:rsidP="0058173B">
      <w:pPr>
        <w:pStyle w:val="CommentText"/>
      </w:pPr>
      <w:r>
        <w:rPr>
          <w:rStyle w:val="CommentReference"/>
        </w:rPr>
        <w:annotationRef/>
      </w:r>
      <w:r>
        <w:t>From Scott:</w:t>
      </w:r>
    </w:p>
    <w:p w14:paraId="677C515E" w14:textId="77777777" w:rsidR="0058173B" w:rsidRPr="006B1560" w:rsidRDefault="0058173B"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Great Green Macaw (Ara ambiguus) – Endangered, &lt;2500 individuals but range stretches from southern Honduras to western Colombia and so crosses a number of countries differing in political stability. I would expect those results to change with and without risk (IUCN site: </w:t>
      </w:r>
      <w:hyperlink r:id="rId1" w:history="1">
        <w:r w:rsidRPr="006B1560">
          <w:rPr>
            <w:rFonts w:ascii="Times New Roman" w:eastAsia="Times New Roman" w:hAnsi="Times New Roman" w:cs="Times New Roman"/>
            <w:color w:val="0000FF"/>
            <w:sz w:val="24"/>
            <w:szCs w:val="24"/>
            <w:u w:val="single"/>
            <w:lang w:val="en-US" w:eastAsia="en-CA"/>
          </w:rPr>
          <w:t>https://www.iucnredlist.org/species/22685553/93079606</w:t>
        </w:r>
      </w:hyperlink>
      <w:r w:rsidRPr="006B1560">
        <w:rPr>
          <w:rFonts w:ascii="Times New Roman" w:eastAsia="Times New Roman" w:hAnsi="Times New Roman" w:cs="Times New Roman"/>
          <w:sz w:val="24"/>
          <w:szCs w:val="24"/>
          <w:lang w:val="en-US" w:eastAsia="en-CA"/>
        </w:rPr>
        <w:t>)</w:t>
      </w:r>
    </w:p>
    <w:p w14:paraId="274A6695" w14:textId="77777777" w:rsidR="0058173B" w:rsidRPr="006B1560" w:rsidRDefault="0058173B"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Wattled Curassow (Crax globulos) – Endangered, &lt; 1000 individuals with small disconnected populations in Colombia, Peru, Bolivia and western Brazil. Suspect the risk of forest loss differs considerably among these regions. </w:t>
      </w:r>
      <w:hyperlink r:id="rId2" w:history="1">
        <w:r w:rsidRPr="006B1560">
          <w:rPr>
            <w:rFonts w:ascii="Times New Roman" w:eastAsia="Times New Roman" w:hAnsi="Times New Roman" w:cs="Times New Roman"/>
            <w:color w:val="0000FF"/>
            <w:sz w:val="24"/>
            <w:szCs w:val="24"/>
            <w:u w:val="single"/>
            <w:lang w:val="en-US" w:eastAsia="en-CA"/>
          </w:rPr>
          <w:t>https://www.iucnredlist.org/species/22678537/92777596</w:t>
        </w:r>
      </w:hyperlink>
    </w:p>
    <w:p w14:paraId="6C4E1707" w14:textId="77777777" w:rsidR="0058173B" w:rsidRPr="006B1560" w:rsidRDefault="0058173B"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Geoffrey’s Spider Monkey (</w:t>
      </w:r>
      <w:r w:rsidRPr="006B1560">
        <w:rPr>
          <w:rFonts w:ascii="Times New Roman" w:eastAsia="Times New Roman" w:hAnsi="Times New Roman" w:cs="Times New Roman"/>
          <w:sz w:val="24"/>
          <w:szCs w:val="24"/>
          <w:lang w:eastAsia="en-CA"/>
        </w:rPr>
        <w:t>Ateles geoffroyi</w:t>
      </w:r>
      <w:r w:rsidRPr="006B1560">
        <w:rPr>
          <w:rFonts w:ascii="Times New Roman" w:eastAsia="Times New Roman" w:hAnsi="Times New Roman" w:cs="Times New Roman"/>
          <w:sz w:val="24"/>
          <w:szCs w:val="24"/>
          <w:lang w:val="en-US" w:eastAsia="en-CA"/>
        </w:rPr>
        <w:t xml:space="preserve">) – Endangered, similar situation to the macaw with a broad distribution from Mexico to Panama. </w:t>
      </w:r>
      <w:hyperlink r:id="rId3" w:history="1">
        <w:r w:rsidRPr="006B1560">
          <w:rPr>
            <w:rFonts w:ascii="Times New Roman" w:eastAsia="Times New Roman" w:hAnsi="Times New Roman" w:cs="Times New Roman"/>
            <w:color w:val="0000FF"/>
            <w:sz w:val="24"/>
            <w:szCs w:val="24"/>
            <w:u w:val="single"/>
            <w:lang w:val="en-US" w:eastAsia="en-CA"/>
          </w:rPr>
          <w:t>https://www.iucnredlist.org/species/2279/9387270</w:t>
        </w:r>
      </w:hyperlink>
    </w:p>
    <w:p w14:paraId="0AD64A87" w14:textId="77777777" w:rsidR="0058173B" w:rsidRPr="006B1560" w:rsidRDefault="0058173B"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Outside of the Americas we would likely get some interesting results in Africa. Charismatic and endangered species like Black Rhino and African Wild Dog have ranges spread across a number of countries that must vary in risk. I’d maybe suggest one bird example from the Americas and one mammal example from Africa assuming the change in area with and without risk comes out strongly?</w:t>
      </w:r>
    </w:p>
    <w:p w14:paraId="59F5CE92" w14:textId="77777777" w:rsidR="0058173B" w:rsidRDefault="0058173B" w:rsidP="0058173B">
      <w:pPr>
        <w:pStyle w:val="CommentText"/>
      </w:pPr>
    </w:p>
  </w:comment>
  <w:comment w:id="25" w:author="richard" w:date="2020-06-12T11:09:00Z" w:initials="r">
    <w:p w14:paraId="4602935A" w14:textId="77777777" w:rsidR="0058173B" w:rsidRDefault="0058173B" w:rsidP="0058173B">
      <w:pPr>
        <w:pStyle w:val="CommentText"/>
      </w:pPr>
      <w:r>
        <w:rPr>
          <w:rStyle w:val="CommentReference"/>
        </w:rPr>
        <w:annotationRef/>
      </w:r>
      <w:r>
        <w:t>What do others think?</w:t>
      </w:r>
    </w:p>
  </w:comment>
  <w:comment w:id="26" w:author="Allison Binley" w:date="2020-06-18T15:34:00Z" w:initials="AB">
    <w:p w14:paraId="6BDBB524" w14:textId="77777777" w:rsidR="0058173B" w:rsidRDefault="0058173B" w:rsidP="0058173B">
      <w:pPr>
        <w:pStyle w:val="CommentText"/>
      </w:pPr>
      <w:r>
        <w:rPr>
          <w:rStyle w:val="CommentReference"/>
        </w:rPr>
        <w:annotationRef/>
      </w:r>
      <w:r>
        <w:t xml:space="preserve">I like Scott’s suggestion, assuming we can show a substantial difference with and without risk. </w:t>
      </w:r>
    </w:p>
  </w:comment>
  <w:comment w:id="27" w:author="Viv Mcshane" w:date="2020-06-29T11:34:00Z" w:initials="VM">
    <w:p w14:paraId="66C110ED" w14:textId="77777777" w:rsidR="0058173B" w:rsidRDefault="0058173B" w:rsidP="0058173B">
      <w:pPr>
        <w:pStyle w:val="CommentText"/>
      </w:pPr>
      <w:r>
        <w:rPr>
          <w:rStyle w:val="CommentReference"/>
        </w:rPr>
        <w:annotationRef/>
      </w:r>
      <w:r>
        <w:t>I’d love to see a couple of “interesting” species highlighted – but picking just random one seems a little strange – could we just pull out a mammal, a reptile and a bird at least? I’d prefer it to be data driven but happy to go with what others decide</w:t>
      </w:r>
    </w:p>
  </w:comment>
  <w:comment w:id="28" w:author="Buxton,Rachel" w:date="2020-08-05T16:13:00Z" w:initials="B">
    <w:p w14:paraId="73F9A733" w14:textId="1FD62EC5" w:rsidR="0058173B" w:rsidRDefault="0058173B" w:rsidP="0058173B">
      <w:pPr>
        <w:pStyle w:val="CommentText"/>
      </w:pPr>
      <w:r>
        <w:rPr>
          <w:rStyle w:val="CommentReference"/>
        </w:rPr>
        <w:annotationRef/>
      </w:r>
      <w:r>
        <w:t>Really good idea. Leads well into how important coordinating across jurisdictions is.</w:t>
      </w:r>
    </w:p>
    <w:p w14:paraId="08CD6421" w14:textId="77777777" w:rsidR="0058173B" w:rsidRDefault="0058173B" w:rsidP="0058173B">
      <w:pPr>
        <w:pStyle w:val="CommentText"/>
      </w:pPr>
    </w:p>
    <w:p w14:paraId="17B32ED7" w14:textId="0C7438B3" w:rsidR="0058173B" w:rsidRDefault="0058173B" w:rsidP="0058173B">
      <w:pPr>
        <w:pStyle w:val="CommentText"/>
      </w:pPr>
      <w:r>
        <w:t xml:space="preserve">Could incorporate this in the Russia/Finland/Sweden example (some wide-ranging cool ungulate and bird, for example). </w:t>
      </w:r>
    </w:p>
    <w:p w14:paraId="5018A04F" w14:textId="77777777" w:rsidR="0058173B" w:rsidRDefault="0058173B" w:rsidP="0058173B">
      <w:pPr>
        <w:pStyle w:val="CommentText"/>
      </w:pPr>
    </w:p>
    <w:p w14:paraId="5BCAC4FF" w14:textId="52F39ADC" w:rsidR="0058173B" w:rsidRDefault="0058173B" w:rsidP="0058173B">
      <w:pPr>
        <w:pStyle w:val="CommentText"/>
      </w:pPr>
      <w:r>
        <w:t>OR we could use one of Scott’s wide-ranging examples across central America to explore governance (although El Salvador is a head scratcher – why so high?? It has such poor governance – Costa Rica makes sense though).</w:t>
      </w:r>
    </w:p>
  </w:comment>
  <w:comment w:id="29" w:author="richard" w:date="2020-08-07T13:38:00Z" w:initials="r">
    <w:p w14:paraId="205BFEF5" w14:textId="4F32D908" w:rsidR="00A4026F" w:rsidRDefault="00A4026F">
      <w:pPr>
        <w:pStyle w:val="CommentText"/>
      </w:pPr>
      <w:r>
        <w:rPr>
          <w:rStyle w:val="CommentReference"/>
        </w:rPr>
        <w:annotationRef/>
      </w:r>
      <w:r>
        <w:t>I like the idea of including in the Russia et al. example. Two birds with one stone so to speak.</w:t>
      </w:r>
    </w:p>
    <w:p w14:paraId="6CBCF6DF" w14:textId="467EA6CB" w:rsidR="00193B3C" w:rsidRDefault="00193B3C">
      <w:pPr>
        <w:pStyle w:val="CommentText"/>
      </w:pPr>
    </w:p>
    <w:p w14:paraId="03D190BE" w14:textId="21D81050" w:rsidR="00193B3C" w:rsidRDefault="00193B3C">
      <w:pPr>
        <w:pStyle w:val="CommentText"/>
      </w:pPr>
      <w:r>
        <w:t>Could try to think about a Central America example that also gets the climate and/or land use angle, so we could combine again.</w:t>
      </w:r>
    </w:p>
    <w:p w14:paraId="635207AF" w14:textId="77777777" w:rsidR="00A4026F" w:rsidRDefault="00A4026F">
      <w:pPr>
        <w:pStyle w:val="CommentText"/>
      </w:pPr>
    </w:p>
    <w:p w14:paraId="0633178A" w14:textId="21A573A3" w:rsidR="00A4026F" w:rsidRDefault="00A4026F">
      <w:pPr>
        <w:pStyle w:val="CommentText"/>
      </w:pPr>
    </w:p>
  </w:comment>
  <w:comment w:id="31" w:author="Buxton,Rachel" w:date="2020-08-07T13:59:00Z" w:initials="B">
    <w:p w14:paraId="6E20E00A" w14:textId="20E2C500" w:rsidR="00753412" w:rsidRDefault="00753412">
      <w:pPr>
        <w:pStyle w:val="CommentText"/>
      </w:pPr>
      <w:r>
        <w:rPr>
          <w:rStyle w:val="CommentReference"/>
        </w:rPr>
        <w:annotationRef/>
      </w:r>
      <w:r>
        <w:t>Again, can we make these numbers % increase in protected area?</w:t>
      </w:r>
    </w:p>
  </w:comment>
  <w:comment w:id="32" w:author="Buxton,Rachel" w:date="2020-08-07T14:09:00Z" w:initials="B">
    <w:p w14:paraId="7A0E9052" w14:textId="1EA8F6C0" w:rsidR="00153646" w:rsidRDefault="00153646" w:rsidP="00153646">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Duke NC, Meynecke JO, Dittmann S, Ellison AM, Anger K, Berger U, Cannicci S, Diele K, Ewel KC, Field CD, et al. 2007. A world without mangroves? Science </w:t>
      </w:r>
      <w:r>
        <w:rPr>
          <w:rFonts w:ascii="Segoe UI" w:hAnsi="Segoe UI" w:cs="Segoe UI"/>
          <w:b/>
          <w:bCs/>
          <w:sz w:val="18"/>
          <w:szCs w:val="18"/>
          <w:lang w:val="en-US"/>
        </w:rPr>
        <w:t>317</w:t>
      </w:r>
      <w:r>
        <w:rPr>
          <w:rFonts w:ascii="Segoe UI" w:hAnsi="Segoe UI" w:cs="Segoe UI"/>
          <w:sz w:val="18"/>
          <w:szCs w:val="18"/>
          <w:lang w:val="en-US"/>
        </w:rPr>
        <w:t>:41.</w:t>
      </w:r>
    </w:p>
    <w:p w14:paraId="402A5349" w14:textId="77777777" w:rsidR="008F434D" w:rsidRDefault="008F434D" w:rsidP="00153646">
      <w:pPr>
        <w:autoSpaceDE w:val="0"/>
        <w:autoSpaceDN w:val="0"/>
        <w:adjustRightInd w:val="0"/>
        <w:spacing w:after="0" w:line="240" w:lineRule="auto"/>
        <w:ind w:left="720" w:hanging="720"/>
        <w:rPr>
          <w:rFonts w:ascii="Segoe UI" w:hAnsi="Segoe UI" w:cs="Segoe UI"/>
          <w:sz w:val="18"/>
          <w:szCs w:val="18"/>
          <w:lang w:val="en-US"/>
        </w:rPr>
      </w:pPr>
    </w:p>
    <w:p w14:paraId="1BC29AF7" w14:textId="44760DF7" w:rsidR="008F434D" w:rsidRDefault="008F434D" w:rsidP="00153646">
      <w:pPr>
        <w:autoSpaceDE w:val="0"/>
        <w:autoSpaceDN w:val="0"/>
        <w:adjustRightInd w:val="0"/>
        <w:spacing w:after="0" w:line="240" w:lineRule="auto"/>
        <w:ind w:left="720" w:hanging="720"/>
        <w:rPr>
          <w:rFonts w:ascii="Segoe UI" w:hAnsi="Segoe UI" w:cs="Segoe UI"/>
          <w:sz w:val="18"/>
          <w:szCs w:val="18"/>
          <w:lang w:val="en-US"/>
        </w:rPr>
      </w:pPr>
      <w:r>
        <w:rPr>
          <w:rFonts w:ascii="Segoe UI" w:hAnsi="Segoe UI" w:cs="Segoe UI"/>
          <w:sz w:val="18"/>
          <w:szCs w:val="18"/>
          <w:lang w:val="en-US"/>
        </w:rPr>
        <w:t>Temperate forests were a bit of a head scratcher – not sure why these were singled out. Maybe because climate change will increase the threat of fire?</w:t>
      </w:r>
    </w:p>
    <w:p w14:paraId="05DE4882" w14:textId="77777777" w:rsidR="008F434D" w:rsidRDefault="008F434D" w:rsidP="00153646">
      <w:pPr>
        <w:autoSpaceDE w:val="0"/>
        <w:autoSpaceDN w:val="0"/>
        <w:adjustRightInd w:val="0"/>
        <w:spacing w:after="0" w:line="240" w:lineRule="auto"/>
        <w:ind w:left="720" w:hanging="720"/>
        <w:rPr>
          <w:rFonts w:ascii="Segoe UI" w:hAnsi="Segoe UI" w:cs="Segoe UI"/>
          <w:sz w:val="18"/>
          <w:szCs w:val="18"/>
          <w:lang w:val="en-US"/>
        </w:rPr>
      </w:pPr>
    </w:p>
    <w:p w14:paraId="443F4BBD" w14:textId="77777777" w:rsidR="008F434D" w:rsidRDefault="008F434D" w:rsidP="008F434D">
      <w:pPr>
        <w:autoSpaceDE w:val="0"/>
        <w:autoSpaceDN w:val="0"/>
        <w:adjustRightInd w:val="0"/>
        <w:spacing w:after="0" w:line="240" w:lineRule="auto"/>
        <w:ind w:left="720" w:hanging="720"/>
        <w:rPr>
          <w:rFonts w:ascii="Segoe UI" w:hAnsi="Segoe UI" w:cs="Segoe UI"/>
          <w:sz w:val="18"/>
          <w:szCs w:val="18"/>
          <w:lang w:val="en-US"/>
        </w:rPr>
      </w:pPr>
      <w:r>
        <w:rPr>
          <w:rFonts w:ascii="Segoe UI" w:hAnsi="Segoe UI" w:cs="Segoe UI"/>
          <w:sz w:val="18"/>
          <w:szCs w:val="18"/>
          <w:lang w:val="en-US"/>
        </w:rPr>
        <w:t xml:space="preserve">Enright NJ, Fontaine JB, Bowman DMJS, Bradstock RA, and Williams RJ. 2015. Interval squeeze: altered fire regimes and demographic responses interact to threaten woody species persistence as climate changes. Frontiers in Ecology and the Environment </w:t>
      </w:r>
      <w:r>
        <w:rPr>
          <w:rFonts w:ascii="Segoe UI" w:hAnsi="Segoe UI" w:cs="Segoe UI"/>
          <w:b/>
          <w:bCs/>
          <w:sz w:val="18"/>
          <w:szCs w:val="18"/>
          <w:lang w:val="en-US"/>
        </w:rPr>
        <w:t>13</w:t>
      </w:r>
      <w:r>
        <w:rPr>
          <w:rFonts w:ascii="Segoe UI" w:hAnsi="Segoe UI" w:cs="Segoe UI"/>
          <w:sz w:val="18"/>
          <w:szCs w:val="18"/>
          <w:lang w:val="en-US"/>
        </w:rPr>
        <w:t>:265-272.</w:t>
      </w:r>
    </w:p>
    <w:p w14:paraId="42855409" w14:textId="77777777" w:rsidR="008F434D" w:rsidRPr="00153646" w:rsidRDefault="008F434D" w:rsidP="008F434D">
      <w:pPr>
        <w:autoSpaceDE w:val="0"/>
        <w:autoSpaceDN w:val="0"/>
        <w:adjustRightInd w:val="0"/>
        <w:spacing w:after="0" w:line="240" w:lineRule="auto"/>
        <w:rPr>
          <w:rFonts w:ascii="Segoe UI" w:hAnsi="Segoe UI" w:cs="Segoe UI"/>
          <w:sz w:val="18"/>
          <w:szCs w:val="18"/>
          <w:lang w:val="en-US"/>
        </w:rPr>
      </w:pPr>
    </w:p>
  </w:comment>
  <w:comment w:id="34" w:author="richard" w:date="2020-04-15T13:14:00Z" w:initials="r">
    <w:p w14:paraId="566EC2F8" w14:textId="4F09C282" w:rsidR="009E4E6D" w:rsidRDefault="009E4E6D">
      <w:pPr>
        <w:pStyle w:val="CommentText"/>
      </w:pPr>
      <w:r>
        <w:rPr>
          <w:rStyle w:val="CommentReference"/>
        </w:rPr>
        <w:annotationRef/>
      </w:r>
      <w:r>
        <w:t xml:space="preserve">I think that’s a good idea. Have there been any global Marxan analysis at this resolution? I think not, but am not sure. </w:t>
      </w:r>
    </w:p>
    <w:p w14:paraId="373413F6" w14:textId="5F3450AE" w:rsidR="009E4E6D" w:rsidRDefault="009E4E6D">
      <w:pPr>
        <w:pStyle w:val="CommentText"/>
      </w:pPr>
      <w:r>
        <w:t xml:space="preserve">For ILP, there is a recent marine example out there that I reviewed: </w:t>
      </w:r>
      <w:hyperlink r:id="rId4" w:history="1">
        <w:r>
          <w:rPr>
            <w:rStyle w:val="Hyperlink"/>
          </w:rPr>
          <w:t>https://www.sciencedirect.com/science/article/pii/S2590332220300439</w:t>
        </w:r>
      </w:hyperlink>
    </w:p>
    <w:p w14:paraId="050931C1" w14:textId="0859E6B4" w:rsidR="009E4E6D" w:rsidRDefault="009E4E6D">
      <w:pPr>
        <w:pStyle w:val="CommentText"/>
      </w:pPr>
      <w:r>
        <w:t xml:space="preserve">And Jeff’s Nature paper. </w:t>
      </w:r>
    </w:p>
    <w:p w14:paraId="054B3FFC" w14:textId="754D72A5" w:rsidR="009E4E6D" w:rsidRDefault="009E4E6D">
      <w:pPr>
        <w:pStyle w:val="CommentText"/>
      </w:pPr>
    </w:p>
  </w:comment>
  <w:comment w:id="35" w:author="Viv Mcshane" w:date="2020-06-29T12:27:00Z" w:initials="VM">
    <w:p w14:paraId="5EE9D9C3" w14:textId="77777777" w:rsidR="009E4E6D" w:rsidRDefault="009E4E6D">
      <w:pPr>
        <w:pStyle w:val="CommentText"/>
      </w:pPr>
      <w:r>
        <w:rPr>
          <w:rStyle w:val="CommentReference"/>
        </w:rPr>
        <w:annotationRef/>
      </w:r>
      <w:r>
        <w:t xml:space="preserve">Yes to acknowledge stuff done before – </w:t>
      </w:r>
    </w:p>
    <w:p w14:paraId="64957F97" w14:textId="15B6D2AC" w:rsidR="009E4E6D" w:rsidRDefault="009E4E6D">
      <w:pPr>
        <w:pStyle w:val="CommentText"/>
      </w:pPr>
      <w:r>
        <w:t>e.g. global prioritisation for governance alone (Eklund et al 2011)</w:t>
      </w:r>
    </w:p>
    <w:p w14:paraId="21BCBE7E" w14:textId="6054541E" w:rsidR="009E4E6D" w:rsidRDefault="009E4E6D">
      <w:pPr>
        <w:pStyle w:val="CommentText"/>
      </w:pPr>
      <w:r>
        <w:t>There’s lots of regional work starting to account for climate change and land-use in prioritisations, but good to highlight the need for global maps to guide conservation investment for agencies working across the globe like NGOS etc?</w:t>
      </w:r>
    </w:p>
    <w:p w14:paraId="093C32D2" w14:textId="6064DBED" w:rsidR="009E4E6D" w:rsidRDefault="009E4E6D">
      <w:pPr>
        <w:pStyle w:val="CommentText"/>
      </w:pPr>
    </w:p>
  </w:comment>
  <w:comment w:id="36" w:author="Buxton,Rachel" w:date="2020-08-07T14:49:00Z" w:initials="B">
    <w:p w14:paraId="6F381348" w14:textId="747873C0" w:rsidR="00131DB0" w:rsidRDefault="00131DB0">
      <w:pPr>
        <w:pStyle w:val="CommentText"/>
      </w:pPr>
      <w:r>
        <w:rPr>
          <w:rStyle w:val="CommentReference"/>
        </w:rPr>
        <w:annotationRef/>
      </w:r>
      <w:r>
        <w:t>Climate stuff:</w:t>
      </w:r>
    </w:p>
    <w:p w14:paraId="12FC1507" w14:textId="646E589D" w:rsidR="00131DB0" w:rsidRDefault="00131DB0" w:rsidP="00131DB0">
      <w:pPr>
        <w:pStyle w:val="NormalWeb"/>
        <w:spacing w:before="0" w:beforeAutospacing="0" w:after="160" w:afterAutospacing="0"/>
        <w:ind w:hanging="480"/>
        <w:rPr>
          <w:color w:val="000000"/>
        </w:rPr>
      </w:pPr>
      <w:r>
        <w:rPr>
          <w:color w:val="000000"/>
        </w:rPr>
        <w:t xml:space="preserve">Ando, Amy, and Mindy L Mallory. 2012. “Optimal Portfolio Design to Reduce Climate-Related Conservation Uncertainty in the Prairie Pothole Region.” </w:t>
      </w:r>
      <w:r>
        <w:rPr>
          <w:i/>
          <w:iCs/>
          <w:color w:val="000000"/>
        </w:rPr>
        <w:t>Proceedings of the National Academy of Sciences</w:t>
      </w:r>
      <w:r>
        <w:rPr>
          <w:color w:val="000000"/>
        </w:rPr>
        <w:t xml:space="preserve"> 109(17): 6484 LP – 6489. </w:t>
      </w:r>
      <w:hyperlink r:id="rId5" w:history="1">
        <w:r w:rsidR="00C45069" w:rsidRPr="006579E9">
          <w:rPr>
            <w:rStyle w:val="Hyperlink"/>
          </w:rPr>
          <w:t>http://www.pnas.org/content/109/17/6484.abstract</w:t>
        </w:r>
      </w:hyperlink>
      <w:r>
        <w:rPr>
          <w:color w:val="000000"/>
        </w:rPr>
        <w:t>.</w:t>
      </w:r>
    </w:p>
    <w:p w14:paraId="5D30D413" w14:textId="77777777" w:rsidR="00C45069" w:rsidRDefault="00C45069" w:rsidP="00131DB0">
      <w:pPr>
        <w:pStyle w:val="NormalWeb"/>
        <w:spacing w:before="0" w:beforeAutospacing="0" w:after="160" w:afterAutospacing="0"/>
        <w:ind w:hanging="480"/>
        <w:rPr>
          <w:color w:val="000000"/>
        </w:rPr>
      </w:pPr>
    </w:p>
    <w:p w14:paraId="4A7EAA12" w14:textId="1A72ABDE" w:rsidR="00C45069" w:rsidRDefault="00C45069" w:rsidP="00131DB0">
      <w:pPr>
        <w:pStyle w:val="NormalWeb"/>
        <w:spacing w:before="0" w:beforeAutospacing="0" w:after="160" w:afterAutospacing="0"/>
        <w:ind w:hanging="480"/>
      </w:pPr>
      <w:r>
        <w:rPr>
          <w:color w:val="000000"/>
        </w:rPr>
        <w:t xml:space="preserve">Naujokaitis-Lewis, Ilona R et al. 2013. “Uncertainties in Coupled Species Distribution–Metapopulation Dynamics Models for Risk Assessments under Climate Change.” </w:t>
      </w:r>
      <w:r>
        <w:rPr>
          <w:i/>
          <w:iCs/>
          <w:color w:val="000000"/>
        </w:rPr>
        <w:t>Diversity and Distributions</w:t>
      </w:r>
      <w:r>
        <w:rPr>
          <w:color w:val="000000"/>
        </w:rPr>
        <w:t xml:space="preserve"> 19(5–6): 541–54. https://doi.org/10.1111/ddi.12063.</w:t>
      </w:r>
    </w:p>
    <w:p w14:paraId="7D4559C5" w14:textId="77777777" w:rsidR="00131DB0" w:rsidRDefault="00131DB0">
      <w:pPr>
        <w:pStyle w:val="CommentText"/>
      </w:pPr>
    </w:p>
    <w:p w14:paraId="2C54CDBF" w14:textId="22A8CB81" w:rsidR="00131DB0" w:rsidRDefault="00131DB0">
      <w:pPr>
        <w:pStyle w:val="CommentText"/>
      </w:pPr>
      <w:r>
        <w:t>Governance:</w:t>
      </w:r>
    </w:p>
    <w:p w14:paraId="2A4B7F63" w14:textId="58AA82B7" w:rsidR="00131DB0" w:rsidRDefault="00131DB0" w:rsidP="00131DB0">
      <w:pPr>
        <w:pStyle w:val="NormalWeb"/>
        <w:spacing w:before="0" w:beforeAutospacing="0" w:after="160" w:afterAutospacing="0"/>
        <w:ind w:hanging="480"/>
        <w:rPr>
          <w:color w:val="000000"/>
        </w:rPr>
      </w:pPr>
      <w:r>
        <w:rPr>
          <w:color w:val="000000"/>
        </w:rPr>
        <w:t xml:space="preserve">Eklund, Johanna, Anni Arponen, Piero Visconti, and Mar Cabeza. 2011. “Governance Factors in the Identification of Global Conservation Priorities for Mammals.” </w:t>
      </w:r>
      <w:r>
        <w:rPr>
          <w:i/>
          <w:iCs/>
          <w:color w:val="000000"/>
        </w:rPr>
        <w:t>Philosophical Transactions of the Royal Society B: Biological Sciences</w:t>
      </w:r>
      <w:r>
        <w:rPr>
          <w:color w:val="000000"/>
        </w:rPr>
        <w:t xml:space="preserve"> 366(1578): 2661–69. </w:t>
      </w:r>
      <w:hyperlink r:id="rId6" w:history="1">
        <w:r w:rsidRPr="006579E9">
          <w:rPr>
            <w:rStyle w:val="Hyperlink"/>
          </w:rPr>
          <w:t>https://doi.org/10.1098/rstb.2011.0114</w:t>
        </w:r>
      </w:hyperlink>
      <w:r>
        <w:rPr>
          <w:color w:val="000000"/>
        </w:rPr>
        <w:t>.</w:t>
      </w:r>
    </w:p>
    <w:p w14:paraId="3D2DEE9A" w14:textId="77777777" w:rsidR="00131DB0" w:rsidRDefault="00131DB0" w:rsidP="00131DB0">
      <w:pPr>
        <w:pStyle w:val="NormalWeb"/>
        <w:spacing w:before="0" w:beforeAutospacing="0" w:after="160" w:afterAutospacing="0"/>
        <w:ind w:hanging="480"/>
      </w:pPr>
    </w:p>
    <w:p w14:paraId="2D62CB03" w14:textId="0BF9A548" w:rsidR="00131DB0" w:rsidRDefault="00131DB0" w:rsidP="00131DB0">
      <w:pPr>
        <w:pStyle w:val="NormalWeb"/>
        <w:spacing w:before="0" w:beforeAutospacing="0" w:after="160" w:afterAutospacing="0"/>
        <w:ind w:hanging="480"/>
        <w:rPr>
          <w:color w:val="000000"/>
        </w:rPr>
      </w:pPr>
      <w:r>
        <w:rPr>
          <w:color w:val="000000"/>
        </w:rPr>
        <w:t xml:space="preserve">Hammill, E et al. 2016. “Factoring Attitudes towards Armed Conflict Risk into Selection of Protected Areas for Conservation.” </w:t>
      </w:r>
      <w:r>
        <w:rPr>
          <w:i/>
          <w:iCs/>
          <w:color w:val="000000"/>
        </w:rPr>
        <w:t>Nature Communications</w:t>
      </w:r>
      <w:r>
        <w:rPr>
          <w:color w:val="000000"/>
        </w:rPr>
        <w:t xml:space="preserve"> 7: 11042. </w:t>
      </w:r>
      <w:hyperlink r:id="rId7" w:history="1">
        <w:r w:rsidR="00C45069" w:rsidRPr="006579E9">
          <w:rPr>
            <w:rStyle w:val="Hyperlink"/>
          </w:rPr>
          <w:t>https://doi.org/10.1038/ncomms11042</w:t>
        </w:r>
      </w:hyperlink>
      <w:r>
        <w:rPr>
          <w:color w:val="000000"/>
        </w:rPr>
        <w:t>.</w:t>
      </w:r>
    </w:p>
    <w:p w14:paraId="53B0B1E4" w14:textId="77777777" w:rsidR="00C45069" w:rsidRDefault="00C45069" w:rsidP="00131DB0">
      <w:pPr>
        <w:pStyle w:val="NormalWeb"/>
        <w:spacing w:before="0" w:beforeAutospacing="0" w:after="160" w:afterAutospacing="0"/>
        <w:ind w:hanging="480"/>
        <w:rPr>
          <w:color w:val="000000"/>
        </w:rPr>
      </w:pPr>
    </w:p>
    <w:p w14:paraId="324B7493" w14:textId="5C552B82" w:rsidR="00C45069" w:rsidRDefault="00C45069" w:rsidP="00C45069">
      <w:pPr>
        <w:pStyle w:val="NormalWeb"/>
        <w:spacing w:before="0" w:beforeAutospacing="0" w:after="160" w:afterAutospacing="0"/>
        <w:ind w:hanging="480"/>
        <w:rPr>
          <w:color w:val="000000"/>
        </w:rPr>
      </w:pPr>
      <w:r>
        <w:rPr>
          <w:color w:val="000000"/>
        </w:rPr>
        <w:t xml:space="preserve">McBride, MARISSA F, KERRIE A Wilson, MICHAEL Bode, and HUGH P Possingham. 2007. “Incorporating the Effects of Socioeconomic Uncertainty into Priority Setting for Conservation Investment.” </w:t>
      </w:r>
      <w:r>
        <w:rPr>
          <w:i/>
          <w:iCs/>
          <w:color w:val="000000"/>
        </w:rPr>
        <w:t>Conservation Biology</w:t>
      </w:r>
      <w:r>
        <w:rPr>
          <w:color w:val="000000"/>
        </w:rPr>
        <w:t xml:space="preserve"> 21(6): 1463–74. </w:t>
      </w:r>
      <w:hyperlink r:id="rId8" w:history="1">
        <w:r w:rsidRPr="006579E9">
          <w:rPr>
            <w:rStyle w:val="Hyperlink"/>
          </w:rPr>
          <w:t>https://onlinelibrary.wiley.com/doi/abs/10.1111/j.1523-1739.2007.00832.x</w:t>
        </w:r>
      </w:hyperlink>
      <w:r>
        <w:rPr>
          <w:color w:val="000000"/>
        </w:rPr>
        <w:t>.</w:t>
      </w:r>
    </w:p>
    <w:p w14:paraId="140BBD66" w14:textId="77777777" w:rsidR="00C45069" w:rsidRDefault="00C45069" w:rsidP="00C45069">
      <w:pPr>
        <w:pStyle w:val="NormalWeb"/>
        <w:spacing w:before="0" w:beforeAutospacing="0" w:after="160" w:afterAutospacing="0"/>
        <w:ind w:hanging="480"/>
        <w:rPr>
          <w:color w:val="000000"/>
        </w:rPr>
      </w:pPr>
    </w:p>
    <w:p w14:paraId="7EB01A1A" w14:textId="369C6AF2" w:rsidR="00C45069" w:rsidRDefault="00C45069" w:rsidP="00C45069">
      <w:pPr>
        <w:pStyle w:val="NormalWeb"/>
        <w:spacing w:before="0" w:beforeAutospacing="0" w:after="160" w:afterAutospacing="0"/>
        <w:ind w:hanging="480"/>
        <w:rPr>
          <w:color w:val="000000"/>
        </w:rPr>
      </w:pPr>
      <w:r>
        <w:rPr>
          <w:color w:val="000000"/>
        </w:rPr>
        <w:t xml:space="preserve">Ranta, Pertti, Ari Jokinen, and Sanna Laaka-Lindberg. 2016. “Surviving in Europe: Geopolitics of Biodiversity Conservation Illustrated by a Proxy Species Viola Uliginosa.” </w:t>
      </w:r>
      <w:r>
        <w:rPr>
          <w:i/>
          <w:iCs/>
          <w:color w:val="000000"/>
        </w:rPr>
        <w:t>Ecosphere</w:t>
      </w:r>
      <w:r>
        <w:rPr>
          <w:color w:val="000000"/>
        </w:rPr>
        <w:t xml:space="preserve"> 7(9): e01401. </w:t>
      </w:r>
      <w:hyperlink r:id="rId9" w:history="1">
        <w:r w:rsidRPr="006579E9">
          <w:rPr>
            <w:rStyle w:val="Hyperlink"/>
          </w:rPr>
          <w:t>https://doi.org/10.1002/ecs2.1401</w:t>
        </w:r>
      </w:hyperlink>
      <w:r>
        <w:rPr>
          <w:color w:val="000000"/>
        </w:rPr>
        <w:t>.</w:t>
      </w:r>
    </w:p>
    <w:p w14:paraId="2CBA6454" w14:textId="77777777" w:rsidR="00C45069" w:rsidRDefault="00C45069" w:rsidP="00C45069">
      <w:pPr>
        <w:pStyle w:val="NormalWeb"/>
        <w:spacing w:before="0" w:beforeAutospacing="0" w:after="160" w:afterAutospacing="0"/>
        <w:ind w:hanging="480"/>
      </w:pPr>
    </w:p>
    <w:p w14:paraId="462EC9F1" w14:textId="74547F0A" w:rsidR="00C45069" w:rsidRDefault="00C45069" w:rsidP="00C45069">
      <w:pPr>
        <w:pStyle w:val="NormalWeb"/>
        <w:spacing w:before="0" w:beforeAutospacing="0" w:after="160" w:afterAutospacing="0"/>
        <w:ind w:hanging="480"/>
      </w:pPr>
      <w:r>
        <w:rPr>
          <w:color w:val="000000"/>
        </w:rPr>
        <w:t xml:space="preserve">Richardson, ELIZABETH A, MICHEL J Kaiser, GARETH Edwards-Jones, and Hugh Possingham. 2006. “Sensitivity of Marine-Reserve Design to the Spatial Resolution of Socioeconomic Data.” </w:t>
      </w:r>
      <w:r>
        <w:rPr>
          <w:i/>
          <w:iCs/>
          <w:color w:val="000000"/>
        </w:rPr>
        <w:t>Conservation Biology</w:t>
      </w:r>
      <w:r>
        <w:rPr>
          <w:color w:val="000000"/>
        </w:rPr>
        <w:t xml:space="preserve"> 20(4): 1191–1202. </w:t>
      </w:r>
      <w:hyperlink r:id="rId10" w:history="1">
        <w:r w:rsidRPr="006579E9">
          <w:rPr>
            <w:rStyle w:val="Hyperlink"/>
          </w:rPr>
          <w:t>https://doi.org/10.1111/j.1523-1739.2006.00426.x</w:t>
        </w:r>
      </w:hyperlink>
      <w:r>
        <w:rPr>
          <w:color w:val="000000"/>
        </w:rPr>
        <w:t>.</w:t>
      </w:r>
    </w:p>
    <w:p w14:paraId="3D283FEC" w14:textId="77777777" w:rsidR="00C45069" w:rsidRDefault="00C45069" w:rsidP="00C45069">
      <w:pPr>
        <w:pStyle w:val="NormalWeb"/>
        <w:spacing w:before="0" w:beforeAutospacing="0" w:after="160" w:afterAutospacing="0"/>
        <w:ind w:hanging="480"/>
      </w:pPr>
    </w:p>
    <w:p w14:paraId="24A2DF1C" w14:textId="77777777" w:rsidR="00C45069" w:rsidRDefault="00C45069" w:rsidP="00C45069">
      <w:pPr>
        <w:pStyle w:val="NormalWeb"/>
        <w:spacing w:before="0" w:beforeAutospacing="0" w:after="160" w:afterAutospacing="0"/>
        <w:ind w:hanging="480"/>
      </w:pPr>
      <w:r>
        <w:rPr>
          <w:color w:val="000000"/>
        </w:rPr>
        <w:t xml:space="preserve">Svancara, Leona K et al. 2005. “Policy-Driven versus Evidence-Based Conservation: A Review of Political Targets and Biological Needs.” </w:t>
      </w:r>
      <w:r>
        <w:rPr>
          <w:i/>
          <w:iCs/>
          <w:color w:val="000000"/>
        </w:rPr>
        <w:t>BioScience</w:t>
      </w:r>
      <w:r>
        <w:rPr>
          <w:color w:val="000000"/>
        </w:rPr>
        <w:t xml:space="preserve"> 55(11): 989–95. https://doi.org/10.1641/0006-3568(2005)055[0989:PVECAR]2.0.CO.</w:t>
      </w:r>
    </w:p>
    <w:p w14:paraId="2274BF7D" w14:textId="77777777" w:rsidR="00C45069" w:rsidRDefault="00C45069" w:rsidP="00C45069">
      <w:pPr>
        <w:pStyle w:val="NormalWeb"/>
        <w:spacing w:before="0" w:beforeAutospacing="0" w:after="160" w:afterAutospacing="0"/>
      </w:pPr>
    </w:p>
    <w:p w14:paraId="2483B6D6" w14:textId="62C73EB9" w:rsidR="00C45069" w:rsidRDefault="00C45069" w:rsidP="00C45069">
      <w:pPr>
        <w:pStyle w:val="NormalWeb"/>
        <w:spacing w:before="0" w:beforeAutospacing="0" w:after="160" w:afterAutospacing="0"/>
      </w:pPr>
      <w:r>
        <w:t>Land use:</w:t>
      </w:r>
    </w:p>
    <w:p w14:paraId="2AB85985" w14:textId="77777777" w:rsidR="00C45069" w:rsidRDefault="00C45069" w:rsidP="00C45069">
      <w:pPr>
        <w:pStyle w:val="NormalWeb"/>
        <w:spacing w:before="0" w:beforeAutospacing="0" w:after="160" w:afterAutospacing="0"/>
        <w:ind w:hanging="480"/>
      </w:pPr>
      <w:r>
        <w:rPr>
          <w:color w:val="000000"/>
        </w:rPr>
        <w:t xml:space="preserve">Pouzols, Federico Montesino et al. 2014. “Global Protected Area Expansion Is Compromised by Projected Land-Use and Parochialism.” </w:t>
      </w:r>
      <w:r>
        <w:rPr>
          <w:i/>
          <w:iCs/>
          <w:color w:val="000000"/>
        </w:rPr>
        <w:t>Nature</w:t>
      </w:r>
      <w:r>
        <w:rPr>
          <w:color w:val="000000"/>
        </w:rPr>
        <w:t xml:space="preserve"> 516: 383. https://doi.org/10.1038/nature14032.</w:t>
      </w:r>
    </w:p>
    <w:p w14:paraId="6BF60183" w14:textId="77777777" w:rsidR="00C45069" w:rsidRDefault="00C45069" w:rsidP="00131DB0">
      <w:pPr>
        <w:pStyle w:val="NormalWeb"/>
        <w:spacing w:before="0" w:beforeAutospacing="0" w:after="160" w:afterAutospacing="0"/>
        <w:ind w:hanging="480"/>
      </w:pPr>
    </w:p>
    <w:p w14:paraId="57383728" w14:textId="77777777" w:rsidR="00131DB0" w:rsidRDefault="00131DB0">
      <w:pPr>
        <w:pStyle w:val="CommentText"/>
      </w:pPr>
    </w:p>
    <w:p w14:paraId="64464678" w14:textId="20B8A4FE" w:rsidR="00131DB0" w:rsidRDefault="00131DB0">
      <w:pPr>
        <w:pStyle w:val="CommentText"/>
      </w:pPr>
      <w:r>
        <w:t>PADDD:</w:t>
      </w:r>
    </w:p>
    <w:p w14:paraId="29A5B43F" w14:textId="77777777" w:rsidR="00131DB0" w:rsidRDefault="00131DB0" w:rsidP="00131DB0">
      <w:pPr>
        <w:pStyle w:val="NormalWeb"/>
        <w:spacing w:before="0" w:beforeAutospacing="0" w:after="160" w:afterAutospacing="0"/>
        <w:ind w:hanging="480"/>
      </w:pPr>
      <w:r>
        <w:rPr>
          <w:color w:val="000000"/>
        </w:rPr>
        <w:t xml:space="preserve">Mascia, Michael B, and Sharon Pailler. 2011. “Protected Area Downgrading, Downsizing, and Degazettement (PADDD) and Its Conservation Implications.” </w:t>
      </w:r>
      <w:r>
        <w:rPr>
          <w:i/>
          <w:iCs/>
          <w:color w:val="000000"/>
        </w:rPr>
        <w:t>Conservation Letters</w:t>
      </w:r>
      <w:r>
        <w:rPr>
          <w:color w:val="000000"/>
        </w:rPr>
        <w:t xml:space="preserve"> 4(1): 9–20. https://doi.org/10.1111/j.1755-263X.2010.00147.x.</w:t>
      </w:r>
    </w:p>
    <w:p w14:paraId="06B498F0" w14:textId="77777777" w:rsidR="00131DB0" w:rsidRDefault="00131DB0">
      <w:pPr>
        <w:pStyle w:val="CommentText"/>
      </w:pPr>
    </w:p>
  </w:comment>
  <w:comment w:id="37" w:author="Joseph Bennett" w:date="2020-06-11T06:35:00Z" w:initials="JB">
    <w:p w14:paraId="48110054" w14:textId="371838E3" w:rsidR="009E4E6D" w:rsidRDefault="009E4E6D">
      <w:pPr>
        <w:pStyle w:val="CommentText"/>
      </w:pPr>
      <w:r>
        <w:rPr>
          <w:rStyle w:val="CommentReference"/>
        </w:rPr>
        <w:annotationRef/>
      </w:r>
      <w:r>
        <w:t>Should we have a sentence just before this one comparing to previous analyses that have just done biodiversity, or maybe one extra thing?</w:t>
      </w:r>
    </w:p>
  </w:comment>
  <w:comment w:id="38" w:author="Jeffrey Owen Hanson" w:date="2020-03-16T10:42:00Z" w:initials="JOH">
    <w:p w14:paraId="4DB89186" w14:textId="4E818480" w:rsidR="009E4E6D" w:rsidRDefault="009E4E6D">
      <w:pPr>
        <w:pStyle w:val="CommentText"/>
      </w:pPr>
      <w:r>
        <w:rPr>
          <w:rStyle w:val="CommentReference"/>
        </w:rPr>
        <w:annotationRef/>
      </w:r>
      <w:r>
        <w:t>Perhaps you could use different colors for “protected area”, “only selected in this scenario”, “selected in at least one other scenario too”?</w:t>
      </w:r>
    </w:p>
  </w:comment>
  <w:comment w:id="39" w:author="richard" w:date="2020-06-12T11:06:00Z" w:initials="r">
    <w:p w14:paraId="30D03DD7" w14:textId="2B859554" w:rsidR="009E4E6D" w:rsidRDefault="009E4E6D">
      <w:pPr>
        <w:pStyle w:val="CommentText"/>
      </w:pPr>
      <w:r>
        <w:rPr>
          <w:rStyle w:val="CommentReference"/>
        </w:rPr>
        <w:annotationRef/>
      </w:r>
      <w:r>
        <w:t>I think that would be too busy. Probably best to move to supp mat.</w:t>
      </w:r>
    </w:p>
  </w:comment>
  <w:comment w:id="40" w:author="richard" w:date="2020-03-03T08:22:00Z" w:initials="r">
    <w:p w14:paraId="482D7CE4" w14:textId="77777777" w:rsidR="009E4E6D" w:rsidRDefault="009E4E6D">
      <w:pPr>
        <w:pStyle w:val="CommentText"/>
      </w:pPr>
      <w:r>
        <w:rPr>
          <w:rStyle w:val="CommentReference"/>
        </w:rPr>
        <w:annotationRef/>
      </w:r>
      <w:r>
        <w:t>Placeholder. Need to make this more useful</w:t>
      </w:r>
    </w:p>
    <w:p w14:paraId="0C87499A" w14:textId="389407F5" w:rsidR="009E4E6D" w:rsidRDefault="009E4E6D">
      <w:pPr>
        <w:pStyle w:val="CommentText"/>
      </w:pPr>
      <w:r>
        <w:t>Might also need to go into supp mat to save space</w:t>
      </w:r>
    </w:p>
  </w:comment>
  <w:comment w:id="41" w:author="Joseph Bennett" w:date="2020-04-14T09:02:00Z" w:initials="JB">
    <w:p w14:paraId="1A141592" w14:textId="77777777" w:rsidR="009E4E6D" w:rsidRDefault="009E4E6D">
      <w:pPr>
        <w:pStyle w:val="CommentText"/>
      </w:pPr>
      <w:r>
        <w:rPr>
          <w:rStyle w:val="CommentReference"/>
        </w:rPr>
        <w:annotationRef/>
      </w:r>
      <w:r>
        <w:t xml:space="preserve">If we can fix the colours, could keep in the main? </w:t>
      </w:r>
    </w:p>
    <w:p w14:paraId="68F85DCB" w14:textId="77777777" w:rsidR="009E4E6D" w:rsidRDefault="009E4E6D">
      <w:pPr>
        <w:pStyle w:val="CommentText"/>
      </w:pPr>
    </w:p>
    <w:p w14:paraId="7E8EB4EC" w14:textId="3928BB35" w:rsidR="009E4E6D" w:rsidRDefault="009E4E6D">
      <w:pPr>
        <w:pStyle w:val="CommentText"/>
      </w:pPr>
      <w:r>
        <w:t xml:space="preserve">Or could provide baseline versus all three together, then present all scenarios in the SI? </w:t>
      </w:r>
    </w:p>
  </w:comment>
  <w:comment w:id="42" w:author="Viv Mcshane" w:date="2020-06-29T11:39:00Z" w:initials="VM">
    <w:p w14:paraId="2F1568A8" w14:textId="66C0BB5E" w:rsidR="009E4E6D" w:rsidRDefault="009E4E6D">
      <w:pPr>
        <w:pStyle w:val="CommentText"/>
      </w:pPr>
      <w:r>
        <w:rPr>
          <w:rStyle w:val="CommentReference"/>
        </w:rPr>
        <w:annotationRef/>
      </w:r>
      <w:r>
        <w:t>Yes – difficult to see any large differences in these images – the difference map in fig 2 is a better comparison – this is good in supp</w:t>
      </w:r>
    </w:p>
  </w:comment>
  <w:comment w:id="43" w:author="Viv Mcshane" w:date="2020-03-16T10:06:00Z" w:initials="VM">
    <w:p w14:paraId="149BA32E" w14:textId="3003193A" w:rsidR="009E4E6D" w:rsidRDefault="009E4E6D">
      <w:pPr>
        <w:pStyle w:val="CommentText"/>
      </w:pPr>
      <w:r>
        <w:rPr>
          <w:rStyle w:val="CommentReference"/>
        </w:rPr>
        <w:annotationRef/>
      </w:r>
      <w:r>
        <w:t>Can we make the grey lighter in the background so that the blue stands out more? Its very hard to see with the country background colour.</w:t>
      </w:r>
    </w:p>
  </w:comment>
  <w:comment w:id="45" w:author="richard" w:date="2020-01-06T15:31:00Z" w:initials="r">
    <w:p w14:paraId="4DD25A8C" w14:textId="4F9C02CD" w:rsidR="009E4E6D" w:rsidRDefault="009E4E6D">
      <w:pPr>
        <w:pStyle w:val="CommentText"/>
      </w:pPr>
      <w:r>
        <w:rPr>
          <w:rStyle w:val="CommentReference"/>
        </w:rPr>
        <w:annotationRef/>
      </w:r>
      <w:r>
        <w:t>Total: 30930</w:t>
      </w:r>
    </w:p>
  </w:comment>
  <w:comment w:id="46" w:author="richard" w:date="2020-03-03T12:47:00Z" w:initials="r">
    <w:p w14:paraId="0E5EC58A" w14:textId="1BBF8A37" w:rsidR="009E4E6D" w:rsidRDefault="009E4E6D">
      <w:pPr>
        <w:pStyle w:val="CommentText"/>
      </w:pPr>
      <w:r>
        <w:rPr>
          <w:rStyle w:val="CommentReference"/>
        </w:rPr>
        <w:annotationRef/>
      </w:r>
      <w:r>
        <w:t>We should probably add the maths in here. Jeff, would you be able to do that?</w:t>
      </w:r>
    </w:p>
  </w:comment>
  <w:comment w:id="47" w:author="Unknown Author" w:date="2020-01-15T13:03:00Z" w:initials="">
    <w:p w14:paraId="28762C38" w14:textId="77777777" w:rsidR="009E4E6D" w:rsidRDefault="009E4E6D">
      <w:r>
        <w:rPr>
          <w:rFonts w:ascii="Calibri" w:hAnsi="Calibri"/>
          <w:sz w:val="20"/>
        </w:rPr>
        <w:t>This will require some justification, standard approaches (though poorly justified) using log-linear scaling to calculate targets.</w:t>
      </w:r>
    </w:p>
  </w:comment>
  <w:comment w:id="48" w:author="Joseph Bennett" w:date="2020-01-11T07:23:00Z" w:initials="JB">
    <w:p w14:paraId="1FB287EC" w14:textId="75C88669" w:rsidR="009E4E6D" w:rsidRDefault="009E4E6D">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49" w:author="richard" w:date="2020-03-03T11:25:00Z" w:initials="r">
    <w:p w14:paraId="5704DF23" w14:textId="249B360B" w:rsidR="009E4E6D" w:rsidRDefault="009E4E6D">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58" w:author="Joseph Bennett" w:date="2020-04-14T09:01:00Z" w:initials="JB">
    <w:p w14:paraId="34DACA19" w14:textId="77777777" w:rsidR="009E4E6D" w:rsidRDefault="009E4E6D" w:rsidP="00A70CCC">
      <w:pPr>
        <w:pStyle w:val="CommentText"/>
      </w:pPr>
      <w:r>
        <w:rPr>
          <w:rStyle w:val="CommentReference"/>
        </w:rPr>
        <w:annotationRef/>
      </w:r>
      <w:r>
        <w:t>I’m not totally clear on this table, and wondering if it should go in SI and identify the countries that represent the extremes?</w:t>
      </w:r>
    </w:p>
  </w:comment>
  <w:comment w:id="59" w:author="richard" w:date="2020-06-12T11:08:00Z" w:initials="r">
    <w:p w14:paraId="52EBA948" w14:textId="502EE814" w:rsidR="009E4E6D" w:rsidRDefault="009E4E6D">
      <w:pPr>
        <w:pStyle w:val="CommentText"/>
      </w:pPr>
      <w:r>
        <w:rPr>
          <w:rStyle w:val="CommentReference"/>
        </w:rPr>
        <w:annotationRef/>
      </w:r>
      <w:r>
        <w:rPr>
          <w:rStyle w:val="CommentReference"/>
        </w:rPr>
        <w:t>This is essentially a table that shows the detailed from Table S3 (country specific values) summarized. Maybe not that useful?</w:t>
      </w:r>
      <w:r>
        <w:t xml:space="preserve"> </w:t>
      </w:r>
    </w:p>
  </w:comment>
  <w:comment w:id="62" w:author="Viv Mcshane" w:date="2020-06-29T11:59:00Z" w:initials="VM">
    <w:p w14:paraId="4402BA93" w14:textId="49D43C6A" w:rsidR="009E4E6D" w:rsidRDefault="009E4E6D">
      <w:pPr>
        <w:pStyle w:val="CommentText"/>
      </w:pPr>
      <w:r>
        <w:rPr>
          <w:rStyle w:val="CommentReference"/>
        </w:rPr>
        <w:annotationRef/>
      </w:r>
      <w:r>
        <w:t>OK – so it is the WGI data that was used – in which case we need to remove the reference to transparency data in the beginning</w:t>
      </w:r>
    </w:p>
  </w:comment>
  <w:comment w:id="63" w:author="Jeremy Pittman" w:date="2020-04-24T13:28:00Z" w:initials="JP">
    <w:p w14:paraId="2D385FF6" w14:textId="77777777" w:rsidR="009E4E6D" w:rsidRDefault="009E4E6D" w:rsidP="00B857EE">
      <w:pPr>
        <w:pStyle w:val="CommentText"/>
      </w:pPr>
      <w:r>
        <w:rPr>
          <w:rStyle w:val="CommentReference"/>
        </w:rPr>
        <w:annotationRef/>
      </w:r>
      <w:r>
        <w:t>I just quoted these all verbatim for now… I think that’s the best way to convey the meaning, but if you want me to rework, just let me know.</w:t>
      </w:r>
    </w:p>
  </w:comment>
  <w:comment w:id="64" w:author="Viv Mcshane" w:date="2020-06-29T12:07:00Z" w:initials="VM">
    <w:p w14:paraId="001CD08A" w14:textId="2916F75F" w:rsidR="009E4E6D" w:rsidRDefault="009E4E6D">
      <w:pPr>
        <w:pStyle w:val="CommentText"/>
      </w:pPr>
      <w:r>
        <w:rPr>
          <w:rStyle w:val="CommentReference"/>
        </w:rPr>
        <w:annotationRef/>
      </w:r>
      <w:r>
        <w:t>Can we say “poor” or something else instead of “bad”?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D375E0" w15:done="0"/>
  <w15:commentEx w15:paraId="35C5777D" w15:done="0"/>
  <w15:commentEx w15:paraId="653BA101" w15:done="0"/>
  <w15:commentEx w15:paraId="1F3778DD" w15:paraIdParent="653BA101" w15:done="0"/>
  <w15:commentEx w15:paraId="4DBB70CC" w15:done="0"/>
  <w15:commentEx w15:paraId="531AA171" w15:done="0"/>
  <w15:commentEx w15:paraId="0CA07137" w15:paraIdParent="531AA171" w15:done="0"/>
  <w15:commentEx w15:paraId="7D9846F0" w15:done="0"/>
  <w15:commentEx w15:paraId="749108E7" w15:paraIdParent="7D9846F0" w15:done="0"/>
  <w15:commentEx w15:paraId="2C331CCE" w15:done="0"/>
  <w15:commentEx w15:paraId="6C013B8C" w15:paraIdParent="2C331CCE" w15:done="0"/>
  <w15:commentEx w15:paraId="3004DEFC" w15:done="0"/>
  <w15:commentEx w15:paraId="299D06D5" w15:done="0"/>
  <w15:commentEx w15:paraId="00599DA8" w15:paraIdParent="299D06D5" w15:done="0"/>
  <w15:commentEx w15:paraId="6B23C6C1" w15:done="0"/>
  <w15:commentEx w15:paraId="7E949679" w15:paraIdParent="6B23C6C1" w15:done="0"/>
  <w15:commentEx w15:paraId="2F4AA230" w15:done="0"/>
  <w15:commentEx w15:paraId="7DB530A1" w15:paraIdParent="2F4AA230" w15:done="0"/>
  <w15:commentEx w15:paraId="5DEF4077" w15:done="0"/>
  <w15:commentEx w15:paraId="2ADC1C16" w15:done="0"/>
  <w15:commentEx w15:paraId="55D6D3A5" w15:done="0"/>
  <w15:commentEx w15:paraId="2D824E57" w15:paraIdParent="55D6D3A5" w15:done="0"/>
  <w15:commentEx w15:paraId="59F5CE92" w15:paraIdParent="55D6D3A5" w15:done="0"/>
  <w15:commentEx w15:paraId="4602935A" w15:paraIdParent="55D6D3A5" w15:done="0"/>
  <w15:commentEx w15:paraId="6BDBB524" w15:paraIdParent="55D6D3A5" w15:done="0"/>
  <w15:commentEx w15:paraId="66C110ED" w15:paraIdParent="55D6D3A5" w15:done="0"/>
  <w15:commentEx w15:paraId="5BCAC4FF" w15:paraIdParent="55D6D3A5" w15:done="0"/>
  <w15:commentEx w15:paraId="0633178A" w15:paraIdParent="55D6D3A5" w15:done="0"/>
  <w15:commentEx w15:paraId="6E20E00A" w15:done="0"/>
  <w15:commentEx w15:paraId="42855409" w15:done="0"/>
  <w15:commentEx w15:paraId="054B3FFC" w15:done="0"/>
  <w15:commentEx w15:paraId="093C32D2" w15:paraIdParent="054B3FFC" w15:done="0"/>
  <w15:commentEx w15:paraId="06B498F0" w15:paraIdParent="054B3FFC" w15:done="0"/>
  <w15:commentEx w15:paraId="48110054" w15:done="0"/>
  <w15:commentEx w15:paraId="4DB89186" w15:done="0"/>
  <w15:commentEx w15:paraId="30D03DD7" w15:paraIdParent="4DB89186" w15:done="0"/>
  <w15:commentEx w15:paraId="0C87499A" w15:done="0"/>
  <w15:commentEx w15:paraId="7E8EB4EC" w15:paraIdParent="0C87499A" w15:done="0"/>
  <w15:commentEx w15:paraId="2F1568A8" w15:paraIdParent="0C87499A" w15:done="0"/>
  <w15:commentEx w15:paraId="149BA32E" w15:done="0"/>
  <w15:commentEx w15:paraId="4DD25A8C" w15:done="0"/>
  <w15:commentEx w15:paraId="0E5EC58A" w15:done="0"/>
  <w15:commentEx w15:paraId="28762C38" w15:done="0"/>
  <w15:commentEx w15:paraId="1FB287EC" w15:done="0"/>
  <w15:commentEx w15:paraId="5704DF23" w15:paraIdParent="1FB287EC" w15:done="0"/>
  <w15:commentEx w15:paraId="34DACA19" w15:done="0"/>
  <w15:commentEx w15:paraId="52EBA948" w15:paraIdParent="34DACA19" w15:done="0"/>
  <w15:commentEx w15:paraId="4402BA93" w15:done="0"/>
  <w15:commentEx w15:paraId="2D385FF6" w15:done="0"/>
  <w15:commentEx w15:paraId="001CD0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7D092" w16cex:dateUtc="2020-08-07T20:07:00Z"/>
  <w16cex:commentExtensible w16cex:durableId="22D7D48B" w16cex:dateUtc="2020-08-07T20:24:00Z"/>
  <w16cex:commentExtensible w16cex:durableId="22D7DBC4" w16cex:dateUtc="2020-08-07T20:55:00Z"/>
  <w16cex:commentExtensible w16cex:durableId="22D7D523" w16cex:dateUtc="2020-08-07T20:26:00Z"/>
  <w16cex:commentExtensible w16cex:durableId="22D7D4D0" w16cex:dateUtc="2020-08-07T20:25:00Z"/>
  <w16cex:commentExtensible w16cex:durableId="22D7D5B8" w16cex:dateUtc="2020-08-07T20:29:00Z"/>
  <w16cex:commentExtensible w16cex:durableId="22D7D55D" w16cex:dateUtc="2020-08-07T20:27:00Z"/>
  <w16cex:commentExtensible w16cex:durableId="22D7D6C8" w16cex:dateUtc="2020-08-07T20:34:00Z"/>
  <w16cex:commentExtensible w16cex:durableId="22D7D7BF" w16cex:dateUtc="2020-08-07T20:38:00Z"/>
  <w16cex:commentExtensible w16cex:durableId="22A45CC4" w16cex:dateUtc="2020-06-29T19:27:00Z"/>
  <w16cex:commentExtensible w16cex:durableId="228C4F18" w16cex:dateUtc="2020-06-11T10:35:00Z"/>
  <w16cex:commentExtensible w16cex:durableId="228DE048" w16cex:dateUtc="2020-06-12T18:06:00Z"/>
  <w16cex:commentExtensible w16cex:durableId="22A45160" w16cex:dateUtc="2020-06-29T18:39:00Z"/>
  <w16cex:commentExtensible w16cex:durableId="228DE097" w16cex:dateUtc="2020-06-12T18:08:00Z"/>
  <w16cex:commentExtensible w16cex:durableId="22A45606" w16cex:dateUtc="2020-06-29T18:59:00Z"/>
  <w16cex:commentExtensible w16cex:durableId="22A457FF" w16cex:dateUtc="2020-06-29T1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D375E0" w16cid:durableId="21DFCB0D"/>
  <w16cid:commentId w16cid:paraId="35C5777D" w16cid:durableId="21A60B2E"/>
  <w16cid:commentId w16cid:paraId="653BA101" w16cid:durableId="22D7CB33"/>
  <w16cid:commentId w16cid:paraId="1F3778DD" w16cid:durableId="22D7D092"/>
  <w16cid:commentId w16cid:paraId="4DBB70CC" w16cid:durableId="22D7CB34"/>
  <w16cid:commentId w16cid:paraId="531AA171" w16cid:durableId="22D7D48B"/>
  <w16cid:commentId w16cid:paraId="0CA07137" w16cid:durableId="22D7DBC4"/>
  <w16cid:commentId w16cid:paraId="7D9846F0" w16cid:durableId="22D7CB38"/>
  <w16cid:commentId w16cid:paraId="749108E7" w16cid:durableId="22D7D523"/>
  <w16cid:commentId w16cid:paraId="2C331CCE" w16cid:durableId="22D7CB39"/>
  <w16cid:commentId w16cid:paraId="6C013B8C" w16cid:durableId="22D7D4D0"/>
  <w16cid:commentId w16cid:paraId="3004DEFC" w16cid:durableId="22D7CB3A"/>
  <w16cid:commentId w16cid:paraId="299D06D5" w16cid:durableId="22D7CB3B"/>
  <w16cid:commentId w16cid:paraId="00599DA8" w16cid:durableId="22D7D5B8"/>
  <w16cid:commentId w16cid:paraId="6B23C6C1" w16cid:durableId="22D7CB3C"/>
  <w16cid:commentId w16cid:paraId="7E949679" w16cid:durableId="22D7D55D"/>
  <w16cid:commentId w16cid:paraId="2F4AA230" w16cid:durableId="22D7CB3D"/>
  <w16cid:commentId w16cid:paraId="7DB530A1" w16cid:durableId="22D7D6C8"/>
  <w16cid:commentId w16cid:paraId="5DEF4077" w16cid:durableId="22D7CB3E"/>
  <w16cid:commentId w16cid:paraId="2ADC1C16" w16cid:durableId="22D7CB3F"/>
  <w16cid:commentId w16cid:paraId="55D6D3A5" w16cid:durableId="22D7CB40"/>
  <w16cid:commentId w16cid:paraId="2D824E57" w16cid:durableId="22D7CB41"/>
  <w16cid:commentId w16cid:paraId="59F5CE92" w16cid:durableId="22D7CB42"/>
  <w16cid:commentId w16cid:paraId="4602935A" w16cid:durableId="22D7CB43"/>
  <w16cid:commentId w16cid:paraId="6BDBB524" w16cid:durableId="22D7CB44"/>
  <w16cid:commentId w16cid:paraId="66C110ED" w16cid:durableId="22D7CB45"/>
  <w16cid:commentId w16cid:paraId="5BCAC4FF" w16cid:durableId="22D7CB46"/>
  <w16cid:commentId w16cid:paraId="0633178A" w16cid:durableId="22D7D7BF"/>
  <w16cid:commentId w16cid:paraId="6E20E00A" w16cid:durableId="22D7CB4F"/>
  <w16cid:commentId w16cid:paraId="42855409" w16cid:durableId="22D7CB50"/>
  <w16cid:commentId w16cid:paraId="054B3FFC" w16cid:durableId="22418730"/>
  <w16cid:commentId w16cid:paraId="093C32D2" w16cid:durableId="22A45CC4"/>
  <w16cid:commentId w16cid:paraId="06B498F0" w16cid:durableId="22D7CB53"/>
  <w16cid:commentId w16cid:paraId="48110054" w16cid:durableId="228C4F18"/>
  <w16cid:commentId w16cid:paraId="4DB89186" w16cid:durableId="2219CD05"/>
  <w16cid:commentId w16cid:paraId="30D03DD7" w16cid:durableId="228DE048"/>
  <w16cid:commentId w16cid:paraId="0C87499A" w16cid:durableId="2208922D"/>
  <w16cid:commentId w16cid:paraId="7E8EB4EC" w16cid:durableId="223FFAC1"/>
  <w16cid:commentId w16cid:paraId="2F1568A8" w16cid:durableId="22A45160"/>
  <w16cid:commentId w16cid:paraId="149BA32E" w16cid:durableId="2219CE2B"/>
  <w16cid:commentId w16cid:paraId="4DD25A8C" w16cid:durableId="21BDD13E"/>
  <w16cid:commentId w16cid:paraId="0E5EC58A" w16cid:durableId="2208D06C"/>
  <w16cid:commentId w16cid:paraId="28762C38" w16cid:durableId="21DFCB39"/>
  <w16cid:commentId w16cid:paraId="1FB287EC" w16cid:durableId="21C3F65D"/>
  <w16cid:commentId w16cid:paraId="5704DF23" w16cid:durableId="2208BD30"/>
  <w16cid:commentId w16cid:paraId="34DACA19" w16cid:durableId="223FFA6C"/>
  <w16cid:commentId w16cid:paraId="52EBA948" w16cid:durableId="228DE097"/>
  <w16cid:commentId w16cid:paraId="4402BA93" w16cid:durableId="22A45606"/>
  <w16cid:commentId w16cid:paraId="2D385FF6" w16cid:durableId="2264E938"/>
  <w16cid:commentId w16cid:paraId="001CD08A" w16cid:durableId="22A457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1F115C" w14:textId="77777777" w:rsidR="005C5A95" w:rsidRDefault="005C5A95" w:rsidP="0014008B">
      <w:pPr>
        <w:spacing w:after="0" w:line="240" w:lineRule="auto"/>
      </w:pPr>
      <w:r>
        <w:separator/>
      </w:r>
    </w:p>
  </w:endnote>
  <w:endnote w:type="continuationSeparator" w:id="0">
    <w:p w14:paraId="17FC902B" w14:textId="77777777" w:rsidR="005C5A95" w:rsidRDefault="005C5A95"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iberation Sans">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panose1 w:val="02020603050405020304"/>
    <w:charset w:val="00"/>
    <w:family w:val="roman"/>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B4841D" w14:textId="77777777" w:rsidR="005C5A95" w:rsidRDefault="005C5A95" w:rsidP="0014008B">
      <w:pPr>
        <w:spacing w:after="0" w:line="240" w:lineRule="auto"/>
      </w:pPr>
      <w:r>
        <w:separator/>
      </w:r>
    </w:p>
  </w:footnote>
  <w:footnote w:type="continuationSeparator" w:id="0">
    <w:p w14:paraId="66495ECB" w14:textId="77777777" w:rsidR="005C5A95" w:rsidRDefault="005C5A95"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hard">
    <w15:presenceInfo w15:providerId="None" w15:userId="richard"/>
  </w15:person>
  <w15:person w15:author="Joseph Bennett">
    <w15:presenceInfo w15:providerId="Windows Live" w15:userId="f43ab2b5ed2eb486"/>
  </w15:person>
  <w15:person w15:author="Buxton,Rachel">
    <w15:presenceInfo w15:providerId="AD" w15:userId="S-1-5-21-299502267-746137067-1417001333-428832"/>
  </w15:person>
  <w15:person w15:author="Viv Mcshane">
    <w15:presenceInfo w15:providerId="Windows Live" w15:userId="726bcc2aadf18af2"/>
  </w15:person>
  <w15:person w15:author="Jeffrey Owen Hanson">
    <w15:presenceInfo w15:providerId="None" w15:userId="Jeffrey Owen Hanson"/>
  </w15:person>
  <w15:person w15:author="Allison Binley">
    <w15:presenceInfo w15:providerId="None" w15:userId="Allison Binley"/>
  </w15:person>
  <w15:person w15:author="Amanda D. Rodewald">
    <w15:presenceInfo w15:providerId="AD" w15:userId="S-1-5-21-1275210071-879983540-725345543-789873"/>
  </w15:person>
  <w15:person w15:author="Jeremy Pittman">
    <w15:presenceInfo w15:providerId="AD" w15:userId="S-1-5-21-1417001333-651377827-839522115-405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7B4C"/>
    <w:rsid w:val="00007E17"/>
    <w:rsid w:val="000115B9"/>
    <w:rsid w:val="000133D8"/>
    <w:rsid w:val="00015681"/>
    <w:rsid w:val="00016554"/>
    <w:rsid w:val="00016C70"/>
    <w:rsid w:val="00017AE9"/>
    <w:rsid w:val="000203DF"/>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47F16"/>
    <w:rsid w:val="00054E48"/>
    <w:rsid w:val="00056143"/>
    <w:rsid w:val="00056FD3"/>
    <w:rsid w:val="000575BB"/>
    <w:rsid w:val="000604E2"/>
    <w:rsid w:val="00061058"/>
    <w:rsid w:val="00063B65"/>
    <w:rsid w:val="00064124"/>
    <w:rsid w:val="00065346"/>
    <w:rsid w:val="00065CFE"/>
    <w:rsid w:val="00070110"/>
    <w:rsid w:val="00070B9A"/>
    <w:rsid w:val="00071BCB"/>
    <w:rsid w:val="00071D70"/>
    <w:rsid w:val="000729A0"/>
    <w:rsid w:val="00072C2D"/>
    <w:rsid w:val="000730BB"/>
    <w:rsid w:val="00075445"/>
    <w:rsid w:val="00075733"/>
    <w:rsid w:val="000814A5"/>
    <w:rsid w:val="000829C2"/>
    <w:rsid w:val="00082F96"/>
    <w:rsid w:val="00083E12"/>
    <w:rsid w:val="00085F02"/>
    <w:rsid w:val="00086348"/>
    <w:rsid w:val="000932FF"/>
    <w:rsid w:val="0009372A"/>
    <w:rsid w:val="000945A2"/>
    <w:rsid w:val="000A0765"/>
    <w:rsid w:val="000A0B49"/>
    <w:rsid w:val="000A5431"/>
    <w:rsid w:val="000A6BFC"/>
    <w:rsid w:val="000A7C0C"/>
    <w:rsid w:val="000B0277"/>
    <w:rsid w:val="000B43CC"/>
    <w:rsid w:val="000B71DE"/>
    <w:rsid w:val="000C6DE7"/>
    <w:rsid w:val="000D0256"/>
    <w:rsid w:val="000D0FC5"/>
    <w:rsid w:val="000D23F6"/>
    <w:rsid w:val="000D5A79"/>
    <w:rsid w:val="000E3833"/>
    <w:rsid w:val="000E4F21"/>
    <w:rsid w:val="000E4F8D"/>
    <w:rsid w:val="000E7580"/>
    <w:rsid w:val="000F1F66"/>
    <w:rsid w:val="000F5F95"/>
    <w:rsid w:val="00100122"/>
    <w:rsid w:val="00101C4A"/>
    <w:rsid w:val="001055A6"/>
    <w:rsid w:val="00110DA5"/>
    <w:rsid w:val="001112AC"/>
    <w:rsid w:val="001206B1"/>
    <w:rsid w:val="0012255F"/>
    <w:rsid w:val="00122751"/>
    <w:rsid w:val="00122A5B"/>
    <w:rsid w:val="00123D81"/>
    <w:rsid w:val="00124ECC"/>
    <w:rsid w:val="00125231"/>
    <w:rsid w:val="00131DB0"/>
    <w:rsid w:val="00132E04"/>
    <w:rsid w:val="0014008B"/>
    <w:rsid w:val="001402F2"/>
    <w:rsid w:val="00141656"/>
    <w:rsid w:val="00141E2A"/>
    <w:rsid w:val="001421E2"/>
    <w:rsid w:val="001445A9"/>
    <w:rsid w:val="001459A1"/>
    <w:rsid w:val="00145E45"/>
    <w:rsid w:val="00146DAD"/>
    <w:rsid w:val="001478D6"/>
    <w:rsid w:val="00150A5D"/>
    <w:rsid w:val="00150B58"/>
    <w:rsid w:val="00153646"/>
    <w:rsid w:val="00163175"/>
    <w:rsid w:val="00163DE7"/>
    <w:rsid w:val="00165486"/>
    <w:rsid w:val="00167148"/>
    <w:rsid w:val="00170ABC"/>
    <w:rsid w:val="00173170"/>
    <w:rsid w:val="00173226"/>
    <w:rsid w:val="00173CD4"/>
    <w:rsid w:val="0017441C"/>
    <w:rsid w:val="0017472C"/>
    <w:rsid w:val="0017642E"/>
    <w:rsid w:val="00180A2B"/>
    <w:rsid w:val="00182CF4"/>
    <w:rsid w:val="00183584"/>
    <w:rsid w:val="00183C8A"/>
    <w:rsid w:val="001841E0"/>
    <w:rsid w:val="0018549D"/>
    <w:rsid w:val="00185CFD"/>
    <w:rsid w:val="001870A4"/>
    <w:rsid w:val="00190C67"/>
    <w:rsid w:val="00191609"/>
    <w:rsid w:val="001916B5"/>
    <w:rsid w:val="00191D11"/>
    <w:rsid w:val="00193B3C"/>
    <w:rsid w:val="0019514C"/>
    <w:rsid w:val="00196B9C"/>
    <w:rsid w:val="0019772F"/>
    <w:rsid w:val="001A0BF1"/>
    <w:rsid w:val="001A23CB"/>
    <w:rsid w:val="001A3887"/>
    <w:rsid w:val="001A4305"/>
    <w:rsid w:val="001A4F32"/>
    <w:rsid w:val="001A544B"/>
    <w:rsid w:val="001A6353"/>
    <w:rsid w:val="001A7839"/>
    <w:rsid w:val="001A7CC2"/>
    <w:rsid w:val="001B1047"/>
    <w:rsid w:val="001B2279"/>
    <w:rsid w:val="001B4364"/>
    <w:rsid w:val="001B4C00"/>
    <w:rsid w:val="001B7F3C"/>
    <w:rsid w:val="001C23DA"/>
    <w:rsid w:val="001C27A0"/>
    <w:rsid w:val="001C27A2"/>
    <w:rsid w:val="001C3406"/>
    <w:rsid w:val="001C615F"/>
    <w:rsid w:val="001D037A"/>
    <w:rsid w:val="001D0C58"/>
    <w:rsid w:val="001D0F29"/>
    <w:rsid w:val="001D13BF"/>
    <w:rsid w:val="001D1B2D"/>
    <w:rsid w:val="001D337F"/>
    <w:rsid w:val="001D3BC5"/>
    <w:rsid w:val="001D4B17"/>
    <w:rsid w:val="001E2D86"/>
    <w:rsid w:val="001E433B"/>
    <w:rsid w:val="001F0D4E"/>
    <w:rsid w:val="001F1C2D"/>
    <w:rsid w:val="00203451"/>
    <w:rsid w:val="00204A7A"/>
    <w:rsid w:val="00206B19"/>
    <w:rsid w:val="00210FAA"/>
    <w:rsid w:val="00211C3B"/>
    <w:rsid w:val="00220E9F"/>
    <w:rsid w:val="00222361"/>
    <w:rsid w:val="002225E4"/>
    <w:rsid w:val="00224334"/>
    <w:rsid w:val="00224A65"/>
    <w:rsid w:val="00224A96"/>
    <w:rsid w:val="002253D6"/>
    <w:rsid w:val="0022692E"/>
    <w:rsid w:val="00227305"/>
    <w:rsid w:val="0023192A"/>
    <w:rsid w:val="00232E73"/>
    <w:rsid w:val="002342BF"/>
    <w:rsid w:val="00234FAF"/>
    <w:rsid w:val="0023686A"/>
    <w:rsid w:val="00236FB2"/>
    <w:rsid w:val="00241182"/>
    <w:rsid w:val="00242449"/>
    <w:rsid w:val="0024344C"/>
    <w:rsid w:val="002442DE"/>
    <w:rsid w:val="00245E80"/>
    <w:rsid w:val="00255171"/>
    <w:rsid w:val="00255CF8"/>
    <w:rsid w:val="00256E7C"/>
    <w:rsid w:val="0027367F"/>
    <w:rsid w:val="00273856"/>
    <w:rsid w:val="00275D6A"/>
    <w:rsid w:val="00280E10"/>
    <w:rsid w:val="00281DB3"/>
    <w:rsid w:val="002852B5"/>
    <w:rsid w:val="0028544D"/>
    <w:rsid w:val="0029150F"/>
    <w:rsid w:val="00296E1B"/>
    <w:rsid w:val="00297AD4"/>
    <w:rsid w:val="002A0A62"/>
    <w:rsid w:val="002A1C67"/>
    <w:rsid w:val="002A23E6"/>
    <w:rsid w:val="002A59D9"/>
    <w:rsid w:val="002A60D3"/>
    <w:rsid w:val="002A6810"/>
    <w:rsid w:val="002A790F"/>
    <w:rsid w:val="002A7A72"/>
    <w:rsid w:val="002A7F92"/>
    <w:rsid w:val="002B1CCE"/>
    <w:rsid w:val="002B223F"/>
    <w:rsid w:val="002B280A"/>
    <w:rsid w:val="002B72EB"/>
    <w:rsid w:val="002B7824"/>
    <w:rsid w:val="002B7A13"/>
    <w:rsid w:val="002B7BE3"/>
    <w:rsid w:val="002B7C81"/>
    <w:rsid w:val="002C5275"/>
    <w:rsid w:val="002C5916"/>
    <w:rsid w:val="002C70FC"/>
    <w:rsid w:val="002C7FD4"/>
    <w:rsid w:val="002D0EF1"/>
    <w:rsid w:val="002D1AF5"/>
    <w:rsid w:val="002D2271"/>
    <w:rsid w:val="002D22B4"/>
    <w:rsid w:val="002D4DD2"/>
    <w:rsid w:val="002D52CF"/>
    <w:rsid w:val="002D72CB"/>
    <w:rsid w:val="002E4693"/>
    <w:rsid w:val="002E54D3"/>
    <w:rsid w:val="002E71A9"/>
    <w:rsid w:val="002F1ADC"/>
    <w:rsid w:val="002F23AF"/>
    <w:rsid w:val="002F2E87"/>
    <w:rsid w:val="002F329F"/>
    <w:rsid w:val="002F41D7"/>
    <w:rsid w:val="002F6D7C"/>
    <w:rsid w:val="002F7764"/>
    <w:rsid w:val="0030114B"/>
    <w:rsid w:val="00302429"/>
    <w:rsid w:val="0030255B"/>
    <w:rsid w:val="00305D1F"/>
    <w:rsid w:val="003067E7"/>
    <w:rsid w:val="00310424"/>
    <w:rsid w:val="0031074F"/>
    <w:rsid w:val="00312A1B"/>
    <w:rsid w:val="00313E37"/>
    <w:rsid w:val="00314AF7"/>
    <w:rsid w:val="00320A65"/>
    <w:rsid w:val="00322DA9"/>
    <w:rsid w:val="0032443B"/>
    <w:rsid w:val="00324D4D"/>
    <w:rsid w:val="00326C77"/>
    <w:rsid w:val="00327691"/>
    <w:rsid w:val="003301C8"/>
    <w:rsid w:val="003331B6"/>
    <w:rsid w:val="00333368"/>
    <w:rsid w:val="003357D3"/>
    <w:rsid w:val="00336DAB"/>
    <w:rsid w:val="003400C4"/>
    <w:rsid w:val="00341F43"/>
    <w:rsid w:val="003427C6"/>
    <w:rsid w:val="003432B5"/>
    <w:rsid w:val="00344E21"/>
    <w:rsid w:val="00352795"/>
    <w:rsid w:val="00354042"/>
    <w:rsid w:val="003559CD"/>
    <w:rsid w:val="00357294"/>
    <w:rsid w:val="00357BC4"/>
    <w:rsid w:val="0036082B"/>
    <w:rsid w:val="00362163"/>
    <w:rsid w:val="00363C1C"/>
    <w:rsid w:val="00364791"/>
    <w:rsid w:val="00364D42"/>
    <w:rsid w:val="00364F67"/>
    <w:rsid w:val="003672CE"/>
    <w:rsid w:val="003672D4"/>
    <w:rsid w:val="00371032"/>
    <w:rsid w:val="00371DAF"/>
    <w:rsid w:val="00372915"/>
    <w:rsid w:val="003730C3"/>
    <w:rsid w:val="00374CE3"/>
    <w:rsid w:val="00374E84"/>
    <w:rsid w:val="00377F2F"/>
    <w:rsid w:val="0038114C"/>
    <w:rsid w:val="003816C9"/>
    <w:rsid w:val="0038298A"/>
    <w:rsid w:val="00383533"/>
    <w:rsid w:val="00385D0D"/>
    <w:rsid w:val="00387CF3"/>
    <w:rsid w:val="00390174"/>
    <w:rsid w:val="00390D9A"/>
    <w:rsid w:val="0039254E"/>
    <w:rsid w:val="003941FF"/>
    <w:rsid w:val="0039799C"/>
    <w:rsid w:val="003A02CA"/>
    <w:rsid w:val="003A7123"/>
    <w:rsid w:val="003B199B"/>
    <w:rsid w:val="003B5238"/>
    <w:rsid w:val="003C0D0B"/>
    <w:rsid w:val="003C0EE9"/>
    <w:rsid w:val="003C2021"/>
    <w:rsid w:val="003C4183"/>
    <w:rsid w:val="003C4DF2"/>
    <w:rsid w:val="003C5710"/>
    <w:rsid w:val="003C723A"/>
    <w:rsid w:val="003C75C4"/>
    <w:rsid w:val="003C7C50"/>
    <w:rsid w:val="003D1DC4"/>
    <w:rsid w:val="003E16E7"/>
    <w:rsid w:val="003E1F52"/>
    <w:rsid w:val="003E2D06"/>
    <w:rsid w:val="003F0DC9"/>
    <w:rsid w:val="003F2379"/>
    <w:rsid w:val="00401301"/>
    <w:rsid w:val="004013F1"/>
    <w:rsid w:val="004041FC"/>
    <w:rsid w:val="004056A4"/>
    <w:rsid w:val="004118CE"/>
    <w:rsid w:val="00417AB4"/>
    <w:rsid w:val="00417F88"/>
    <w:rsid w:val="00420BD5"/>
    <w:rsid w:val="004238A0"/>
    <w:rsid w:val="00425B17"/>
    <w:rsid w:val="00427092"/>
    <w:rsid w:val="004329D5"/>
    <w:rsid w:val="00434F2F"/>
    <w:rsid w:val="00441883"/>
    <w:rsid w:val="004421A9"/>
    <w:rsid w:val="00446E50"/>
    <w:rsid w:val="00454648"/>
    <w:rsid w:val="004546E0"/>
    <w:rsid w:val="00456849"/>
    <w:rsid w:val="00460EB0"/>
    <w:rsid w:val="00471CA3"/>
    <w:rsid w:val="00474521"/>
    <w:rsid w:val="0048124B"/>
    <w:rsid w:val="004832BB"/>
    <w:rsid w:val="004852F0"/>
    <w:rsid w:val="004877D5"/>
    <w:rsid w:val="00487A81"/>
    <w:rsid w:val="00490DFB"/>
    <w:rsid w:val="004A0877"/>
    <w:rsid w:val="004A0B36"/>
    <w:rsid w:val="004A2C07"/>
    <w:rsid w:val="004A46A3"/>
    <w:rsid w:val="004A525F"/>
    <w:rsid w:val="004A5EEE"/>
    <w:rsid w:val="004A6B89"/>
    <w:rsid w:val="004B0C98"/>
    <w:rsid w:val="004B256A"/>
    <w:rsid w:val="004B2E18"/>
    <w:rsid w:val="004B4D7E"/>
    <w:rsid w:val="004B7909"/>
    <w:rsid w:val="004C08D8"/>
    <w:rsid w:val="004C21A8"/>
    <w:rsid w:val="004C366D"/>
    <w:rsid w:val="004C394C"/>
    <w:rsid w:val="004C3CBB"/>
    <w:rsid w:val="004C6601"/>
    <w:rsid w:val="004C70C0"/>
    <w:rsid w:val="004C751C"/>
    <w:rsid w:val="004D5925"/>
    <w:rsid w:val="004D7C43"/>
    <w:rsid w:val="004E0A5D"/>
    <w:rsid w:val="004E1B04"/>
    <w:rsid w:val="004E27F5"/>
    <w:rsid w:val="004E2E87"/>
    <w:rsid w:val="004E4136"/>
    <w:rsid w:val="004E470C"/>
    <w:rsid w:val="004E530F"/>
    <w:rsid w:val="004E68DE"/>
    <w:rsid w:val="004F4DC3"/>
    <w:rsid w:val="004F6D8B"/>
    <w:rsid w:val="004F743C"/>
    <w:rsid w:val="00501067"/>
    <w:rsid w:val="00503D95"/>
    <w:rsid w:val="00511773"/>
    <w:rsid w:val="00516BD0"/>
    <w:rsid w:val="0052327C"/>
    <w:rsid w:val="005238D0"/>
    <w:rsid w:val="00526767"/>
    <w:rsid w:val="0052683E"/>
    <w:rsid w:val="00527972"/>
    <w:rsid w:val="0053094B"/>
    <w:rsid w:val="00530FBF"/>
    <w:rsid w:val="00532072"/>
    <w:rsid w:val="0053396D"/>
    <w:rsid w:val="00534F33"/>
    <w:rsid w:val="005358BA"/>
    <w:rsid w:val="00537683"/>
    <w:rsid w:val="005416E4"/>
    <w:rsid w:val="00541865"/>
    <w:rsid w:val="00542096"/>
    <w:rsid w:val="00542C89"/>
    <w:rsid w:val="00543E9D"/>
    <w:rsid w:val="005478F6"/>
    <w:rsid w:val="00550CB5"/>
    <w:rsid w:val="00552632"/>
    <w:rsid w:val="00554C96"/>
    <w:rsid w:val="005564A9"/>
    <w:rsid w:val="00556F1E"/>
    <w:rsid w:val="00560280"/>
    <w:rsid w:val="00562FB9"/>
    <w:rsid w:val="00564181"/>
    <w:rsid w:val="005648ED"/>
    <w:rsid w:val="00572248"/>
    <w:rsid w:val="0057233E"/>
    <w:rsid w:val="00572583"/>
    <w:rsid w:val="00572BEE"/>
    <w:rsid w:val="00573001"/>
    <w:rsid w:val="005731FF"/>
    <w:rsid w:val="00574126"/>
    <w:rsid w:val="00577F65"/>
    <w:rsid w:val="00581285"/>
    <w:rsid w:val="0058173B"/>
    <w:rsid w:val="0058186A"/>
    <w:rsid w:val="0058799E"/>
    <w:rsid w:val="005A0054"/>
    <w:rsid w:val="005A04A1"/>
    <w:rsid w:val="005A1A26"/>
    <w:rsid w:val="005A2D04"/>
    <w:rsid w:val="005A4A2C"/>
    <w:rsid w:val="005A6B6D"/>
    <w:rsid w:val="005B02DE"/>
    <w:rsid w:val="005B30D3"/>
    <w:rsid w:val="005C21D8"/>
    <w:rsid w:val="005C5A95"/>
    <w:rsid w:val="005C6403"/>
    <w:rsid w:val="005D0B50"/>
    <w:rsid w:val="005D1FEA"/>
    <w:rsid w:val="005D2C12"/>
    <w:rsid w:val="005D4502"/>
    <w:rsid w:val="005D7046"/>
    <w:rsid w:val="005D74A8"/>
    <w:rsid w:val="005E00EE"/>
    <w:rsid w:val="005E07C0"/>
    <w:rsid w:val="005E0929"/>
    <w:rsid w:val="005E27F1"/>
    <w:rsid w:val="005E4779"/>
    <w:rsid w:val="005E50C6"/>
    <w:rsid w:val="005E6CDF"/>
    <w:rsid w:val="005E7560"/>
    <w:rsid w:val="005E79F9"/>
    <w:rsid w:val="005F2B2C"/>
    <w:rsid w:val="005F2F3B"/>
    <w:rsid w:val="005F3942"/>
    <w:rsid w:val="005F3A1E"/>
    <w:rsid w:val="005F71A7"/>
    <w:rsid w:val="0060097D"/>
    <w:rsid w:val="00601170"/>
    <w:rsid w:val="006100EE"/>
    <w:rsid w:val="00611D8A"/>
    <w:rsid w:val="00617126"/>
    <w:rsid w:val="00617464"/>
    <w:rsid w:val="00620BB3"/>
    <w:rsid w:val="006267BB"/>
    <w:rsid w:val="00630B5C"/>
    <w:rsid w:val="00631834"/>
    <w:rsid w:val="0063188E"/>
    <w:rsid w:val="006347D6"/>
    <w:rsid w:val="006365BE"/>
    <w:rsid w:val="006371C5"/>
    <w:rsid w:val="00641488"/>
    <w:rsid w:val="006416B9"/>
    <w:rsid w:val="006472C7"/>
    <w:rsid w:val="00647A19"/>
    <w:rsid w:val="00650A1F"/>
    <w:rsid w:val="00651FA5"/>
    <w:rsid w:val="0065443F"/>
    <w:rsid w:val="00656E3A"/>
    <w:rsid w:val="006577C1"/>
    <w:rsid w:val="006625F3"/>
    <w:rsid w:val="00667D15"/>
    <w:rsid w:val="00674956"/>
    <w:rsid w:val="00676D46"/>
    <w:rsid w:val="00680129"/>
    <w:rsid w:val="00682A20"/>
    <w:rsid w:val="006866D5"/>
    <w:rsid w:val="00687F73"/>
    <w:rsid w:val="00692B6A"/>
    <w:rsid w:val="0069315B"/>
    <w:rsid w:val="006949F1"/>
    <w:rsid w:val="006967BA"/>
    <w:rsid w:val="00696DE2"/>
    <w:rsid w:val="00697DDF"/>
    <w:rsid w:val="006A048F"/>
    <w:rsid w:val="006A0722"/>
    <w:rsid w:val="006A0AD4"/>
    <w:rsid w:val="006A1AC8"/>
    <w:rsid w:val="006A1CCE"/>
    <w:rsid w:val="006A29D0"/>
    <w:rsid w:val="006A544D"/>
    <w:rsid w:val="006A6761"/>
    <w:rsid w:val="006A6B16"/>
    <w:rsid w:val="006A6E5C"/>
    <w:rsid w:val="006B1574"/>
    <w:rsid w:val="006B50E5"/>
    <w:rsid w:val="006B6C4C"/>
    <w:rsid w:val="006C25DF"/>
    <w:rsid w:val="006C540D"/>
    <w:rsid w:val="006C6780"/>
    <w:rsid w:val="006D276B"/>
    <w:rsid w:val="006D301B"/>
    <w:rsid w:val="006E0009"/>
    <w:rsid w:val="006E0A9C"/>
    <w:rsid w:val="006E104E"/>
    <w:rsid w:val="006E1433"/>
    <w:rsid w:val="006E5CAB"/>
    <w:rsid w:val="006E5D35"/>
    <w:rsid w:val="006F0750"/>
    <w:rsid w:val="006F1286"/>
    <w:rsid w:val="006F526D"/>
    <w:rsid w:val="006F6771"/>
    <w:rsid w:val="006F7C4D"/>
    <w:rsid w:val="007027F6"/>
    <w:rsid w:val="0070423F"/>
    <w:rsid w:val="007073A8"/>
    <w:rsid w:val="00714B22"/>
    <w:rsid w:val="00720A74"/>
    <w:rsid w:val="00720ECD"/>
    <w:rsid w:val="00721BAD"/>
    <w:rsid w:val="00722603"/>
    <w:rsid w:val="0072387D"/>
    <w:rsid w:val="00727A86"/>
    <w:rsid w:val="00730C91"/>
    <w:rsid w:val="0073298F"/>
    <w:rsid w:val="0073335E"/>
    <w:rsid w:val="00737AC5"/>
    <w:rsid w:val="007405CE"/>
    <w:rsid w:val="00740E4C"/>
    <w:rsid w:val="00742864"/>
    <w:rsid w:val="007477A4"/>
    <w:rsid w:val="00752DC3"/>
    <w:rsid w:val="00753412"/>
    <w:rsid w:val="00753720"/>
    <w:rsid w:val="007552F4"/>
    <w:rsid w:val="007568E4"/>
    <w:rsid w:val="0075786C"/>
    <w:rsid w:val="00757F63"/>
    <w:rsid w:val="00760B08"/>
    <w:rsid w:val="00761873"/>
    <w:rsid w:val="0076264D"/>
    <w:rsid w:val="00763021"/>
    <w:rsid w:val="00763905"/>
    <w:rsid w:val="007642B6"/>
    <w:rsid w:val="007644D2"/>
    <w:rsid w:val="00765436"/>
    <w:rsid w:val="00770331"/>
    <w:rsid w:val="00771D3C"/>
    <w:rsid w:val="00772045"/>
    <w:rsid w:val="00772BFF"/>
    <w:rsid w:val="0077408C"/>
    <w:rsid w:val="007744B7"/>
    <w:rsid w:val="00775268"/>
    <w:rsid w:val="00775A8E"/>
    <w:rsid w:val="007778E4"/>
    <w:rsid w:val="00777BD7"/>
    <w:rsid w:val="00777C16"/>
    <w:rsid w:val="00781230"/>
    <w:rsid w:val="00781355"/>
    <w:rsid w:val="00782659"/>
    <w:rsid w:val="00782808"/>
    <w:rsid w:val="00783B33"/>
    <w:rsid w:val="00785E97"/>
    <w:rsid w:val="00793E48"/>
    <w:rsid w:val="00793F89"/>
    <w:rsid w:val="007A185C"/>
    <w:rsid w:val="007A3D1C"/>
    <w:rsid w:val="007A76EC"/>
    <w:rsid w:val="007A7F46"/>
    <w:rsid w:val="007B058E"/>
    <w:rsid w:val="007B1A0F"/>
    <w:rsid w:val="007B1C9E"/>
    <w:rsid w:val="007B235D"/>
    <w:rsid w:val="007B57DB"/>
    <w:rsid w:val="007B5B74"/>
    <w:rsid w:val="007B667D"/>
    <w:rsid w:val="007B7733"/>
    <w:rsid w:val="007C0E8D"/>
    <w:rsid w:val="007C1195"/>
    <w:rsid w:val="007C29BB"/>
    <w:rsid w:val="007C4DB2"/>
    <w:rsid w:val="007C4F4E"/>
    <w:rsid w:val="007D1734"/>
    <w:rsid w:val="007D3D02"/>
    <w:rsid w:val="007D5EB4"/>
    <w:rsid w:val="007D62F7"/>
    <w:rsid w:val="007E0D3A"/>
    <w:rsid w:val="007E5426"/>
    <w:rsid w:val="007E7A49"/>
    <w:rsid w:val="007F28F6"/>
    <w:rsid w:val="007F40A8"/>
    <w:rsid w:val="007F432A"/>
    <w:rsid w:val="0080004E"/>
    <w:rsid w:val="008012D7"/>
    <w:rsid w:val="00803633"/>
    <w:rsid w:val="00803BB9"/>
    <w:rsid w:val="008048E3"/>
    <w:rsid w:val="00804A37"/>
    <w:rsid w:val="00805A3F"/>
    <w:rsid w:val="008136D4"/>
    <w:rsid w:val="00814C65"/>
    <w:rsid w:val="00815009"/>
    <w:rsid w:val="008175F3"/>
    <w:rsid w:val="00820FBD"/>
    <w:rsid w:val="0082332F"/>
    <w:rsid w:val="0082416B"/>
    <w:rsid w:val="0082477F"/>
    <w:rsid w:val="00824B6A"/>
    <w:rsid w:val="0082609E"/>
    <w:rsid w:val="00827D93"/>
    <w:rsid w:val="00833EB1"/>
    <w:rsid w:val="00834833"/>
    <w:rsid w:val="00834B89"/>
    <w:rsid w:val="0084155F"/>
    <w:rsid w:val="00842806"/>
    <w:rsid w:val="008461BC"/>
    <w:rsid w:val="00851B8D"/>
    <w:rsid w:val="0085304E"/>
    <w:rsid w:val="00853CE1"/>
    <w:rsid w:val="00862461"/>
    <w:rsid w:val="008626B3"/>
    <w:rsid w:val="00862791"/>
    <w:rsid w:val="00863C85"/>
    <w:rsid w:val="00864710"/>
    <w:rsid w:val="00864FEE"/>
    <w:rsid w:val="00867230"/>
    <w:rsid w:val="00867BBF"/>
    <w:rsid w:val="008727F9"/>
    <w:rsid w:val="0087653D"/>
    <w:rsid w:val="00876DA9"/>
    <w:rsid w:val="0088148A"/>
    <w:rsid w:val="00886614"/>
    <w:rsid w:val="008921E1"/>
    <w:rsid w:val="0089293E"/>
    <w:rsid w:val="0089421E"/>
    <w:rsid w:val="00896347"/>
    <w:rsid w:val="00897D42"/>
    <w:rsid w:val="00897E1D"/>
    <w:rsid w:val="008A00F3"/>
    <w:rsid w:val="008A02F1"/>
    <w:rsid w:val="008A0739"/>
    <w:rsid w:val="008A1228"/>
    <w:rsid w:val="008A1701"/>
    <w:rsid w:val="008A26E5"/>
    <w:rsid w:val="008A5084"/>
    <w:rsid w:val="008B0D9C"/>
    <w:rsid w:val="008B1850"/>
    <w:rsid w:val="008B6FA5"/>
    <w:rsid w:val="008C03CB"/>
    <w:rsid w:val="008C42D1"/>
    <w:rsid w:val="008C5B7D"/>
    <w:rsid w:val="008C5FA9"/>
    <w:rsid w:val="008C600C"/>
    <w:rsid w:val="008C6E97"/>
    <w:rsid w:val="008C7F20"/>
    <w:rsid w:val="008D024C"/>
    <w:rsid w:val="008D0B33"/>
    <w:rsid w:val="008D2491"/>
    <w:rsid w:val="008D3838"/>
    <w:rsid w:val="008D67B6"/>
    <w:rsid w:val="008D6AF7"/>
    <w:rsid w:val="008D6FDD"/>
    <w:rsid w:val="008E04C7"/>
    <w:rsid w:val="008E1D95"/>
    <w:rsid w:val="008E5391"/>
    <w:rsid w:val="008E7469"/>
    <w:rsid w:val="008F06DA"/>
    <w:rsid w:val="008F18CE"/>
    <w:rsid w:val="008F1B2B"/>
    <w:rsid w:val="008F23D6"/>
    <w:rsid w:val="008F3589"/>
    <w:rsid w:val="008F434D"/>
    <w:rsid w:val="008F4932"/>
    <w:rsid w:val="008F63ED"/>
    <w:rsid w:val="008F73DA"/>
    <w:rsid w:val="00900BC2"/>
    <w:rsid w:val="00902E0C"/>
    <w:rsid w:val="00903040"/>
    <w:rsid w:val="00905D4C"/>
    <w:rsid w:val="0090640E"/>
    <w:rsid w:val="00907206"/>
    <w:rsid w:val="00910E4F"/>
    <w:rsid w:val="00911607"/>
    <w:rsid w:val="00911E5C"/>
    <w:rsid w:val="00912996"/>
    <w:rsid w:val="00913FE0"/>
    <w:rsid w:val="00916567"/>
    <w:rsid w:val="009200A4"/>
    <w:rsid w:val="00920A7C"/>
    <w:rsid w:val="00920C52"/>
    <w:rsid w:val="009217D7"/>
    <w:rsid w:val="00921C83"/>
    <w:rsid w:val="00922555"/>
    <w:rsid w:val="00922E86"/>
    <w:rsid w:val="0092390B"/>
    <w:rsid w:val="00925330"/>
    <w:rsid w:val="00927170"/>
    <w:rsid w:val="00927503"/>
    <w:rsid w:val="00927736"/>
    <w:rsid w:val="00927C84"/>
    <w:rsid w:val="00931F8A"/>
    <w:rsid w:val="00932D1A"/>
    <w:rsid w:val="00933CC8"/>
    <w:rsid w:val="0093523C"/>
    <w:rsid w:val="00936A22"/>
    <w:rsid w:val="0093784F"/>
    <w:rsid w:val="00937D0B"/>
    <w:rsid w:val="00940953"/>
    <w:rsid w:val="00941F0E"/>
    <w:rsid w:val="00942DD2"/>
    <w:rsid w:val="00944C54"/>
    <w:rsid w:val="00945124"/>
    <w:rsid w:val="00946FCE"/>
    <w:rsid w:val="009502B7"/>
    <w:rsid w:val="009515E1"/>
    <w:rsid w:val="00953073"/>
    <w:rsid w:val="0095315C"/>
    <w:rsid w:val="009549EA"/>
    <w:rsid w:val="00956BB0"/>
    <w:rsid w:val="00956E9D"/>
    <w:rsid w:val="00957547"/>
    <w:rsid w:val="00961AEA"/>
    <w:rsid w:val="00964774"/>
    <w:rsid w:val="00965017"/>
    <w:rsid w:val="009669BF"/>
    <w:rsid w:val="00967FD3"/>
    <w:rsid w:val="009721CF"/>
    <w:rsid w:val="00972CF8"/>
    <w:rsid w:val="00973498"/>
    <w:rsid w:val="009761E7"/>
    <w:rsid w:val="00976305"/>
    <w:rsid w:val="00980A1F"/>
    <w:rsid w:val="00981CF9"/>
    <w:rsid w:val="009824DD"/>
    <w:rsid w:val="00983096"/>
    <w:rsid w:val="009852E1"/>
    <w:rsid w:val="00992187"/>
    <w:rsid w:val="00992DBC"/>
    <w:rsid w:val="009A3DEF"/>
    <w:rsid w:val="009A59FF"/>
    <w:rsid w:val="009A677F"/>
    <w:rsid w:val="009B150D"/>
    <w:rsid w:val="009B4049"/>
    <w:rsid w:val="009B5B75"/>
    <w:rsid w:val="009B70B2"/>
    <w:rsid w:val="009B7FE4"/>
    <w:rsid w:val="009C1F8B"/>
    <w:rsid w:val="009C3874"/>
    <w:rsid w:val="009C3944"/>
    <w:rsid w:val="009C41CB"/>
    <w:rsid w:val="009C44DF"/>
    <w:rsid w:val="009C5097"/>
    <w:rsid w:val="009C5925"/>
    <w:rsid w:val="009C60D2"/>
    <w:rsid w:val="009C7236"/>
    <w:rsid w:val="009D13AC"/>
    <w:rsid w:val="009D1568"/>
    <w:rsid w:val="009D1E55"/>
    <w:rsid w:val="009D2C49"/>
    <w:rsid w:val="009D36ED"/>
    <w:rsid w:val="009D41CF"/>
    <w:rsid w:val="009D46E9"/>
    <w:rsid w:val="009D4945"/>
    <w:rsid w:val="009D6876"/>
    <w:rsid w:val="009D7124"/>
    <w:rsid w:val="009E4E6D"/>
    <w:rsid w:val="009E5CA0"/>
    <w:rsid w:val="009E5FDD"/>
    <w:rsid w:val="009E78BC"/>
    <w:rsid w:val="009F0800"/>
    <w:rsid w:val="009F272A"/>
    <w:rsid w:val="009F3679"/>
    <w:rsid w:val="009F4C76"/>
    <w:rsid w:val="009F4CD5"/>
    <w:rsid w:val="009F5E88"/>
    <w:rsid w:val="009F75B7"/>
    <w:rsid w:val="00A01326"/>
    <w:rsid w:val="00A01925"/>
    <w:rsid w:val="00A03015"/>
    <w:rsid w:val="00A0478C"/>
    <w:rsid w:val="00A05063"/>
    <w:rsid w:val="00A0557E"/>
    <w:rsid w:val="00A064D2"/>
    <w:rsid w:val="00A06661"/>
    <w:rsid w:val="00A07D21"/>
    <w:rsid w:val="00A124C8"/>
    <w:rsid w:val="00A12B78"/>
    <w:rsid w:val="00A13108"/>
    <w:rsid w:val="00A14D28"/>
    <w:rsid w:val="00A174DA"/>
    <w:rsid w:val="00A309C6"/>
    <w:rsid w:val="00A31357"/>
    <w:rsid w:val="00A32138"/>
    <w:rsid w:val="00A32EC7"/>
    <w:rsid w:val="00A33C22"/>
    <w:rsid w:val="00A36963"/>
    <w:rsid w:val="00A4026F"/>
    <w:rsid w:val="00A43BC1"/>
    <w:rsid w:val="00A43FD6"/>
    <w:rsid w:val="00A45625"/>
    <w:rsid w:val="00A45B5F"/>
    <w:rsid w:val="00A508FD"/>
    <w:rsid w:val="00A523A8"/>
    <w:rsid w:val="00A52B46"/>
    <w:rsid w:val="00A5356F"/>
    <w:rsid w:val="00A53B0E"/>
    <w:rsid w:val="00A545B2"/>
    <w:rsid w:val="00A55D79"/>
    <w:rsid w:val="00A56857"/>
    <w:rsid w:val="00A637DF"/>
    <w:rsid w:val="00A64336"/>
    <w:rsid w:val="00A656B9"/>
    <w:rsid w:val="00A70097"/>
    <w:rsid w:val="00A70CCC"/>
    <w:rsid w:val="00A7101B"/>
    <w:rsid w:val="00A727AA"/>
    <w:rsid w:val="00A8070F"/>
    <w:rsid w:val="00A82922"/>
    <w:rsid w:val="00A850B8"/>
    <w:rsid w:val="00A85557"/>
    <w:rsid w:val="00A87C15"/>
    <w:rsid w:val="00A90397"/>
    <w:rsid w:val="00AA37B4"/>
    <w:rsid w:val="00AA39A0"/>
    <w:rsid w:val="00AA543F"/>
    <w:rsid w:val="00AB0406"/>
    <w:rsid w:val="00AB17CE"/>
    <w:rsid w:val="00AB218D"/>
    <w:rsid w:val="00AC19E6"/>
    <w:rsid w:val="00AC690B"/>
    <w:rsid w:val="00AC7703"/>
    <w:rsid w:val="00AD0148"/>
    <w:rsid w:val="00AD1119"/>
    <w:rsid w:val="00AD31E9"/>
    <w:rsid w:val="00AD4EB8"/>
    <w:rsid w:val="00AD5029"/>
    <w:rsid w:val="00AE694D"/>
    <w:rsid w:val="00AE6E09"/>
    <w:rsid w:val="00AE77B6"/>
    <w:rsid w:val="00AF2531"/>
    <w:rsid w:val="00AF2C40"/>
    <w:rsid w:val="00AF6771"/>
    <w:rsid w:val="00AF6795"/>
    <w:rsid w:val="00AF6C18"/>
    <w:rsid w:val="00B02D09"/>
    <w:rsid w:val="00B0360D"/>
    <w:rsid w:val="00B1100A"/>
    <w:rsid w:val="00B11B6F"/>
    <w:rsid w:val="00B125AC"/>
    <w:rsid w:val="00B134D5"/>
    <w:rsid w:val="00B15082"/>
    <w:rsid w:val="00B15588"/>
    <w:rsid w:val="00B155AA"/>
    <w:rsid w:val="00B1613F"/>
    <w:rsid w:val="00B2145F"/>
    <w:rsid w:val="00B227B8"/>
    <w:rsid w:val="00B248C2"/>
    <w:rsid w:val="00B27540"/>
    <w:rsid w:val="00B30330"/>
    <w:rsid w:val="00B30AF2"/>
    <w:rsid w:val="00B3101C"/>
    <w:rsid w:val="00B410C9"/>
    <w:rsid w:val="00B458A1"/>
    <w:rsid w:val="00B5078C"/>
    <w:rsid w:val="00B52EC0"/>
    <w:rsid w:val="00B55932"/>
    <w:rsid w:val="00B561A6"/>
    <w:rsid w:val="00B56E67"/>
    <w:rsid w:val="00B6009D"/>
    <w:rsid w:val="00B60512"/>
    <w:rsid w:val="00B612C6"/>
    <w:rsid w:val="00B61FDD"/>
    <w:rsid w:val="00B63296"/>
    <w:rsid w:val="00B64358"/>
    <w:rsid w:val="00B64676"/>
    <w:rsid w:val="00B65D07"/>
    <w:rsid w:val="00B671A7"/>
    <w:rsid w:val="00B67F5F"/>
    <w:rsid w:val="00B724D3"/>
    <w:rsid w:val="00B740C4"/>
    <w:rsid w:val="00B7538C"/>
    <w:rsid w:val="00B7603D"/>
    <w:rsid w:val="00B81D6F"/>
    <w:rsid w:val="00B857EE"/>
    <w:rsid w:val="00B85EB7"/>
    <w:rsid w:val="00B9051B"/>
    <w:rsid w:val="00B90E4F"/>
    <w:rsid w:val="00B90F36"/>
    <w:rsid w:val="00B9147C"/>
    <w:rsid w:val="00B91896"/>
    <w:rsid w:val="00B9282A"/>
    <w:rsid w:val="00B938D2"/>
    <w:rsid w:val="00B939EF"/>
    <w:rsid w:val="00B976CB"/>
    <w:rsid w:val="00B97891"/>
    <w:rsid w:val="00BA3955"/>
    <w:rsid w:val="00BA7065"/>
    <w:rsid w:val="00BA71BB"/>
    <w:rsid w:val="00BA73D0"/>
    <w:rsid w:val="00BA7D17"/>
    <w:rsid w:val="00BB33D0"/>
    <w:rsid w:val="00BB6D0F"/>
    <w:rsid w:val="00BC1C25"/>
    <w:rsid w:val="00BC33AC"/>
    <w:rsid w:val="00BC3A4C"/>
    <w:rsid w:val="00BC4273"/>
    <w:rsid w:val="00BC7AE4"/>
    <w:rsid w:val="00BD0245"/>
    <w:rsid w:val="00BD0862"/>
    <w:rsid w:val="00BD0C56"/>
    <w:rsid w:val="00BD4368"/>
    <w:rsid w:val="00BD4E48"/>
    <w:rsid w:val="00BE4F85"/>
    <w:rsid w:val="00BE6065"/>
    <w:rsid w:val="00BF0D87"/>
    <w:rsid w:val="00BF1D33"/>
    <w:rsid w:val="00BF4FAD"/>
    <w:rsid w:val="00BF53EB"/>
    <w:rsid w:val="00BF5A1D"/>
    <w:rsid w:val="00BF64DF"/>
    <w:rsid w:val="00BF6E2E"/>
    <w:rsid w:val="00C045D5"/>
    <w:rsid w:val="00C04C3D"/>
    <w:rsid w:val="00C0621E"/>
    <w:rsid w:val="00C06496"/>
    <w:rsid w:val="00C06D10"/>
    <w:rsid w:val="00C06EAD"/>
    <w:rsid w:val="00C12EB0"/>
    <w:rsid w:val="00C16E94"/>
    <w:rsid w:val="00C17956"/>
    <w:rsid w:val="00C202BD"/>
    <w:rsid w:val="00C21D0E"/>
    <w:rsid w:val="00C23EAD"/>
    <w:rsid w:val="00C24289"/>
    <w:rsid w:val="00C27116"/>
    <w:rsid w:val="00C27504"/>
    <w:rsid w:val="00C31E82"/>
    <w:rsid w:val="00C32341"/>
    <w:rsid w:val="00C32A41"/>
    <w:rsid w:val="00C33D7E"/>
    <w:rsid w:val="00C347A9"/>
    <w:rsid w:val="00C35908"/>
    <w:rsid w:val="00C37A8D"/>
    <w:rsid w:val="00C409C8"/>
    <w:rsid w:val="00C40F58"/>
    <w:rsid w:val="00C4145A"/>
    <w:rsid w:val="00C418A8"/>
    <w:rsid w:val="00C4365C"/>
    <w:rsid w:val="00C45069"/>
    <w:rsid w:val="00C461DD"/>
    <w:rsid w:val="00C47846"/>
    <w:rsid w:val="00C50C77"/>
    <w:rsid w:val="00C52769"/>
    <w:rsid w:val="00C53FB9"/>
    <w:rsid w:val="00C54795"/>
    <w:rsid w:val="00C55540"/>
    <w:rsid w:val="00C57BCE"/>
    <w:rsid w:val="00C57D48"/>
    <w:rsid w:val="00C616CB"/>
    <w:rsid w:val="00C6463D"/>
    <w:rsid w:val="00C64E7F"/>
    <w:rsid w:val="00C67FDF"/>
    <w:rsid w:val="00C73176"/>
    <w:rsid w:val="00C7450E"/>
    <w:rsid w:val="00C750B3"/>
    <w:rsid w:val="00C77CE3"/>
    <w:rsid w:val="00C77CF3"/>
    <w:rsid w:val="00C77FAF"/>
    <w:rsid w:val="00C803D8"/>
    <w:rsid w:val="00C809C8"/>
    <w:rsid w:val="00C815A1"/>
    <w:rsid w:val="00C84B07"/>
    <w:rsid w:val="00C866AF"/>
    <w:rsid w:val="00C91083"/>
    <w:rsid w:val="00C9186C"/>
    <w:rsid w:val="00C933E9"/>
    <w:rsid w:val="00C94A17"/>
    <w:rsid w:val="00C96A7A"/>
    <w:rsid w:val="00C96D69"/>
    <w:rsid w:val="00CA1C14"/>
    <w:rsid w:val="00CA2316"/>
    <w:rsid w:val="00CA42E2"/>
    <w:rsid w:val="00CA58D8"/>
    <w:rsid w:val="00CA5AB1"/>
    <w:rsid w:val="00CA64EA"/>
    <w:rsid w:val="00CB0730"/>
    <w:rsid w:val="00CC22BD"/>
    <w:rsid w:val="00CC24E1"/>
    <w:rsid w:val="00CC38D3"/>
    <w:rsid w:val="00CC429D"/>
    <w:rsid w:val="00CC7A9E"/>
    <w:rsid w:val="00CD0074"/>
    <w:rsid w:val="00CD0C87"/>
    <w:rsid w:val="00CD2F9A"/>
    <w:rsid w:val="00CD34A3"/>
    <w:rsid w:val="00CD3BA6"/>
    <w:rsid w:val="00CD58F3"/>
    <w:rsid w:val="00CD6D0F"/>
    <w:rsid w:val="00CD74F8"/>
    <w:rsid w:val="00CE0152"/>
    <w:rsid w:val="00CE0868"/>
    <w:rsid w:val="00CE1796"/>
    <w:rsid w:val="00CE291E"/>
    <w:rsid w:val="00CE2DB6"/>
    <w:rsid w:val="00CE3C90"/>
    <w:rsid w:val="00CE4CCB"/>
    <w:rsid w:val="00CF18C5"/>
    <w:rsid w:val="00CF2FE0"/>
    <w:rsid w:val="00CF4707"/>
    <w:rsid w:val="00CF533E"/>
    <w:rsid w:val="00CF6942"/>
    <w:rsid w:val="00CF7C00"/>
    <w:rsid w:val="00D0097D"/>
    <w:rsid w:val="00D00E66"/>
    <w:rsid w:val="00D01A4A"/>
    <w:rsid w:val="00D028D0"/>
    <w:rsid w:val="00D14DB2"/>
    <w:rsid w:val="00D15430"/>
    <w:rsid w:val="00D15C6C"/>
    <w:rsid w:val="00D16D7D"/>
    <w:rsid w:val="00D203D9"/>
    <w:rsid w:val="00D25F01"/>
    <w:rsid w:val="00D26702"/>
    <w:rsid w:val="00D303BB"/>
    <w:rsid w:val="00D306FB"/>
    <w:rsid w:val="00D30BC2"/>
    <w:rsid w:val="00D31BD2"/>
    <w:rsid w:val="00D3580E"/>
    <w:rsid w:val="00D36015"/>
    <w:rsid w:val="00D36EBD"/>
    <w:rsid w:val="00D376F9"/>
    <w:rsid w:val="00D40445"/>
    <w:rsid w:val="00D42239"/>
    <w:rsid w:val="00D44420"/>
    <w:rsid w:val="00D45204"/>
    <w:rsid w:val="00D454D3"/>
    <w:rsid w:val="00D46E07"/>
    <w:rsid w:val="00D500D8"/>
    <w:rsid w:val="00D50349"/>
    <w:rsid w:val="00D50E9F"/>
    <w:rsid w:val="00D538AF"/>
    <w:rsid w:val="00D564E5"/>
    <w:rsid w:val="00D56A32"/>
    <w:rsid w:val="00D63DCC"/>
    <w:rsid w:val="00D65FD7"/>
    <w:rsid w:val="00D725AF"/>
    <w:rsid w:val="00D72C4F"/>
    <w:rsid w:val="00D72E86"/>
    <w:rsid w:val="00D76726"/>
    <w:rsid w:val="00D76ADC"/>
    <w:rsid w:val="00D76ADD"/>
    <w:rsid w:val="00D76D42"/>
    <w:rsid w:val="00D801C4"/>
    <w:rsid w:val="00D82229"/>
    <w:rsid w:val="00D82778"/>
    <w:rsid w:val="00D85E86"/>
    <w:rsid w:val="00D86C45"/>
    <w:rsid w:val="00D86D26"/>
    <w:rsid w:val="00D9009E"/>
    <w:rsid w:val="00D9065A"/>
    <w:rsid w:val="00D90D45"/>
    <w:rsid w:val="00D90F9C"/>
    <w:rsid w:val="00D91287"/>
    <w:rsid w:val="00D92D84"/>
    <w:rsid w:val="00D93BB4"/>
    <w:rsid w:val="00D9414C"/>
    <w:rsid w:val="00D9505D"/>
    <w:rsid w:val="00D97FDF"/>
    <w:rsid w:val="00DA001F"/>
    <w:rsid w:val="00DA0438"/>
    <w:rsid w:val="00DA2559"/>
    <w:rsid w:val="00DA28BA"/>
    <w:rsid w:val="00DB075C"/>
    <w:rsid w:val="00DB14BF"/>
    <w:rsid w:val="00DB167F"/>
    <w:rsid w:val="00DB1797"/>
    <w:rsid w:val="00DB2F11"/>
    <w:rsid w:val="00DB3127"/>
    <w:rsid w:val="00DB3629"/>
    <w:rsid w:val="00DB417E"/>
    <w:rsid w:val="00DC1410"/>
    <w:rsid w:val="00DC1478"/>
    <w:rsid w:val="00DC486E"/>
    <w:rsid w:val="00DD0298"/>
    <w:rsid w:val="00DD0F9E"/>
    <w:rsid w:val="00DD2BD4"/>
    <w:rsid w:val="00DD32AD"/>
    <w:rsid w:val="00DD4ADA"/>
    <w:rsid w:val="00DD666D"/>
    <w:rsid w:val="00DE0D84"/>
    <w:rsid w:val="00DE115A"/>
    <w:rsid w:val="00DE793D"/>
    <w:rsid w:val="00DF00E5"/>
    <w:rsid w:val="00DF03D0"/>
    <w:rsid w:val="00DF0ABD"/>
    <w:rsid w:val="00DF30FC"/>
    <w:rsid w:val="00DF532F"/>
    <w:rsid w:val="00DF73D8"/>
    <w:rsid w:val="00DF7F0C"/>
    <w:rsid w:val="00E03E70"/>
    <w:rsid w:val="00E05EB1"/>
    <w:rsid w:val="00E070B1"/>
    <w:rsid w:val="00E07580"/>
    <w:rsid w:val="00E13087"/>
    <w:rsid w:val="00E144E9"/>
    <w:rsid w:val="00E21E87"/>
    <w:rsid w:val="00E21F96"/>
    <w:rsid w:val="00E22935"/>
    <w:rsid w:val="00E278B2"/>
    <w:rsid w:val="00E30373"/>
    <w:rsid w:val="00E330D0"/>
    <w:rsid w:val="00E3385D"/>
    <w:rsid w:val="00E33963"/>
    <w:rsid w:val="00E34C55"/>
    <w:rsid w:val="00E43280"/>
    <w:rsid w:val="00E43581"/>
    <w:rsid w:val="00E43ABF"/>
    <w:rsid w:val="00E47003"/>
    <w:rsid w:val="00E47D07"/>
    <w:rsid w:val="00E513BA"/>
    <w:rsid w:val="00E519F6"/>
    <w:rsid w:val="00E52175"/>
    <w:rsid w:val="00E53F30"/>
    <w:rsid w:val="00E55910"/>
    <w:rsid w:val="00E564AC"/>
    <w:rsid w:val="00E60030"/>
    <w:rsid w:val="00E63DC3"/>
    <w:rsid w:val="00E64A42"/>
    <w:rsid w:val="00E65DCD"/>
    <w:rsid w:val="00E660AC"/>
    <w:rsid w:val="00E7395E"/>
    <w:rsid w:val="00E75D4F"/>
    <w:rsid w:val="00E75E79"/>
    <w:rsid w:val="00E77ACB"/>
    <w:rsid w:val="00E77B8A"/>
    <w:rsid w:val="00E866B1"/>
    <w:rsid w:val="00E8699A"/>
    <w:rsid w:val="00E918F6"/>
    <w:rsid w:val="00E92C72"/>
    <w:rsid w:val="00E92E88"/>
    <w:rsid w:val="00E92FE9"/>
    <w:rsid w:val="00E93BFB"/>
    <w:rsid w:val="00E95F45"/>
    <w:rsid w:val="00E9690A"/>
    <w:rsid w:val="00EA2023"/>
    <w:rsid w:val="00EA2D36"/>
    <w:rsid w:val="00EA454A"/>
    <w:rsid w:val="00EA553F"/>
    <w:rsid w:val="00EA7986"/>
    <w:rsid w:val="00EB2E9F"/>
    <w:rsid w:val="00EB2EE0"/>
    <w:rsid w:val="00EB56AC"/>
    <w:rsid w:val="00EB5A12"/>
    <w:rsid w:val="00EC3B1D"/>
    <w:rsid w:val="00ED0D9E"/>
    <w:rsid w:val="00ED2313"/>
    <w:rsid w:val="00ED38FD"/>
    <w:rsid w:val="00ED7C9C"/>
    <w:rsid w:val="00ED7D3D"/>
    <w:rsid w:val="00EE3731"/>
    <w:rsid w:val="00EE3F28"/>
    <w:rsid w:val="00EE5BCF"/>
    <w:rsid w:val="00EE6396"/>
    <w:rsid w:val="00EF44A1"/>
    <w:rsid w:val="00EF5AF4"/>
    <w:rsid w:val="00F02700"/>
    <w:rsid w:val="00F04A8F"/>
    <w:rsid w:val="00F0720B"/>
    <w:rsid w:val="00F133B0"/>
    <w:rsid w:val="00F14806"/>
    <w:rsid w:val="00F1496A"/>
    <w:rsid w:val="00F202C3"/>
    <w:rsid w:val="00F20A71"/>
    <w:rsid w:val="00F20E1F"/>
    <w:rsid w:val="00F272E0"/>
    <w:rsid w:val="00F27EC2"/>
    <w:rsid w:val="00F31C80"/>
    <w:rsid w:val="00F31EBA"/>
    <w:rsid w:val="00F32CB0"/>
    <w:rsid w:val="00F34130"/>
    <w:rsid w:val="00F3463A"/>
    <w:rsid w:val="00F4085D"/>
    <w:rsid w:val="00F45A83"/>
    <w:rsid w:val="00F5142E"/>
    <w:rsid w:val="00F52531"/>
    <w:rsid w:val="00F530EE"/>
    <w:rsid w:val="00F5392C"/>
    <w:rsid w:val="00F57C67"/>
    <w:rsid w:val="00F604B4"/>
    <w:rsid w:val="00F6164B"/>
    <w:rsid w:val="00F61888"/>
    <w:rsid w:val="00F63ED8"/>
    <w:rsid w:val="00F64BF2"/>
    <w:rsid w:val="00F7357D"/>
    <w:rsid w:val="00F76B9C"/>
    <w:rsid w:val="00F80A4D"/>
    <w:rsid w:val="00F81C32"/>
    <w:rsid w:val="00F852FD"/>
    <w:rsid w:val="00F90369"/>
    <w:rsid w:val="00F903CE"/>
    <w:rsid w:val="00F90F0F"/>
    <w:rsid w:val="00F9100C"/>
    <w:rsid w:val="00F92DBA"/>
    <w:rsid w:val="00F9411F"/>
    <w:rsid w:val="00F9436C"/>
    <w:rsid w:val="00F94DD5"/>
    <w:rsid w:val="00F95833"/>
    <w:rsid w:val="00F969F8"/>
    <w:rsid w:val="00F97319"/>
    <w:rsid w:val="00FA3056"/>
    <w:rsid w:val="00FA3E57"/>
    <w:rsid w:val="00FA5368"/>
    <w:rsid w:val="00FA7613"/>
    <w:rsid w:val="00FB0440"/>
    <w:rsid w:val="00FB2F0A"/>
    <w:rsid w:val="00FC05FA"/>
    <w:rsid w:val="00FC554C"/>
    <w:rsid w:val="00FC796E"/>
    <w:rsid w:val="00FD07F2"/>
    <w:rsid w:val="00FD4603"/>
    <w:rsid w:val="00FD477F"/>
    <w:rsid w:val="00FD67EE"/>
    <w:rsid w:val="00FE267D"/>
    <w:rsid w:val="00FE2920"/>
    <w:rsid w:val="00FE76AB"/>
    <w:rsid w:val="00FF0421"/>
    <w:rsid w:val="00FF1DA8"/>
    <w:rsid w:val="00FF2FEB"/>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374CE3"/>
    <w:rPr>
      <w:color w:val="605E5C"/>
      <w:shd w:val="clear" w:color="auto" w:fill="E1DFDD"/>
    </w:rPr>
  </w:style>
  <w:style w:type="paragraph" w:styleId="NormalWeb">
    <w:name w:val="Normal (Web)"/>
    <w:basedOn w:val="Normal"/>
    <w:uiPriority w:val="99"/>
    <w:semiHidden/>
    <w:unhideWhenUsed/>
    <w:rsid w:val="00131DB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01352974">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574515427">
      <w:bodyDiv w:val="1"/>
      <w:marLeft w:val="0"/>
      <w:marRight w:val="0"/>
      <w:marTop w:val="0"/>
      <w:marBottom w:val="0"/>
      <w:divBdr>
        <w:top w:val="none" w:sz="0" w:space="0" w:color="auto"/>
        <w:left w:val="none" w:sz="0" w:space="0" w:color="auto"/>
        <w:bottom w:val="none" w:sz="0" w:space="0" w:color="auto"/>
        <w:right w:val="none" w:sz="0" w:space="0" w:color="auto"/>
      </w:divBdr>
    </w:div>
    <w:div w:id="610625398">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844630868">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988435554">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486779847">
      <w:bodyDiv w:val="1"/>
      <w:marLeft w:val="0"/>
      <w:marRight w:val="0"/>
      <w:marTop w:val="0"/>
      <w:marBottom w:val="0"/>
      <w:divBdr>
        <w:top w:val="none" w:sz="0" w:space="0" w:color="auto"/>
        <w:left w:val="none" w:sz="0" w:space="0" w:color="auto"/>
        <w:bottom w:val="none" w:sz="0" w:space="0" w:color="auto"/>
        <w:right w:val="none" w:sz="0" w:space="0" w:color="auto"/>
      </w:divBdr>
    </w:div>
    <w:div w:id="1550798962">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abs/10.1111/j.1523-1739.2007.00832.x" TargetMode="External"/><Relationship Id="rId3" Type="http://schemas.openxmlformats.org/officeDocument/2006/relationships/hyperlink" Target="https://www.iucnredlist.org/species/2279/9387270" TargetMode="External"/><Relationship Id="rId7" Type="http://schemas.openxmlformats.org/officeDocument/2006/relationships/hyperlink" Target="https://doi.org/10.1038/ncomms11042" TargetMode="External"/><Relationship Id="rId2" Type="http://schemas.openxmlformats.org/officeDocument/2006/relationships/hyperlink" Target="https://www.iucnredlist.org/species/22678537/92777596" TargetMode="External"/><Relationship Id="rId1" Type="http://schemas.openxmlformats.org/officeDocument/2006/relationships/hyperlink" Target="https://www.iucnredlist.org/species/22685553/93079606" TargetMode="External"/><Relationship Id="rId6" Type="http://schemas.openxmlformats.org/officeDocument/2006/relationships/hyperlink" Target="https://doi.org/10.1098/rstb.2011.0114" TargetMode="External"/><Relationship Id="rId5" Type="http://schemas.openxmlformats.org/officeDocument/2006/relationships/hyperlink" Target="http://www.pnas.org/content/109/17/6484.abstract" TargetMode="External"/><Relationship Id="rId10" Type="http://schemas.openxmlformats.org/officeDocument/2006/relationships/hyperlink" Target="https://doi.org/10.1111/j.1523-1739.2006.00426.x" TargetMode="External"/><Relationship Id="rId4" Type="http://schemas.openxmlformats.org/officeDocument/2006/relationships/hyperlink" Target="https://www.sciencedirect.com/science/article/pii/S2590332220300439" TargetMode="External"/><Relationship Id="rId9" Type="http://schemas.openxmlformats.org/officeDocument/2006/relationships/hyperlink" Target="https://doi.org/10.1002/ecs2.1401"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1.png"/><Relationship Id="rId18" Type="http://schemas.openxmlformats.org/officeDocument/2006/relationships/hyperlink" Target="http://gadm.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www.birdlife.org/datazone/home"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iucnredlist.org/" TargetMode="External"/><Relationship Id="rId20" Type="http://schemas.openxmlformats.org/officeDocument/2006/relationships/hyperlink" Target="https://datacatalog.worldbank.org/dataset/worldwide-governance-indic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www.protectedplanet.net/"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2144E-B705-405E-AC86-BB6E5CBC3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31</Pages>
  <Words>17116</Words>
  <Characters>97563</Characters>
  <Application>Microsoft Office Word</Application>
  <DocSecurity>0</DocSecurity>
  <Lines>813</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51</cp:revision>
  <dcterms:created xsi:type="dcterms:W3CDTF">2020-08-07T19:44:00Z</dcterms:created>
  <dcterms:modified xsi:type="dcterms:W3CDTF">2020-08-07T20:56:00Z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id="Yt80h0ER"/&gt;&lt;style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