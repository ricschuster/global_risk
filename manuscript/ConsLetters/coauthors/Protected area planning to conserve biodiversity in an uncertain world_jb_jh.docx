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spacing w:after="120" w:before="120" w:line="480" w:lineRule="auto"/>
        <w:rPr>
          <w:b w:val="1"/>
          <w:color w:val="000000"/>
          <w:sz w:val="28"/>
          <w:szCs w:val="28"/>
        </w:rPr>
      </w:pPr>
      <w:r w:rsidDel="00000000" w:rsidR="00000000" w:rsidRPr="00000000">
        <w:rPr>
          <w:b w:val="1"/>
          <w:color w:val="000000"/>
          <w:sz w:val="28"/>
          <w:szCs w:val="28"/>
          <w:rtl w:val="0"/>
        </w:rPr>
        <w:t xml:space="preserve">Title: Protected area planning to conserve biodiversity in an uncertain world</w:t>
      </w:r>
    </w:p>
    <w:p w:rsidR="00000000" w:rsidDel="00000000" w:rsidP="00000000" w:rsidRDefault="00000000" w:rsidRPr="00000000" w14:paraId="00000002">
      <w:pPr>
        <w:spacing w:after="360" w:before="120" w:line="480" w:lineRule="auto"/>
        <w:rPr>
          <w:color w:val="000000"/>
          <w:sz w:val="24"/>
          <w:szCs w:val="24"/>
        </w:rPr>
      </w:pPr>
      <w:r w:rsidDel="00000000" w:rsidR="00000000" w:rsidRPr="00000000">
        <w:rPr>
          <w:b w:val="1"/>
          <w:color w:val="000000"/>
          <w:sz w:val="24"/>
          <w:szCs w:val="24"/>
          <w:rtl w:val="0"/>
        </w:rPr>
        <w:t xml:space="preserve">Authors:</w:t>
      </w:r>
      <w:r w:rsidDel="00000000" w:rsidR="00000000" w:rsidRPr="00000000">
        <w:rPr>
          <w:color w:val="000000"/>
          <w:sz w:val="24"/>
          <w:szCs w:val="24"/>
          <w:rtl w:val="0"/>
        </w:rPr>
        <w:t xml:space="preserve"> Richard Schuster </w:t>
      </w:r>
      <w:r w:rsidDel="00000000" w:rsidR="00000000" w:rsidRPr="00000000">
        <w:rPr>
          <w:color w:val="000000"/>
          <w:sz w:val="24"/>
          <w:szCs w:val="24"/>
          <w:vertAlign w:val="superscript"/>
          <w:rtl w:val="0"/>
        </w:rPr>
        <w:t xml:space="preserve">1,2*</w:t>
      </w:r>
      <w:r w:rsidDel="00000000" w:rsidR="00000000" w:rsidRPr="00000000">
        <w:rPr>
          <w:color w:val="000000"/>
          <w:sz w:val="24"/>
          <w:szCs w:val="24"/>
          <w:rtl w:val="0"/>
        </w:rPr>
        <w:t xml:space="preserve">, Rachel Buxton</w:t>
      </w:r>
      <w:r w:rsidDel="00000000" w:rsidR="00000000" w:rsidRPr="00000000">
        <w:rPr>
          <w:color w:val="000000"/>
          <w:sz w:val="24"/>
          <w:szCs w:val="24"/>
          <w:vertAlign w:val="superscript"/>
          <w:rtl w:val="0"/>
        </w:rPr>
        <w:t xml:space="preserve">1</w:t>
      </w:r>
      <w:r w:rsidDel="00000000" w:rsidR="00000000" w:rsidRPr="00000000">
        <w:rPr>
          <w:color w:val="000000"/>
          <w:sz w:val="24"/>
          <w:szCs w:val="24"/>
          <w:rtl w:val="0"/>
        </w:rPr>
        <w:t xml:space="preserve">, Jeffrey O. Hanson</w:t>
      </w:r>
      <w:r w:rsidDel="00000000" w:rsidR="00000000" w:rsidRPr="00000000">
        <w:rPr>
          <w:color w:val="000000"/>
          <w:sz w:val="24"/>
          <w:szCs w:val="24"/>
          <w:vertAlign w:val="superscript"/>
          <w:rtl w:val="0"/>
        </w:rPr>
        <w:t xml:space="preserve">1</w:t>
      </w:r>
      <w:r w:rsidDel="00000000" w:rsidR="00000000" w:rsidRPr="00000000">
        <w:rPr>
          <w:color w:val="000000"/>
          <w:sz w:val="24"/>
          <w:szCs w:val="24"/>
          <w:rtl w:val="0"/>
        </w:rPr>
        <w:t xml:space="preserve">, Allison D. Binley</w:t>
      </w:r>
      <w:r w:rsidDel="00000000" w:rsidR="00000000" w:rsidRPr="00000000">
        <w:rPr>
          <w:color w:val="000000"/>
          <w:sz w:val="24"/>
          <w:szCs w:val="24"/>
          <w:vertAlign w:val="superscript"/>
          <w:rtl w:val="0"/>
        </w:rPr>
        <w:t xml:space="preserve">1</w:t>
      </w:r>
      <w:r w:rsidDel="00000000" w:rsidR="00000000" w:rsidRPr="00000000">
        <w:rPr>
          <w:color w:val="000000"/>
          <w:sz w:val="24"/>
          <w:szCs w:val="24"/>
          <w:rtl w:val="0"/>
        </w:rPr>
        <w:t xml:space="preserve">, Jeremy Pittman</w:t>
      </w:r>
      <w:r w:rsidDel="00000000" w:rsidR="00000000" w:rsidRPr="00000000">
        <w:rPr>
          <w:color w:val="000000"/>
          <w:sz w:val="24"/>
          <w:szCs w:val="24"/>
          <w:vertAlign w:val="superscript"/>
          <w:rtl w:val="0"/>
        </w:rPr>
        <w:t xml:space="preserve">3</w:t>
      </w:r>
      <w:r w:rsidDel="00000000" w:rsidR="00000000" w:rsidRPr="00000000">
        <w:rPr>
          <w:color w:val="000000"/>
          <w:sz w:val="24"/>
          <w:szCs w:val="24"/>
          <w:rtl w:val="0"/>
        </w:rPr>
        <w:t xml:space="preserve">, Vivitskaia Tulloch</w:t>
      </w:r>
      <w:r w:rsidDel="00000000" w:rsidR="00000000" w:rsidRPr="00000000">
        <w:rPr>
          <w:color w:val="000000"/>
          <w:sz w:val="24"/>
          <w:szCs w:val="24"/>
          <w:vertAlign w:val="superscript"/>
          <w:rtl w:val="0"/>
        </w:rPr>
        <w:t xml:space="preserve">4</w:t>
      </w:r>
      <w:r w:rsidDel="00000000" w:rsidR="00000000" w:rsidRPr="00000000">
        <w:rPr>
          <w:color w:val="000000"/>
          <w:sz w:val="24"/>
          <w:szCs w:val="24"/>
          <w:rtl w:val="0"/>
        </w:rPr>
        <w:t xml:space="preserve">, Frank A. La Sorte</w:t>
      </w:r>
      <w:r w:rsidDel="00000000" w:rsidR="00000000" w:rsidRPr="00000000">
        <w:rPr>
          <w:color w:val="000000"/>
          <w:sz w:val="24"/>
          <w:szCs w:val="24"/>
          <w:vertAlign w:val="superscript"/>
          <w:rtl w:val="0"/>
        </w:rPr>
        <w:t xml:space="preserve">5</w:t>
      </w:r>
      <w:r w:rsidDel="00000000" w:rsidR="00000000" w:rsidRPr="00000000">
        <w:rPr>
          <w:color w:val="000000"/>
          <w:sz w:val="24"/>
          <w:szCs w:val="24"/>
          <w:rtl w:val="0"/>
        </w:rPr>
        <w:t xml:space="preserve">, Patrick R. Roehrdanz</w:t>
      </w:r>
      <w:r w:rsidDel="00000000" w:rsidR="00000000" w:rsidRPr="00000000">
        <w:rPr>
          <w:color w:val="000000"/>
          <w:sz w:val="24"/>
          <w:szCs w:val="24"/>
          <w:vertAlign w:val="superscript"/>
          <w:rtl w:val="0"/>
        </w:rPr>
        <w:t xml:space="preserve">6</w:t>
      </w:r>
      <w:r w:rsidDel="00000000" w:rsidR="00000000" w:rsidRPr="00000000">
        <w:rPr>
          <w:color w:val="000000"/>
          <w:sz w:val="24"/>
          <w:szCs w:val="24"/>
          <w:rtl w:val="0"/>
        </w:rPr>
        <w:t xml:space="preserve">, Peter H. Verburg</w:t>
      </w:r>
      <w:r w:rsidDel="00000000" w:rsidR="00000000" w:rsidRPr="00000000">
        <w:rPr>
          <w:color w:val="000000"/>
          <w:sz w:val="24"/>
          <w:szCs w:val="24"/>
          <w:vertAlign w:val="superscript"/>
          <w:rtl w:val="0"/>
        </w:rPr>
        <w:t xml:space="preserve">7</w:t>
      </w:r>
      <w:r w:rsidDel="00000000" w:rsidR="00000000" w:rsidRPr="00000000">
        <w:rPr>
          <w:color w:val="000000"/>
          <w:sz w:val="24"/>
          <w:szCs w:val="24"/>
          <w:rtl w:val="0"/>
        </w:rPr>
        <w:t xml:space="preserve">, Amanda D. Rodewald</w:t>
      </w:r>
      <w:r w:rsidDel="00000000" w:rsidR="00000000" w:rsidRPr="00000000">
        <w:rPr>
          <w:color w:val="000000"/>
          <w:sz w:val="24"/>
          <w:szCs w:val="24"/>
          <w:vertAlign w:val="superscript"/>
          <w:rtl w:val="0"/>
        </w:rPr>
        <w:t xml:space="preserve">5,8</w:t>
      </w:r>
      <w:r w:rsidDel="00000000" w:rsidR="00000000" w:rsidRPr="00000000">
        <w:rPr>
          <w:color w:val="000000"/>
          <w:sz w:val="24"/>
          <w:szCs w:val="24"/>
          <w:rtl w:val="0"/>
        </w:rPr>
        <w:t xml:space="preserve">, Scott Wilson</w:t>
      </w:r>
      <w:r w:rsidDel="00000000" w:rsidR="00000000" w:rsidRPr="00000000">
        <w:rPr>
          <w:color w:val="000000"/>
          <w:sz w:val="24"/>
          <w:szCs w:val="24"/>
          <w:vertAlign w:val="superscript"/>
          <w:rtl w:val="0"/>
        </w:rPr>
        <w:t xml:space="preserve">1,9</w:t>
      </w:r>
      <w:r w:rsidDel="00000000" w:rsidR="00000000" w:rsidRPr="00000000">
        <w:rPr>
          <w:color w:val="000000"/>
          <w:sz w:val="24"/>
          <w:szCs w:val="24"/>
          <w:rtl w:val="0"/>
        </w:rPr>
        <w:t xml:space="preserve">, Hugh P. Possingham</w:t>
      </w:r>
      <w:r w:rsidDel="00000000" w:rsidR="00000000" w:rsidRPr="00000000">
        <w:rPr>
          <w:color w:val="000000"/>
          <w:sz w:val="24"/>
          <w:szCs w:val="24"/>
          <w:vertAlign w:val="superscript"/>
          <w:rtl w:val="0"/>
        </w:rPr>
        <w:t xml:space="preserve">10</w:t>
      </w:r>
      <w:r w:rsidDel="00000000" w:rsidR="00000000" w:rsidRPr="00000000">
        <w:rPr>
          <w:color w:val="000000"/>
          <w:sz w:val="24"/>
          <w:szCs w:val="24"/>
          <w:rtl w:val="0"/>
        </w:rPr>
        <w:t xml:space="preserve">, Joseph R. Bennett</w:t>
      </w:r>
      <w:r w:rsidDel="00000000" w:rsidR="00000000" w:rsidRPr="00000000">
        <w:rPr>
          <w:color w:val="000000"/>
          <w:sz w:val="24"/>
          <w:szCs w:val="24"/>
          <w:vertAlign w:val="superscript"/>
          <w:rtl w:val="0"/>
        </w:rPr>
        <w:t xml:space="preserve">1</w:t>
      </w:r>
      <w:r w:rsidDel="00000000" w:rsidR="00000000" w:rsidRPr="00000000">
        <w:rPr>
          <w:color w:val="000000"/>
          <w:sz w:val="24"/>
          <w:szCs w:val="24"/>
          <w:rtl w:val="0"/>
        </w:rPr>
        <w:t xml:space="preserve"> </w:t>
      </w:r>
    </w:p>
    <w:p w:rsidR="00000000" w:rsidDel="00000000" w:rsidP="00000000" w:rsidRDefault="00000000" w:rsidRPr="00000000" w14:paraId="00000003">
      <w:pPr>
        <w:tabs>
          <w:tab w:val="left" w:pos="8130"/>
        </w:tabs>
        <w:spacing w:after="0" w:before="120" w:line="480" w:lineRule="auto"/>
        <w:rPr>
          <w:b w:val="1"/>
          <w:color w:val="000000"/>
          <w:sz w:val="24"/>
          <w:szCs w:val="24"/>
        </w:rPr>
      </w:pPr>
      <w:r w:rsidDel="00000000" w:rsidR="00000000" w:rsidRPr="00000000">
        <w:rPr>
          <w:b w:val="1"/>
          <w:color w:val="000000"/>
          <w:sz w:val="24"/>
          <w:szCs w:val="24"/>
          <w:rtl w:val="0"/>
        </w:rPr>
        <w:t xml:space="preserve">Affiliations:</w:t>
        <w:tab/>
      </w:r>
    </w:p>
    <w:p w:rsidR="00000000" w:rsidDel="00000000" w:rsidP="00000000" w:rsidRDefault="00000000" w:rsidRPr="00000000" w14:paraId="00000004">
      <w:pPr>
        <w:spacing w:line="480" w:lineRule="auto"/>
        <w:ind w:left="360" w:hanging="360"/>
        <w:rPr>
          <w:sz w:val="24"/>
          <w:szCs w:val="24"/>
        </w:rPr>
      </w:pPr>
      <w:bookmarkStart w:colFirst="0" w:colLast="0" w:name="_heading=h.gjdgxs" w:id="0"/>
      <w:bookmarkEnd w:id="0"/>
      <w:r w:rsidDel="00000000" w:rsidR="00000000" w:rsidRPr="00000000">
        <w:rPr>
          <w:color w:val="000000"/>
          <w:sz w:val="24"/>
          <w:szCs w:val="24"/>
          <w:vertAlign w:val="superscript"/>
          <w:rtl w:val="0"/>
        </w:rPr>
        <w:t xml:space="preserve">1 </w:t>
      </w:r>
      <w:r w:rsidDel="00000000" w:rsidR="00000000" w:rsidRPr="00000000">
        <w:rPr>
          <w:color w:val="000000"/>
          <w:sz w:val="24"/>
          <w:szCs w:val="24"/>
          <w:rtl w:val="0"/>
        </w:rPr>
        <w:t xml:space="preserve">Department of Biology, 1125 Colonel By Drive, Carleton University, Ottawa ON, K1S 5B6 Canada.</w:t>
      </w:r>
      <w:r w:rsidDel="00000000" w:rsidR="00000000" w:rsidRPr="00000000">
        <w:rPr>
          <w:rtl w:val="0"/>
        </w:rPr>
      </w:r>
    </w:p>
    <w:p w:rsidR="00000000" w:rsidDel="00000000" w:rsidP="00000000" w:rsidRDefault="00000000" w:rsidRPr="00000000" w14:paraId="00000005">
      <w:pPr>
        <w:spacing w:line="480" w:lineRule="auto"/>
        <w:ind w:left="360" w:hanging="360"/>
        <w:rPr>
          <w:sz w:val="24"/>
          <w:szCs w:val="24"/>
        </w:rPr>
      </w:pPr>
      <w:r w:rsidDel="00000000" w:rsidR="00000000" w:rsidRPr="00000000">
        <w:rPr>
          <w:color w:val="000000"/>
          <w:sz w:val="24"/>
          <w:szCs w:val="24"/>
          <w:vertAlign w:val="superscript"/>
          <w:rtl w:val="0"/>
        </w:rPr>
        <w:t xml:space="preserve">2</w:t>
      </w:r>
      <w:r w:rsidDel="00000000" w:rsidR="00000000" w:rsidRPr="00000000">
        <w:rPr>
          <w:color w:val="000000"/>
          <w:sz w:val="24"/>
          <w:szCs w:val="24"/>
          <w:rtl w:val="0"/>
        </w:rPr>
        <w:t xml:space="preserve"> Nature Conservancy of Canada, 245 Eglinton Ave East, Suite 410, Toronto, Ontario, M4P 3J1, Canada.</w:t>
      </w:r>
      <w:r w:rsidDel="00000000" w:rsidR="00000000" w:rsidRPr="00000000">
        <w:rPr>
          <w:rtl w:val="0"/>
        </w:rPr>
      </w:r>
    </w:p>
    <w:p w:rsidR="00000000" w:rsidDel="00000000" w:rsidP="00000000" w:rsidRDefault="00000000" w:rsidRPr="00000000" w14:paraId="00000006">
      <w:pPr>
        <w:spacing w:line="480" w:lineRule="auto"/>
        <w:ind w:left="357" w:hanging="357"/>
        <w:rPr>
          <w:sz w:val="24"/>
          <w:szCs w:val="24"/>
        </w:rPr>
      </w:pPr>
      <w:r w:rsidDel="00000000" w:rsidR="00000000" w:rsidRPr="00000000">
        <w:rPr>
          <w:color w:val="000000"/>
          <w:sz w:val="24"/>
          <w:szCs w:val="24"/>
          <w:vertAlign w:val="superscript"/>
          <w:rtl w:val="0"/>
        </w:rPr>
        <w:t xml:space="preserve">3 </w:t>
      </w:r>
      <w:r w:rsidDel="00000000" w:rsidR="00000000" w:rsidRPr="00000000">
        <w:rPr>
          <w:color w:val="000000"/>
          <w:sz w:val="24"/>
          <w:szCs w:val="24"/>
          <w:rtl w:val="0"/>
        </w:rPr>
        <w:t xml:space="preserve">School of Planning, University of Waterloo, 200 University Ave W, Waterloo, ON, N2T 3G1, Canada</w:t>
      </w:r>
      <w:r w:rsidDel="00000000" w:rsidR="00000000" w:rsidRPr="00000000">
        <w:rPr>
          <w:rtl w:val="0"/>
        </w:rPr>
      </w:r>
    </w:p>
    <w:p w:rsidR="00000000" w:rsidDel="00000000" w:rsidP="00000000" w:rsidRDefault="00000000" w:rsidRPr="00000000" w14:paraId="00000007">
      <w:pPr>
        <w:spacing w:line="480" w:lineRule="auto"/>
        <w:ind w:left="357" w:hanging="357"/>
        <w:rPr>
          <w:sz w:val="24"/>
          <w:szCs w:val="24"/>
        </w:rPr>
      </w:pPr>
      <w:r w:rsidDel="00000000" w:rsidR="00000000" w:rsidRPr="00000000">
        <w:rPr>
          <w:color w:val="000000"/>
          <w:sz w:val="24"/>
          <w:szCs w:val="24"/>
          <w:vertAlign w:val="superscript"/>
          <w:rtl w:val="0"/>
        </w:rPr>
        <w:t xml:space="preserve">4 </w:t>
      </w:r>
      <w:r w:rsidDel="00000000" w:rsidR="00000000" w:rsidRPr="00000000">
        <w:rPr>
          <w:color w:val="000000"/>
          <w:sz w:val="24"/>
          <w:szCs w:val="24"/>
          <w:rtl w:val="0"/>
        </w:rPr>
        <w:t xml:space="preserve">Conservation Decisions Lab, Department of Forest and Conservation Sciences, 2424 Main Mall, Vancouver, BC V6T 1Z4, Canada. </w:t>
      </w:r>
      <w:r w:rsidDel="00000000" w:rsidR="00000000" w:rsidRPr="00000000">
        <w:rPr>
          <w:rtl w:val="0"/>
        </w:rPr>
      </w:r>
    </w:p>
    <w:p w:rsidR="00000000" w:rsidDel="00000000" w:rsidP="00000000" w:rsidRDefault="00000000" w:rsidRPr="00000000" w14:paraId="00000008">
      <w:pPr>
        <w:spacing w:line="480" w:lineRule="auto"/>
        <w:ind w:left="360" w:hanging="360"/>
        <w:rPr>
          <w:color w:val="000000"/>
          <w:sz w:val="24"/>
          <w:szCs w:val="24"/>
        </w:rPr>
      </w:pPr>
      <w:r w:rsidDel="00000000" w:rsidR="00000000" w:rsidRPr="00000000">
        <w:rPr>
          <w:color w:val="000000"/>
          <w:sz w:val="24"/>
          <w:szCs w:val="24"/>
          <w:vertAlign w:val="superscript"/>
          <w:rtl w:val="0"/>
        </w:rPr>
        <w:t xml:space="preserve">5 </w:t>
      </w:r>
      <w:r w:rsidDel="00000000" w:rsidR="00000000" w:rsidRPr="00000000">
        <w:rPr>
          <w:color w:val="000000"/>
          <w:sz w:val="24"/>
          <w:szCs w:val="24"/>
          <w:rtl w:val="0"/>
        </w:rPr>
        <w:t xml:space="preserve">Cornell Lab of Ornithology, </w:t>
      </w:r>
      <w:r w:rsidDel="00000000" w:rsidR="00000000" w:rsidRPr="00000000">
        <w:rPr>
          <w:sz w:val="24"/>
          <w:szCs w:val="24"/>
          <w:rtl w:val="0"/>
        </w:rPr>
        <w:t xml:space="preserve">Cornell University</w:t>
      </w:r>
      <w:r w:rsidDel="00000000" w:rsidR="00000000" w:rsidRPr="00000000">
        <w:rPr>
          <w:color w:val="000000"/>
          <w:sz w:val="24"/>
          <w:szCs w:val="24"/>
          <w:rtl w:val="0"/>
        </w:rPr>
        <w:t xml:space="preserve">, Ithaca, NY 14850, USA</w:t>
      </w:r>
    </w:p>
    <w:p w:rsidR="00000000" w:rsidDel="00000000" w:rsidP="00000000" w:rsidRDefault="00000000" w:rsidRPr="00000000" w14:paraId="00000009">
      <w:pPr>
        <w:spacing w:line="480" w:lineRule="auto"/>
        <w:ind w:left="360" w:hanging="360"/>
        <w:rPr>
          <w:sz w:val="24"/>
          <w:szCs w:val="24"/>
        </w:rPr>
      </w:pPr>
      <w:r w:rsidDel="00000000" w:rsidR="00000000" w:rsidRPr="00000000">
        <w:rPr>
          <w:sz w:val="24"/>
          <w:szCs w:val="24"/>
          <w:vertAlign w:val="superscript"/>
          <w:rtl w:val="0"/>
        </w:rPr>
        <w:t xml:space="preserve">6 </w:t>
      </w:r>
      <w:r w:rsidDel="00000000" w:rsidR="00000000" w:rsidRPr="00000000">
        <w:rPr>
          <w:sz w:val="24"/>
          <w:szCs w:val="24"/>
          <w:rtl w:val="0"/>
        </w:rPr>
        <w:t xml:space="preserve">Conservation International, 2100 Crystal Drive #600, Arlington, VA 22202, USA</w:t>
      </w:r>
    </w:p>
    <w:p w:rsidR="00000000" w:rsidDel="00000000" w:rsidP="00000000" w:rsidRDefault="00000000" w:rsidRPr="00000000" w14:paraId="0000000A">
      <w:pPr>
        <w:spacing w:line="480" w:lineRule="auto"/>
        <w:ind w:left="360" w:hanging="360"/>
        <w:rPr>
          <w:sz w:val="24"/>
          <w:szCs w:val="24"/>
        </w:rPr>
      </w:pPr>
      <w:r w:rsidDel="00000000" w:rsidR="00000000" w:rsidRPr="00000000">
        <w:rPr>
          <w:color w:val="000000"/>
          <w:sz w:val="24"/>
          <w:szCs w:val="24"/>
          <w:vertAlign w:val="superscript"/>
          <w:rtl w:val="0"/>
        </w:rPr>
        <w:t xml:space="preserve">7 </w:t>
      </w:r>
      <w:r w:rsidDel="00000000" w:rsidR="00000000" w:rsidRPr="00000000">
        <w:rPr>
          <w:sz w:val="24"/>
          <w:szCs w:val="24"/>
          <w:rtl w:val="0"/>
        </w:rPr>
        <w:t xml:space="preserve">Institute for Environmental Studies</w:t>
      </w:r>
      <w:r w:rsidDel="00000000" w:rsidR="00000000" w:rsidRPr="00000000">
        <w:rPr>
          <w:color w:val="000000"/>
          <w:sz w:val="24"/>
          <w:szCs w:val="24"/>
          <w:rtl w:val="0"/>
        </w:rPr>
        <w:t xml:space="preserve">, VU University Amsterdam, Amsterdam, The Netherlands</w:t>
      </w:r>
      <w:r w:rsidDel="00000000" w:rsidR="00000000" w:rsidRPr="00000000">
        <w:rPr>
          <w:rtl w:val="0"/>
        </w:rPr>
      </w:r>
    </w:p>
    <w:p w:rsidR="00000000" w:rsidDel="00000000" w:rsidP="00000000" w:rsidRDefault="00000000" w:rsidRPr="00000000" w14:paraId="0000000B">
      <w:pPr>
        <w:spacing w:line="480" w:lineRule="auto"/>
        <w:ind w:left="360" w:hanging="360"/>
        <w:rPr>
          <w:sz w:val="24"/>
          <w:szCs w:val="24"/>
        </w:rPr>
      </w:pPr>
      <w:r w:rsidDel="00000000" w:rsidR="00000000" w:rsidRPr="00000000">
        <w:rPr>
          <w:color w:val="000000"/>
          <w:sz w:val="24"/>
          <w:szCs w:val="24"/>
          <w:vertAlign w:val="superscript"/>
          <w:rtl w:val="0"/>
        </w:rPr>
        <w:t xml:space="preserve">8</w:t>
      </w:r>
      <w:r w:rsidDel="00000000" w:rsidR="00000000" w:rsidRPr="00000000">
        <w:rPr>
          <w:color w:val="000000"/>
          <w:sz w:val="24"/>
          <w:szCs w:val="24"/>
          <w:rtl w:val="0"/>
        </w:rPr>
        <w:t xml:space="preserve"> Department of Natural Resources</w:t>
      </w:r>
      <w:r w:rsidDel="00000000" w:rsidR="00000000" w:rsidRPr="00000000">
        <w:rPr>
          <w:sz w:val="24"/>
          <w:szCs w:val="24"/>
          <w:rtl w:val="0"/>
        </w:rPr>
        <w:t xml:space="preserve"> and the Environment</w:t>
      </w:r>
      <w:r w:rsidDel="00000000" w:rsidR="00000000" w:rsidRPr="00000000">
        <w:rPr>
          <w:color w:val="000000"/>
          <w:sz w:val="24"/>
          <w:szCs w:val="24"/>
          <w:rtl w:val="0"/>
        </w:rPr>
        <w:t xml:space="preserve">, Cornell University, Ithaca, NY 14853, USA.</w:t>
      </w:r>
      <w:r w:rsidDel="00000000" w:rsidR="00000000" w:rsidRPr="00000000">
        <w:rPr>
          <w:rtl w:val="0"/>
        </w:rPr>
      </w:r>
    </w:p>
    <w:p w:rsidR="00000000" w:rsidDel="00000000" w:rsidP="00000000" w:rsidRDefault="00000000" w:rsidRPr="00000000" w14:paraId="0000000C">
      <w:pPr>
        <w:spacing w:line="480" w:lineRule="auto"/>
        <w:ind w:left="360" w:hanging="360"/>
        <w:rPr>
          <w:sz w:val="24"/>
          <w:szCs w:val="24"/>
        </w:rPr>
      </w:pPr>
      <w:r w:rsidDel="00000000" w:rsidR="00000000" w:rsidRPr="00000000">
        <w:rPr>
          <w:color w:val="000000"/>
          <w:sz w:val="24"/>
          <w:szCs w:val="24"/>
          <w:vertAlign w:val="superscript"/>
          <w:rtl w:val="0"/>
        </w:rPr>
        <w:t xml:space="preserve">9 </w:t>
      </w:r>
      <w:r w:rsidDel="00000000" w:rsidR="00000000" w:rsidRPr="00000000">
        <w:rPr>
          <w:color w:val="000000"/>
          <w:sz w:val="24"/>
          <w:szCs w:val="24"/>
          <w:rtl w:val="0"/>
        </w:rPr>
        <w:t xml:space="preserve">Wildlife Research Division, Environment and Climate Change Canada, 1125 Colonel By Drive, Ottawa, Ontario, Canada, K1S 5B6</w:t>
      </w:r>
      <w:r w:rsidDel="00000000" w:rsidR="00000000" w:rsidRPr="00000000">
        <w:rPr>
          <w:rtl w:val="0"/>
        </w:rPr>
      </w:r>
    </w:p>
    <w:p w:rsidR="00000000" w:rsidDel="00000000" w:rsidP="00000000" w:rsidRDefault="00000000" w:rsidRPr="00000000" w14:paraId="0000000D">
      <w:pPr>
        <w:spacing w:line="480" w:lineRule="auto"/>
        <w:ind w:left="357" w:hanging="357"/>
        <w:rPr>
          <w:sz w:val="24"/>
          <w:szCs w:val="24"/>
        </w:rPr>
      </w:pPr>
      <w:r w:rsidDel="00000000" w:rsidR="00000000" w:rsidRPr="00000000">
        <w:rPr>
          <w:color w:val="000000"/>
          <w:sz w:val="24"/>
          <w:szCs w:val="24"/>
          <w:vertAlign w:val="superscript"/>
          <w:rtl w:val="0"/>
        </w:rPr>
        <w:t xml:space="preserve">10 </w:t>
      </w:r>
      <w:r w:rsidDel="00000000" w:rsidR="00000000" w:rsidRPr="00000000">
        <w:rPr>
          <w:color w:val="000000"/>
          <w:sz w:val="24"/>
          <w:szCs w:val="24"/>
          <w:rtl w:val="0"/>
        </w:rPr>
        <w:t xml:space="preserve">Centre for Biodiversity and Conservation Science, </w:t>
      </w:r>
      <w:r w:rsidDel="00000000" w:rsidR="00000000" w:rsidRPr="00000000">
        <w:rPr>
          <w:sz w:val="24"/>
          <w:szCs w:val="24"/>
          <w:rtl w:val="0"/>
        </w:rPr>
        <w:t xml:space="preserve">University of Queensland</w:t>
      </w:r>
      <w:r w:rsidDel="00000000" w:rsidR="00000000" w:rsidRPr="00000000">
        <w:rPr>
          <w:color w:val="000000"/>
          <w:sz w:val="24"/>
          <w:szCs w:val="24"/>
          <w:rtl w:val="0"/>
        </w:rPr>
        <w:t xml:space="preserve">, St Lucia, Queensland 4067, Australia</w:t>
      </w:r>
      <w:r w:rsidDel="00000000" w:rsidR="00000000" w:rsidRPr="00000000">
        <w:rPr>
          <w:rtl w:val="0"/>
        </w:rPr>
      </w:r>
    </w:p>
    <w:sdt>
      <w:sdtPr>
        <w:tag w:val="goog_rdk_1"/>
      </w:sdtPr>
      <w:sdtContent>
        <w:p w:rsidR="00000000" w:rsidDel="00000000" w:rsidP="00000000" w:rsidRDefault="00000000" w:rsidRPr="00000000" w14:paraId="0000000E">
          <w:pPr>
            <w:spacing w:line="480" w:lineRule="auto"/>
            <w:rPr>
              <w:ins w:author="Joe Bennett" w:id="1" w:date="2021-12-27T08:28:00Z"/>
              <w:sz w:val="24"/>
              <w:szCs w:val="24"/>
            </w:rPr>
          </w:pPr>
          <w:r w:rsidDel="00000000" w:rsidR="00000000" w:rsidRPr="00000000">
            <w:rPr>
              <w:sz w:val="24"/>
              <w:szCs w:val="24"/>
              <w:rtl w:val="0"/>
            </w:rPr>
            <w:t xml:space="preserve">*Corresponding author. Email: </w:t>
          </w:r>
          <w:hyperlink r:id="rId9">
            <w:r w:rsidDel="00000000" w:rsidR="00000000" w:rsidRPr="00000000">
              <w:rPr>
                <w:sz w:val="24"/>
                <w:szCs w:val="24"/>
                <w:rtl w:val="0"/>
              </w:rPr>
              <w:t xml:space="preserve">richard.schuster@glel.carleton.ca</w:t>
            </w:r>
          </w:hyperlink>
          <w:sdt>
            <w:sdtPr>
              <w:tag w:val="goog_rdk_0"/>
            </w:sdtPr>
            <w:sdtContent>
              <w:ins w:author="Joe Bennett" w:id="1" w:date="2021-12-27T08:28:00Z">
                <w:r w:rsidDel="00000000" w:rsidR="00000000" w:rsidRPr="00000000">
                  <w:rPr>
                    <w:rtl w:val="0"/>
                  </w:rPr>
                </w:r>
              </w:ins>
            </w:sdtContent>
          </w:sdt>
        </w:p>
      </w:sdtContent>
    </w:sdt>
    <w:sdt>
      <w:sdtPr>
        <w:tag w:val="goog_rdk_3"/>
      </w:sdtPr>
      <w:sdtContent>
        <w:p w:rsidR="00000000" w:rsidDel="00000000" w:rsidP="00000000" w:rsidRDefault="00000000" w:rsidRPr="00000000" w14:paraId="0000000F">
          <w:pPr>
            <w:spacing w:line="480" w:lineRule="auto"/>
            <w:rPr>
              <w:ins w:author="Joe Bennett" w:id="1" w:date="2021-12-27T08:28:00Z"/>
              <w:sz w:val="24"/>
              <w:szCs w:val="24"/>
            </w:rPr>
          </w:pPr>
          <w:sdt>
            <w:sdtPr>
              <w:tag w:val="goog_rdk_2"/>
            </w:sdtPr>
            <w:sdtContent>
              <w:ins w:author="Joe Bennett" w:id="1" w:date="2021-12-27T08:28:00Z">
                <w:r w:rsidDel="00000000" w:rsidR="00000000" w:rsidRPr="00000000">
                  <w:rPr>
                    <w:sz w:val="24"/>
                    <w:szCs w:val="24"/>
                    <w:rtl w:val="0"/>
                  </w:rPr>
                  <w:t xml:space="preserve">Running title: Protected area planning in an uncertain world</w:t>
                </w:r>
              </w:ins>
            </w:sdtContent>
          </w:sdt>
        </w:p>
      </w:sdtContent>
    </w:sdt>
    <w:sdt>
      <w:sdtPr>
        <w:tag w:val="goog_rdk_5"/>
      </w:sdtPr>
      <w:sdtContent>
        <w:p w:rsidR="00000000" w:rsidDel="00000000" w:rsidP="00000000" w:rsidRDefault="00000000" w:rsidRPr="00000000" w14:paraId="00000010">
          <w:pPr>
            <w:spacing w:line="480" w:lineRule="auto"/>
            <w:rPr>
              <w:ins w:author="Joe Bennett" w:id="1" w:date="2021-12-27T08:28:00Z"/>
              <w:sz w:val="24"/>
              <w:szCs w:val="24"/>
            </w:rPr>
          </w:pPr>
          <w:sdt>
            <w:sdtPr>
              <w:tag w:val="goog_rdk_4"/>
            </w:sdtPr>
            <w:sdtContent>
              <w:ins w:author="Joe Bennett" w:id="1" w:date="2021-12-27T08:28:00Z">
                <w:r w:rsidDel="00000000" w:rsidR="00000000" w:rsidRPr="00000000">
                  <w:rPr>
                    <w:sz w:val="24"/>
                    <w:szCs w:val="24"/>
                    <w:rtl w:val="0"/>
                  </w:rPr>
                  <w:t xml:space="preserve">Keywords: biodiversity, protected areas, optimization, risk, governance, land use, climate change, optimization</w:t>
                </w:r>
              </w:ins>
            </w:sdtContent>
          </w:sdt>
        </w:p>
      </w:sdtContent>
    </w:sdt>
    <w:sdt>
      <w:sdtPr>
        <w:tag w:val="goog_rdk_7"/>
      </w:sdtPr>
      <w:sdtContent>
        <w:p w:rsidR="00000000" w:rsidDel="00000000" w:rsidP="00000000" w:rsidRDefault="00000000" w:rsidRPr="00000000" w14:paraId="00000011">
          <w:pPr>
            <w:spacing w:line="480" w:lineRule="auto"/>
            <w:rPr>
              <w:ins w:author="Joe Bennett" w:id="1" w:date="2021-12-27T08:28:00Z"/>
              <w:sz w:val="24"/>
              <w:szCs w:val="24"/>
              <w:highlight w:val="yellow"/>
            </w:rPr>
          </w:pPr>
          <w:sdt>
            <w:sdtPr>
              <w:tag w:val="goog_rdk_6"/>
            </w:sdtPr>
            <w:sdtContent>
              <w:ins w:author="Joe Bennett" w:id="1" w:date="2021-12-27T08:28:00Z">
                <w:r w:rsidDel="00000000" w:rsidR="00000000" w:rsidRPr="00000000">
                  <w:rPr>
                    <w:sz w:val="24"/>
                    <w:szCs w:val="24"/>
                    <w:highlight w:val="yellow"/>
                    <w:rtl w:val="0"/>
                  </w:rPr>
                  <w:t xml:space="preserve">Number of words (Abstract):</w:t>
                </w:r>
              </w:ins>
            </w:sdtContent>
          </w:sdt>
        </w:p>
      </w:sdtContent>
    </w:sdt>
    <w:sdt>
      <w:sdtPr>
        <w:tag w:val="goog_rdk_9"/>
      </w:sdtPr>
      <w:sdtContent>
        <w:p w:rsidR="00000000" w:rsidDel="00000000" w:rsidP="00000000" w:rsidRDefault="00000000" w:rsidRPr="00000000" w14:paraId="00000012">
          <w:pPr>
            <w:spacing w:line="480" w:lineRule="auto"/>
            <w:rPr>
              <w:ins w:author="Joe Bennett" w:id="1" w:date="2021-12-27T08:28:00Z"/>
              <w:sz w:val="24"/>
              <w:szCs w:val="24"/>
            </w:rPr>
          </w:pPr>
          <w:sdt>
            <w:sdtPr>
              <w:tag w:val="goog_rdk_8"/>
            </w:sdtPr>
            <w:sdtContent>
              <w:ins w:author="Joe Bennett" w:id="1" w:date="2021-12-27T08:28:00Z">
                <w:r w:rsidDel="00000000" w:rsidR="00000000" w:rsidRPr="00000000">
                  <w:rPr>
                    <w:sz w:val="24"/>
                    <w:szCs w:val="24"/>
                    <w:highlight w:val="yellow"/>
                    <w:rtl w:val="0"/>
                  </w:rPr>
                  <w:t xml:space="preserve">Number of words (Manuscript):</w:t>
                </w:r>
                <w:r w:rsidDel="00000000" w:rsidR="00000000" w:rsidRPr="00000000">
                  <w:rPr>
                    <w:sz w:val="24"/>
                    <w:szCs w:val="24"/>
                    <w:rtl w:val="0"/>
                  </w:rPr>
                  <w:t xml:space="preserve"> </w:t>
                </w:r>
              </w:ins>
            </w:sdtContent>
          </w:sdt>
        </w:p>
      </w:sdtContent>
    </w:sdt>
    <w:sdt>
      <w:sdtPr>
        <w:tag w:val="goog_rdk_11"/>
      </w:sdtPr>
      <w:sdtContent>
        <w:p w:rsidR="00000000" w:rsidDel="00000000" w:rsidP="00000000" w:rsidRDefault="00000000" w:rsidRPr="00000000" w14:paraId="00000013">
          <w:pPr>
            <w:spacing w:line="480" w:lineRule="auto"/>
            <w:rPr>
              <w:ins w:author="Joe Bennett" w:id="1" w:date="2021-12-27T08:28:00Z"/>
              <w:sz w:val="24"/>
              <w:szCs w:val="24"/>
            </w:rPr>
          </w:pPr>
          <w:sdt>
            <w:sdtPr>
              <w:tag w:val="goog_rdk_10"/>
            </w:sdtPr>
            <w:sdtContent>
              <w:ins w:author="Joe Bennett" w:id="1" w:date="2021-12-27T08:28:00Z">
                <w:r w:rsidDel="00000000" w:rsidR="00000000" w:rsidRPr="00000000">
                  <w:rPr>
                    <w:sz w:val="24"/>
                    <w:szCs w:val="24"/>
                    <w:rtl w:val="0"/>
                  </w:rPr>
                  <w:t xml:space="preserve">Number of figures: 4</w:t>
                </w:r>
              </w:ins>
            </w:sdtContent>
          </w:sdt>
        </w:p>
      </w:sdtContent>
    </w:sdt>
    <w:sdt>
      <w:sdtPr>
        <w:tag w:val="goog_rdk_13"/>
      </w:sdtPr>
      <w:sdtContent>
        <w:p w:rsidR="00000000" w:rsidDel="00000000" w:rsidP="00000000" w:rsidRDefault="00000000" w:rsidRPr="00000000" w14:paraId="00000014">
          <w:pPr>
            <w:spacing w:line="480" w:lineRule="auto"/>
            <w:rPr>
              <w:ins w:author="Joe Bennett" w:id="1" w:date="2021-12-27T08:28:00Z"/>
              <w:sz w:val="24"/>
              <w:szCs w:val="24"/>
            </w:rPr>
          </w:pPr>
          <w:sdt>
            <w:sdtPr>
              <w:tag w:val="goog_rdk_12"/>
            </w:sdtPr>
            <w:sdtContent>
              <w:ins w:author="Joe Bennett" w:id="1" w:date="2021-12-27T08:28:00Z">
                <w:r w:rsidDel="00000000" w:rsidR="00000000" w:rsidRPr="00000000">
                  <w:rPr>
                    <w:sz w:val="24"/>
                    <w:szCs w:val="24"/>
                    <w:rtl w:val="0"/>
                  </w:rPr>
                  <w:t xml:space="preserve">Number of tables: 0</w:t>
                </w:r>
              </w:ins>
            </w:sdtContent>
          </w:sdt>
        </w:p>
      </w:sdtContent>
    </w:sdt>
    <w:p w:rsidR="00000000" w:rsidDel="00000000" w:rsidP="00000000" w:rsidRDefault="00000000" w:rsidRPr="00000000" w14:paraId="00000015">
      <w:pPr>
        <w:spacing w:line="480" w:lineRule="auto"/>
        <w:rPr>
          <w:sz w:val="24"/>
          <w:szCs w:val="24"/>
          <w:highlight w:val="yellow"/>
        </w:rPr>
        <w:sectPr>
          <w:headerReference r:id="rId10" w:type="default"/>
          <w:footerReference r:id="rId11" w:type="default"/>
          <w:pgSz w:h="15840" w:w="12240" w:orient="portrait"/>
          <w:pgMar w:bottom="1296" w:top="1296" w:left="1440" w:right="1440" w:header="0" w:footer="720"/>
          <w:pgNumType w:start="1"/>
          <w:sectPrChange w:author="Jeffrey Hanson" w:id="0" w:date="2021-12-27T23:18:04Z">
            <w:sectPr w:rsidR="000000" w:rsidDel="000000" w:rsidRPr="000000" w:rsidSect="000000">
              <w:pgMar w:bottom="1296" w:top="1296" w:left="1440" w:right="1440" w:header="0" w:footer="720"/>
              <w:pgNumType w:start="1"/>
              <w:pgSz w:h="15840" w:w="12240" w:orient="portrait"/>
            </w:sectPr>
          </w:sectPrChange>
        </w:sectPr>
      </w:pPr>
      <w:sdt>
        <w:sdtPr>
          <w:tag w:val="goog_rdk_14"/>
        </w:sdtPr>
        <w:sdtContent>
          <w:ins w:author="Joe Bennett" w:id="1" w:date="2021-12-27T08:28:00Z">
            <w:r w:rsidDel="00000000" w:rsidR="00000000" w:rsidRPr="00000000">
              <w:rPr>
                <w:sz w:val="24"/>
                <w:szCs w:val="24"/>
                <w:highlight w:val="yellow"/>
                <w:rtl w:val="0"/>
              </w:rPr>
              <w:t xml:space="preserve">Number of references:</w:t>
            </w:r>
          </w:ins>
        </w:sdtContent>
      </w:sdt>
      <w:r w:rsidDel="00000000" w:rsidR="00000000" w:rsidRPr="00000000">
        <w:rPr>
          <w:rtl w:val="0"/>
        </w:rPr>
      </w:r>
    </w:p>
    <w:sdt>
      <w:sdtPr>
        <w:tag w:val="goog_rdk_17"/>
      </w:sdtPr>
      <w:sdtContent>
        <w:p w:rsidR="00000000" w:rsidDel="00000000" w:rsidP="00000000" w:rsidRDefault="00000000" w:rsidRPr="00000000" w14:paraId="00000016">
          <w:pPr>
            <w:spacing w:line="480" w:lineRule="auto"/>
            <w:rPr>
              <w:del w:author="Joe Bennett" w:id="2" w:date="2021-12-27T08:33:00Z"/>
              <w:sz w:val="24"/>
              <w:szCs w:val="24"/>
            </w:rPr>
          </w:pPr>
          <w:sdt>
            <w:sdtPr>
              <w:tag w:val="goog_rdk_16"/>
            </w:sdtPr>
            <w:sdtContent>
              <w:del w:author="Joe Bennett" w:id="2" w:date="2021-12-27T08:33:00Z">
                <w:r w:rsidDel="00000000" w:rsidR="00000000" w:rsidRPr="00000000">
                  <w:rPr>
                    <w:rtl w:val="0"/>
                  </w:rPr>
                </w:r>
              </w:del>
            </w:sdtContent>
          </w:sdt>
        </w:p>
      </w:sdtContent>
    </w:sdt>
    <w:sdt>
      <w:sdtPr>
        <w:tag w:val="goog_rdk_19"/>
      </w:sdtPr>
      <w:sdtContent>
        <w:p w:rsidR="00000000" w:rsidDel="00000000" w:rsidP="00000000" w:rsidRDefault="00000000" w:rsidRPr="00000000" w14:paraId="00000017">
          <w:pPr>
            <w:spacing w:line="480" w:lineRule="auto"/>
            <w:rPr>
              <w:del w:author="Joe Bennett" w:id="2" w:date="2021-12-27T08:33:00Z"/>
              <w:b w:val="1"/>
              <w:sz w:val="24"/>
              <w:szCs w:val="24"/>
            </w:rPr>
          </w:pPr>
          <w:sdt>
            <w:sdtPr>
              <w:tag w:val="goog_rdk_18"/>
            </w:sdtPr>
            <w:sdtContent>
              <w:del w:author="Joe Bennett" w:id="2" w:date="2021-12-27T08:33:00Z">
                <w:r w:rsidDel="00000000" w:rsidR="00000000" w:rsidRPr="00000000">
                  <w:rPr>
                    <w:rtl w:val="0"/>
                  </w:rPr>
                </w:r>
              </w:del>
            </w:sdtContent>
          </w:sdt>
        </w:p>
      </w:sdtContent>
    </w:sdt>
    <w:sdt>
      <w:sdtPr>
        <w:tag w:val="goog_rdk_22"/>
      </w:sdtPr>
      <w:sdtContent>
        <w:p w:rsidR="00000000" w:rsidDel="00000000" w:rsidP="00000000" w:rsidRDefault="00000000" w:rsidRPr="00000000" w14:paraId="00000018">
          <w:pPr>
            <w:spacing w:line="480" w:lineRule="auto"/>
            <w:rPr>
              <w:ins w:author="Unknown Author" w:id="3" w:date="2021-12-27T22:16:33Z"/>
              <w:b w:val="1"/>
              <w:sz w:val="24"/>
              <w:szCs w:val="24"/>
            </w:rPr>
          </w:pPr>
          <w:r w:rsidDel="00000000" w:rsidR="00000000" w:rsidRPr="00000000">
            <w:rPr>
              <w:b w:val="1"/>
              <w:sz w:val="24"/>
              <w:szCs w:val="24"/>
              <w:rtl w:val="0"/>
            </w:rPr>
            <w:t xml:space="preserve">Abstract:</w:t>
          </w:r>
          <w:r w:rsidDel="00000000" w:rsidR="00000000" w:rsidRPr="00000000">
            <w:rPr>
              <w:sz w:val="24"/>
              <w:szCs w:val="24"/>
              <w:rtl w:val="0"/>
            </w:rPr>
            <w:t xml:space="preserve"> </w:t>
          </w:r>
          <w:r w:rsidDel="00000000" w:rsidR="00000000" w:rsidRPr="00000000">
            <w:rPr>
              <w:rtl w:val="0"/>
            </w:rPr>
            <w:t xml:space="preserve">     </w:t>
          </w:r>
          <w:sdt>
            <w:sdtPr>
              <w:tag w:val="goog_rdk_20"/>
            </w:sdtPr>
            <w:sdtContent>
              <w:del w:author="Unknown Author" w:id="3" w:date="2021-12-27T22:16:33Z">
                <w:r w:rsidDel="00000000" w:rsidR="00000000" w:rsidRPr="00000000">
                  <w:rPr>
                    <w:sz w:val="24"/>
                    <w:szCs w:val="24"/>
                    <w:rtl w:val="0"/>
                  </w:rPr>
                  <w:delText xml:space="preserve">Despite being key instruments for conservation, protected areas are vulnerable to risks associated with weak governance, land use intensification, and climate change.  We developed a hierarchical spatial optimization routine to maximize protection for all known terrestrial vertebrate species and found that expanding the global protected area system while explicitly accounting for such risks requires small (1.6%) increases in land area relative to plans that do not consider risk. Among the three risk categories, the risk of governance failure drove the biggest changes in priority areas for protection. Conserving wide-ranging species required countries with relatively strong governance to protect more land when bordering nations with comparatively weak governance. Our results underscore the need for cross-jurisdictional coordination and demonstrate how risk can be efficiently incorporated into conservation planning. </w:delText>
                </w:r>
              </w:del>
            </w:sdtContent>
          </w:sdt>
          <w:sdt>
            <w:sdtPr>
              <w:tag w:val="goog_rdk_21"/>
            </w:sdtPr>
            <w:sdtContent>
              <w:ins w:author="Unknown Author" w:id="3" w:date="2021-12-27T22:16:33Z">
                <w:r w:rsidDel="00000000" w:rsidR="00000000" w:rsidRPr="00000000">
                  <w:rPr>
                    <w:rtl w:val="0"/>
                  </w:rPr>
                </w:r>
              </w:ins>
            </w:sdtContent>
          </w:sdt>
        </w:p>
      </w:sdtContent>
    </w:sdt>
    <w:sdt>
      <w:sdtPr>
        <w:tag w:val="goog_rdk_24"/>
      </w:sdtPr>
      <w:sdtContent>
        <w:p w:rsidR="00000000" w:rsidDel="00000000" w:rsidP="00000000" w:rsidRDefault="00000000" w:rsidRPr="00000000" w14:paraId="00000019">
          <w:pPr>
            <w:spacing w:line="480" w:lineRule="auto"/>
            <w:rPr>
              <w:ins w:author="Unknown Author" w:id="3" w:date="2021-12-27T22:16:33Z"/>
              <w:b w:val="1"/>
              <w:sz w:val="24"/>
              <w:szCs w:val="24"/>
            </w:rPr>
          </w:pPr>
          <w:sdt>
            <w:sdtPr>
              <w:tag w:val="goog_rdk_23"/>
            </w:sdtPr>
            <w:sdtContent>
              <w:ins w:author="Unknown Author" w:id="3" w:date="2021-12-27T22:16:33Z">
                <w:r w:rsidDel="00000000" w:rsidR="00000000" w:rsidRPr="00000000">
                  <w:rPr>
                    <w:rtl w:val="0"/>
                  </w:rPr>
                </w:r>
              </w:ins>
            </w:sdtContent>
          </w:sdt>
        </w:p>
      </w:sdtContent>
    </w:sdt>
    <w:sdt>
      <w:sdtPr>
        <w:tag w:val="goog_rdk_33"/>
      </w:sdtPr>
      <w:sdtContent>
        <w:p w:rsidR="00000000" w:rsidDel="00000000" w:rsidP="00000000" w:rsidRDefault="00000000" w:rsidRPr="00000000" w14:paraId="0000001A">
          <w:pPr>
            <w:spacing w:line="480" w:lineRule="auto"/>
            <w:rPr>
              <w:del w:author="Unknown Author" w:id="4" w:date="2021-12-27T22:16:33Z"/>
              <w:b w:val="1"/>
              <w:sz w:val="24"/>
              <w:szCs w:val="24"/>
            </w:rPr>
          </w:pPr>
          <w:sdt>
            <w:sdtPr>
              <w:tag w:val="goog_rdk_25"/>
            </w:sdtPr>
            <w:sdtContent>
              <w:ins w:author="Unknown Author" w:id="3" w:date="2021-12-27T22:16:33Z">
                <w:r w:rsidDel="00000000" w:rsidR="00000000" w:rsidRPr="00000000">
                  <w:rPr>
                    <w:sz w:val="24"/>
                    <w:szCs w:val="24"/>
                    <w:rtl w:val="0"/>
                  </w:rPr>
                  <w:t xml:space="preserve">P</w:t>
                </w:r>
              </w:ins>
              <w:sdt>
                <w:sdtPr>
                  <w:tag w:val="goog_rdk_26"/>
                </w:sdtPr>
                <w:sdtContent>
                  <w:commentRangeStart w:id="0"/>
                </w:sdtContent>
              </w:sdt>
              <w:ins w:author="Unknown Author" w:id="3" w:date="2021-12-27T22:16:33Z">
                <w:r w:rsidDel="00000000" w:rsidR="00000000" w:rsidRPr="00000000">
                  <w:rPr>
                    <w:sz w:val="24"/>
                    <w:szCs w:val="24"/>
                    <w:rtl w:val="0"/>
                  </w:rPr>
                  <w:t xml:space="preserve">rotected areas</w:t>
                </w:r>
                <w:commentRangeEnd w:id="0"/>
                <w:r w:rsidDel="00000000" w:rsidR="00000000" w:rsidRPr="00000000">
                  <w:commentReference w:id="0"/>
                </w:r>
                <w:r w:rsidDel="00000000" w:rsidR="00000000" w:rsidRPr="00000000">
                  <w:rPr>
                    <w:sz w:val="24"/>
                    <w:szCs w:val="24"/>
                    <w:rtl w:val="0"/>
                  </w:rPr>
                  <w:t xml:space="preserve"> are a key instrument for conservation. Despite this, they are vulnerable to risks associated with weak governance, land use intensification, and climate change. </w:t>
                </w:r>
                <w:sdt>
                  <w:sdtPr>
                    <w:tag w:val="goog_rdk_27"/>
                  </w:sdtPr>
                  <w:sdtContent>
                    <w:commentRangeStart w:id="1"/>
                  </w:sdtContent>
                </w:sdt>
                <w:r w:rsidDel="00000000" w:rsidR="00000000" w:rsidRPr="00000000">
                  <w:rPr>
                    <w:sz w:val="24"/>
                    <w:szCs w:val="24"/>
                    <w:rtl w:val="0"/>
                  </w:rPr>
                  <w:t xml:space="preserve">Using a novel hierarchical optimization routine</w:t>
                </w:r>
                <w:commentRangeEnd w:id="1"/>
                <w:r w:rsidDel="00000000" w:rsidR="00000000" w:rsidRPr="00000000">
                  <w:commentReference w:id="1"/>
                </w:r>
                <w:r w:rsidDel="00000000" w:rsidR="00000000" w:rsidRPr="00000000">
                  <w:rPr>
                    <w:sz w:val="24"/>
                    <w:szCs w:val="24"/>
                    <w:rtl w:val="0"/>
                  </w:rPr>
                  <w:t xml:space="preserve">, </w:t>
                </w:r>
                <w:sdt>
                  <w:sdtPr>
                    <w:tag w:val="goog_rdk_28"/>
                  </w:sdtPr>
                  <w:sdtContent>
                    <w:commentRangeStart w:id="2"/>
                  </w:sdtContent>
                </w:sdt>
                <w:r w:rsidDel="00000000" w:rsidR="00000000" w:rsidRPr="00000000">
                  <w:rPr>
                    <w:sz w:val="24"/>
                    <w:szCs w:val="24"/>
                    <w:rtl w:val="0"/>
                  </w:rPr>
                  <w:t xml:space="preserve">we identified priority areas for expanding the global protected area system to explicitly account for such risks whilst maximizing protection of all known terrestrial vertebrate species</w:t>
                </w:r>
                <w:commentRangeEnd w:id="2"/>
                <w:r w:rsidDel="00000000" w:rsidR="00000000" w:rsidRPr="00000000">
                  <w:commentReference w:id="2"/>
                </w:r>
                <w:r w:rsidDel="00000000" w:rsidR="00000000" w:rsidRPr="00000000">
                  <w:rPr>
                    <w:sz w:val="24"/>
                    <w:szCs w:val="24"/>
                    <w:rtl w:val="0"/>
                  </w:rPr>
                  <w:t xml:space="preserve">. We found that these priority areas encompassed only a slightly larger percentage of land compared with those generated using </w:t>
                </w:r>
                <w:sdt>
                  <w:sdtPr>
                    <w:tag w:val="goog_rdk_29"/>
                  </w:sdtPr>
                  <w:sdtContent>
                    <w:commentRangeStart w:id="3"/>
                  </w:sdtContent>
                </w:sdt>
                <w:r w:rsidDel="00000000" w:rsidR="00000000" w:rsidRPr="00000000">
                  <w:rPr>
                    <w:sz w:val="24"/>
                    <w:szCs w:val="24"/>
                    <w:rtl w:val="0"/>
                  </w:rPr>
                  <w:t xml:space="preserve">conventional methods that fail to account for risks</w:t>
                </w:r>
                <w:commentRangeEnd w:id="3"/>
                <w:r w:rsidDel="00000000" w:rsidR="00000000" w:rsidRPr="00000000">
                  <w:commentReference w:id="3"/>
                </w:r>
                <w:r w:rsidDel="00000000" w:rsidR="00000000" w:rsidRPr="00000000">
                  <w:rPr>
                    <w:sz w:val="24"/>
                    <w:szCs w:val="24"/>
                    <w:rtl w:val="0"/>
                  </w:rPr>
                  <w:t xml:space="preserve">. Among the three risk categories, the risk of governance failure drove the biggest changes among priority areas. </w:t>
                </w:r>
                <w:sdt>
                  <w:sdtPr>
                    <w:tag w:val="goog_rdk_30"/>
                  </w:sdtPr>
                  <w:sdtContent>
                    <w:commentRangeStart w:id="4"/>
                  </w:sdtContent>
                </w:sdt>
                <w:r w:rsidDel="00000000" w:rsidR="00000000" w:rsidRPr="00000000">
                  <w:rPr>
                    <w:sz w:val="24"/>
                    <w:szCs w:val="24"/>
                    <w:rtl w:val="0"/>
                  </w:rPr>
                  <w:t xml:space="preserve">To reduce risk of governance failure, more priority areas were sited in countries with strong governance to protect wide-ranging species that inhabit multiple countries.</w:t>
                </w:r>
                <w:commentRangeEnd w:id="4"/>
                <w:r w:rsidDel="00000000" w:rsidR="00000000" w:rsidRPr="00000000">
                  <w:commentReference w:id="4"/>
                </w:r>
                <w:r w:rsidDel="00000000" w:rsidR="00000000" w:rsidRPr="00000000">
                  <w:rPr>
                    <w:sz w:val="24"/>
                    <w:szCs w:val="24"/>
                    <w:rtl w:val="0"/>
                  </w:rPr>
                  <w:t xml:space="preserve"> Our findings show how </w:t>
                </w:r>
                <w:sdt>
                  <w:sdtPr>
                    <w:tag w:val="goog_rdk_31"/>
                  </w:sdtPr>
                  <w:sdtContent>
                    <w:commentRangeStart w:id="5"/>
                  </w:sdtContent>
                </w:sdt>
                <w:r w:rsidDel="00000000" w:rsidR="00000000" w:rsidRPr="00000000">
                  <w:rPr>
                    <w:sz w:val="24"/>
                    <w:szCs w:val="24"/>
                    <w:rtl w:val="0"/>
                  </w:rPr>
                  <w:t xml:space="preserve">conservation plans can overcome multiple sources of risk</w:t>
                </w:r>
                <w:commentRangeEnd w:id="5"/>
                <w:r w:rsidDel="00000000" w:rsidR="00000000" w:rsidRPr="00000000">
                  <w:commentReference w:id="5"/>
                </w:r>
                <w:r w:rsidDel="00000000" w:rsidR="00000000" w:rsidRPr="00000000">
                  <w:rPr>
                    <w:sz w:val="24"/>
                    <w:szCs w:val="24"/>
                    <w:rtl w:val="0"/>
                  </w:rPr>
                  <w:t xml:space="preserve"> and also underscore the need for cross-jurisdictional coordination.</w:t>
                </w:r>
              </w:ins>
            </w:sdtContent>
          </w:sdt>
          <w:sdt>
            <w:sdtPr>
              <w:tag w:val="goog_rdk_32"/>
            </w:sdtPr>
            <w:sdtContent>
              <w:del w:author="Unknown Author" w:id="4" w:date="2021-12-27T22:16:33Z">
                <w:r w:rsidDel="00000000" w:rsidR="00000000" w:rsidRPr="00000000">
                  <w:rPr>
                    <w:rtl w:val="0"/>
                  </w:rPr>
                </w:r>
              </w:del>
            </w:sdtContent>
          </w:sdt>
        </w:p>
      </w:sdtContent>
    </w:sdt>
    <w:p w:rsidR="00000000" w:rsidDel="00000000" w:rsidP="00000000" w:rsidRDefault="00000000" w:rsidRPr="00000000" w14:paraId="0000001B">
      <w:pPr>
        <w:widowControl w:val="1"/>
        <w:spacing w:after="0" w:before="0" w:line="480" w:lineRule="auto"/>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C">
      <w:pPr>
        <w:spacing w:line="480" w:lineRule="auto"/>
        <w:rPr>
          <w:b w:val="1"/>
          <w:sz w:val="24"/>
          <w:szCs w:val="24"/>
        </w:rPr>
      </w:pPr>
      <w:sdt>
        <w:sdtPr>
          <w:tag w:val="goog_rdk_34"/>
        </w:sdtPr>
        <w:sdtContent>
          <w:commentRangeStart w:id="6"/>
        </w:sdtContent>
      </w:sdt>
      <w:r w:rsidDel="00000000" w:rsidR="00000000" w:rsidRPr="00000000">
        <w:rPr>
          <w:b w:val="1"/>
          <w:sz w:val="24"/>
          <w:szCs w:val="24"/>
          <w:rtl w:val="0"/>
        </w:rPr>
        <w:t xml:space="preserve">Introduction</w:t>
      </w:r>
      <w:commentRangeEnd w:id="6"/>
      <w:r w:rsidDel="00000000" w:rsidR="00000000" w:rsidRPr="00000000">
        <w:commentReference w:id="6"/>
      </w:r>
      <w:r w:rsidDel="00000000" w:rsidR="00000000" w:rsidRPr="00000000">
        <w:rPr>
          <w:rtl w:val="0"/>
        </w:rPr>
      </w:r>
    </w:p>
    <w:sdt>
      <w:sdtPr>
        <w:tag w:val="goog_rdk_151"/>
      </w:sdtPr>
      <w:sdtContent>
        <w:p w:rsidR="00000000" w:rsidDel="00000000" w:rsidP="00000000" w:rsidRDefault="00000000" w:rsidRPr="00000000" w14:paraId="0000001D">
          <w:pPr>
            <w:spacing w:line="480" w:lineRule="auto"/>
            <w:rPr>
              <w:ins w:author="Jeffrey Hanson" w:id="50" w:date="2021-12-27T22:46:47Z"/>
              <w:color w:val="000000"/>
              <w:sz w:val="24"/>
              <w:szCs w:val="24"/>
            </w:rPr>
          </w:pPr>
          <w:sdt>
            <w:sdtPr>
              <w:tag w:val="goog_rdk_36"/>
            </w:sdtPr>
            <w:sdtContent>
              <w:ins w:author="Jeffrey Hanson" w:id="5" w:date="2021-12-27T23:17:35Z">
                <w:r w:rsidDel="00000000" w:rsidR="00000000" w:rsidRPr="00000000">
                  <w:rPr>
                    <w:b w:val="1"/>
                    <w:sz w:val="24"/>
                    <w:szCs w:val="24"/>
                    <w:rtl w:val="0"/>
                  </w:rPr>
                  <w:t xml:space="preserve">Protected area</w:t>
                </w:r>
              </w:ins>
            </w:sdtContent>
          </w:sdt>
          <w:sdt>
            <w:sdtPr>
              <w:tag w:val="goog_rdk_37"/>
            </w:sdtPr>
            <w:sdtContent>
              <w:ins w:author="Jeffrey Hanson" w:id="6" w:date="2021-12-27T22:22:07Z"/>
              <w:sdt>
                <w:sdtPr>
                  <w:tag w:val="goog_rdk_38"/>
                </w:sdtPr>
                <w:sdtContent>
                  <w:ins w:author="Jeffrey Hanson" w:id="6" w:date="2021-12-27T22:22:07Z">
                    <w:r w:rsidDel="00000000" w:rsidR="00000000" w:rsidRPr="00000000">
                      <w:rPr>
                        <w:sz w:val="24"/>
                        <w:szCs w:val="24"/>
                        <w:rtl w:val="0"/>
                        <w:rPrChange w:author="Jeffrey Hanson" w:id="7" w:date="2021-12-27T23:17:35Z">
                          <w:rPr>
                            <w:b w:val="1"/>
                            <w:sz w:val="24"/>
                            <w:szCs w:val="24"/>
                          </w:rPr>
                        </w:rPrChange>
                      </w:rPr>
                      <w:t xml:space="preserve">s are </w:t>
                    </w:r>
                  </w:ins>
                </w:sdtContent>
              </w:sdt>
              <w:ins w:author="Jeffrey Hanson" w:id="6" w:date="2021-12-27T22:22:07Z"/>
            </w:sdtContent>
          </w:sdt>
          <w:sdt>
            <w:sdtPr>
              <w:tag w:val="goog_rdk_39"/>
            </w:sdtPr>
            <w:sdtContent>
              <w:del w:author="Jeffrey Hanson" w:id="6" w:date="2021-12-27T22:22:07Z"/>
              <w:sdt>
                <w:sdtPr>
                  <w:tag w:val="goog_rdk_40"/>
                </w:sdtPr>
                <w:sdtContent>
                  <w:del w:author="Jeffrey Hanson" w:id="6" w:date="2021-12-27T22:22:07Z">
                    <w:r w:rsidDel="00000000" w:rsidR="00000000" w:rsidRPr="00000000">
                      <w:rPr>
                        <w:sz w:val="24"/>
                        <w:szCs w:val="24"/>
                        <w:rtl w:val="0"/>
                        <w:rPrChange w:author="Jeffrey Hanson" w:id="8" w:date="2021-12-27T22:22:12Z">
                          <w:rPr>
                            <w:b w:val="1"/>
                            <w:sz w:val="24"/>
                            <w:szCs w:val="24"/>
                          </w:rPr>
                        </w:rPrChange>
                      </w:rPr>
                      <w:delText xml:space="preserve"> </w:delText>
                    </w:r>
                  </w:del>
                </w:sdtContent>
              </w:sdt>
              <w:del w:author="Jeffrey Hanson" w:id="6" w:date="2021-12-27T22:22:07Z"/>
            </w:sdtContent>
          </w:sdt>
          <w:sdt>
            <w:sdtPr>
              <w:tag w:val="goog_rdk_41"/>
            </w:sdtPr>
            <w:sdtContent>
              <w:ins w:author="Jeffrey Hanson" w:id="6" w:date="2021-12-27T22:22:07Z">
                <w:sdt>
                  <w:sdtPr>
                    <w:tag w:val="goog_rdk_42"/>
                  </w:sdtPr>
                  <w:sdtContent>
                    <w:del w:author="Jeffrey Hanson" w:id="6" w:date="2021-12-27T22:22:07Z"/>
                  </w:sdtContent>
                </w:sdt>
              </w:ins>
              <w:sdt>
                <w:sdtPr>
                  <w:tag w:val="goog_rdk_43"/>
                </w:sdtPr>
                <w:sdtContent>
                  <w:ins w:author="Jeffrey Hanson" w:id="6" w:date="2021-12-27T22:22:07Z">
                    <w:del w:author="Jeffrey Hanson" w:id="6" w:date="2021-12-27T22:22:07Z">
                      <w:r w:rsidDel="00000000" w:rsidR="00000000" w:rsidRPr="00000000">
                        <w:rPr>
                          <w:sz w:val="24"/>
                          <w:szCs w:val="24"/>
                          <w:rtl w:val="0"/>
                          <w:rPrChange w:author="Jeffrey Hanson" w:id="8" w:date="2021-12-27T22:22:12Z">
                            <w:rPr>
                              <w:b w:val="1"/>
                              <w:sz w:val="24"/>
                              <w:szCs w:val="24"/>
                            </w:rPr>
                          </w:rPrChange>
                        </w:rPr>
                        <w:delText xml:space="preserve">Habitat protection</w:delText>
                      </w:r>
                    </w:del>
                  </w:ins>
                </w:sdtContent>
              </w:sdt>
              <w:ins w:author="Jeffrey Hanson" w:id="6" w:date="2021-12-27T22:22:07Z">
                <w:del w:author="Jeffrey Hanson" w:id="6" w:date="2021-12-27T22:22:07Z"/>
              </w:ins>
            </w:sdtContent>
          </w:sdt>
          <w:sdt>
            <w:sdtPr>
              <w:tag w:val="goog_rdk_44"/>
            </w:sdtPr>
            <w:sdtContent>
              <w:del w:author="Jeffrey Hanson" w:id="6" w:date="2021-12-27T22:22:07Z">
                <w:r w:rsidDel="00000000" w:rsidR="00000000" w:rsidRPr="00000000">
                  <w:rPr>
                    <w:sz w:val="24"/>
                    <w:szCs w:val="24"/>
                    <w:rtl w:val="0"/>
                  </w:rPr>
                  <w:delText xml:space="preserve">P</w:delText>
                </w:r>
                <w:r w:rsidDel="00000000" w:rsidR="00000000" w:rsidRPr="00000000">
                  <w:rPr>
                    <w:color w:val="000000"/>
                    <w:sz w:val="24"/>
                    <w:szCs w:val="24"/>
                    <w:rtl w:val="0"/>
                  </w:rPr>
                  <w:delText xml:space="preserve">rotecting habitat</w:delText>
                </w:r>
              </w:del>
            </w:sdtContent>
          </w:sdt>
          <w:r w:rsidDel="00000000" w:rsidR="00000000" w:rsidRPr="00000000">
            <w:rPr>
              <w:color w:val="000000"/>
              <w:sz w:val="24"/>
              <w:szCs w:val="24"/>
              <w:rtl w:val="0"/>
            </w:rPr>
            <w:t xml:space="preserve"> </w:t>
          </w:r>
          <w:sdt>
            <w:sdtPr>
              <w:tag w:val="goog_rdk_45"/>
            </w:sdtPr>
            <w:sdtContent>
              <w:del w:author="Jeffrey Hanson" w:id="9" w:date="2021-12-27T23:47:10Z">
                <w:r w:rsidDel="00000000" w:rsidR="00000000" w:rsidRPr="00000000">
                  <w:rPr>
                    <w:color w:val="000000"/>
                    <w:sz w:val="24"/>
                    <w:szCs w:val="24"/>
                    <w:rtl w:val="0"/>
                  </w:rPr>
                  <w:delText xml:space="preserve">is </w:delText>
                </w:r>
              </w:del>
            </w:sdtContent>
          </w:sdt>
          <w:r w:rsidDel="00000000" w:rsidR="00000000" w:rsidRPr="00000000">
            <w:rPr>
              <w:color w:val="000000"/>
              <w:sz w:val="24"/>
              <w:szCs w:val="24"/>
              <w:rtl w:val="0"/>
            </w:rPr>
            <w:t xml:space="preserve">one of the best strategies for stemming </w:t>
          </w:r>
          <w:sdt>
            <w:sdtPr>
              <w:tag w:val="goog_rdk_46"/>
            </w:sdtPr>
            <w:sdtContent>
              <w:ins w:author="Jeffrey Hanson" w:id="10" w:date="2021-12-27T22:35:39Z">
                <w:r w:rsidDel="00000000" w:rsidR="00000000" w:rsidRPr="00000000">
                  <w:rPr>
                    <w:color w:val="000000"/>
                    <w:sz w:val="24"/>
                    <w:szCs w:val="24"/>
                    <w:rtl w:val="0"/>
                  </w:rPr>
                  <w:t xml:space="preserve">decline in </w:t>
                </w:r>
              </w:ins>
            </w:sdtContent>
          </w:sdt>
          <w:sdt>
            <w:sdtPr>
              <w:tag w:val="goog_rdk_47"/>
            </w:sdtPr>
            <w:sdtContent>
              <w:del w:author="Jeffrey Hanson" w:id="10" w:date="2021-12-27T22:35:39Z">
                <w:r w:rsidDel="00000000" w:rsidR="00000000" w:rsidRPr="00000000">
                  <w:rPr>
                    <w:color w:val="000000"/>
                    <w:sz w:val="24"/>
                    <w:szCs w:val="24"/>
                    <w:rtl w:val="0"/>
                  </w:rPr>
                  <w:delText xml:space="preserve">the alarming decline </w:delText>
                </w:r>
                <w:r w:rsidDel="00000000" w:rsidR="00000000" w:rsidRPr="00000000">
                  <w:rPr>
                    <w:sz w:val="24"/>
                    <w:szCs w:val="24"/>
                    <w:rtl w:val="0"/>
                  </w:rPr>
                  <w:delText xml:space="preserve">of</w:delText>
                </w:r>
              </w:del>
            </w:sdtContent>
          </w:sdt>
          <w:r w:rsidDel="00000000" w:rsidR="00000000" w:rsidRPr="00000000">
            <w:rPr>
              <w:color w:val="000000"/>
              <w:sz w:val="24"/>
              <w:szCs w:val="24"/>
              <w:rtl w:val="0"/>
            </w:rPr>
            <w:t xml:space="preserve"> biodiversity </w:t>
          </w:r>
          <w:r w:rsidDel="00000000" w:rsidR="00000000" w:rsidRPr="00000000">
            <w:rPr>
              <w:sz w:val="24"/>
              <w:szCs w:val="24"/>
              <w:rtl w:val="0"/>
            </w:rPr>
            <w:t xml:space="preserve">(Watson et al. 2014).</w:t>
          </w:r>
          <w:sdt>
            <w:sdtPr>
              <w:tag w:val="goog_rdk_48"/>
            </w:sdtPr>
            <w:sdtContent>
              <w:ins w:author="Jeffrey Hanson" w:id="11" w:date="2021-12-27T22:22:16Z">
                <w:r w:rsidDel="00000000" w:rsidR="00000000" w:rsidRPr="00000000">
                  <w:rPr>
                    <w:sz w:val="24"/>
                    <w:szCs w:val="24"/>
                    <w:rtl w:val="0"/>
                  </w:rPr>
                  <w:t xml:space="preserve"> </w:t>
                </w:r>
              </w:ins>
              <w:sdt>
                <w:sdtPr>
                  <w:tag w:val="goog_rdk_49"/>
                </w:sdtPr>
                <w:sdtContent>
                  <w:commentRangeStart w:id="7"/>
                </w:sdtContent>
              </w:sdt>
              <w:ins w:author="Jeffrey Hanson" w:id="11" w:date="2021-12-27T22:22:16Z">
                <w:r w:rsidDel="00000000" w:rsidR="00000000" w:rsidRPr="00000000">
                  <w:rPr>
                    <w:sz w:val="24"/>
                    <w:szCs w:val="24"/>
                    <w:rtl w:val="0"/>
                  </w:rPr>
                  <w:t xml:space="preserve">With limited resources </w:t>
                </w:r>
                <w:r w:rsidDel="00000000" w:rsidR="00000000" w:rsidRPr="00000000">
                  <w:rPr>
                    <w:sz w:val="24"/>
                    <w:szCs w:val="24"/>
                    <w:rtl w:val="0"/>
                  </w:rPr>
                  <w:t xml:space="preserve">available</w:t>
                </w:r>
                <w:r w:rsidDel="00000000" w:rsidR="00000000" w:rsidRPr="00000000">
                  <w:rPr>
                    <w:sz w:val="24"/>
                    <w:szCs w:val="24"/>
                    <w:rtl w:val="0"/>
                  </w:rPr>
                  <w:t xml:space="preserve">, plans for expanding the global protected area system must be cost-effective</w:t>
                </w:r>
                <w:commentRangeEnd w:id="7"/>
                <w:r w:rsidDel="00000000" w:rsidR="00000000" w:rsidRPr="00000000">
                  <w:commentReference w:id="7"/>
                </w:r>
                <w:r w:rsidDel="00000000" w:rsidR="00000000" w:rsidRPr="00000000">
                  <w:rPr>
                    <w:sz w:val="24"/>
                    <w:szCs w:val="24"/>
                    <w:rtl w:val="0"/>
                  </w:rPr>
                  <w:t xml:space="preserve">. </w:t>
                </w:r>
                <w:sdt>
                  <w:sdtPr>
                    <w:tag w:val="goog_rdk_50"/>
                  </w:sdtPr>
                  <w:sdtContent>
                    <w:del w:author="Jeffrey Hanson" w:id="11" w:date="2021-12-27T22:22:16Z">
                      <w:sdt>
                        <w:sdtPr>
                          <w:tag w:val="goog_rdk_51"/>
                        </w:sdtPr>
                        <w:sdtContent>
                          <w:commentRangeStart w:id="8"/>
                        </w:sdtContent>
                      </w:sdt>
                      <w:r w:rsidDel="00000000" w:rsidR="00000000" w:rsidRPr="00000000">
                        <w:rPr>
                          <w:sz w:val="24"/>
                          <w:szCs w:val="24"/>
                          <w:rtl w:val="0"/>
                        </w:rPr>
                        <w:delText xml:space="preserve">With</w:delText>
                      </w:r>
                    </w:del>
                  </w:sdtContent>
                </w:sdt>
              </w:ins>
            </w:sdtContent>
          </w:sdt>
          <w:sdt>
            <w:sdtPr>
              <w:tag w:val="goog_rdk_52"/>
            </w:sdtPr>
            <w:sdtContent>
              <w:del w:author="Jeffrey Hanson" w:id="11" w:date="2021-12-27T22:22:16Z">
                <w:r w:rsidDel="00000000" w:rsidR="00000000" w:rsidRPr="00000000">
                  <w:rPr>
                    <w:sz w:val="24"/>
                    <w:szCs w:val="24"/>
                    <w:rtl w:val="0"/>
                  </w:rPr>
                  <w:delText xml:space="preserve"> As such, international agreements</w:delText>
                </w:r>
              </w:del>
            </w:sdtContent>
          </w:sdt>
          <w:sdt>
            <w:sdtPr>
              <w:tag w:val="goog_rdk_53"/>
            </w:sdtPr>
            <w:sdtContent>
              <w:ins w:author="Jeffrey Hanson" w:id="12" w:date="2021-12-27T22:22:28Z">
                <w:sdt>
                  <w:sdtPr>
                    <w:tag w:val="goog_rdk_54"/>
                  </w:sdtPr>
                  <w:sdtContent>
                    <w:del w:author="Jeffrey Hanson" w:id="11" w:date="2021-12-27T22:22:16Z">
                      <w:r w:rsidDel="00000000" w:rsidR="00000000" w:rsidRPr="00000000">
                        <w:rPr>
                          <w:sz w:val="24"/>
                          <w:szCs w:val="24"/>
                          <w:rtl w:val="0"/>
                        </w:rPr>
                        <w:delText xml:space="preserve"> in place to coordinate such efforts</w:delText>
                      </w:r>
                      <w:r w:rsidDel="00000000" w:rsidR="00000000" w:rsidRPr="00000000">
                        <w:rPr>
                          <w:sz w:val="24"/>
                          <w:szCs w:val="24"/>
                          <w:rtl w:val="0"/>
                        </w:rPr>
                        <w:delText xml:space="preserve"> (Convention on Biological Diversity 2017; 2020)</w:delText>
                      </w:r>
                      <w:r w:rsidDel="00000000" w:rsidR="00000000" w:rsidRPr="00000000">
                        <w:rPr>
                          <w:sz w:val="24"/>
                          <w:szCs w:val="24"/>
                          <w:rtl w:val="0"/>
                        </w:rPr>
                        <w:delText xml:space="preserve">, habitat protection is a cornerstone of biodiversity conservation</w:delText>
                      </w:r>
                      <w:commentRangeEnd w:id="8"/>
                      <w:r w:rsidDel="00000000" w:rsidR="00000000" w:rsidRPr="00000000">
                        <w:commentReference w:id="8"/>
                      </w:r>
                      <w:r w:rsidDel="00000000" w:rsidR="00000000" w:rsidRPr="00000000">
                        <w:rPr>
                          <w:sz w:val="24"/>
                          <w:szCs w:val="24"/>
                          <w:rtl w:val="0"/>
                        </w:rPr>
                        <w:delText xml:space="preserve">.  </w:delText>
                      </w:r>
                    </w:del>
                  </w:sdtContent>
                </w:sdt>
                <w:sdt>
                  <w:sdtPr>
                    <w:tag w:val="goog_rdk_55"/>
                  </w:sdtPr>
                  <w:sdtContent>
                    <w:del w:author="Jeffrey Hanson" w:id="12" w:date="2021-12-27T22:22:28Z">
                      <w:r w:rsidDel="00000000" w:rsidR="00000000" w:rsidRPr="00000000">
                        <w:rPr>
                          <w:sz w:val="24"/>
                          <w:szCs w:val="24"/>
                          <w:rtl w:val="0"/>
                        </w:rPr>
                        <w:delText xml:space="preserve"> habitat protection </w:delText>
                      </w:r>
                    </w:del>
                  </w:sdtContent>
                </w:sdt>
              </w:ins>
            </w:sdtContent>
          </w:sdt>
          <w:sdt>
            <w:sdtPr>
              <w:tag w:val="goog_rdk_56"/>
            </w:sdtPr>
            <w:sdtContent>
              <w:del w:author="Jeffrey Hanson" w:id="12" w:date="2021-12-27T22:22:28Z">
                <w:r w:rsidDel="00000000" w:rsidR="00000000" w:rsidRPr="00000000">
                  <w:rPr>
                    <w:sz w:val="24"/>
                    <w:szCs w:val="24"/>
                    <w:rtl w:val="0"/>
                  </w:rPr>
                  <w:delText xml:space="preserve"> to protect</w:delText>
                </w:r>
              </w:del>
            </w:sdtContent>
          </w:sdt>
          <w:r w:rsidDel="00000000" w:rsidR="00000000" w:rsidRPr="00000000">
            <w:rPr>
              <w:sz w:val="24"/>
              <w:szCs w:val="24"/>
              <w:rtl w:val="0"/>
            </w:rPr>
            <w:t xml:space="preserve"> </w:t>
          </w:r>
          <w:sdt>
            <w:sdtPr>
              <w:tag w:val="goog_rdk_57"/>
            </w:sdtPr>
            <w:sdtContent>
              <w:del w:author="Jeffrey Hanson" w:id="13" w:date="2021-12-27T22:18:37Z">
                <w:r w:rsidDel="00000000" w:rsidR="00000000" w:rsidRPr="00000000">
                  <w:rPr>
                    <w:sz w:val="24"/>
                    <w:szCs w:val="24"/>
                    <w:rtl w:val="0"/>
                  </w:rPr>
                  <w:delText xml:space="preserve">increasing amounts of </w:delText>
                </w:r>
              </w:del>
            </w:sdtContent>
          </w:sdt>
          <w:r w:rsidDel="00000000" w:rsidR="00000000" w:rsidRPr="00000000">
            <w:rPr>
              <w:sz w:val="24"/>
              <w:szCs w:val="24"/>
              <w:rtl w:val="0"/>
            </w:rPr>
            <w:t xml:space="preserve">land area have </w:t>
          </w:r>
          <w:sdt>
            <w:sdtPr>
              <w:tag w:val="goog_rdk_58"/>
            </w:sdtPr>
            <w:sdtContent>
              <w:del w:author="Jeffrey Hanson" w:id="14" w:date="2021-12-27T22:23:37Z">
                <w:r w:rsidDel="00000000" w:rsidR="00000000" w:rsidRPr="00000000">
                  <w:rPr>
                    <w:sz w:val="24"/>
                    <w:szCs w:val="24"/>
                    <w:rtl w:val="0"/>
                  </w:rPr>
                  <w:delText xml:space="preserve">become</w:delText>
                </w:r>
              </w:del>
            </w:sdtContent>
          </w:sdt>
          <w:sdt>
            <w:sdtPr>
              <w:tag w:val="goog_rdk_59"/>
            </w:sdtPr>
            <w:sdtContent>
              <w:ins w:author="Jeffrey Hanson" w:id="14" w:date="2021-12-27T22:23:37Z">
                <w:sdt>
                  <w:sdtPr>
                    <w:tag w:val="goog_rdk_60"/>
                  </w:sdtPr>
                  <w:sdtContent>
                    <w:del w:author="Jeffrey Hanson" w:id="14" w:date="2021-12-27T22:23:37Z">
                      <w:r w:rsidDel="00000000" w:rsidR="00000000" w:rsidRPr="00000000">
                        <w:rPr>
                          <w:sz w:val="24"/>
                          <w:szCs w:val="24"/>
                          <w:rtl w:val="0"/>
                        </w:rPr>
                        <w:delText xml:space="preserve"> </w:delText>
                      </w:r>
                    </w:del>
                  </w:sdtContent>
                </w:sdt>
                <w:r w:rsidDel="00000000" w:rsidR="00000000" w:rsidRPr="00000000">
                  <w:rPr>
                    <w:sz w:val="24"/>
                    <w:szCs w:val="24"/>
                    <w:rtl w:val="0"/>
                  </w:rPr>
                  <w:t xml:space="preserve">a</w:t>
                </w:r>
                <w:sdt>
                  <w:sdtPr>
                    <w:tag w:val="goog_rdk_61"/>
                  </w:sdtPr>
                  <w:sdtContent>
                    <w:del w:author="Jeffrey Hanson" w:id="14" w:date="2021-12-27T22:23:37Z">
                      <w:r w:rsidDel="00000000" w:rsidR="00000000" w:rsidRPr="00000000">
                        <w:rPr>
                          <w:sz w:val="24"/>
                          <w:szCs w:val="24"/>
                          <w:rtl w:val="0"/>
                        </w:rPr>
                        <w:delText xml:space="preserve">re</w:delText>
                      </w:r>
                    </w:del>
                  </w:sdtContent>
                </w:sdt>
              </w:ins>
            </w:sdtContent>
          </w:sdt>
          <w:sdt>
            <w:sdtPr>
              <w:tag w:val="goog_rdk_62"/>
            </w:sdtPr>
            <w:sdtContent>
              <w:del w:author="Jeffrey Hanson" w:id="14" w:date="2021-12-27T22:23:37Z">
                <w:r w:rsidDel="00000000" w:rsidR="00000000" w:rsidRPr="00000000">
                  <w:rPr>
                    <w:sz w:val="24"/>
                    <w:szCs w:val="24"/>
                    <w:rtl w:val="0"/>
                  </w:rPr>
                  <w:delText xml:space="preserve"> </w:delText>
                </w:r>
              </w:del>
            </w:sdtContent>
          </w:sdt>
          <w:sdt>
            <w:sdtPr>
              <w:tag w:val="goog_rdk_63"/>
            </w:sdtPr>
            <w:sdtContent>
              <w:ins w:author="Jeffrey Hanson" w:id="15" w:date="2021-12-27T22:18:48Z">
                <w:sdt>
                  <w:sdtPr>
                    <w:tag w:val="goog_rdk_64"/>
                  </w:sdtPr>
                  <w:sdtContent>
                    <w:del w:author="Jeffrey Hanson" w:id="14" w:date="2021-12-27T22:23:37Z">
                      <w:r w:rsidDel="00000000" w:rsidR="00000000" w:rsidRPr="00000000">
                        <w:rPr>
                          <w:sz w:val="24"/>
                          <w:szCs w:val="24"/>
                          <w:rtl w:val="0"/>
                        </w:rPr>
                        <w:delText xml:space="preserve">a </w:delText>
                      </w:r>
                    </w:del>
                  </w:sdtContent>
                </w:sdt>
              </w:ins>
            </w:sdtContent>
          </w:sdt>
          <w:sdt>
            <w:sdtPr>
              <w:tag w:val="goog_rdk_65"/>
            </w:sdtPr>
            <w:sdtContent>
              <w:del w:author="Jeffrey Hanson" w:id="14" w:date="2021-12-27T22:23:37Z">
                <w:r w:rsidDel="00000000" w:rsidR="00000000" w:rsidRPr="00000000">
                  <w:rPr>
                    <w:sz w:val="24"/>
                    <w:szCs w:val="24"/>
                    <w:rtl w:val="0"/>
                  </w:rPr>
                  <w:delText xml:space="preserve">cornerstone</w:delText>
                </w:r>
              </w:del>
            </w:sdtContent>
          </w:sdt>
          <w:sdt>
            <w:sdtPr>
              <w:tag w:val="goog_rdk_66"/>
            </w:sdtPr>
            <w:sdtContent>
              <w:ins w:author="Jeffrey Hanson" w:id="16" w:date="2021-12-27T22:18:50Z">
                <w:sdt>
                  <w:sdtPr>
                    <w:tag w:val="goog_rdk_67"/>
                  </w:sdtPr>
                  <w:sdtContent>
                    <w:del w:author="Jeffrey Hanson" w:id="14" w:date="2021-12-27T22:23:37Z">
                      <w:r w:rsidDel="00000000" w:rsidR="00000000" w:rsidRPr="00000000">
                        <w:rPr>
                          <w:sz w:val="24"/>
                          <w:szCs w:val="24"/>
                          <w:rtl w:val="0"/>
                        </w:rPr>
                        <w:delText xml:space="preserve"> of </w:delText>
                      </w:r>
                    </w:del>
                  </w:sdtContent>
                </w:sdt>
              </w:ins>
            </w:sdtContent>
          </w:sdt>
          <w:sdt>
            <w:sdtPr>
              <w:tag w:val="goog_rdk_68"/>
            </w:sdtPr>
            <w:sdtContent>
              <w:del w:author="Jeffrey Hanson" w:id="14" w:date="2021-12-27T22:23:37Z">
                <w:r w:rsidDel="00000000" w:rsidR="00000000" w:rsidRPr="00000000">
                  <w:rPr>
                    <w:sz w:val="24"/>
                    <w:szCs w:val="24"/>
                    <w:rtl w:val="0"/>
                  </w:rPr>
                  <w:delText xml:space="preserve">s of efforts to protect</w:delText>
                </w:r>
                <w:r w:rsidDel="00000000" w:rsidR="00000000" w:rsidRPr="00000000">
                  <w:rPr>
                    <w:sz w:val="24"/>
                    <w:szCs w:val="24"/>
                    <w:rtl w:val="0"/>
                  </w:rPr>
                  <w:delText xml:space="preserve"> biodiversity</w:delText>
                </w:r>
              </w:del>
            </w:sdtContent>
          </w:sdt>
          <w:sdt>
            <w:sdtPr>
              <w:tag w:val="goog_rdk_69"/>
            </w:sdtPr>
            <w:sdtContent>
              <w:ins w:author="Jeffrey Hanson" w:id="17" w:date="2021-12-27T22:19:06Z">
                <w:sdt>
                  <w:sdtPr>
                    <w:tag w:val="goog_rdk_70"/>
                  </w:sdtPr>
                  <w:sdtContent>
                    <w:del w:author="Jeffrey Hanson" w:id="14" w:date="2021-12-27T22:23:37Z">
                      <w:r w:rsidDel="00000000" w:rsidR="00000000" w:rsidRPr="00000000">
                        <w:rPr>
                          <w:sz w:val="24"/>
                          <w:szCs w:val="24"/>
                          <w:rtl w:val="0"/>
                        </w:rPr>
                        <w:delText xml:space="preserve"> conservation</w:delText>
                      </w:r>
                    </w:del>
                  </w:sdtContent>
                </w:sdt>
              </w:ins>
            </w:sdtContent>
          </w:sdt>
          <w:sdt>
            <w:sdtPr>
              <w:tag w:val="goog_rdk_71"/>
            </w:sdtPr>
            <w:sdtContent>
              <w:del w:author="Jeffrey Hanson" w:id="14" w:date="2021-12-27T22:23:37Z">
                <w:r w:rsidDel="00000000" w:rsidR="00000000" w:rsidRPr="00000000">
                  <w:rPr>
                    <w:sz w:val="24"/>
                    <w:szCs w:val="24"/>
                    <w:rtl w:val="0"/>
                  </w:rPr>
                  <w:delText xml:space="preserve"> (Convention on Biological Diversity (CBD)</w:delText>
                </w:r>
                <w:r w:rsidDel="00000000" w:rsidR="00000000" w:rsidRPr="00000000">
                  <w:rPr>
                    <w:sz w:val="24"/>
                    <w:szCs w:val="24"/>
                    <w:rtl w:val="0"/>
                  </w:rPr>
                  <w:delText xml:space="preserve"> </w:delText>
                </w:r>
                <w:r w:rsidDel="00000000" w:rsidR="00000000" w:rsidRPr="00000000">
                  <w:rPr>
                    <w:sz w:val="24"/>
                    <w:szCs w:val="24"/>
                    <w:rtl w:val="0"/>
                  </w:rPr>
                  <w:delText xml:space="preserve">2017, </w:delText>
                </w:r>
                <w:r w:rsidDel="00000000" w:rsidR="00000000" w:rsidRPr="00000000">
                  <w:rPr>
                    <w:sz w:val="24"/>
                    <w:szCs w:val="24"/>
                    <w:rtl w:val="0"/>
                  </w:rPr>
                  <w:delText xml:space="preserve">2020)</w:delText>
                </w:r>
                <w:r w:rsidDel="00000000" w:rsidR="00000000" w:rsidRPr="00000000">
                  <w:rPr>
                    <w:i w:val="1"/>
                    <w:sz w:val="24"/>
                    <w:szCs w:val="24"/>
                    <w:rtl w:val="0"/>
                  </w:rPr>
                  <w:delText xml:space="preserve">.</w:delText>
                </w:r>
                <w:r w:rsidDel="00000000" w:rsidR="00000000" w:rsidRPr="00000000">
                  <w:rPr>
                    <w:sz w:val="24"/>
                    <w:szCs w:val="24"/>
                    <w:rtl w:val="0"/>
                  </w:rPr>
                  <w:delText xml:space="preserve"> </w:delText>
                </w:r>
              </w:del>
            </w:sdtContent>
          </w:sdt>
          <w:sdt>
            <w:sdtPr>
              <w:tag w:val="goog_rdk_72"/>
            </w:sdtPr>
            <w:sdtContent>
              <w:ins w:author="Jeffrey Hanson" w:id="14" w:date="2021-12-27T22:23:37Z">
                <w:r w:rsidDel="00000000" w:rsidR="00000000" w:rsidRPr="00000000">
                  <w:rPr>
                    <w:sz w:val="24"/>
                    <w:szCs w:val="24"/>
                    <w:rtl w:val="0"/>
                  </w:rPr>
                  <w:t xml:space="preserve">  </w:t>
                </w:r>
              </w:ins>
            </w:sdtContent>
          </w:sdt>
          <w:sdt>
            <w:sdtPr>
              <w:tag w:val="goog_rdk_73"/>
            </w:sdtPr>
            <w:sdtContent>
              <w:ins w:author="Jeffrey Hanson" w:id="18" w:date="2021-12-27T22:25:46Z">
                <w:r w:rsidDel="00000000" w:rsidR="00000000" w:rsidRPr="00000000">
                  <w:rPr>
                    <w:sz w:val="24"/>
                    <w:szCs w:val="24"/>
                    <w:rtl w:val="0"/>
                  </w:rPr>
                  <w:t xml:space="preserve">Although approaches for developing such plans often account for the spatial patterns of biodiversity, land-use, and management</w:t>
                </w:r>
              </w:ins>
            </w:sdtContent>
          </w:sdt>
          <w:sdt>
            <w:sdtPr>
              <w:tag w:val="goog_rdk_74"/>
            </w:sdtPr>
            <w:sdtContent>
              <w:ins w:author="Jeffrey Hanson" w:id="19" w:date="2021-12-27T22:21:18Z">
                <w:r w:rsidDel="00000000" w:rsidR="00000000" w:rsidRPr="00000000">
                  <w:rPr>
                    <w:sz w:val="24"/>
                    <w:szCs w:val="24"/>
                    <w:rtl w:val="0"/>
                  </w:rPr>
                  <w:t xml:space="preserve"> costs </w:t>
                </w:r>
                <w:r w:rsidDel="00000000" w:rsidR="00000000" w:rsidRPr="00000000">
                  <w:rPr>
                    <w:sz w:val="24"/>
                    <w:szCs w:val="24"/>
                    <w:rtl w:val="0"/>
                  </w:rPr>
                  <w:t xml:space="preserve">(Venter et al. 2014),</w:t>
                </w:r>
                <w:r w:rsidDel="00000000" w:rsidR="00000000" w:rsidRPr="00000000">
                  <w:rPr>
                    <w:sz w:val="24"/>
                    <w:szCs w:val="24"/>
                    <w:rtl w:val="0"/>
                  </w:rPr>
                  <w:t xml:space="preserve"> they often assume that </w:t>
                </w:r>
                <w:sdt>
                  <w:sdtPr>
                    <w:tag w:val="goog_rdk_75"/>
                  </w:sdtPr>
                  <w:sdtContent>
                    <w:del w:author="Jeffrey Hanson" w:id="19" w:date="2021-12-27T22:21:18Z">
                      <w:r w:rsidDel="00000000" w:rsidR="00000000" w:rsidRPr="00000000">
                        <w:rPr>
                          <w:sz w:val="24"/>
                          <w:szCs w:val="24"/>
                          <w:rtl w:val="0"/>
                        </w:rPr>
                        <w:delText xml:space="preserve">To identify priority areas, many </w:delText>
                      </w:r>
                      <w:r w:rsidDel="00000000" w:rsidR="00000000" w:rsidRPr="00000000">
                        <w:rPr>
                          <w:sz w:val="24"/>
                          <w:szCs w:val="24"/>
                          <w:rtl w:val="0"/>
                        </w:rPr>
                        <w:delText xml:space="preserve">Most current approaches </w:delText>
                      </w:r>
                    </w:del>
                  </w:sdtContent>
                </w:sdt>
              </w:ins>
            </w:sdtContent>
          </w:sdt>
          <w:sdt>
            <w:sdtPr>
              <w:tag w:val="goog_rdk_76"/>
            </w:sdtPr>
            <w:sdtContent>
              <w:ins w:author="Jeffrey Hanson" w:id="20" w:date="2021-12-27T22:21:43Z">
                <w:sdt>
                  <w:sdtPr>
                    <w:tag w:val="goog_rdk_77"/>
                  </w:sdtPr>
                  <w:sdtContent>
                    <w:del w:author="Jeffrey Hanson" w:id="19" w:date="2021-12-27T22:21:18Z">
                      <w:r w:rsidDel="00000000" w:rsidR="00000000" w:rsidRPr="00000000">
                        <w:rPr>
                          <w:sz w:val="24"/>
                          <w:szCs w:val="24"/>
                          <w:rtl w:val="0"/>
                        </w:rPr>
                        <w:delText xml:space="preserve">rely on </w:delText>
                      </w:r>
                      <w:r w:rsidDel="00000000" w:rsidR="00000000" w:rsidRPr="00000000">
                        <w:rPr>
                          <w:sz w:val="24"/>
                          <w:szCs w:val="24"/>
                          <w:rtl w:val="0"/>
                        </w:rPr>
                        <w:delText xml:space="preserve">for identifying important areas to protect rely upon estimations of the conservation value of the land for biodiversity (Venter et al. 2014; </w:delText>
                      </w:r>
                      <w:r w:rsidDel="00000000" w:rsidR="00000000" w:rsidRPr="00000000">
                        <w:rPr>
                          <w:sz w:val="24"/>
                          <w:szCs w:val="24"/>
                          <w:rtl w:val="0"/>
                        </w:rPr>
                        <w:delText xml:space="preserve">Convention on Biological Diversity 2017; </w:delText>
                      </w:r>
                      <w:r w:rsidDel="00000000" w:rsidR="00000000" w:rsidRPr="00000000">
                        <w:rPr>
                          <w:sz w:val="24"/>
                          <w:szCs w:val="24"/>
                          <w:rtl w:val="0"/>
                        </w:rPr>
                        <w:delText xml:space="preserve">CBD</w:delText>
                      </w:r>
                      <w:r w:rsidDel="00000000" w:rsidR="00000000" w:rsidRPr="00000000">
                        <w:rPr>
                          <w:sz w:val="24"/>
                          <w:szCs w:val="24"/>
                          <w:rtl w:val="0"/>
                        </w:rPr>
                        <w:delText xml:space="preserve"> (Convention on Biological Diversity)</w:delText>
                      </w:r>
                      <w:r w:rsidDel="00000000" w:rsidR="00000000" w:rsidRPr="00000000">
                        <w:rPr>
                          <w:sz w:val="24"/>
                          <w:szCs w:val="24"/>
                          <w:rtl w:val="0"/>
                        </w:rPr>
                        <w:delText xml:space="preserve"> 2020)</w:delText>
                      </w:r>
                    </w:del>
                  </w:sdtContent>
                </w:sdt>
              </w:ins>
            </w:sdtContent>
          </w:sdt>
          <w:sdt>
            <w:sdtPr>
              <w:tag w:val="goog_rdk_78"/>
            </w:sdtPr>
            <w:sdtContent>
              <w:ins w:author="Jeffrey Hanson" w:id="21" w:date="2021-12-27T22:40:38Z">
                <w:sdt>
                  <w:sdtPr>
                    <w:tag w:val="goog_rdk_79"/>
                  </w:sdtPr>
                  <w:sdtContent>
                    <w:del w:author="Jeffrey Hanson" w:id="19" w:date="2021-12-27T22:21:18Z">
                      <w:r w:rsidDel="00000000" w:rsidR="00000000" w:rsidRPr="00000000">
                        <w:rPr>
                          <w:sz w:val="24"/>
                          <w:szCs w:val="24"/>
                          <w:rtl w:val="0"/>
                        </w:rPr>
                        <w:delText xml:space="preserve">,</w:delText>
                      </w:r>
                    </w:del>
                  </w:sdtContent>
                </w:sdt>
                <w:r w:rsidDel="00000000" w:rsidR="00000000" w:rsidRPr="00000000">
                  <w:rPr>
                    <w:sz w:val="24"/>
                    <w:szCs w:val="24"/>
                    <w:rtl w:val="0"/>
                  </w:rPr>
                  <w:t xml:space="preserve"> </w:t>
                </w:r>
                <w:sdt>
                  <w:sdtPr>
                    <w:tag w:val="goog_rdk_80"/>
                  </w:sdtPr>
                  <w:sdtContent>
                    <w:del w:author="Jeffrey Hanson" w:id="21" w:date="2021-12-27T22:40:38Z">
                      <w:r w:rsidDel="00000000" w:rsidR="00000000" w:rsidRPr="00000000">
                        <w:rPr>
                          <w:sz w:val="24"/>
                          <w:szCs w:val="24"/>
                          <w:rtl w:val="0"/>
                        </w:rPr>
                        <w:delText xml:space="preserve">they often assume that</w:delText>
                      </w:r>
                      <w:r w:rsidDel="00000000" w:rsidR="00000000" w:rsidRPr="00000000">
                        <w:rPr>
                          <w:sz w:val="24"/>
                          <w:szCs w:val="24"/>
                          <w:rtl w:val="0"/>
                        </w:rPr>
                        <w:delText xml:space="preserve">. Seldom articulated in such plans is the tacit assumption that</w:delText>
                      </w:r>
                    </w:del>
                  </w:sdtContent>
                </w:sdt>
                <w:r w:rsidDel="00000000" w:rsidR="00000000" w:rsidRPr="00000000">
                  <w:rPr>
                    <w:sz w:val="24"/>
                    <w:szCs w:val="24"/>
                    <w:rtl w:val="0"/>
                  </w:rPr>
                  <w:t xml:space="preserve"> protected areas, once implemented, are </w:t>
                </w:r>
                <w:r w:rsidDel="00000000" w:rsidR="00000000" w:rsidRPr="00000000">
                  <w:rPr>
                    <w:sz w:val="24"/>
                    <w:szCs w:val="24"/>
                    <w:rtl w:val="0"/>
                  </w:rPr>
                  <w:t xml:space="preserve">guaranteed</w:t>
                </w:r>
                <w:r w:rsidDel="00000000" w:rsidR="00000000" w:rsidRPr="00000000">
                  <w:rPr>
                    <w:sz w:val="24"/>
                    <w:szCs w:val="24"/>
                    <w:rtl w:val="0"/>
                  </w:rPr>
                  <w:t xml:space="preserve"> to conserve </w:t>
                </w:r>
                <w:r w:rsidDel="00000000" w:rsidR="00000000" w:rsidRPr="00000000">
                  <w:rPr>
                    <w:sz w:val="24"/>
                    <w:szCs w:val="24"/>
                    <w:rtl w:val="0"/>
                  </w:rPr>
                  <w:t xml:space="preserve">biodiversity</w:t>
                </w:r>
                <w:r w:rsidDel="00000000" w:rsidR="00000000" w:rsidRPr="00000000">
                  <w:rPr>
                    <w:sz w:val="24"/>
                    <w:szCs w:val="24"/>
                    <w:rtl w:val="0"/>
                  </w:rPr>
                  <w:t xml:space="preserve">. Yet many existing protected areas lack the </w:t>
                </w:r>
                <w:r w:rsidDel="00000000" w:rsidR="00000000" w:rsidRPr="00000000">
                  <w:rPr>
                    <w:sz w:val="24"/>
                    <w:szCs w:val="24"/>
                    <w:rtl w:val="0"/>
                  </w:rPr>
                  <w:t xml:space="preserve">necessary</w:t>
                </w:r>
                <w:r w:rsidDel="00000000" w:rsidR="00000000" w:rsidRPr="00000000">
                  <w:rPr>
                    <w:sz w:val="24"/>
                    <w:szCs w:val="24"/>
                    <w:rtl w:val="0"/>
                  </w:rPr>
                  <w:t xml:space="preserve"> enforcement, effective management, and </w:t>
                </w:r>
              </w:ins>
            </w:sdtContent>
          </w:sdt>
          <w:sdt>
            <w:sdtPr>
              <w:tag w:val="goog_rdk_81"/>
            </w:sdtPr>
            <w:sdtContent>
              <w:ins w:author="Jeffrey Hanson" w:id="22" w:date="2021-12-27T23:20:27Z">
                <w:r w:rsidDel="00000000" w:rsidR="00000000" w:rsidRPr="00000000">
                  <w:rPr>
                    <w:sz w:val="24"/>
                    <w:szCs w:val="24"/>
                    <w:rtl w:val="0"/>
                  </w:rPr>
                  <w:t xml:space="preserve">long-term support to safeguard species and ecosystems (CITATION). </w:t>
                </w:r>
                <w:sdt>
                  <w:sdtPr>
                    <w:tag w:val="goog_rdk_82"/>
                  </w:sdtPr>
                  <w:sdtContent>
                    <w:del w:author="Jeffrey Hanson" w:id="22" w:date="2021-12-27T23:20:27Z">
                      <w:r w:rsidDel="00000000" w:rsidR="00000000" w:rsidRPr="00000000">
                        <w:rPr>
                          <w:sz w:val="24"/>
                          <w:szCs w:val="24"/>
                          <w:rtl w:val="0"/>
                        </w:rPr>
                        <w:delText xml:space="preserve">onservation efforts inside</w:delText>
                      </w:r>
                      <w:r w:rsidDel="00000000" w:rsidR="00000000" w:rsidRPr="00000000">
                        <w:rPr>
                          <w:sz w:val="24"/>
                          <w:szCs w:val="24"/>
                          <w:rtl w:val="0"/>
                        </w:rPr>
                        <w:delText xml:space="preserve"> </w:delText>
                      </w:r>
                      <w:r w:rsidDel="00000000" w:rsidR="00000000" w:rsidRPr="00000000">
                        <w:rPr>
                          <w:sz w:val="24"/>
                          <w:szCs w:val="24"/>
                          <w:rtl w:val="0"/>
                        </w:rPr>
                        <w:delText xml:space="preserve">protected areas </w:delText>
                      </w:r>
                      <w:r w:rsidDel="00000000" w:rsidR="00000000" w:rsidRPr="00000000">
                        <w:rPr>
                          <w:sz w:val="24"/>
                          <w:szCs w:val="24"/>
                          <w:rtl w:val="0"/>
                        </w:rPr>
                        <w:delText xml:space="preserve">protection </w:delText>
                      </w:r>
                    </w:del>
                  </w:sdtContent>
                </w:sdt>
              </w:ins>
            </w:sdtContent>
          </w:sdt>
          <w:sdt>
            <w:sdtPr>
              <w:tag w:val="goog_rdk_83"/>
            </w:sdtPr>
            <w:sdtContent>
              <w:ins w:author="Jeffrey Hanson" w:id="23" w:date="2021-12-27T23:16:12Z">
                <w:sdt>
                  <w:sdtPr>
                    <w:tag w:val="goog_rdk_84"/>
                  </w:sdtPr>
                  <w:sdtContent>
                    <w:del w:author="Jeffrey Hanson" w:id="22" w:date="2021-12-27T23:20:27Z">
                      <w:r w:rsidDel="00000000" w:rsidR="00000000" w:rsidRPr="00000000">
                        <w:rPr>
                          <w:sz w:val="24"/>
                          <w:szCs w:val="24"/>
                          <w:rtl w:val="0"/>
                        </w:rPr>
                        <w:delText xml:space="preserve">efforts </w:delText>
                      </w:r>
                      <w:r w:rsidDel="00000000" w:rsidR="00000000" w:rsidRPr="00000000">
                        <w:rPr>
                          <w:sz w:val="24"/>
                          <w:szCs w:val="24"/>
                          <w:rtl w:val="0"/>
                        </w:rPr>
                        <w:delText xml:space="preserve">will be </w:delText>
                      </w:r>
                    </w:del>
                  </w:sdtContent>
                </w:sdt>
              </w:ins>
            </w:sdtContent>
          </w:sdt>
          <w:sdt>
            <w:sdtPr>
              <w:tag w:val="goog_rdk_85"/>
            </w:sdtPr>
            <w:sdtContent>
              <w:ins w:author="Jeffrey Hanson" w:id="24" w:date="2021-12-27T23:21:27Z">
                <w:sdt>
                  <w:sdtPr>
                    <w:tag w:val="goog_rdk_86"/>
                  </w:sdtPr>
                  <w:sdtContent>
                    <w:del w:author="Jeffrey Hanson" w:id="22" w:date="2021-12-27T23:20:27Z">
                      <w:r w:rsidDel="00000000" w:rsidR="00000000" w:rsidRPr="00000000">
                        <w:rPr>
                          <w:sz w:val="24"/>
                          <w:szCs w:val="24"/>
                          <w:rtl w:val="0"/>
                        </w:rPr>
                        <w:delText xml:space="preserve">enforced </w:delText>
                      </w:r>
                    </w:del>
                  </w:sdtContent>
                </w:sdt>
              </w:ins>
            </w:sdtContent>
          </w:sdt>
          <w:sdt>
            <w:sdtPr>
              <w:tag w:val="goog_rdk_87"/>
            </w:sdtPr>
            <w:sdtContent>
              <w:ins w:author="Jeffrey Hanson" w:id="25" w:date="2021-12-27T23:20:56Z">
                <w:sdt>
                  <w:sdtPr>
                    <w:tag w:val="goog_rdk_88"/>
                  </w:sdtPr>
                  <w:sdtContent>
                    <w:del w:author="Jeffrey Hanson" w:id="22" w:date="2021-12-27T23:20:27Z">
                      <w:r w:rsidDel="00000000" w:rsidR="00000000" w:rsidRPr="00000000">
                        <w:rPr>
                          <w:sz w:val="24"/>
                          <w:szCs w:val="24"/>
                          <w:rtl w:val="0"/>
                        </w:rPr>
                        <w:delText xml:space="preserve">implemented</w:delText>
                      </w:r>
                      <w:r w:rsidDel="00000000" w:rsidR="00000000" w:rsidRPr="00000000">
                        <w:rPr>
                          <w:sz w:val="24"/>
                          <w:szCs w:val="24"/>
                          <w:rtl w:val="0"/>
                        </w:rPr>
                        <w:delText xml:space="preserve">enforced</w:delText>
                      </w:r>
                      <w:r w:rsidDel="00000000" w:rsidR="00000000" w:rsidRPr="00000000">
                        <w:rPr>
                          <w:sz w:val="24"/>
                          <w:szCs w:val="24"/>
                          <w:rtl w:val="0"/>
                        </w:rPr>
                        <w:delText xml:space="preserve">, effective, and permanent</w:delText>
                      </w:r>
                    </w:del>
                  </w:sdtContent>
                </w:sdt>
              </w:ins>
            </w:sdtContent>
          </w:sdt>
          <w:sdt>
            <w:sdtPr>
              <w:tag w:val="goog_rdk_89"/>
            </w:sdtPr>
            <w:sdtContent>
              <w:ins w:author="Jeffrey Hanson" w:id="26" w:date="2021-12-27T22:41:05Z">
                <w:sdt>
                  <w:sdtPr>
                    <w:tag w:val="goog_rdk_90"/>
                  </w:sdtPr>
                  <w:sdtContent>
                    <w:del w:author="Jeffrey Hanson" w:id="22" w:date="2021-12-27T23:20:27Z">
                      <w:r w:rsidDel="00000000" w:rsidR="00000000" w:rsidRPr="00000000">
                        <w:rPr>
                          <w:sz w:val="24"/>
                          <w:szCs w:val="24"/>
                          <w:rtl w:val="0"/>
                        </w:rPr>
                        <w:delText xml:space="preserve"> (CITATION).</w:delText>
                      </w:r>
                    </w:del>
                  </w:sdtContent>
                </w:sdt>
              </w:ins>
            </w:sdtContent>
          </w:sdt>
          <w:sdt>
            <w:sdtPr>
              <w:tag w:val="goog_rdk_91"/>
            </w:sdtPr>
            <w:sdtContent>
              <w:ins w:author="Jeffrey Hanson" w:id="27" w:date="2021-12-27T22:41:11Z">
                <w:sdt>
                  <w:sdtPr>
                    <w:tag w:val="goog_rdk_92"/>
                  </w:sdtPr>
                  <w:sdtContent>
                    <w:del w:author="Jeffrey Hanson" w:id="22" w:date="2021-12-27T23:20:27Z">
                      <w:r w:rsidDel="00000000" w:rsidR="00000000" w:rsidRPr="00000000">
                        <w:rPr>
                          <w:sz w:val="24"/>
                          <w:szCs w:val="24"/>
                          <w:rtl w:val="0"/>
                        </w:rPr>
                        <w:delText xml:space="preserve"> Yet many protected areas have been impacted by risks that impede conservation efforts </w:delText>
                      </w:r>
                      <w:r w:rsidDel="00000000" w:rsidR="00000000" w:rsidRPr="00000000">
                        <w:rPr>
                          <w:sz w:val="24"/>
                          <w:szCs w:val="24"/>
                          <w:rtl w:val="0"/>
                        </w:rPr>
                        <w:delText xml:space="preserve">(CITATION).</w:delText>
                      </w:r>
                    </w:del>
                  </w:sdtContent>
                </w:sdt>
                <w:sdt>
                  <w:sdtPr>
                    <w:tag w:val="goog_rdk_93"/>
                  </w:sdtPr>
                  <w:sdtContent>
                    <w:del w:author="Jeffrey Hanson" w:id="27" w:date="2021-12-27T22:41:11Z">
                      <w:r w:rsidDel="00000000" w:rsidR="00000000" w:rsidRPr="00000000">
                        <w:rPr>
                          <w:sz w:val="24"/>
                          <w:szCs w:val="24"/>
                          <w:rtl w:val="0"/>
                        </w:rPr>
                        <w:delText xml:space="preserve"> </w:delText>
                      </w:r>
                      <w:r w:rsidDel="00000000" w:rsidR="00000000" w:rsidRPr="00000000">
                        <w:rPr>
                          <w:sz w:val="24"/>
                          <w:szCs w:val="24"/>
                          <w:rtl w:val="0"/>
                        </w:rPr>
                        <w:delText xml:space="preserve"> </w:delText>
                      </w:r>
                      <w:r w:rsidDel="00000000" w:rsidR="00000000" w:rsidRPr="00000000">
                        <w:rPr>
                          <w:sz w:val="24"/>
                          <w:szCs w:val="24"/>
                          <w:rtl w:val="0"/>
                        </w:rPr>
                        <w:delText xml:space="preserve">;</w:delText>
                      </w:r>
                      <w:r w:rsidDel="00000000" w:rsidR="00000000" w:rsidRPr="00000000">
                        <w:rPr>
                          <w:sz w:val="24"/>
                          <w:szCs w:val="24"/>
                          <w:rtl w:val="0"/>
                        </w:rPr>
                        <w:delText xml:space="preserve"> </w:delText>
                      </w:r>
                      <w:r w:rsidDel="00000000" w:rsidR="00000000" w:rsidRPr="00000000">
                        <w:rPr>
                          <w:sz w:val="24"/>
                          <w:szCs w:val="24"/>
                          <w:rtl w:val="0"/>
                        </w:rPr>
                        <w:delText xml:space="preserve">However, </w:delText>
                      </w:r>
                      <w:r w:rsidDel="00000000" w:rsidR="00000000" w:rsidRPr="00000000">
                        <w:rPr>
                          <w:sz w:val="24"/>
                          <w:szCs w:val="24"/>
                          <w:rtl w:val="0"/>
                        </w:rPr>
                        <w:delText xml:space="preserve">yet </w:delText>
                      </w:r>
                      <w:r w:rsidDel="00000000" w:rsidR="00000000" w:rsidRPr="00000000">
                        <w:rPr>
                          <w:sz w:val="24"/>
                          <w:szCs w:val="24"/>
                          <w:rtl w:val="0"/>
                        </w:rPr>
                        <w:delText xml:space="preserve"> the success of habitat protection efforts can be inside </w:delText>
                      </w:r>
                      <w:r w:rsidDel="00000000" w:rsidR="00000000" w:rsidRPr="00000000">
                        <w:rPr>
                          <w:sz w:val="24"/>
                          <w:szCs w:val="24"/>
                          <w:rtl w:val="0"/>
                        </w:rPr>
                        <w:delText xml:space="preserve">many protected areas</w:delText>
                      </w:r>
                    </w:del>
                  </w:sdtContent>
                </w:sdt>
              </w:ins>
            </w:sdtContent>
          </w:sdt>
          <w:sdt>
            <w:sdtPr>
              <w:tag w:val="goog_rdk_94"/>
            </w:sdtPr>
            <w:sdtContent>
              <w:ins w:author="Jeffrey Hanson" w:id="28" w:date="2021-12-27T22:56:50Z">
                <w:sdt>
                  <w:sdtPr>
                    <w:tag w:val="goog_rdk_95"/>
                  </w:sdtPr>
                  <w:sdtContent>
                    <w:del w:author="Jeffrey Hanson" w:id="27" w:date="2021-12-27T22:41:11Z">
                      <w:r w:rsidDel="00000000" w:rsidR="00000000" w:rsidRPr="00000000">
                        <w:rPr>
                          <w:sz w:val="24"/>
                          <w:szCs w:val="24"/>
                          <w:rtl w:val="0"/>
                        </w:rPr>
                        <w:delText xml:space="preserve"> </w:delText>
                      </w:r>
                      <w:r w:rsidDel="00000000" w:rsidR="00000000" w:rsidRPr="00000000">
                        <w:rPr>
                          <w:sz w:val="24"/>
                          <w:szCs w:val="24"/>
                          <w:rtl w:val="0"/>
                        </w:rPr>
                        <w:delText xml:space="preserve"> are </w:delText>
                      </w:r>
                      <w:r w:rsidDel="00000000" w:rsidR="00000000" w:rsidRPr="00000000">
                        <w:rPr>
                          <w:sz w:val="24"/>
                          <w:szCs w:val="24"/>
                          <w:rtl w:val="0"/>
                        </w:rPr>
                        <w:delText xml:space="preserve"> </w:delText>
                      </w:r>
                      <w:r w:rsidDel="00000000" w:rsidR="00000000" w:rsidRPr="00000000">
                        <w:rPr>
                          <w:sz w:val="24"/>
                          <w:szCs w:val="24"/>
                          <w:rtl w:val="0"/>
                        </w:rPr>
                        <w:delText xml:space="preserve">subject to</w:delText>
                      </w:r>
                      <w:r w:rsidDel="00000000" w:rsidR="00000000" w:rsidRPr="00000000">
                        <w:rPr>
                          <w:sz w:val="24"/>
                          <w:szCs w:val="24"/>
                          <w:rtl w:val="0"/>
                        </w:rPr>
                        <w:delText xml:space="preserve"> risks caused by weak governance, </w:delText>
                      </w:r>
                      <w:r w:rsidDel="00000000" w:rsidR="00000000" w:rsidRPr="00000000">
                        <w:rPr>
                          <w:color w:val="000000"/>
                          <w:sz w:val="24"/>
                          <w:szCs w:val="24"/>
                          <w:rtl w:val="0"/>
                        </w:rPr>
                        <w:delText xml:space="preserve">land use intensification, and </w:delText>
                      </w:r>
                      <w:r w:rsidDel="00000000" w:rsidR="00000000" w:rsidRPr="00000000">
                        <w:rPr>
                          <w:sz w:val="24"/>
                          <w:szCs w:val="24"/>
                          <w:rtl w:val="0"/>
                        </w:rPr>
                        <w:delText xml:space="preserve">c</w:delText>
                      </w:r>
                      <w:r w:rsidDel="00000000" w:rsidR="00000000" w:rsidRPr="00000000">
                        <w:rPr>
                          <w:color w:val="000000"/>
                          <w:sz w:val="24"/>
                          <w:szCs w:val="24"/>
                          <w:rtl w:val="0"/>
                        </w:rPr>
                        <w:delText xml:space="preserve">limate change</w:delText>
                      </w:r>
                      <w:r w:rsidDel="00000000" w:rsidR="00000000" w:rsidRPr="00000000">
                        <w:rPr>
                          <w:color w:val="000000"/>
                          <w:sz w:val="24"/>
                          <w:szCs w:val="24"/>
                          <w:rtl w:val="0"/>
                        </w:rPr>
                        <w:delText xml:space="preserve">.</w:delText>
                      </w:r>
                    </w:del>
                  </w:sdtContent>
                </w:sdt>
              </w:ins>
              <w:sdt>
                <w:sdtPr>
                  <w:tag w:val="goog_rdk_96"/>
                </w:sdtPr>
                <w:sdtContent>
                  <w:commentRangeStart w:id="9"/>
                </w:sdtContent>
              </w:sdt>
              <w:ins w:author="Jeffrey Hanson" w:id="28" w:date="2021-12-27T22:56:50Z">
                <w:r w:rsidDel="00000000" w:rsidR="00000000" w:rsidRPr="00000000">
                  <w:rPr>
                    <w:color w:val="000000"/>
                    <w:sz w:val="24"/>
                    <w:szCs w:val="24"/>
                    <w:rtl w:val="0"/>
                  </w:rPr>
                  <w:t xml:space="preserve"> For example, </w:t>
                </w:r>
                <w:commentRangeEnd w:id="9"/>
                <w:r w:rsidDel="00000000" w:rsidR="00000000" w:rsidRPr="00000000">
                  <w:commentReference w:id="9"/>
                </w:r>
                <w:r w:rsidDel="00000000" w:rsidR="00000000" w:rsidRPr="00000000">
                  <w:rPr>
                    <w:color w:val="000000"/>
                    <w:sz w:val="24"/>
                    <w:szCs w:val="24"/>
                    <w:rtl w:val="0"/>
                  </w:rPr>
                  <w:t xml:space="preserve">political instability and corruption </w:t>
                </w:r>
                <w:sdt>
                  <w:sdtPr>
                    <w:tag w:val="goog_rdk_97"/>
                  </w:sdtPr>
                  <w:sdtContent>
                    <w:del w:author="Jeffrey Hanson" w:id="29" w:date="2021-12-27T23:11:32Z">
                      <w:r w:rsidDel="00000000" w:rsidR="00000000" w:rsidRPr="00000000">
                        <w:rPr>
                          <w:color w:val="000000"/>
                          <w:sz w:val="24"/>
                          <w:szCs w:val="24"/>
                          <w:rtl w:val="0"/>
                        </w:rPr>
                        <w:delText xml:space="preserve">can </w:delText>
                      </w:r>
                    </w:del>
                  </w:sdtContent>
                </w:sdt>
                <w:r w:rsidDel="00000000" w:rsidR="00000000" w:rsidRPr="00000000">
                  <w:rPr>
                    <w:color w:val="000000"/>
                    <w:sz w:val="24"/>
                    <w:szCs w:val="24"/>
                    <w:rtl w:val="0"/>
                  </w:rPr>
                  <w:t xml:space="preserve">reduce </w:t>
                </w:r>
              </w:ins>
            </w:sdtContent>
          </w:sdt>
          <w:sdt>
            <w:sdtPr>
              <w:tag w:val="goog_rdk_98"/>
            </w:sdtPr>
            <w:sdtContent>
              <w:ins w:author="Jeffrey Hanson" w:id="30" w:date="2021-12-27T23:21:51Z">
                <w:r w:rsidDel="00000000" w:rsidR="00000000" w:rsidRPr="00000000">
                  <w:rPr>
                    <w:color w:val="000000"/>
                    <w:sz w:val="24"/>
                    <w:szCs w:val="24"/>
                    <w:rtl w:val="0"/>
                  </w:rPr>
                  <w:t xml:space="preserve">management</w:t>
                </w:r>
                <w:sdt>
                  <w:sdtPr>
                    <w:tag w:val="goog_rdk_99"/>
                  </w:sdtPr>
                  <w:sdtContent>
                    <w:del w:author="Jeffrey Hanson" w:id="30" w:date="2021-12-27T23:21:51Z">
                      <w:r w:rsidDel="00000000" w:rsidR="00000000" w:rsidRPr="00000000">
                        <w:rPr>
                          <w:color w:val="000000"/>
                          <w:sz w:val="24"/>
                          <w:szCs w:val="24"/>
                          <w:rtl w:val="0"/>
                        </w:rPr>
                        <w:delText xml:space="preserve">protected area</w:delText>
                      </w:r>
                    </w:del>
                  </w:sdtContent>
                </w:sdt>
                <w:r w:rsidDel="00000000" w:rsidR="00000000" w:rsidRPr="00000000">
                  <w:rPr>
                    <w:color w:val="000000"/>
                    <w:sz w:val="24"/>
                    <w:szCs w:val="24"/>
                    <w:rtl w:val="0"/>
                  </w:rPr>
                  <w:t xml:space="preserve"> effectiveness </w:t>
                </w:r>
                <w:r w:rsidDel="00000000" w:rsidR="00000000" w:rsidRPr="00000000">
                  <w:rPr>
                    <w:sz w:val="24"/>
                    <w:szCs w:val="24"/>
                    <w:rtl w:val="0"/>
                  </w:rPr>
                  <w:t xml:space="preserve">(Hammill et al. 2016; Schulze et al. 2018)</w:t>
                </w:r>
              </w:ins>
            </w:sdtContent>
          </w:sdt>
          <w:sdt>
            <w:sdtPr>
              <w:tag w:val="goog_rdk_100"/>
            </w:sdtPr>
            <w:sdtContent>
              <w:ins w:author="Jeffrey Hanson" w:id="31" w:date="2021-12-27T23:09:23Z">
                <w:r w:rsidDel="00000000" w:rsidR="00000000" w:rsidRPr="00000000">
                  <w:rPr>
                    <w:sz w:val="24"/>
                    <w:szCs w:val="24"/>
                    <w:rtl w:val="0"/>
                  </w:rPr>
                  <w:t xml:space="preserve">;</w:t>
                </w:r>
                <w:sdt>
                  <w:sdtPr>
                    <w:tag w:val="goog_rdk_101"/>
                  </w:sdtPr>
                  <w:sdtContent>
                    <w:del w:author="Jeffrey Hanson" w:id="31" w:date="2021-12-27T23:09:23Z">
                      <w:r w:rsidDel="00000000" w:rsidR="00000000" w:rsidRPr="00000000">
                        <w:rPr>
                          <w:sz w:val="24"/>
                          <w:szCs w:val="24"/>
                          <w:rtl w:val="0"/>
                        </w:rPr>
                        <w:delText xml:space="preserve">. </w:delText>
                      </w:r>
                    </w:del>
                  </w:sdtContent>
                </w:sdt>
              </w:ins>
            </w:sdtContent>
          </w:sdt>
          <w:sdt>
            <w:sdtPr>
              <w:tag w:val="goog_rdk_102"/>
            </w:sdtPr>
            <w:sdtContent>
              <w:ins w:author="Jeffrey Hanson" w:id="32" w:date="2021-12-27T23:06:35Z">
                <w:sdt>
                  <w:sdtPr>
                    <w:tag w:val="goog_rdk_103"/>
                  </w:sdtPr>
                  <w:sdtContent>
                    <w:del w:author="Jeffrey Hanson" w:id="31" w:date="2021-12-27T23:09:23Z">
                      <w:r w:rsidDel="00000000" w:rsidR="00000000" w:rsidRPr="00000000">
                        <w:rPr>
                          <w:sz w:val="24"/>
                          <w:szCs w:val="24"/>
                          <w:rtl w:val="0"/>
                        </w:rPr>
                        <w:delText xml:space="preserve">Similarly</w:delText>
                      </w:r>
                      <w:r w:rsidDel="00000000" w:rsidR="00000000" w:rsidRPr="00000000">
                        <w:rPr>
                          <w:sz w:val="24"/>
                          <w:szCs w:val="24"/>
                          <w:rtl w:val="0"/>
                        </w:rPr>
                        <w:delText xml:space="preserve"> </w:delText>
                      </w:r>
                      <w:r w:rsidDel="00000000" w:rsidR="00000000" w:rsidRPr="00000000">
                        <w:rPr>
                          <w:sz w:val="24"/>
                          <w:szCs w:val="24"/>
                          <w:rtl w:val="0"/>
                        </w:rPr>
                        <w:delText xml:space="preserve">Likewise</w:delText>
                      </w:r>
                      <w:r w:rsidDel="00000000" w:rsidR="00000000" w:rsidRPr="00000000">
                        <w:rPr>
                          <w:sz w:val="24"/>
                          <w:szCs w:val="24"/>
                          <w:rtl w:val="0"/>
                        </w:rPr>
                        <w:delText xml:space="preserve">,</w:delText>
                      </w:r>
                    </w:del>
                  </w:sdtContent>
                </w:sdt>
                <w:r w:rsidDel="00000000" w:rsidR="00000000" w:rsidRPr="00000000">
                  <w:rPr>
                    <w:rtl w:val="0"/>
                  </w:rPr>
                  <w:t xml:space="preserve"> </w:t>
                </w:r>
              </w:ins>
            </w:sdtContent>
          </w:sdt>
          <w:sdt>
            <w:sdtPr>
              <w:tag w:val="goog_rdk_104"/>
            </w:sdtPr>
            <w:sdtContent>
              <w:ins w:author="Jeffrey Hanson" w:id="33" w:date="2021-12-27T23:11:39Z">
                <w:r w:rsidDel="00000000" w:rsidR="00000000" w:rsidRPr="00000000">
                  <w:rPr>
                    <w:rtl w:val="0"/>
                  </w:rPr>
                  <w:t xml:space="preserve"> landscapes with </w:t>
                </w:r>
                <w:sdt>
                  <w:sdtPr>
                    <w:tag w:val="goog_rdk_105"/>
                  </w:sdtPr>
                  <w:sdtContent>
                    <w:del w:author="Jeffrey Hanson" w:id="33" w:date="2021-12-27T23:11:39Z">
                      <w:r w:rsidDel="00000000" w:rsidR="00000000" w:rsidRPr="00000000">
                        <w:rPr>
                          <w:sz w:val="24"/>
                          <w:szCs w:val="24"/>
                          <w:rtl w:val="0"/>
                        </w:rPr>
                        <w:delText xml:space="preserve">h</w:delText>
                      </w:r>
                    </w:del>
                  </w:sdtContent>
                </w:sdt>
                <w:r w:rsidDel="00000000" w:rsidR="00000000" w:rsidRPr="00000000">
                  <w:rPr>
                    <w:sz w:val="24"/>
                    <w:szCs w:val="24"/>
                    <w:rtl w:val="0"/>
                  </w:rPr>
                  <w:t xml:space="preserve">h</w:t>
                </w:r>
                <w:r w:rsidDel="00000000" w:rsidR="00000000" w:rsidRPr="00000000">
                  <w:rPr>
                    <w:sz w:val="24"/>
                    <w:szCs w:val="24"/>
                    <w:rtl w:val="0"/>
                  </w:rPr>
                  <w:t xml:space="preserve">igh</w:t>
                </w:r>
                <w:r w:rsidDel="00000000" w:rsidR="00000000" w:rsidRPr="00000000">
                  <w:rPr>
                    <w:color w:val="000000"/>
                    <w:sz w:val="24"/>
                    <w:szCs w:val="24"/>
                    <w:rtl w:val="0"/>
                  </w:rPr>
                  <w:t xml:space="preserve"> deforestation rates</w:t>
                </w:r>
              </w:ins>
            </w:sdtContent>
          </w:sdt>
          <w:sdt>
            <w:sdtPr>
              <w:tag w:val="goog_rdk_106"/>
            </w:sdtPr>
            <w:sdtContent>
              <w:ins w:author="Jeffrey Hanson" w:id="34" w:date="2021-12-27T23:22:20Z">
                <w:r w:rsidDel="00000000" w:rsidR="00000000" w:rsidRPr="00000000">
                  <w:rPr>
                    <w:color w:val="000000"/>
                    <w:sz w:val="24"/>
                    <w:szCs w:val="24"/>
                    <w:rtl w:val="0"/>
                  </w:rPr>
                  <w:t xml:space="preserve"> have incr</w:t>
                </w:r>
                <w:r w:rsidDel="00000000" w:rsidR="00000000" w:rsidRPr="00000000">
                  <w:rPr>
                    <w:color w:val="000000"/>
                    <w:sz w:val="24"/>
                    <w:szCs w:val="24"/>
                    <w:rtl w:val="0"/>
                  </w:rPr>
                  <w:t xml:space="preserve">eased chances of</w:t>
                </w:r>
                <w:sdt>
                  <w:sdtPr>
                    <w:tag w:val="goog_rdk_107"/>
                  </w:sdtPr>
                  <w:sdtContent>
                    <w:del w:author="Jeffrey Hanson" w:id="34" w:date="2021-12-27T23:22:20Z">
                      <w:r w:rsidDel="00000000" w:rsidR="00000000" w:rsidRPr="00000000">
                        <w:rPr>
                          <w:color w:val="000000"/>
                          <w:sz w:val="24"/>
                          <w:szCs w:val="24"/>
                          <w:rtl w:val="0"/>
                        </w:rPr>
                        <w:delText xml:space="preserve"> </w:delText>
                      </w:r>
                    </w:del>
                  </w:sdtContent>
                </w:sdt>
              </w:ins>
            </w:sdtContent>
          </w:sdt>
          <w:sdt>
            <w:sdtPr>
              <w:tag w:val="goog_rdk_108"/>
            </w:sdtPr>
            <w:sdtContent>
              <w:ins w:author="Jeffrey Hanson" w:id="35" w:date="2021-12-27T23:07:37Z">
                <w:sdt>
                  <w:sdtPr>
                    <w:tag w:val="goog_rdk_109"/>
                  </w:sdtPr>
                  <w:sdtContent>
                    <w:del w:author="Jeffrey Hanson" w:id="34" w:date="2021-12-27T23:22:20Z">
                      <w:r w:rsidDel="00000000" w:rsidR="00000000" w:rsidRPr="00000000">
                        <w:rPr>
                          <w:color w:val="000000"/>
                          <w:sz w:val="24"/>
                          <w:szCs w:val="24"/>
                          <w:rtl w:val="0"/>
                        </w:rPr>
                        <w:delText xml:space="preserve">in </w:delText>
                      </w:r>
                      <w:r w:rsidDel="00000000" w:rsidR="00000000" w:rsidRPr="00000000">
                        <w:rPr>
                          <w:color w:val="000000"/>
                          <w:sz w:val="24"/>
                          <w:szCs w:val="24"/>
                          <w:rtl w:val="0"/>
                        </w:rPr>
                        <w:delText xml:space="preserve">surrounding landscapes </w:delText>
                      </w:r>
                      <w:r w:rsidDel="00000000" w:rsidR="00000000" w:rsidRPr="00000000">
                        <w:rPr>
                          <w:color w:val="000000"/>
                          <w:sz w:val="24"/>
                          <w:szCs w:val="24"/>
                          <w:rtl w:val="0"/>
                        </w:rPr>
                        <w:delText xml:space="preserve">can </w:delText>
                      </w:r>
                      <w:r w:rsidDel="00000000" w:rsidR="00000000" w:rsidRPr="00000000">
                        <w:rPr>
                          <w:color w:val="000000"/>
                          <w:sz w:val="24"/>
                          <w:szCs w:val="24"/>
                          <w:rtl w:val="0"/>
                        </w:rPr>
                        <w:delText xml:space="preserve">increase </w:delText>
                      </w:r>
                      <w:r w:rsidDel="00000000" w:rsidR="00000000" w:rsidRPr="00000000">
                        <w:rPr>
                          <w:color w:val="000000"/>
                          <w:sz w:val="24"/>
                          <w:szCs w:val="24"/>
                          <w:rtl w:val="0"/>
                        </w:rPr>
                        <w:delText xml:space="preserve">the </w:delText>
                      </w:r>
                    </w:del>
                  </w:sdtContent>
                </w:sdt>
              </w:ins>
            </w:sdtContent>
          </w:sdt>
          <w:sdt>
            <w:sdtPr>
              <w:tag w:val="goog_rdk_110"/>
            </w:sdtPr>
            <w:sdtContent>
              <w:ins w:author="Jeffrey Hanson" w:id="36" w:date="2021-12-27T23:09:57Z">
                <w:sdt>
                  <w:sdtPr>
                    <w:tag w:val="goog_rdk_111"/>
                  </w:sdtPr>
                  <w:sdtContent>
                    <w:del w:author="Jeffrey Hanson" w:id="34" w:date="2021-12-27T23:22:20Z">
                      <w:r w:rsidDel="00000000" w:rsidR="00000000" w:rsidRPr="00000000">
                        <w:rPr>
                          <w:color w:val="000000"/>
                          <w:sz w:val="24"/>
                          <w:szCs w:val="24"/>
                          <w:rtl w:val="0"/>
                        </w:rPr>
                        <w:delText xml:space="preserve"> </w:delText>
                      </w:r>
                      <w:r w:rsidDel="00000000" w:rsidR="00000000" w:rsidRPr="00000000">
                        <w:rPr>
                          <w:color w:val="000000"/>
                          <w:sz w:val="24"/>
                          <w:szCs w:val="24"/>
                          <w:rtl w:val="0"/>
                        </w:rPr>
                        <w:delText xml:space="preserve">chances </w:delText>
                      </w:r>
                      <w:r w:rsidDel="00000000" w:rsidR="00000000" w:rsidRPr="00000000">
                        <w:rPr>
                          <w:color w:val="000000"/>
                          <w:sz w:val="24"/>
                          <w:szCs w:val="24"/>
                          <w:rtl w:val="0"/>
                        </w:rPr>
                        <w:delText xml:space="preserve">risk</w:delText>
                      </w:r>
                    </w:del>
                  </w:sdtContent>
                </w:sdt>
              </w:ins>
            </w:sdtContent>
          </w:sdt>
          <w:sdt>
            <w:sdtPr>
              <w:tag w:val="goog_rdk_112"/>
            </w:sdtPr>
            <w:sdtContent>
              <w:ins w:author="Jeffrey Hanson" w:id="37" w:date="2021-12-27T23:07:47Z">
                <w:sdt>
                  <w:sdtPr>
                    <w:tag w:val="goog_rdk_113"/>
                  </w:sdtPr>
                  <w:sdtContent>
                    <w:del w:author="Jeffrey Hanson" w:id="34" w:date="2021-12-27T23:22:20Z"/>
                  </w:sdtContent>
                </w:sdt>
              </w:ins>
              <w:sdt>
                <w:sdtPr>
                  <w:tag w:val="goog_rdk_114"/>
                </w:sdtPr>
                <w:sdtContent>
                  <w:ins w:author="Jeffrey Hanson" w:id="37" w:date="2021-12-27T23:07:47Z">
                    <w:del w:author="Jeffrey Hanson" w:id="34" w:date="2021-12-27T23:22:20Z">
                      <w:r w:rsidDel="00000000" w:rsidR="00000000" w:rsidRPr="00000000">
                        <w:rPr>
                          <w:sz w:val="24"/>
                          <w:szCs w:val="24"/>
                          <w:rtl w:val="0"/>
                          <w:rPrChange w:author="Jeffrey Hanson" w:id="38" w:date="2021-12-27T23:09:57Z">
                            <w:rPr>
                              <w:color w:val="000000"/>
                              <w:sz w:val="24"/>
                              <w:szCs w:val="24"/>
                            </w:rPr>
                          </w:rPrChange>
                        </w:rPr>
                        <w:delText xml:space="preserve"> </w:delText>
                      </w:r>
                    </w:del>
                  </w:ins>
                </w:sdtContent>
              </w:sdt>
              <w:ins w:author="Jeffrey Hanson" w:id="37" w:date="2021-12-27T23:07:47Z">
                <w:del w:author="Jeffrey Hanson" w:id="34" w:date="2021-12-27T23:22:20Z">
                  <w:r w:rsidDel="00000000" w:rsidR="00000000" w:rsidRPr="00000000">
                    <w:rPr>
                      <w:color w:val="000000"/>
                      <w:sz w:val="24"/>
                      <w:szCs w:val="24"/>
                      <w:rtl w:val="0"/>
                    </w:rPr>
                    <w:delText xml:space="preserve"> of </w:delText>
                  </w:r>
                  <w:r w:rsidDel="00000000" w:rsidR="00000000" w:rsidRPr="00000000">
                    <w:rPr>
                      <w:color w:val="000000"/>
                      <w:sz w:val="24"/>
                      <w:szCs w:val="24"/>
                      <w:rtl w:val="0"/>
                    </w:rPr>
                    <w:delText xml:space="preserve">degazettement of</w:delText>
                  </w:r>
                </w:del>
                <w:sdt>
                  <w:sdtPr>
                    <w:tag w:val="goog_rdk_115"/>
                  </w:sdtPr>
                  <w:sdtContent>
                    <w:del w:author="Jeffrey Hanson" w:id="37" w:date="2021-12-27T23:07:47Z">
                      <w:r w:rsidDel="00000000" w:rsidR="00000000" w:rsidRPr="00000000">
                        <w:rPr>
                          <w:color w:val="000000"/>
                          <w:sz w:val="24"/>
                          <w:szCs w:val="24"/>
                          <w:rtl w:val="0"/>
                        </w:rPr>
                        <w:delText xml:space="preserve"> </w:delText>
                      </w:r>
                    </w:del>
                  </w:sdtContent>
                </w:sdt>
                <w:r w:rsidDel="00000000" w:rsidR="00000000" w:rsidRPr="00000000">
                  <w:rPr>
                    <w:color w:val="000000"/>
                    <w:sz w:val="24"/>
                    <w:szCs w:val="24"/>
                    <w:rtl w:val="0"/>
                  </w:rPr>
                  <w:t xml:space="preserve"> protected area degazettement  </w:t>
                </w:r>
                <w:sdt>
                  <w:sdtPr>
                    <w:tag w:val="goog_rdk_116"/>
                  </w:sdtPr>
                  <w:sdtContent>
                    <w:del w:author="Jeffrey Hanson" w:id="37" w:date="2021-12-27T23:07:47Z">
                      <w:r w:rsidDel="00000000" w:rsidR="00000000" w:rsidRPr="00000000">
                        <w:rPr>
                          <w:sz w:val="24"/>
                          <w:szCs w:val="24"/>
                          <w:rtl w:val="0"/>
                        </w:rPr>
                        <w:delText xml:space="preserve">degazet</w:delText>
                      </w:r>
                      <w:r w:rsidDel="00000000" w:rsidR="00000000" w:rsidRPr="00000000">
                        <w:rPr>
                          <w:sz w:val="24"/>
                          <w:szCs w:val="24"/>
                          <w:rtl w:val="0"/>
                        </w:rPr>
                        <w:delText xml:space="preserve">ment</w:delText>
                      </w:r>
                    </w:del>
                  </w:sdtContent>
                </w:sdt>
                <w:r w:rsidDel="00000000" w:rsidR="00000000" w:rsidRPr="00000000">
                  <w:rPr>
                    <w:sz w:val="24"/>
                    <w:szCs w:val="24"/>
                    <w:rtl w:val="0"/>
                  </w:rPr>
                  <w:t xml:space="preserve"> </w:t>
                </w:r>
                <w:sdt>
                  <w:sdtPr>
                    <w:tag w:val="goog_rdk_117"/>
                  </w:sdtPr>
                  <w:sdtContent>
                    <w:del w:author="Jeffrey Hanson" w:id="37" w:date="2021-12-27T23:07:47Z">
                      <w:r w:rsidDel="00000000" w:rsidR="00000000" w:rsidRPr="00000000">
                        <w:rPr>
                          <w:sz w:val="24"/>
                          <w:szCs w:val="24"/>
                          <w:rtl w:val="0"/>
                        </w:rPr>
                        <w:delText xml:space="preserve">ting protected areas and failing to meet protection goals </w:delText>
                      </w:r>
                    </w:del>
                  </w:sdtContent>
                </w:sdt>
                <w:r w:rsidDel="00000000" w:rsidR="00000000" w:rsidRPr="00000000">
                  <w:rPr>
                    <w:sz w:val="24"/>
                    <w:szCs w:val="24"/>
                    <w:rtl w:val="0"/>
                  </w:rPr>
                  <w:t xml:space="preserve">(Tesfaw et al. 2018</w:t>
                </w:r>
                <w:sdt>
                  <w:sdtPr>
                    <w:tag w:val="goog_rdk_118"/>
                  </w:sdtPr>
                  <w:sdtContent>
                    <w:del w:author="Joe Bennett" w:id="39" w:date="2021-12-26T13:18:00Z">
                      <w:r w:rsidDel="00000000" w:rsidR="00000000" w:rsidRPr="00000000">
                        <w:rPr>
                          <w:sz w:val="24"/>
                          <w:szCs w:val="24"/>
                          <w:rtl w:val="0"/>
                        </w:rPr>
                        <w:delText xml:space="preserve">; Golden Kroner et al. 2019</w:delText>
                      </w:r>
                    </w:del>
                  </w:sdtContent>
                </w:sdt>
                <w:r w:rsidDel="00000000" w:rsidR="00000000" w:rsidRPr="00000000">
                  <w:rPr>
                    <w:sz w:val="24"/>
                    <w:szCs w:val="24"/>
                    <w:rtl w:val="0"/>
                  </w:rPr>
                  <w:t xml:space="preserve">)</w:t>
                </w:r>
              </w:ins>
            </w:sdtContent>
          </w:sdt>
          <w:sdt>
            <w:sdtPr>
              <w:tag w:val="goog_rdk_119"/>
            </w:sdtPr>
            <w:sdtContent>
              <w:ins w:author="Jeffrey Hanson" w:id="40" w:date="2021-12-27T23:07:59Z">
                <w:r w:rsidDel="00000000" w:rsidR="00000000" w:rsidRPr="00000000">
                  <w:rPr>
                    <w:sz w:val="24"/>
                    <w:szCs w:val="24"/>
                    <w:rtl w:val="0"/>
                  </w:rPr>
                  <w:t xml:space="preserve">; and </w:t>
                </w:r>
                <w:sdt>
                  <w:sdtPr>
                    <w:tag w:val="goog_rdk_120"/>
                  </w:sdtPr>
                  <w:sdtContent>
                    <w:del w:author="Jeffrey Hanson" w:id="40" w:date="2021-12-27T23:07:59Z">
                      <w:r w:rsidDel="00000000" w:rsidR="00000000" w:rsidRPr="00000000">
                        <w:rPr>
                          <w:sz w:val="24"/>
                          <w:szCs w:val="24"/>
                          <w:rtl w:val="0"/>
                        </w:rPr>
                        <w:delText xml:space="preserve">Additionally,</w:delText>
                      </w:r>
                      <w:r w:rsidDel="00000000" w:rsidR="00000000" w:rsidRPr="00000000">
                        <w:rPr>
                          <w:color w:val="000000"/>
                          <w:sz w:val="24"/>
                          <w:szCs w:val="24"/>
                          <w:rtl w:val="0"/>
                        </w:rPr>
                        <w:delText xml:space="preserve">; </w:delText>
                      </w:r>
                      <w:r w:rsidDel="00000000" w:rsidR="00000000" w:rsidRPr="00000000">
                        <w:rPr>
                          <w:sz w:val="24"/>
                          <w:szCs w:val="24"/>
                          <w:rtl w:val="0"/>
                        </w:rPr>
                        <w:delText xml:space="preserve">and the</w:delText>
                      </w:r>
                    </w:del>
                  </w:sdtContent>
                </w:sdt>
                <w:r w:rsidDel="00000000" w:rsidR="00000000" w:rsidRPr="00000000">
                  <w:rPr>
                    <w:sz w:val="24"/>
                    <w:szCs w:val="24"/>
                    <w:rtl w:val="0"/>
                  </w:rPr>
                  <w:t xml:space="preserve"> </w:t>
                </w:r>
              </w:ins>
            </w:sdtContent>
          </w:sdt>
          <w:sdt>
            <w:sdtPr>
              <w:tag w:val="goog_rdk_121"/>
            </w:sdtPr>
            <w:sdtContent>
              <w:ins w:author="Jeffrey Hanson" w:id="41" w:date="2021-12-27T23:10:59Z">
                <w:r w:rsidDel="00000000" w:rsidR="00000000" w:rsidRPr="00000000">
                  <w:rPr>
                    <w:sz w:val="24"/>
                    <w:szCs w:val="24"/>
                    <w:rtl w:val="0"/>
                  </w:rPr>
                  <w:t xml:space="preserve">the </w:t>
                </w:r>
                <w:r w:rsidDel="00000000" w:rsidR="00000000" w:rsidRPr="00000000">
                  <w:rPr>
                    <w:sz w:val="24"/>
                    <w:szCs w:val="24"/>
                    <w:rtl w:val="0"/>
                  </w:rPr>
                  <w:t xml:space="preserve">increasing frequency and intensity of extreme weather events</w:t>
                </w:r>
              </w:ins>
            </w:sdtContent>
          </w:sdt>
          <w:sdt>
            <w:sdtPr>
              <w:tag w:val="goog_rdk_122"/>
            </w:sdtPr>
            <w:sdtContent>
              <w:ins w:author="Jeffrey Hanson" w:id="42" w:date="2021-12-27T23:11:11Z">
                <w:r w:rsidDel="00000000" w:rsidR="00000000" w:rsidRPr="00000000">
                  <w:rPr>
                    <w:sz w:val="24"/>
                    <w:szCs w:val="24"/>
                    <w:rtl w:val="0"/>
                  </w:rPr>
                  <w:t xml:space="preserve"> due to climate change</w:t>
                </w:r>
              </w:ins>
            </w:sdtContent>
          </w:sdt>
          <w:r w:rsidDel="00000000" w:rsidR="00000000" w:rsidRPr="00000000">
            <w:rPr>
              <w:sz w:val="24"/>
              <w:szCs w:val="24"/>
              <w:rtl w:val="0"/>
            </w:rPr>
            <w:t xml:space="preserve"> </w:t>
          </w:r>
          <w:sdt>
            <w:sdtPr>
              <w:tag w:val="goog_rdk_123"/>
            </w:sdtPr>
            <w:sdtContent>
              <w:del w:author="Jeffrey Hanson" w:id="43" w:date="2021-12-27T23:11:48Z">
                <w:r w:rsidDel="00000000" w:rsidR="00000000" w:rsidRPr="00000000">
                  <w:rPr>
                    <w:sz w:val="24"/>
                    <w:szCs w:val="24"/>
                    <w:rtl w:val="0"/>
                  </w:rPr>
                  <w:delText xml:space="preserve">can </w:delText>
                </w:r>
              </w:del>
            </w:sdtContent>
          </w:sdt>
          <w:r w:rsidDel="00000000" w:rsidR="00000000" w:rsidRPr="00000000">
            <w:rPr>
              <w:sz w:val="24"/>
              <w:szCs w:val="24"/>
              <w:rtl w:val="0"/>
            </w:rPr>
            <w:t xml:space="preserve">threaten</w:t>
          </w:r>
          <w:sdt>
            <w:sdtPr>
              <w:tag w:val="goog_rdk_124"/>
            </w:sdtPr>
            <w:sdtContent>
              <w:ins w:author="Jeffrey Hanson" w:id="44" w:date="2021-12-27T23:11:50Z">
                <w:r w:rsidDel="00000000" w:rsidR="00000000" w:rsidRPr="00000000">
                  <w:rPr>
                    <w:sz w:val="24"/>
                    <w:szCs w:val="24"/>
                    <w:rtl w:val="0"/>
                  </w:rPr>
                  <w:t xml:space="preserve">s</w:t>
                </w:r>
              </w:ins>
            </w:sdtContent>
          </w:sdt>
          <w:sdt>
            <w:sdtPr>
              <w:tag w:val="goog_rdk_125"/>
            </w:sdtPr>
            <w:sdtContent>
              <w:del w:author="Jeffrey Hanson" w:id="44" w:date="2021-12-27T23:11:50Z">
                <w:r w:rsidDel="00000000" w:rsidR="00000000" w:rsidRPr="00000000">
                  <w:rPr>
                    <w:sz w:val="24"/>
                    <w:szCs w:val="24"/>
                    <w:rtl w:val="0"/>
                  </w:rPr>
                  <w:delText xml:space="preserve"> the persistence of </w:delText>
                </w:r>
                <w:r w:rsidDel="00000000" w:rsidR="00000000" w:rsidRPr="00000000">
                  <w:rPr>
                    <w:sz w:val="24"/>
                    <w:szCs w:val="24"/>
                    <w:rtl w:val="0"/>
                  </w:rPr>
                  <w:delText xml:space="preserve">species</w:delText>
                </w:r>
              </w:del>
            </w:sdtContent>
          </w:sdt>
          <w:sdt>
            <w:sdtPr>
              <w:tag w:val="goog_rdk_126"/>
            </w:sdtPr>
            <w:sdtContent>
              <w:del w:author="Jeffrey Hanson" w:id="45" w:date="2021-12-27T23:08:11Z">
                <w:r w:rsidDel="00000000" w:rsidR="00000000" w:rsidRPr="00000000">
                  <w:rPr>
                    <w:sz w:val="24"/>
                    <w:szCs w:val="24"/>
                    <w:rtl w:val="0"/>
                  </w:rPr>
                  <w:delText xml:space="preserve"> </w:delText>
                </w:r>
              </w:del>
            </w:sdtContent>
          </w:sdt>
          <w:sdt>
            <w:sdtPr>
              <w:tag w:val="goog_rdk_127"/>
            </w:sdtPr>
            <w:sdtContent>
              <w:ins w:author="Jeffrey Hanson" w:id="45" w:date="2021-12-27T23:08:11Z">
                <w:r w:rsidDel="00000000" w:rsidR="00000000" w:rsidRPr="00000000">
                  <w:rPr>
                    <w:sz w:val="24"/>
                    <w:szCs w:val="24"/>
                    <w:rtl w:val="0"/>
                  </w:rPr>
                  <w:t xml:space="preserve"> </w:t>
                </w:r>
              </w:ins>
            </w:sdtContent>
          </w:sdt>
          <w:r w:rsidDel="00000000" w:rsidR="00000000" w:rsidRPr="00000000">
            <w:rPr>
              <w:sz w:val="24"/>
              <w:szCs w:val="24"/>
              <w:rtl w:val="0"/>
            </w:rPr>
            <w:t xml:space="preserve">populations within protected areas (Maxwell et al. 2019).</w:t>
          </w:r>
          <w:sdt>
            <w:sdtPr>
              <w:tag w:val="goog_rdk_128"/>
            </w:sdtPr>
            <w:sdtContent>
              <w:ins w:author="Jeffrey Hanson" w:id="46" w:date="2021-12-27T23:50:40Z">
                <w:r w:rsidDel="00000000" w:rsidR="00000000" w:rsidRPr="00000000">
                  <w:rPr>
                    <w:sz w:val="24"/>
                    <w:szCs w:val="24"/>
                    <w:rtl w:val="0"/>
                  </w:rPr>
                  <w:t xml:space="preserve"> </w:t>
                </w:r>
              </w:ins>
            </w:sdtContent>
          </w:sdt>
          <w:sdt>
            <w:sdtPr>
              <w:tag w:val="goog_rdk_129"/>
            </w:sdtPr>
            <w:sdtContent>
              <w:del w:author="Jeffrey Hanson" w:id="46" w:date="2021-12-27T23:50:40Z">
                <w:r w:rsidDel="00000000" w:rsidR="00000000" w:rsidRPr="00000000">
                  <w:rPr>
                    <w:color w:val="000000"/>
                    <w:sz w:val="24"/>
                    <w:szCs w:val="24"/>
                    <w:rtl w:val="0"/>
                  </w:rPr>
                  <w:delText xml:space="preserve"> </w:delText>
                </w:r>
              </w:del>
            </w:sdtContent>
          </w:sdt>
          <w:sdt>
            <w:sdtPr>
              <w:tag w:val="goog_rdk_130"/>
            </w:sdtPr>
            <w:sdtContent>
              <w:ins w:author="Jeffrey Hanson" w:id="47" w:date="2021-12-27T23:14:49Z">
                <w:sdt>
                  <w:sdtPr>
                    <w:tag w:val="goog_rdk_131"/>
                  </w:sdtPr>
                  <w:sdtContent>
                    <w:del w:author="Jeffrey Hanson" w:id="46" w:date="2021-12-27T23:50:40Z">
                      <w:r w:rsidDel="00000000" w:rsidR="00000000" w:rsidRPr="00000000">
                        <w:rPr>
                          <w:color w:val="000000"/>
                          <w:sz w:val="24"/>
                          <w:szCs w:val="24"/>
                          <w:rtl w:val="0"/>
                        </w:rPr>
                        <w:delText xml:space="preserve">F</w:delText>
                      </w:r>
                    </w:del>
                  </w:sdtContent>
                </w:sdt>
              </w:ins>
            </w:sdtContent>
          </w:sdt>
          <w:sdt>
            <w:sdtPr>
              <w:tag w:val="goog_rdk_132"/>
            </w:sdtPr>
            <w:sdtContent>
              <w:del w:author="Jeffrey Hanson" w:id="46" w:date="2021-12-27T23:50:40Z"/>
              <w:sdt>
                <w:sdtPr>
                  <w:tag w:val="goog_rdk_133"/>
                </w:sdtPr>
                <w:sdtContent>
                  <w:commentRangeStart w:id="10"/>
                </w:sdtContent>
              </w:sdt>
              <w:del w:author="Jeffrey Hanson" w:id="46" w:date="2021-12-27T23:50:40Z">
                <w:r w:rsidDel="00000000" w:rsidR="00000000" w:rsidRPr="00000000">
                  <w:rPr>
                    <w:color w:val="000000"/>
                    <w:sz w:val="24"/>
                    <w:szCs w:val="24"/>
                    <w:rtl w:val="0"/>
                  </w:rPr>
                  <w:delText xml:space="preserve">Thus</w:delText>
                </w:r>
              </w:del>
            </w:sdtContent>
          </w:sdt>
          <w:sdt>
            <w:sdtPr>
              <w:tag w:val="goog_rdk_134"/>
            </w:sdtPr>
            <w:sdtContent>
              <w:ins w:author="Jeffrey Hanson" w:id="47" w:date="2021-12-27T23:14:49Z">
                <w:sdt>
                  <w:sdtPr>
                    <w:tag w:val="goog_rdk_135"/>
                  </w:sdtPr>
                  <w:sdtContent>
                    <w:del w:author="Jeffrey Hanson" w:id="46" w:date="2021-12-27T23:50:40Z">
                      <w:r w:rsidDel="00000000" w:rsidR="00000000" w:rsidRPr="00000000">
                        <w:rPr>
                          <w:color w:val="000000"/>
                          <w:sz w:val="24"/>
                          <w:szCs w:val="24"/>
                          <w:rtl w:val="0"/>
                        </w:rPr>
                        <w:delText xml:space="preserve"> </w:delText>
                      </w:r>
                    </w:del>
                  </w:sdtContent>
                </w:sdt>
                <w:sdt>
                  <w:sdtPr>
                    <w:tag w:val="goog_rdk_136"/>
                  </w:sdtPr>
                  <w:sdtContent>
                    <w:del w:author="Jeffrey Hanson" w:id="47" w:date="2021-12-27T23:14:49Z">
                      <w:r w:rsidDel="00000000" w:rsidR="00000000" w:rsidRPr="00000000">
                        <w:rPr>
                          <w:color w:val="000000"/>
                          <w:sz w:val="24"/>
                          <w:szCs w:val="24"/>
                          <w:rtl w:val="0"/>
                        </w:rPr>
                        <w:delText xml:space="preserve">f</w:delText>
                      </w:r>
                    </w:del>
                  </w:sdtContent>
                </w:sdt>
                <w:r w:rsidDel="00000000" w:rsidR="00000000" w:rsidRPr="00000000">
                  <w:rPr>
                    <w:color w:val="000000"/>
                    <w:sz w:val="24"/>
                    <w:szCs w:val="24"/>
                    <w:rtl w:val="0"/>
                  </w:rPr>
                  <w:t xml:space="preserve"> Thus failing to </w:t>
                </w:r>
                <w:r w:rsidDel="00000000" w:rsidR="00000000" w:rsidRPr="00000000">
                  <w:rPr>
                    <w:color w:val="000000"/>
                    <w:sz w:val="24"/>
                    <w:szCs w:val="24"/>
                    <w:rtl w:val="0"/>
                  </w:rPr>
                  <w:t xml:space="preserve">account for such risk factors when developing conservation plans</w:t>
                </w:r>
              </w:ins>
            </w:sdtContent>
          </w:sdt>
          <w:sdt>
            <w:sdtPr>
              <w:tag w:val="goog_rdk_137"/>
            </w:sdtPr>
            <w:sdtContent>
              <w:ins w:author="Jeffrey Hanson" w:id="48" w:date="2021-12-27T23:14:48Z">
                <w:r w:rsidDel="00000000" w:rsidR="00000000" w:rsidRPr="00000000">
                  <w:rPr>
                    <w:color w:val="000000"/>
                    <w:sz w:val="24"/>
                    <w:szCs w:val="24"/>
                    <w:rtl w:val="0"/>
                  </w:rPr>
                  <w:t xml:space="preserve"> could lead to the establishment of protected areas in places where they have a high chance of failing to safeguard biodiversity</w:t>
                </w:r>
                <w:sdt>
                  <w:sdtPr>
                    <w:tag w:val="goog_rdk_138"/>
                  </w:sdtPr>
                  <w:sdtContent>
                    <w:del w:author="Jeffrey Hanson" w:id="48" w:date="2021-12-27T23:14:48Z">
                      <w:r w:rsidDel="00000000" w:rsidR="00000000" w:rsidRPr="00000000">
                        <w:rPr>
                          <w:color w:val="000000"/>
                          <w:sz w:val="24"/>
                          <w:szCs w:val="24"/>
                          <w:rtl w:val="0"/>
                        </w:rPr>
                        <w:delText xml:space="preserve"> </w:delText>
                      </w:r>
                    </w:del>
                  </w:sdtContent>
                </w:sdt>
              </w:ins>
            </w:sdtContent>
          </w:sdt>
          <w:sdt>
            <w:sdtPr>
              <w:tag w:val="goog_rdk_139"/>
            </w:sdtPr>
            <w:sdtContent>
              <w:ins w:author="Jeffrey Hanson" w:id="47" w:date="2021-12-27T23:14:49Z">
                <w:sdt>
                  <w:sdtPr>
                    <w:tag w:val="goog_rdk_140"/>
                  </w:sdtPr>
                  <w:sdtContent>
                    <w:del w:author="Jeffrey Hanson" w:id="48" w:date="2021-12-27T23:14:48Z">
                      <w:r w:rsidDel="00000000" w:rsidR="00000000" w:rsidRPr="00000000">
                        <w:rPr>
                          <w:color w:val="000000"/>
                          <w:sz w:val="24"/>
                          <w:szCs w:val="24"/>
                          <w:rtl w:val="0"/>
                        </w:rPr>
                        <w:delText xml:space="preserve">plans</w:delText>
                      </w:r>
                    </w:del>
                  </w:sdtContent>
                </w:sdt>
              </w:ins>
            </w:sdtContent>
          </w:sdt>
          <w:sdt>
            <w:sdtPr>
              <w:tag w:val="goog_rdk_141"/>
            </w:sdtPr>
            <w:sdtContent>
              <w:del w:author="Jeffrey Hanson" w:id="48" w:date="2021-12-27T23:14:48Z"/>
            </w:sdtContent>
          </w:sdt>
          <w:sdt>
            <w:sdtPr>
              <w:tag w:val="goog_rdk_142"/>
            </w:sdtPr>
            <w:sdtContent>
              <w:ins w:author="Jeffrey Hanson" w:id="48" w:date="2021-12-27T23:14:48Z">
                <w:sdt>
                  <w:sdtPr>
                    <w:tag w:val="goog_rdk_143"/>
                  </w:sdtPr>
                  <w:sdtContent>
                    <w:del w:author="Jeffrey Hanson" w:id="48" w:date="2021-12-27T23:14:48Z"/>
                  </w:sdtContent>
                </w:sdt>
              </w:ins>
              <w:sdt>
                <w:sdtPr>
                  <w:tag w:val="goog_rdk_144"/>
                </w:sdtPr>
                <w:sdtContent>
                  <w:ins w:author="Jeffrey Hanson" w:id="48" w:date="2021-12-27T23:14:48Z">
                    <w:del w:author="Jeffrey Hanson" w:id="48" w:date="2021-12-27T23:14:48Z">
                      <w:r w:rsidDel="00000000" w:rsidR="00000000" w:rsidRPr="00000000">
                        <w:rPr>
                          <w:sz w:val="24"/>
                          <w:szCs w:val="24"/>
                          <w:rtl w:val="0"/>
                          <w:rPrChange w:author="Jeffrey Hanson" w:id="49" w:date="2021-12-27T23:14:49Z">
                            <w:rPr>
                              <w:color w:val="000000"/>
                              <w:sz w:val="24"/>
                              <w:szCs w:val="24"/>
                            </w:rPr>
                          </w:rPrChange>
                        </w:rPr>
                        <w:delText xml:space="preserve"> that identify prioritty </w:delText>
                      </w:r>
                    </w:del>
                  </w:ins>
                </w:sdtContent>
              </w:sdt>
              <w:ins w:author="Jeffrey Hanson" w:id="48" w:date="2021-12-27T23:14:48Z">
                <w:del w:author="Jeffrey Hanson" w:id="48" w:date="2021-12-27T23:14:48Z">
                  <w:commentRangeEnd w:id="10"/>
                  <w:r w:rsidDel="00000000" w:rsidR="00000000" w:rsidRPr="00000000">
                    <w:commentReference w:id="10"/>
                  </w:r>
                  <w:sdt>
                    <w:sdtPr>
                      <w:tag w:val="goog_rdk_145"/>
                    </w:sdtPr>
                    <w:sdtContent>
                      <w:r w:rsidDel="00000000" w:rsidR="00000000" w:rsidRPr="00000000">
                        <w:rPr>
                          <w:sz w:val="24"/>
                          <w:szCs w:val="24"/>
                          <w:rtl w:val="0"/>
                          <w:rPrChange w:author="Jeffrey Hanson" w:id="49" w:date="2021-12-27T23:14:49Z">
                            <w:rPr>
                              <w:color w:val="000000"/>
                              <w:sz w:val="24"/>
                              <w:szCs w:val="24"/>
                            </w:rPr>
                          </w:rPrChange>
                        </w:rPr>
                        <w:delText xml:space="preserve">silience of protected areas  </w:delText>
                      </w:r>
                    </w:sdtContent>
                  </w:sdt>
                  <w:sdt>
                    <w:sdtPr>
                      <w:tag w:val="goog_rdk_146"/>
                    </w:sdtPr>
                    <w:sdtContent>
                      <w:commentRangeStart w:id="11"/>
                    </w:sdtContent>
                  </w:sdt>
                  <w:sdt>
                    <w:sdtPr>
                      <w:tag w:val="goog_rdk_147"/>
                    </w:sdtPr>
                    <w:sdtContent>
                      <w:r w:rsidDel="00000000" w:rsidR="00000000" w:rsidRPr="00000000">
                        <w:rPr>
                          <w:sz w:val="24"/>
                          <w:szCs w:val="24"/>
                          <w:rtl w:val="0"/>
                          <w:rPrChange w:author="Jeffrey Hanson" w:id="49" w:date="2021-12-27T23:14:49Z">
                            <w:rPr>
                              <w:color w:val="000000"/>
                              <w:sz w:val="24"/>
                              <w:szCs w:val="24"/>
                            </w:rPr>
                          </w:rPrChange>
                        </w:rPr>
                        <w:delText xml:space="preserve"> fail to conserve biodiversity</w:delText>
                      </w:r>
                    </w:sdtContent>
                  </w:sdt>
                  <w:commentRangeEnd w:id="11"/>
                  <w:r w:rsidDel="00000000" w:rsidR="00000000" w:rsidRPr="00000000">
                    <w:commentReference w:id="11"/>
                  </w:r>
                  <w:sdt>
                    <w:sdtPr>
                      <w:tag w:val="goog_rdk_148"/>
                    </w:sdtPr>
                    <w:sdtContent>
                      <w:r w:rsidDel="00000000" w:rsidR="00000000" w:rsidRPr="00000000">
                        <w:rPr>
                          <w:sz w:val="24"/>
                          <w:szCs w:val="24"/>
                          <w:rtl w:val="0"/>
                          <w:rPrChange w:author="Jeffrey Hanson" w:id="49" w:date="2021-12-27T23:14:49Z">
                            <w:rPr>
                              <w:color w:val="000000"/>
                              <w:sz w:val="24"/>
                              <w:szCs w:val="24"/>
                            </w:rPr>
                          </w:rPrChange>
                        </w:rPr>
                        <w:delText xml:space="preserve"> </w:delText>
                      </w:r>
                    </w:sdtContent>
                  </w:sdt>
                </w:del>
              </w:ins>
            </w:sdtContent>
          </w:sdt>
          <w:sdt>
            <w:sdtPr>
              <w:tag w:val="goog_rdk_149"/>
            </w:sdtPr>
            <w:sdtContent>
              <w:del w:author="Jeffrey Hanson" w:id="48" w:date="2021-12-27T23:14:48Z">
                <w:r w:rsidDel="00000000" w:rsidR="00000000" w:rsidRPr="00000000">
                  <w:rPr>
                    <w:color w:val="000000"/>
                    <w:sz w:val="24"/>
                    <w:szCs w:val="24"/>
                    <w:rtl w:val="0"/>
                  </w:rPr>
                  <w:delText xml:space="preserve">,</w:delText>
                </w:r>
                <w:r w:rsidDel="00000000" w:rsidR="00000000" w:rsidRPr="00000000">
                  <w:rPr>
                    <w:color w:val="000000"/>
                    <w:sz w:val="24"/>
                    <w:szCs w:val="24"/>
                    <w:rtl w:val="0"/>
                  </w:rPr>
                  <w:delText xml:space="preserve"> effective use of limited conservation resources requires</w:delText>
                </w:r>
                <w:r w:rsidDel="00000000" w:rsidR="00000000" w:rsidRPr="00000000">
                  <w:rPr>
                    <w:rtl w:val="0"/>
                  </w:rPr>
                  <w:delText xml:space="preserve"> </w:delText>
                </w:r>
                <w:r w:rsidDel="00000000" w:rsidR="00000000" w:rsidRPr="00000000">
                  <w:rPr>
                    <w:color w:val="000000"/>
                    <w:sz w:val="24"/>
                    <w:szCs w:val="24"/>
                    <w:rtl w:val="0"/>
                  </w:rPr>
                  <w:delText xml:space="preserve">planning for investment in protected areas that</w:delText>
                </w:r>
                <w:r w:rsidDel="00000000" w:rsidR="00000000" w:rsidRPr="00000000">
                  <w:rPr>
                    <w:rtl w:val="0"/>
                  </w:rPr>
                  <w:delText xml:space="preserve"> </w:delText>
                </w:r>
                <w:r w:rsidDel="00000000" w:rsidR="00000000" w:rsidRPr="00000000">
                  <w:rPr>
                    <w:color w:val="000000"/>
                    <w:sz w:val="24"/>
                    <w:szCs w:val="24"/>
                    <w:rtl w:val="0"/>
                  </w:rPr>
                  <w:delText xml:space="preserve">accounts for these risks</w:delText>
                </w:r>
              </w:del>
            </w:sdtContent>
          </w:sdt>
          <w:r w:rsidDel="00000000" w:rsidR="00000000" w:rsidRPr="00000000">
            <w:rPr>
              <w:sz w:val="24"/>
              <w:szCs w:val="24"/>
              <w:rtl w:val="0"/>
            </w:rPr>
            <w:t xml:space="preserve"> (McBride et al. 2007)</w:t>
          </w:r>
          <w:r w:rsidDel="00000000" w:rsidR="00000000" w:rsidRPr="00000000">
            <w:rPr>
              <w:color w:val="000000"/>
              <w:sz w:val="24"/>
              <w:szCs w:val="24"/>
              <w:rtl w:val="0"/>
            </w:rPr>
            <w:t xml:space="preserve">. </w:t>
          </w:r>
          <w:sdt>
            <w:sdtPr>
              <w:tag w:val="goog_rdk_150"/>
            </w:sdtPr>
            <w:sdtContent>
              <w:ins w:author="Jeffrey Hanson" w:id="50" w:date="2021-12-27T22:46:47Z">
                <w:r w:rsidDel="00000000" w:rsidR="00000000" w:rsidRPr="00000000">
                  <w:rPr>
                    <w:rtl w:val="0"/>
                  </w:rPr>
                </w:r>
              </w:ins>
            </w:sdtContent>
          </w:sdt>
        </w:p>
      </w:sdtContent>
    </w:sdt>
    <w:sdt>
      <w:sdtPr>
        <w:tag w:val="goog_rdk_153"/>
      </w:sdtPr>
      <w:sdtContent>
        <w:p w:rsidR="00000000" w:rsidDel="00000000" w:rsidP="00000000" w:rsidRDefault="00000000" w:rsidRPr="00000000" w14:paraId="0000001E">
          <w:pPr>
            <w:spacing w:line="480" w:lineRule="auto"/>
            <w:rPr>
              <w:ins w:author="Jeffrey Hanson" w:id="50" w:date="2021-12-27T22:46:47Z"/>
              <w:color w:val="000000"/>
              <w:sz w:val="24"/>
              <w:szCs w:val="24"/>
            </w:rPr>
          </w:pPr>
          <w:sdt>
            <w:sdtPr>
              <w:tag w:val="goog_rdk_152"/>
            </w:sdtPr>
            <w:sdtContent>
              <w:ins w:author="Jeffrey Hanson" w:id="50" w:date="2021-12-27T22:46:47Z">
                <w:r w:rsidDel="00000000" w:rsidR="00000000" w:rsidRPr="00000000">
                  <w:rPr>
                    <w:rtl w:val="0"/>
                  </w:rPr>
                </w:r>
              </w:ins>
            </w:sdtContent>
          </w:sdt>
        </w:p>
      </w:sdtContent>
    </w:sdt>
    <w:sdt>
      <w:sdtPr>
        <w:tag w:val="goog_rdk_201"/>
      </w:sdtPr>
      <w:sdtContent>
        <w:p w:rsidR="00000000" w:rsidDel="00000000" w:rsidP="00000000" w:rsidRDefault="00000000" w:rsidRPr="00000000" w14:paraId="0000001F">
          <w:pPr>
            <w:spacing w:line="480" w:lineRule="auto"/>
            <w:rPr>
              <w:ins w:author="Jeffrey Hanson" w:id="64" w:date="2021-12-27T23:55:38Z"/>
              <w:sz w:val="24"/>
              <w:szCs w:val="24"/>
            </w:rPr>
          </w:pPr>
          <w:sdt>
            <w:sdtPr>
              <w:tag w:val="goog_rdk_154"/>
            </w:sdtPr>
            <w:sdtContent>
              <w:commentRangeStart w:id="12"/>
            </w:sdtContent>
          </w:sdt>
          <w:r w:rsidDel="00000000" w:rsidR="00000000" w:rsidRPr="00000000">
            <w:rPr>
              <w:sz w:val="24"/>
              <w:szCs w:val="24"/>
              <w:rtl w:val="0"/>
            </w:rPr>
            <w:t xml:space="preserve">Here</w:t>
          </w:r>
          <w:commentRangeEnd w:id="12"/>
          <w:r w:rsidDel="00000000" w:rsidR="00000000" w:rsidRPr="00000000">
            <w:commentReference w:id="12"/>
          </w:r>
          <w:r w:rsidDel="00000000" w:rsidR="00000000" w:rsidRPr="00000000">
            <w:rPr>
              <w:sz w:val="24"/>
              <w:szCs w:val="24"/>
              <w:rtl w:val="0"/>
            </w:rPr>
            <w:t xml:space="preserve"> we</w:t>
          </w:r>
          <w:r w:rsidDel="00000000" w:rsidR="00000000" w:rsidRPr="00000000">
            <w:rPr>
              <w:color w:val="000000"/>
              <w:sz w:val="24"/>
              <w:szCs w:val="24"/>
              <w:rtl w:val="0"/>
            </w:rPr>
            <w:t xml:space="preserve"> </w:t>
          </w:r>
          <w:sdt>
            <w:sdtPr>
              <w:tag w:val="goog_rdk_155"/>
            </w:sdtPr>
            <w:sdtContent>
              <w:ins w:author="Jeffrey Hanson" w:id="51" w:date="2021-12-27T23:26:15Z">
                <w:r w:rsidDel="00000000" w:rsidR="00000000" w:rsidRPr="00000000">
                  <w:rPr>
                    <w:color w:val="000000"/>
                    <w:sz w:val="24"/>
                    <w:szCs w:val="24"/>
                    <w:rtl w:val="0"/>
                  </w:rPr>
                  <w:t xml:space="preserve">show </w:t>
                </w:r>
              </w:ins>
            </w:sdtContent>
          </w:sdt>
          <w:sdt>
            <w:sdtPr>
              <w:tag w:val="goog_rdk_156"/>
            </w:sdtPr>
            <w:sdtContent>
              <w:del w:author="Jeffrey Hanson" w:id="51" w:date="2021-12-27T23:26:15Z">
                <w:r w:rsidDel="00000000" w:rsidR="00000000" w:rsidRPr="00000000">
                  <w:rPr>
                    <w:sz w:val="24"/>
                    <w:szCs w:val="24"/>
                    <w:rtl w:val="0"/>
                  </w:rPr>
                  <w:delText xml:space="preserve">demonstrate</w:delText>
                </w:r>
              </w:del>
            </w:sdtContent>
          </w:sdt>
          <w:r w:rsidDel="00000000" w:rsidR="00000000" w:rsidRPr="00000000">
            <w:rPr>
              <w:sz w:val="24"/>
              <w:szCs w:val="24"/>
              <w:rtl w:val="0"/>
            </w:rPr>
            <w:t xml:space="preserve"> </w:t>
          </w:r>
          <w:r w:rsidDel="00000000" w:rsidR="00000000" w:rsidRPr="00000000">
            <w:rPr>
              <w:color w:val="000000"/>
              <w:sz w:val="24"/>
              <w:szCs w:val="24"/>
              <w:rtl w:val="0"/>
            </w:rPr>
            <w:t xml:space="preserve">how </w:t>
          </w:r>
          <w:sdt>
            <w:sdtPr>
              <w:tag w:val="goog_rdk_157"/>
            </w:sdtPr>
            <w:sdtContent>
              <w:ins w:author="Jeffrey Hanson" w:id="52" w:date="2021-12-27T23:54:48Z">
                <w:r w:rsidDel="00000000" w:rsidR="00000000" w:rsidRPr="00000000">
                  <w:rPr>
                    <w:color w:val="000000"/>
                    <w:sz w:val="24"/>
                    <w:szCs w:val="24"/>
                    <w:rtl w:val="0"/>
                  </w:rPr>
                  <w:t xml:space="preserve">explicitly </w:t>
                </w:r>
              </w:ins>
            </w:sdtContent>
          </w:sdt>
          <w:r w:rsidDel="00000000" w:rsidR="00000000" w:rsidRPr="00000000">
            <w:rPr>
              <w:color w:val="000000"/>
              <w:sz w:val="24"/>
              <w:szCs w:val="24"/>
              <w:rtl w:val="0"/>
            </w:rPr>
            <w:t xml:space="preserve">accounting for</w:t>
          </w:r>
          <w:sdt>
            <w:sdtPr>
              <w:tag w:val="goog_rdk_158"/>
            </w:sdtPr>
            <w:sdtContent>
              <w:ins w:author="Jeffrey Hanson" w:id="53" w:date="2021-12-27T23:25:47Z">
                <w:r w:rsidDel="00000000" w:rsidR="00000000" w:rsidRPr="00000000">
                  <w:rPr>
                    <w:color w:val="000000"/>
                    <w:sz w:val="24"/>
                    <w:szCs w:val="24"/>
                    <w:rtl w:val="0"/>
                  </w:rPr>
                  <w:t xml:space="preserve"> risk of failure </w:t>
                </w:r>
                <w:sdt>
                  <w:sdtPr>
                    <w:tag w:val="goog_rdk_159"/>
                  </w:sdtPr>
                  <w:sdtContent>
                    <w:del w:author="Jeffrey Hanson" w:id="53" w:date="2021-12-27T23:25:47Z">
                      <w:r w:rsidDel="00000000" w:rsidR="00000000" w:rsidRPr="00000000">
                        <w:rPr>
                          <w:color w:val="000000"/>
                          <w:sz w:val="24"/>
                          <w:szCs w:val="24"/>
                          <w:rtl w:val="0"/>
                        </w:rPr>
                        <w:delText xml:space="preserve">due to</w:delText>
                      </w:r>
                    </w:del>
                  </w:sdtContent>
                </w:sdt>
              </w:ins>
            </w:sdtContent>
          </w:sdt>
          <w:sdt>
            <w:sdtPr>
              <w:tag w:val="goog_rdk_160"/>
            </w:sdtPr>
            <w:sdtContent>
              <w:del w:author="Jeffrey Hanson" w:id="53" w:date="2021-12-27T23:25:47Z">
                <w:r w:rsidDel="00000000" w:rsidR="00000000" w:rsidRPr="00000000">
                  <w:rPr>
                    <w:color w:val="000000"/>
                    <w:sz w:val="24"/>
                    <w:szCs w:val="24"/>
                    <w:rtl w:val="0"/>
                  </w:rPr>
                  <w:delText xml:space="preserve"> governance, land use, and climate</w:delText>
                </w:r>
              </w:del>
            </w:sdtContent>
          </w:sdt>
          <w:sdt>
            <w:sdtPr>
              <w:tag w:val="goog_rdk_161"/>
            </w:sdtPr>
            <w:sdtContent>
              <w:ins w:author="Jeffrey Hanson" w:id="54" w:date="2021-12-27T23:51:26Z">
                <w:sdt>
                  <w:sdtPr>
                    <w:tag w:val="goog_rdk_162"/>
                  </w:sdtPr>
                  <w:sdtContent>
                    <w:del w:author="Jeffrey Hanson" w:id="53" w:date="2021-12-27T23:25:47Z">
                      <w:r w:rsidDel="00000000" w:rsidR="00000000" w:rsidRPr="00000000">
                        <w:rPr>
                          <w:color w:val="000000"/>
                          <w:sz w:val="24"/>
                          <w:szCs w:val="24"/>
                          <w:rtl w:val="0"/>
                        </w:rPr>
                        <w:delText xml:space="preserve"> </w:delText>
                      </w:r>
                      <w:r w:rsidDel="00000000" w:rsidR="00000000" w:rsidRPr="00000000">
                        <w:rPr>
                          <w:color w:val="000000"/>
                          <w:sz w:val="24"/>
                          <w:szCs w:val="24"/>
                          <w:rtl w:val="0"/>
                        </w:rPr>
                        <w:delText xml:space="preserve">change</w:delText>
                      </w:r>
                    </w:del>
                  </w:sdtContent>
                </w:sdt>
              </w:ins>
            </w:sdtContent>
          </w:sdt>
          <w:sdt>
            <w:sdtPr>
              <w:tag w:val="goog_rdk_163"/>
            </w:sdtPr>
            <w:sdtContent>
              <w:del w:author="Jeffrey Hanson" w:id="53" w:date="2021-12-27T23:25:47Z">
                <w:r w:rsidDel="00000000" w:rsidR="00000000" w:rsidRPr="00000000">
                  <w:rPr>
                    <w:color w:val="000000"/>
                    <w:sz w:val="24"/>
                    <w:szCs w:val="24"/>
                    <w:rtl w:val="0"/>
                  </w:rPr>
                  <w:delText xml:space="preserve"> risks</w:delText>
                </w:r>
                <w:r w:rsidDel="00000000" w:rsidR="00000000" w:rsidRPr="00000000">
                  <w:rPr>
                    <w:color w:val="000000"/>
                    <w:sz w:val="24"/>
                    <w:szCs w:val="24"/>
                    <w:rtl w:val="0"/>
                  </w:rPr>
                  <w:delText xml:space="preserve"> </w:delText>
                </w:r>
              </w:del>
            </w:sdtContent>
          </w:sdt>
          <w:sdt>
            <w:sdtPr>
              <w:tag w:val="goog_rdk_164"/>
            </w:sdtPr>
            <w:sdtContent>
              <w:ins w:author="Jeffrey Hanson" w:id="55" w:date="2021-12-27T23:27:10Z">
                <w:sdt>
                  <w:sdtPr>
                    <w:tag w:val="goog_rdk_165"/>
                  </w:sdtPr>
                  <w:sdtContent>
                    <w:del w:author="Jeffrey Hanson" w:id="53" w:date="2021-12-27T23:25:47Z">
                      <w:r w:rsidDel="00000000" w:rsidR="00000000" w:rsidRPr="00000000">
                        <w:rPr>
                          <w:color w:val="000000"/>
                          <w:sz w:val="24"/>
                          <w:szCs w:val="24"/>
                          <w:rtl w:val="0"/>
                        </w:rPr>
                        <w:delText xml:space="preserve">at the global scale</w:delText>
                      </w:r>
                      <w:r w:rsidDel="00000000" w:rsidR="00000000" w:rsidRPr="00000000">
                        <w:rPr>
                          <w:color w:val="000000"/>
                          <w:sz w:val="24"/>
                          <w:szCs w:val="24"/>
                          <w:rtl w:val="0"/>
                        </w:rPr>
                        <w:delText xml:space="preserve"> </w:delText>
                      </w:r>
                    </w:del>
                  </w:sdtContent>
                </w:sdt>
              </w:ins>
            </w:sdtContent>
          </w:sdt>
          <w:sdt>
            <w:sdtPr>
              <w:tag w:val="goog_rdk_166"/>
            </w:sdtPr>
            <w:sdtContent>
              <w:ins w:author="Jeffrey Hanson" w:id="53" w:date="2021-12-27T23:25:47Z">
                <w:r w:rsidDel="00000000" w:rsidR="00000000" w:rsidRPr="00000000">
                  <w:rPr>
                    <w:color w:val="000000"/>
                    <w:sz w:val="24"/>
                    <w:szCs w:val="24"/>
                    <w:rtl w:val="0"/>
                  </w:rPr>
                  <w:t xml:space="preserve"> </w:t>
                </w:r>
              </w:ins>
            </w:sdtContent>
          </w:sdt>
          <w:sdt>
            <w:sdtPr>
              <w:tag w:val="goog_rdk_167"/>
            </w:sdtPr>
            <w:sdtContent>
              <w:ins w:author="Jeffrey Hanson" w:id="55" w:date="2021-12-27T23:27:10Z">
                <w:r w:rsidDel="00000000" w:rsidR="00000000" w:rsidRPr="00000000">
                  <w:rPr>
                    <w:color w:val="000000"/>
                    <w:sz w:val="24"/>
                    <w:szCs w:val="24"/>
                    <w:rtl w:val="0"/>
                  </w:rPr>
                  <w:t xml:space="preserve">can alter</w:t>
                </w:r>
              </w:ins>
            </w:sdtContent>
          </w:sdt>
          <w:sdt>
            <w:sdtPr>
              <w:tag w:val="goog_rdk_168"/>
            </w:sdtPr>
            <w:sdtContent>
              <w:ins w:author="Jeffrey Hanson" w:id="56" w:date="2021-12-27T23:27:33Z">
                <w:r w:rsidDel="00000000" w:rsidR="00000000" w:rsidRPr="00000000">
                  <w:rPr>
                    <w:color w:val="000000"/>
                    <w:sz w:val="24"/>
                    <w:szCs w:val="24"/>
                    <w:rtl w:val="0"/>
                  </w:rPr>
                  <w:t xml:space="preserve"> </w:t>
                </w:r>
              </w:ins>
            </w:sdtContent>
          </w:sdt>
          <w:sdt>
            <w:sdtPr>
              <w:tag w:val="goog_rdk_169"/>
            </w:sdtPr>
            <w:sdtContent>
              <w:ins w:author="Jeffrey Hanson" w:id="55" w:date="2021-12-27T23:27:10Z">
                <w:sdt>
                  <w:sdtPr>
                    <w:tag w:val="goog_rdk_170"/>
                  </w:sdtPr>
                  <w:sdtContent>
                    <w:del w:author="Jeffrey Hanson" w:id="56" w:date="2021-12-27T23:27:33Z">
                      <w:r w:rsidDel="00000000" w:rsidR="00000000" w:rsidRPr="00000000">
                        <w:rPr>
                          <w:color w:val="000000"/>
                          <w:sz w:val="24"/>
                          <w:szCs w:val="24"/>
                          <w:rtl w:val="0"/>
                        </w:rPr>
                        <w:delText xml:space="preserve"> </w:delText>
                      </w:r>
                    </w:del>
                  </w:sdtContent>
                </w:sdt>
              </w:ins>
            </w:sdtContent>
          </w:sdt>
          <w:sdt>
            <w:sdtPr>
              <w:tag w:val="goog_rdk_171"/>
            </w:sdtPr>
            <w:sdtContent>
              <w:del w:author="Jeffrey Hanson" w:id="56" w:date="2021-12-27T23:27:33Z">
                <w:r w:rsidDel="00000000" w:rsidR="00000000" w:rsidRPr="00000000">
                  <w:rPr>
                    <w:color w:val="000000"/>
                    <w:sz w:val="24"/>
                    <w:szCs w:val="24"/>
                    <w:rtl w:val="0"/>
                  </w:rPr>
                  <w:delText xml:space="preserve">influences</w:delText>
                </w:r>
              </w:del>
            </w:sdtContent>
          </w:sdt>
          <w:r w:rsidDel="00000000" w:rsidR="00000000" w:rsidRPr="00000000">
            <w:rPr>
              <w:color w:val="000000"/>
              <w:sz w:val="24"/>
              <w:szCs w:val="24"/>
              <w:rtl w:val="0"/>
            </w:rPr>
            <w:t xml:space="preserve"> </w:t>
          </w:r>
          <w:sdt>
            <w:sdtPr>
              <w:tag w:val="goog_rdk_172"/>
            </w:sdtPr>
            <w:sdtContent>
              <w:ins w:author="Jeffrey Hanson" w:id="57" w:date="2021-12-27T23:26:25Z">
                <w:r w:rsidDel="00000000" w:rsidR="00000000" w:rsidRPr="00000000">
                  <w:rPr>
                    <w:color w:val="000000"/>
                    <w:sz w:val="24"/>
                    <w:szCs w:val="24"/>
                    <w:rtl w:val="0"/>
                  </w:rPr>
                  <w:t xml:space="preserve">conservation priorities </w:t>
                </w:r>
                <w:sdt>
                  <w:sdtPr>
                    <w:tag w:val="goog_rdk_173"/>
                  </w:sdtPr>
                  <w:sdtContent>
                    <w:del w:author="Jeffrey Hanson" w:id="57" w:date="2021-12-27T23:26:25Z">
                      <w:r w:rsidDel="00000000" w:rsidR="00000000" w:rsidRPr="00000000">
                        <w:rPr>
                          <w:color w:val="000000"/>
                          <w:sz w:val="24"/>
                          <w:szCs w:val="24"/>
                          <w:rtl w:val="0"/>
                        </w:rPr>
                        <w:delText xml:space="preserve"> </w:delText>
                      </w:r>
                    </w:del>
                  </w:sdtContent>
                </w:sdt>
              </w:ins>
            </w:sdtContent>
          </w:sdt>
          <w:sdt>
            <w:sdtPr>
              <w:tag w:val="goog_rdk_174"/>
            </w:sdtPr>
            <w:sdtContent>
              <w:del w:author="Jeffrey Hanson" w:id="57" w:date="2021-12-27T23:26:25Z">
                <w:r w:rsidDel="00000000" w:rsidR="00000000" w:rsidRPr="00000000">
                  <w:rPr>
                    <w:color w:val="000000"/>
                    <w:sz w:val="24"/>
                    <w:szCs w:val="24"/>
                    <w:rtl w:val="0"/>
                  </w:rPr>
                  <w:delText xml:space="preserve">decisio</w:delText>
                </w:r>
              </w:del>
            </w:sdtContent>
          </w:sdt>
          <w:sdt>
            <w:sdtPr>
              <w:tag w:val="goog_rdk_175"/>
            </w:sdtPr>
            <w:sdtContent>
              <w:ins w:author="Jeffrey Hanson" w:id="58" w:date="2021-12-27T23:26:03Z">
                <w:sdt>
                  <w:sdtPr>
                    <w:tag w:val="goog_rdk_176"/>
                  </w:sdtPr>
                  <w:sdtContent>
                    <w:del w:author="Jeffrey Hanson" w:id="57" w:date="2021-12-27T23:26:25Z">
                      <w:r w:rsidDel="00000000" w:rsidR="00000000" w:rsidRPr="00000000">
                        <w:rPr>
                          <w:color w:val="000000"/>
                          <w:sz w:val="24"/>
                          <w:szCs w:val="24"/>
                          <w:rtl w:val="0"/>
                        </w:rPr>
                        <w:delText xml:space="preserve">n making </w:delText>
                      </w:r>
                    </w:del>
                  </w:sdtContent>
                </w:sdt>
              </w:ins>
            </w:sdtContent>
          </w:sdt>
          <w:sdt>
            <w:sdtPr>
              <w:tag w:val="goog_rdk_177"/>
            </w:sdtPr>
            <w:sdtContent>
              <w:del w:author="Jeffrey Hanson" w:id="57" w:date="2021-12-27T23:26:25Z">
                <w:r w:rsidDel="00000000" w:rsidR="00000000" w:rsidRPr="00000000">
                  <w:rPr>
                    <w:color w:val="000000"/>
                    <w:sz w:val="24"/>
                    <w:szCs w:val="24"/>
                    <w:rtl w:val="0"/>
                  </w:rPr>
                  <w:delText xml:space="preserve">ns</w:delText>
                </w:r>
              </w:del>
            </w:sdtContent>
          </w:sdt>
          <w:sdt>
            <w:sdtPr>
              <w:tag w:val="goog_rdk_178"/>
            </w:sdtPr>
            <w:sdtContent>
              <w:ins w:author="Jeffrey Hanson" w:id="58" w:date="2021-12-27T23:26:03Z">
                <w:sdt>
                  <w:sdtPr>
                    <w:tag w:val="goog_rdk_179"/>
                  </w:sdtPr>
                  <w:sdtContent>
                    <w:del w:author="Jeffrey Hanson" w:id="57" w:date="2021-12-27T23:26:25Z">
                      <w:r w:rsidDel="00000000" w:rsidR="00000000" w:rsidRPr="00000000">
                        <w:rPr>
                          <w:color w:val="000000"/>
                          <w:sz w:val="24"/>
                          <w:szCs w:val="24"/>
                          <w:rtl w:val="0"/>
                        </w:rPr>
                        <w:delText xml:space="preserve"> </w:delText>
                      </w:r>
                    </w:del>
                  </w:sdtContent>
                </w:sdt>
                <w:r w:rsidDel="00000000" w:rsidR="00000000" w:rsidRPr="00000000">
                  <w:rPr>
                    <w:color w:val="000000"/>
                    <w:sz w:val="24"/>
                    <w:szCs w:val="24"/>
                    <w:rtl w:val="0"/>
                  </w:rPr>
                  <w:t xml:space="preserve">at the global scale </w:t>
                </w:r>
              </w:ins>
            </w:sdtContent>
          </w:sdt>
          <w:sdt>
            <w:sdtPr>
              <w:tag w:val="goog_rdk_180"/>
            </w:sdtPr>
            <w:sdtContent>
              <w:del w:author="Jeffrey Hanson" w:id="58" w:date="2021-12-27T23:26:03Z">
                <w:r w:rsidDel="00000000" w:rsidR="00000000" w:rsidRPr="00000000">
                  <w:rPr>
                    <w:color w:val="000000"/>
                    <w:sz w:val="24"/>
                    <w:szCs w:val="24"/>
                    <w:rtl w:val="0"/>
                  </w:rPr>
                  <w:delText xml:space="preserve"> for</w:delText>
                </w:r>
              </w:del>
            </w:sdtContent>
          </w:sdt>
          <w:sdt>
            <w:sdtPr>
              <w:tag w:val="goog_rdk_181"/>
            </w:sdtPr>
            <w:sdtContent>
              <w:ins w:author="Jeffrey Hanson" w:id="58" w:date="2021-12-27T23:26:03Z">
                <w:sdt>
                  <w:sdtPr>
                    <w:tag w:val="goog_rdk_182"/>
                  </w:sdtPr>
                  <w:sdtContent>
                    <w:del w:author="Jeffrey Hanson" w:id="58" w:date="2021-12-27T23:26:03Z">
                      <w:r w:rsidDel="00000000" w:rsidR="00000000" w:rsidRPr="00000000">
                        <w:rPr>
                          <w:color w:val="000000"/>
                          <w:sz w:val="24"/>
                          <w:szCs w:val="24"/>
                          <w:rtl w:val="0"/>
                        </w:rPr>
                        <w:delText xml:space="preserve"> conservation plan</w:delText>
                      </w:r>
                      <w:r w:rsidDel="00000000" w:rsidR="00000000" w:rsidRPr="00000000">
                        <w:rPr>
                          <w:color w:val="000000"/>
                          <w:sz w:val="24"/>
                          <w:szCs w:val="24"/>
                          <w:rtl w:val="0"/>
                        </w:rPr>
                        <w:delText xml:space="preserve">ning</w:delText>
                      </w:r>
                    </w:del>
                  </w:sdtContent>
                </w:sdt>
              </w:ins>
            </w:sdtContent>
          </w:sdt>
          <w:sdt>
            <w:sdtPr>
              <w:tag w:val="goog_rdk_183"/>
            </w:sdtPr>
            <w:sdtContent>
              <w:del w:author="Jeffrey Hanson" w:id="58" w:date="2021-12-27T23:26:03Z">
                <w:r w:rsidDel="00000000" w:rsidR="00000000" w:rsidRPr="00000000">
                  <w:rPr>
                    <w:color w:val="000000"/>
                    <w:sz w:val="24"/>
                    <w:szCs w:val="24"/>
                    <w:rtl w:val="0"/>
                  </w:rPr>
                  <w:delText xml:space="preserve"> </w:delText>
                </w:r>
                <w:r w:rsidDel="00000000" w:rsidR="00000000" w:rsidRPr="00000000">
                  <w:rPr>
                    <w:color w:val="000000"/>
                    <w:sz w:val="24"/>
                    <w:szCs w:val="24"/>
                    <w:rtl w:val="0"/>
                  </w:rPr>
                  <w:delText xml:space="preserve">establishing </w:delText>
                </w:r>
                <w:r w:rsidDel="00000000" w:rsidR="00000000" w:rsidRPr="00000000">
                  <w:rPr>
                    <w:color w:val="000000"/>
                    <w:sz w:val="24"/>
                    <w:szCs w:val="24"/>
                    <w:rtl w:val="0"/>
                  </w:rPr>
                  <w:delText xml:space="preserve">protected area</w:delText>
                </w:r>
              </w:del>
            </w:sdtContent>
          </w:sdt>
          <w:sdt>
            <w:sdtPr>
              <w:tag w:val="goog_rdk_184"/>
            </w:sdtPr>
            <w:sdtContent>
              <w:ins w:author="Jeffrey Hanson" w:id="59" w:date="2021-12-27T23:26:01Z">
                <w:sdt>
                  <w:sdtPr>
                    <w:tag w:val="goog_rdk_185"/>
                  </w:sdtPr>
                  <w:sdtContent>
                    <w:del w:author="Jeffrey Hanson" w:id="58" w:date="2021-12-27T23:26:03Z">
                      <w:r w:rsidDel="00000000" w:rsidR="00000000" w:rsidRPr="00000000">
                        <w:rPr>
                          <w:color w:val="000000"/>
                          <w:sz w:val="24"/>
                          <w:szCs w:val="24"/>
                          <w:rtl w:val="0"/>
                        </w:rPr>
                        <w:delText xml:space="preserve"> </w:delText>
                      </w:r>
                    </w:del>
                  </w:sdtContent>
                </w:sdt>
              </w:ins>
            </w:sdtContent>
          </w:sdt>
          <w:sdt>
            <w:sdtPr>
              <w:tag w:val="goog_rdk_186"/>
            </w:sdtPr>
            <w:sdtContent>
              <w:del w:author="Jeffrey Hanson" w:id="58" w:date="2021-12-27T23:26:03Z">
                <w:r w:rsidDel="00000000" w:rsidR="00000000" w:rsidRPr="00000000">
                  <w:rPr>
                    <w:color w:val="000000"/>
                    <w:sz w:val="24"/>
                    <w:szCs w:val="24"/>
                    <w:rtl w:val="0"/>
                  </w:rPr>
                  <w:delText xml:space="preserve">s</w:delText>
                </w:r>
                <w:r w:rsidDel="00000000" w:rsidR="00000000" w:rsidRPr="00000000">
                  <w:rPr>
                    <w:color w:val="000000"/>
                    <w:sz w:val="24"/>
                    <w:szCs w:val="24"/>
                    <w:rtl w:val="0"/>
                  </w:rPr>
                  <w:delText xml:space="preserve"> at</w:delText>
                </w:r>
              </w:del>
            </w:sdtContent>
          </w:sdt>
          <w:sdt>
            <w:sdtPr>
              <w:tag w:val="goog_rdk_187"/>
            </w:sdtPr>
            <w:sdtContent>
              <w:ins w:author="Jeffrey Hanson" w:id="60" w:date="2021-12-27T23:26:41Z">
                <w:r w:rsidDel="00000000" w:rsidR="00000000" w:rsidRPr="00000000">
                  <w:rPr>
                    <w:color w:val="000000"/>
                    <w:sz w:val="24"/>
                    <w:szCs w:val="24"/>
                    <w:rtl w:val="0"/>
                  </w:rPr>
                  <w:t xml:space="preserve"> </w:t>
                </w:r>
                <w:sdt>
                  <w:sdtPr>
                    <w:tag w:val="goog_rdk_188"/>
                  </w:sdtPr>
                  <w:sdtContent>
                    <w:del w:author="Jeffrey Hanson" w:id="60" w:date="2021-12-27T23:26:41Z"/>
                  </w:sdtContent>
                </w:sdt>
              </w:ins>
              <w:sdt>
                <w:sdtPr>
                  <w:tag w:val="goog_rdk_189"/>
                </w:sdtPr>
                <w:sdtContent>
                  <w:ins w:author="Jeffrey Hanson" w:id="60" w:date="2021-12-27T23:26:41Z">
                    <w:del w:author="Jeffrey Hanson" w:id="60" w:date="2021-12-27T23:26:41Z">
                      <w:r w:rsidDel="00000000" w:rsidR="00000000" w:rsidRPr="00000000">
                        <w:rPr>
                          <w:sz w:val="24"/>
                          <w:szCs w:val="24"/>
                          <w:rtl w:val="0"/>
                          <w:rPrChange w:author="Jeffrey Hanson" w:id="61" w:date="2021-12-27T23:26:03Z">
                            <w:rPr>
                              <w:color w:val="000000"/>
                              <w:sz w:val="24"/>
                              <w:szCs w:val="24"/>
                            </w:rPr>
                          </w:rPrChange>
                        </w:rPr>
                        <w:delText xml:space="preserve">the </w:delText>
                      </w:r>
                    </w:del>
                  </w:ins>
                </w:sdtContent>
              </w:sdt>
              <w:ins w:author="Jeffrey Hanson" w:id="60" w:date="2021-12-27T23:26:41Z">
                <w:del w:author="Jeffrey Hanson" w:id="60" w:date="2021-12-27T23:26:41Z"/>
              </w:ins>
            </w:sdtContent>
          </w:sdt>
          <w:sdt>
            <w:sdtPr>
              <w:tag w:val="goog_rdk_190"/>
            </w:sdtPr>
            <w:sdtContent>
              <w:del w:author="Jeffrey Hanson" w:id="60" w:date="2021-12-27T23:26:41Z">
                <w:r w:rsidDel="00000000" w:rsidR="00000000" w:rsidRPr="00000000">
                  <w:rPr>
                    <w:color w:val="000000"/>
                    <w:sz w:val="24"/>
                    <w:szCs w:val="24"/>
                    <w:rtl w:val="0"/>
                  </w:rPr>
                  <w:delText xml:space="preserve"> a </w:delText>
                </w:r>
              </w:del>
            </w:sdtContent>
          </w:sdt>
          <w:sdt>
            <w:sdtPr>
              <w:tag w:val="goog_rdk_191"/>
            </w:sdtPr>
            <w:sdtContent>
              <w:ins w:author="Jeffrey Hanson" w:id="62" w:date="2021-12-27T23:27:36Z">
                <w:sdt>
                  <w:sdtPr>
                    <w:tag w:val="goog_rdk_192"/>
                  </w:sdtPr>
                  <w:sdtContent>
                    <w:del w:author="Jeffrey Hanson" w:id="60" w:date="2021-12-27T23:26:41Z">
                      <w:r w:rsidDel="00000000" w:rsidR="00000000" w:rsidRPr="00000000">
                        <w:rPr>
                          <w:color w:val="000000"/>
                          <w:sz w:val="24"/>
                          <w:szCs w:val="24"/>
                          <w:rtl w:val="0"/>
                        </w:rPr>
                        <w:delText xml:space="preserve">and </w:delText>
                      </w:r>
                    </w:del>
                  </w:sdtContent>
                </w:sdt>
              </w:ins>
            </w:sdtContent>
          </w:sdt>
          <w:sdt>
            <w:sdtPr>
              <w:tag w:val="goog_rdk_193"/>
            </w:sdtPr>
            <w:sdtContent>
              <w:del w:author="Jeffrey Hanson" w:id="60" w:date="2021-12-27T23:26:41Z">
                <w:r w:rsidDel="00000000" w:rsidR="00000000" w:rsidRPr="00000000">
                  <w:rPr>
                    <w:color w:val="000000"/>
                    <w:sz w:val="24"/>
                    <w:szCs w:val="24"/>
                    <w:rtl w:val="0"/>
                  </w:rPr>
                  <w:delText xml:space="preserve">global scale</w:delText>
                </w:r>
                <w:r w:rsidDel="00000000" w:rsidR="00000000" w:rsidRPr="00000000">
                  <w:rPr>
                    <w:sz w:val="24"/>
                    <w:szCs w:val="24"/>
                    <w:rtl w:val="0"/>
                  </w:rPr>
                  <w:delText xml:space="preserve"> and can ultimately </w:delText>
                </w:r>
                <w:r w:rsidDel="00000000" w:rsidR="00000000" w:rsidRPr="00000000">
                  <w:rPr>
                    <w:sz w:val="24"/>
                    <w:szCs w:val="24"/>
                    <w:rtl w:val="0"/>
                  </w:rPr>
                  <w:delText xml:space="preserve">improve the resilience of protected areas and the species they support. </w:delText>
                </w:r>
              </w:del>
            </w:sdtContent>
          </w:sdt>
          <w:sdt>
            <w:sdtPr>
              <w:tag w:val="goog_rdk_194"/>
            </w:sdtPr>
            <w:sdtContent>
              <w:ins w:author="Jeffrey Hanson" w:id="63" w:date="2021-12-27T23:28:17Z">
                <w:r w:rsidDel="00000000" w:rsidR="00000000" w:rsidRPr="00000000">
                  <w:rPr>
                    <w:sz w:val="24"/>
                    <w:szCs w:val="24"/>
                    <w:rtl w:val="0"/>
                  </w:rPr>
                  <w:t xml:space="preserve">To </w:t>
                </w:r>
                <w:r w:rsidDel="00000000" w:rsidR="00000000" w:rsidRPr="00000000">
                  <w:rPr>
                    <w:sz w:val="24"/>
                    <w:szCs w:val="24"/>
                    <w:rtl w:val="0"/>
                  </w:rPr>
                  <w:t xml:space="preserve">achieve</w:t>
                </w:r>
                <w:r w:rsidDel="00000000" w:rsidR="00000000" w:rsidRPr="00000000">
                  <w:rPr>
                    <w:sz w:val="24"/>
                    <w:szCs w:val="24"/>
                    <w:rtl w:val="0"/>
                  </w:rPr>
                  <w:t xml:space="preserve"> this, </w:t>
                </w:r>
                <w:sdt>
                  <w:sdtPr>
                    <w:tag w:val="goog_rdk_195"/>
                  </w:sdtPr>
                  <w:sdtContent>
                    <w:del w:author="Jeffrey Hanson" w:id="63" w:date="2021-12-27T23:28:17Z">
                      <w:r w:rsidDel="00000000" w:rsidR="00000000" w:rsidRPr="00000000">
                        <w:rPr>
                          <w:sz w:val="24"/>
                          <w:szCs w:val="24"/>
                          <w:rtl w:val="0"/>
                        </w:rPr>
                        <w:delText xml:space="preserve">we generated plans for </w:delText>
                      </w:r>
                      <w:r w:rsidDel="00000000" w:rsidR="00000000" w:rsidRPr="00000000">
                        <w:rPr>
                          <w:sz w:val="24"/>
                          <w:szCs w:val="24"/>
                          <w:rtl w:val="0"/>
                        </w:rPr>
                        <w:delText xml:space="preserve">establishing</w:delText>
                      </w:r>
                      <w:r w:rsidDel="00000000" w:rsidR="00000000" w:rsidRPr="00000000">
                        <w:rPr>
                          <w:sz w:val="24"/>
                          <w:szCs w:val="24"/>
                          <w:rtl w:val="0"/>
                        </w:rPr>
                        <w:delText xml:space="preserve"> protected areas (“prioritizations”) that  </w:delText>
                      </w:r>
                    </w:del>
                  </w:sdtContent>
                </w:sdt>
              </w:ins>
            </w:sdtContent>
          </w:sdt>
          <w:sdt>
            <w:sdtPr>
              <w:tag w:val="goog_rdk_196"/>
            </w:sdtPr>
            <w:sdtContent>
              <w:del w:author="Jeffrey Hanson" w:id="63" w:date="2021-12-27T23:28:17Z">
                <w:r w:rsidDel="00000000" w:rsidR="00000000" w:rsidRPr="00000000">
                  <w:rPr>
                    <w:sz w:val="24"/>
                    <w:szCs w:val="24"/>
                    <w:rtl w:val="0"/>
                  </w:rPr>
                  <w:delText xml:space="preserve">W</w:delText>
                </w:r>
              </w:del>
            </w:sdtContent>
          </w:sdt>
          <w:sdt>
            <w:sdtPr>
              <w:tag w:val="goog_rdk_197"/>
            </w:sdtPr>
            <w:sdtContent>
              <w:ins w:author="Jeffrey Hanson" w:id="63" w:date="2021-12-27T23:28:17Z">
                <w:sdt>
                  <w:sdtPr>
                    <w:tag w:val="goog_rdk_198"/>
                  </w:sdtPr>
                  <w:sdtContent>
                    <w:del w:author="Jeffrey Hanson" w:id="63" w:date="2021-12-27T23:28:17Z">
                      <w:r w:rsidDel="00000000" w:rsidR="00000000" w:rsidRPr="00000000">
                        <w:rPr>
                          <w:sz w:val="24"/>
                          <w:szCs w:val="24"/>
                          <w:rtl w:val="0"/>
                        </w:rPr>
                        <w:delText xml:space="preserve">w</w:delText>
                      </w:r>
                    </w:del>
                  </w:sdtContent>
                </w:sdt>
                <w:r w:rsidDel="00000000" w:rsidR="00000000" w:rsidRPr="00000000">
                  <w:rPr>
                    <w:sz w:val="24"/>
                    <w:szCs w:val="24"/>
                    <w:rtl w:val="0"/>
                  </w:rPr>
                  <w:t xml:space="preserve"> w</w:t>
                </w:r>
              </w:ins>
            </w:sdtContent>
          </w:sdt>
          <w:r w:rsidDel="00000000" w:rsidR="00000000" w:rsidRPr="00000000">
            <w:rPr>
              <w:sz w:val="24"/>
              <w:szCs w:val="24"/>
              <w:rtl w:val="0"/>
            </w:rPr>
            <w:t xml:space="preserve">e considered the following three broad categories of risk, which we defined as factors likely to diminish the long-term effectiveness of protected areas: (i) governance, (ii) land use, and (iii) climate.</w:t>
          </w:r>
          <w:sdt>
            <w:sdtPr>
              <w:tag w:val="goog_rdk_199"/>
            </w:sdtPr>
            <w:sdtContent>
              <w:ins w:author="Jeffrey Hanson" w:id="64" w:date="2021-12-27T23:55:38Z"/>
              <w:sdt>
                <w:sdtPr>
                  <w:tag w:val="goog_rdk_200"/>
                </w:sdtPr>
                <w:sdtContent>
                  <w:commentRangeStart w:id="13"/>
                </w:sdtContent>
              </w:sdt>
              <w:ins w:author="Jeffrey Hanson" w:id="64" w:date="2021-12-27T23:55:38Z">
                <w:r w:rsidDel="00000000" w:rsidR="00000000" w:rsidRPr="00000000">
                  <w:rPr>
                    <w:sz w:val="24"/>
                    <w:szCs w:val="24"/>
                    <w:rtl w:val="0"/>
                  </w:rPr>
                  <w:t xml:space="preserve"> W</w:t>
                </w:r>
                <w:r w:rsidDel="00000000" w:rsidR="00000000" w:rsidRPr="00000000">
                  <w:rPr>
                    <w:sz w:val="24"/>
                    <w:szCs w:val="24"/>
                    <w:rtl w:val="0"/>
                  </w:rPr>
                  <w:t xml:space="preserve">e then generated plans for establishing protected areas (“prioritizations”) based on scenarios for different risk factors. Our framework provides a flexible approach for incorporating risk metrics into conservation decision making  (Garcia et al. 2014).</w:t>
                </w:r>
                <w:r w:rsidDel="00000000" w:rsidR="00000000" w:rsidRPr="00000000">
                  <w:rPr>
                    <w:rtl w:val="0"/>
                  </w:rPr>
                </w:r>
              </w:ins>
            </w:sdtContent>
          </w:sdt>
        </w:p>
      </w:sdtContent>
    </w:sdt>
    <w:sdt>
      <w:sdtPr>
        <w:tag w:val="goog_rdk_207"/>
      </w:sdtPr>
      <w:sdtContent>
        <w:p w:rsidR="00000000" w:rsidDel="00000000" w:rsidP="00000000" w:rsidRDefault="00000000" w:rsidRPr="00000000" w14:paraId="00000020">
          <w:pPr>
            <w:spacing w:line="480" w:lineRule="auto"/>
            <w:rPr>
              <w:del w:author="Jeffrey Hanson" w:id="66" w:date="2022-01-01T20:45:17Z"/>
              <w:sz w:val="24"/>
              <w:szCs w:val="24"/>
            </w:rPr>
          </w:pPr>
          <w:commentRangeEnd w:id="13"/>
          <w:r w:rsidDel="00000000" w:rsidR="00000000" w:rsidRPr="00000000">
            <w:commentReference w:id="13"/>
          </w:r>
          <w:r w:rsidDel="00000000" w:rsidR="00000000" w:rsidRPr="00000000">
            <w:rPr>
              <w:sz w:val="24"/>
              <w:szCs w:val="24"/>
              <w:rtl w:val="0"/>
            </w:rPr>
            <w:t xml:space="preserve"> </w:t>
          </w:r>
          <w:sdt>
            <w:sdtPr>
              <w:tag w:val="goog_rdk_202"/>
            </w:sdtPr>
            <w:sdtContent>
              <w:del w:author="Joe Bennett" w:id="65" w:date="2021-12-21T11:13:00Z">
                <w:r w:rsidDel="00000000" w:rsidR="00000000" w:rsidRPr="00000000">
                  <w:rPr>
                    <w:sz w:val="24"/>
                    <w:szCs w:val="24"/>
                    <w:rtl w:val="0"/>
                  </w:rPr>
                  <w:delText xml:space="preserve">For governance risk, we used a national-scale metric that combines six governance indicators from the World Bank (Kaufmann et al. 2011): accountability, political stability, government effectiveness, regulatory quality, rule of law, and control of corruption (Supplementary Figure 1). For land use risk, we estimated the average change in biodiversity per land use category using methods (Kehoe et al. 2017) that model the risk of biodiversity loss for land systems due to land use type and intensity (Supplementary Figure 2). For climate risk, we used predicted climate velocity, which is the horizontal velocity along the Earth’s surface</w:delText>
                </w:r>
                <w:r w:rsidDel="00000000" w:rsidR="00000000" w:rsidRPr="00000000">
                  <w:rPr>
                    <w:rtl w:val="0"/>
                  </w:rPr>
                  <w:delText xml:space="preserve"> </w:delText>
                </w:r>
                <w:r w:rsidDel="00000000" w:rsidR="00000000" w:rsidRPr="00000000">
                  <w:rPr>
                    <w:sz w:val="24"/>
                    <w:szCs w:val="24"/>
                    <w:rtl w:val="0"/>
                  </w:rPr>
                  <w:delText xml:space="preserve">a hypothetical species would need to maintain a constant temperature as climate changes (Supplementary Figure 3) (Loarie et al. 2009). In addition, to illustrate the effect of using alternative risk measures, we use the duration of extreme heat events, calculated using a probabilistic framework that estimates the novelty of temperatures relative to historical year-to-year variation from 1979 to 2019, identifying areas where extreme heat events are likely to have the most significant effects on biodiversity (La Sorte et al. 2021)</w:delText>
                </w:r>
                <w:r w:rsidDel="00000000" w:rsidR="00000000" w:rsidRPr="00000000">
                  <w:rPr>
                    <w:sz w:val="18"/>
                    <w:szCs w:val="18"/>
                    <w:rtl w:val="0"/>
                  </w:rPr>
                  <w:delText xml:space="preserve"> </w:delText>
                </w:r>
                <w:r w:rsidDel="00000000" w:rsidR="00000000" w:rsidRPr="00000000">
                  <w:rPr>
                    <w:sz w:val="24"/>
                    <w:szCs w:val="24"/>
                    <w:rtl w:val="0"/>
                  </w:rPr>
                  <w:delText xml:space="preserve">(see Methods for details).</w:delText>
                </w:r>
                <w:r w:rsidDel="00000000" w:rsidR="00000000" w:rsidRPr="00000000">
                  <w:rPr>
                    <w:sz w:val="24"/>
                    <w:szCs w:val="24"/>
                    <w:rtl w:val="0"/>
                  </w:rPr>
                  <w:delText xml:space="preserve"> </w:delText>
                </w:r>
              </w:del>
            </w:sdtContent>
          </w:sdt>
          <w:sdt>
            <w:sdtPr>
              <w:tag w:val="goog_rdk_203"/>
            </w:sdtPr>
            <w:sdtContent>
              <w:del w:author="Jeffrey Hanson" w:id="66" w:date="2022-01-01T20:45:17Z">
                <w:r w:rsidDel="00000000" w:rsidR="00000000" w:rsidRPr="00000000">
                  <w:rPr>
                    <w:sz w:val="24"/>
                    <w:szCs w:val="24"/>
                    <w:rtl w:val="0"/>
                  </w:rPr>
                  <w:delText xml:space="preserve">The</w:delText>
                </w:r>
              </w:del>
            </w:sdtContent>
          </w:sdt>
          <w:sdt>
            <w:sdtPr>
              <w:tag w:val="goog_rdk_204"/>
            </w:sdtPr>
            <w:sdtContent>
              <w:ins w:author="Joe Bennett" w:id="67" w:date="2021-12-22T15:10:00Z">
                <w:sdt>
                  <w:sdtPr>
                    <w:tag w:val="goog_rdk_205"/>
                  </w:sdtPr>
                  <w:sdtContent>
                    <w:del w:author="Jeffrey Hanson" w:id="66" w:date="2022-01-01T20:45:17Z">
                      <w:r w:rsidDel="00000000" w:rsidR="00000000" w:rsidRPr="00000000">
                        <w:rPr>
                          <w:sz w:val="24"/>
                          <w:szCs w:val="24"/>
                          <w:rtl w:val="0"/>
                        </w:rPr>
                        <w:delText xml:space="preserve">se elements of risk, and the metrics we chose to represent them, </w:delText>
                      </w:r>
                    </w:del>
                  </w:sdtContent>
                </w:sdt>
              </w:ins>
            </w:sdtContent>
          </w:sdt>
          <w:sdt>
            <w:sdtPr>
              <w:tag w:val="goog_rdk_206"/>
            </w:sdtPr>
            <w:sdtContent>
              <w:del w:author="Jeffrey Hanson" w:id="66" w:date="2022-01-01T20:45:17Z">
                <w:r w:rsidDel="00000000" w:rsidR="00000000" w:rsidRPr="00000000">
                  <w:rPr>
                    <w:sz w:val="24"/>
                    <w:szCs w:val="24"/>
                    <w:rtl w:val="0"/>
                  </w:rPr>
                  <w:delText xml:space="preserve"> metrics we chose correspond to key aspects of risk in protected area allocation. However, </w:delText>
                </w:r>
                <w:r w:rsidDel="00000000" w:rsidR="00000000" w:rsidRPr="00000000">
                  <w:rPr>
                    <w:sz w:val="24"/>
                    <w:szCs w:val="24"/>
                    <w:rtl w:val="0"/>
                  </w:rPr>
                  <w:delText xml:space="preserve">they represent only a few options among the many that agencies may </w:delText>
                </w:r>
                <w:r w:rsidDel="00000000" w:rsidR="00000000" w:rsidRPr="00000000">
                  <w:rPr>
                    <w:sz w:val="24"/>
                    <w:szCs w:val="24"/>
                    <w:rtl w:val="0"/>
                  </w:rPr>
                  <w:delText xml:space="preserve">choose to </w:delText>
                </w:r>
                <w:r w:rsidDel="00000000" w:rsidR="00000000" w:rsidRPr="00000000">
                  <w:rPr>
                    <w:sz w:val="24"/>
                    <w:szCs w:val="24"/>
                    <w:rtl w:val="0"/>
                  </w:rPr>
                  <w:delText xml:space="preserve">use. The approach we propose is flexible and can easily incorporate additional or alternative risk metrics (Garcia et al. 2014).</w:delText>
                </w:r>
              </w:del>
            </w:sdtContent>
          </w:sdt>
        </w:p>
      </w:sdtContent>
    </w:sdt>
    <w:p w:rsidR="00000000" w:rsidDel="00000000" w:rsidP="00000000" w:rsidRDefault="00000000" w:rsidRPr="00000000" w14:paraId="00000021">
      <w:pPr>
        <w:spacing w:line="480" w:lineRule="auto"/>
        <w:rPr>
          <w:sz w:val="24"/>
          <w:szCs w:val="24"/>
        </w:rPr>
      </w:pPr>
      <w:r w:rsidDel="00000000" w:rsidR="00000000" w:rsidRPr="00000000">
        <w:rPr>
          <w:rtl w:val="0"/>
        </w:rPr>
      </w:r>
    </w:p>
    <w:p w:rsidR="00000000" w:rsidDel="00000000" w:rsidP="00000000" w:rsidRDefault="00000000" w:rsidRPr="00000000" w14:paraId="00000022">
      <w:pPr>
        <w:spacing w:line="480" w:lineRule="auto"/>
        <w:rPr>
          <w:b w:val="1"/>
          <w:sz w:val="24"/>
          <w:szCs w:val="24"/>
        </w:rPr>
      </w:pPr>
      <w:r w:rsidDel="00000000" w:rsidR="00000000" w:rsidRPr="00000000">
        <w:rPr>
          <w:b w:val="1"/>
          <w:sz w:val="24"/>
          <w:szCs w:val="24"/>
          <w:rtl w:val="0"/>
        </w:rPr>
        <w:t xml:space="preserve">Methods</w:t>
      </w:r>
    </w:p>
    <w:p w:rsidR="00000000" w:rsidDel="00000000" w:rsidP="00000000" w:rsidRDefault="00000000" w:rsidRPr="00000000" w14:paraId="00000023">
      <w:pPr>
        <w:spacing w:line="480" w:lineRule="auto"/>
        <w:rPr>
          <w:sz w:val="24"/>
          <w:szCs w:val="24"/>
        </w:rPr>
      </w:pPr>
      <w:r w:rsidDel="00000000" w:rsidR="00000000" w:rsidRPr="00000000">
        <w:rPr>
          <w:sz w:val="24"/>
          <w:szCs w:val="24"/>
          <w:rtl w:val="0"/>
        </w:rPr>
        <w:t xml:space="preserve">We considered the influence of risk categories on allocating protection decisions at a global scale in suitable habitat for all 29,350 vertebrate species from the IUCN Red List of Threatened Species (IUCN 2019) using a multi-objective optimization approach. </w:t>
      </w:r>
      <w:r w:rsidDel="00000000" w:rsidR="00000000" w:rsidRPr="00000000">
        <w:rPr>
          <w:sz w:val="24"/>
          <w:szCs w:val="24"/>
          <w:rtl w:val="0"/>
        </w:rPr>
        <w:t xml:space="preserve">To incorporate risk categories, we built on </w:t>
      </w:r>
      <w:sdt>
        <w:sdtPr>
          <w:tag w:val="goog_rdk_208"/>
        </w:sdtPr>
        <w:sdtContent>
          <w:del w:author="Joe Bennett" w:id="68" w:date="2021-12-22T12:58:00Z">
            <w:r w:rsidDel="00000000" w:rsidR="00000000" w:rsidRPr="00000000">
              <w:rPr>
                <w:sz w:val="24"/>
                <w:szCs w:val="24"/>
                <w:rtl w:val="0"/>
              </w:rPr>
              <w:delText xml:space="preserve">a classical problem formulation from the systematic conservation planning literature – </w:delText>
            </w:r>
          </w:del>
        </w:sdtContent>
      </w:sdt>
      <w:r w:rsidDel="00000000" w:rsidR="00000000" w:rsidRPr="00000000">
        <w:rPr>
          <w:sz w:val="24"/>
          <w:szCs w:val="24"/>
          <w:rtl w:val="0"/>
        </w:rPr>
        <w:t xml:space="preserve">the minimum set problem</w:t>
      </w:r>
      <w:sdt>
        <w:sdtPr>
          <w:tag w:val="goog_rdk_209"/>
        </w:sdtPr>
        <w:sdtContent>
          <w:ins w:author="Joe Bennett" w:id="69" w:date="2021-12-22T12:58:00Z">
            <w:r w:rsidDel="00000000" w:rsidR="00000000" w:rsidRPr="00000000">
              <w:rPr>
                <w:sz w:val="24"/>
                <w:szCs w:val="24"/>
                <w:rtl w:val="0"/>
              </w:rPr>
              <w:t xml:space="preserve">, </w:t>
            </w:r>
          </w:ins>
        </w:sdtContent>
      </w:sdt>
      <w:sdt>
        <w:sdtPr>
          <w:tag w:val="goog_rdk_210"/>
        </w:sdtPr>
        <w:sdtContent>
          <w:del w:author="Joe Bennett" w:id="69" w:date="2021-12-22T12:58:00Z">
            <w:r w:rsidDel="00000000" w:rsidR="00000000" w:rsidRPr="00000000">
              <w:rPr>
                <w:sz w:val="24"/>
                <w:szCs w:val="24"/>
                <w:rtl w:val="0"/>
              </w:rPr>
              <w:delText xml:space="preserve"> - </w:delText>
            </w:r>
          </w:del>
        </w:sdtContent>
      </w:sdt>
      <w:r w:rsidDel="00000000" w:rsidR="00000000" w:rsidRPr="00000000">
        <w:rPr>
          <w:sz w:val="24"/>
          <w:szCs w:val="24"/>
          <w:rtl w:val="0"/>
        </w:rPr>
        <w:t xml:space="preserve">where the objective is to </w:t>
      </w:r>
      <w:sdt>
        <w:sdtPr>
          <w:tag w:val="goog_rdk_211"/>
        </w:sdtPr>
        <w:sdtContent>
          <w:ins w:author="Jeffrey Hanson" w:id="70" w:date="2022-01-01T20:45:56Z">
            <w:r w:rsidDel="00000000" w:rsidR="00000000" w:rsidRPr="00000000">
              <w:rPr>
                <w:sz w:val="24"/>
                <w:szCs w:val="24"/>
                <w:rtl w:val="0"/>
              </w:rPr>
              <w:t xml:space="preserve">meet</w:t>
            </w:r>
          </w:ins>
        </w:sdtContent>
      </w:sdt>
      <w:sdt>
        <w:sdtPr>
          <w:tag w:val="goog_rdk_212"/>
        </w:sdtPr>
        <w:sdtContent>
          <w:del w:author="Jeffrey Hanson" w:id="70" w:date="2022-01-01T20:45:56Z">
            <w:r w:rsidDel="00000000" w:rsidR="00000000" w:rsidRPr="00000000">
              <w:rPr>
                <w:sz w:val="24"/>
                <w:szCs w:val="24"/>
                <w:rtl w:val="0"/>
              </w:rPr>
              <w:delText xml:space="preserve">reach</w:delText>
            </w:r>
          </w:del>
        </w:sdtContent>
      </w:sdt>
      <w:r w:rsidDel="00000000" w:rsidR="00000000" w:rsidRPr="00000000">
        <w:rPr>
          <w:sz w:val="24"/>
          <w:szCs w:val="24"/>
          <w:rtl w:val="0"/>
        </w:rPr>
        <w:t xml:space="preserve"> species distribution protection targets while accounting for one constraint such as land cost or area (</w:t>
      </w:r>
      <w:sdt>
        <w:sdtPr>
          <w:tag w:val="goog_rdk_213"/>
        </w:sdtPr>
        <w:sdtContent>
          <w:del w:author="Joe Bennett" w:id="71" w:date="2021-12-21T12:09:00Z">
            <w:r w:rsidDel="00000000" w:rsidR="00000000" w:rsidRPr="00000000">
              <w:rPr>
                <w:sz w:val="24"/>
                <w:szCs w:val="24"/>
                <w:rtl w:val="0"/>
              </w:rPr>
              <w:delText xml:space="preserve">Margules &amp; Pressey 2000;</w:delText>
            </w:r>
          </w:del>
        </w:sdtContent>
      </w:sdt>
      <w:r w:rsidDel="00000000" w:rsidR="00000000" w:rsidRPr="00000000">
        <w:rPr>
          <w:sz w:val="24"/>
          <w:szCs w:val="24"/>
          <w:rtl w:val="0"/>
        </w:rPr>
        <w:t xml:space="preserve"> Ball et al. 2009; Moilanen et al. 2009). We expanded this approach to include multiple objectives accounting for </w:t>
      </w:r>
      <w:sdt>
        <w:sdtPr>
          <w:tag w:val="goog_rdk_214"/>
        </w:sdtPr>
        <w:sdtContent>
          <w:del w:author="Joe Bennett" w:id="72" w:date="2021-12-22T15:12:00Z">
            <w:r w:rsidDel="00000000" w:rsidR="00000000" w:rsidRPr="00000000">
              <w:rPr>
                <w:sz w:val="24"/>
                <w:szCs w:val="24"/>
                <w:rtl w:val="0"/>
              </w:rPr>
              <w:delText xml:space="preserve">varying </w:delText>
            </w:r>
          </w:del>
        </w:sdtContent>
      </w:sdt>
      <w:r w:rsidDel="00000000" w:rsidR="00000000" w:rsidRPr="00000000">
        <w:rPr>
          <w:sz w:val="24"/>
          <w:szCs w:val="24"/>
          <w:rtl w:val="0"/>
        </w:rPr>
        <w:t xml:space="preserve">risk in the problem formulation, by treating each risk layer as a separate objective in the problem formulation (Deb 2014).</w:t>
      </w:r>
      <w:sdt>
        <w:sdtPr>
          <w:tag w:val="goog_rdk_215"/>
        </w:sdtPr>
        <w:sdtContent>
          <w:del w:author="Joe Bennett" w:id="73" w:date="2021-12-22T15:37:00Z">
            <w:r w:rsidDel="00000000" w:rsidR="00000000" w:rsidRPr="00000000">
              <w:rPr>
                <w:sz w:val="24"/>
                <w:szCs w:val="24"/>
                <w:rtl w:val="0"/>
              </w:rPr>
              <w:delText xml:space="preserve"> We used a hierarchical approach that assigns a priority to each objective and optimizes for the objectives in decreasing priority order. At each step, the approach finds the best solution for the current objective, but only from among those that would not degrade the solution quality for higher-priority objectives.</w:delText>
            </w:r>
          </w:del>
        </w:sdtContent>
      </w:sdt>
      <w:r w:rsidDel="00000000" w:rsidR="00000000" w:rsidRPr="00000000">
        <w:rPr>
          <w:rtl w:val="0"/>
        </w:rPr>
      </w:r>
    </w:p>
    <w:p w:rsidR="00000000" w:rsidDel="00000000" w:rsidP="00000000" w:rsidRDefault="00000000" w:rsidRPr="00000000" w14:paraId="00000024">
      <w:pPr>
        <w:spacing w:after="120" w:before="120" w:line="480" w:lineRule="auto"/>
        <w:rPr>
          <w:color w:val="000000"/>
          <w:sz w:val="24"/>
          <w:szCs w:val="24"/>
        </w:rPr>
      </w:pPr>
      <w:r w:rsidDel="00000000" w:rsidR="00000000" w:rsidRPr="00000000">
        <w:rPr>
          <w:sz w:val="24"/>
          <w:szCs w:val="24"/>
          <w:rtl w:val="0"/>
        </w:rPr>
        <w:tab/>
      </w:r>
      <w:sdt>
        <w:sdtPr>
          <w:tag w:val="goog_rdk_216"/>
        </w:sdtPr>
        <w:sdtContent>
          <w:del w:author="Joe Bennett" w:id="74" w:date="2021-12-21T12:25:00Z">
            <w:bookmarkStart w:colFirst="0" w:colLast="0" w:name="bookmark=id.gjdgxs" w:id="1"/>
            <w:bookmarkEnd w:id="1"/>
            <w:r w:rsidDel="00000000" w:rsidR="00000000" w:rsidRPr="00000000">
              <w:rPr>
                <w:sz w:val="24"/>
                <w:szCs w:val="24"/>
                <w:rtl w:val="0"/>
              </w:rPr>
              <w:delText xml:space="preserve">In total 16 planning scenarios were created, such that solutions accounted for all possible combinations of risk categories within each hierarchical level (Supplementary Table 1). We then compared these risk-based solutions to those produced with a null scenario that adopted the traditional area-minimizing approach to optimization without considering risk (“Post-2020 Global Biodiversity Framework” 2018). Because our scenarios aimed to build upon the current protected area portfolio globally, we incorporated current protected areas into our solutions. For each scenario we set species-based targets based on percentages of suitable habitat protected (Hanson et al. 2020). Specifically, we obtained suitable habitat maps (Brooks et al. 2019), and set target percentages for each species, from 100% for species with less than 1,000 km</w:delText>
            </w:r>
            <w:r w:rsidDel="00000000" w:rsidR="00000000" w:rsidRPr="00000000">
              <w:rPr>
                <w:sz w:val="24"/>
                <w:szCs w:val="24"/>
                <w:vertAlign w:val="superscript"/>
                <w:rtl w:val="0"/>
              </w:rPr>
              <w:delText xml:space="preserve">2</w:delText>
            </w:r>
            <w:r w:rsidDel="00000000" w:rsidR="00000000" w:rsidRPr="00000000">
              <w:rPr>
                <w:sz w:val="24"/>
                <w:szCs w:val="24"/>
                <w:rtl w:val="0"/>
              </w:rPr>
              <w:delText xml:space="preserve"> of suitable habitat to 10% for those with greater than 250,000 km</w:delText>
            </w:r>
            <w:r w:rsidDel="00000000" w:rsidR="00000000" w:rsidRPr="00000000">
              <w:rPr>
                <w:sz w:val="24"/>
                <w:szCs w:val="24"/>
                <w:vertAlign w:val="superscript"/>
                <w:rtl w:val="0"/>
              </w:rPr>
              <w:delText xml:space="preserve">2</w:delText>
            </w:r>
            <w:r w:rsidDel="00000000" w:rsidR="00000000" w:rsidRPr="00000000">
              <w:rPr>
                <w:sz w:val="24"/>
                <w:szCs w:val="24"/>
                <w:rtl w:val="0"/>
              </w:rPr>
              <w:delText xml:space="preserve"> of suitable habitat, and linearly interpolated on a log-linear scale between these thresholds (Hanson et al. 2020)</w:delText>
            </w:r>
          </w:del>
        </w:sdtContent>
      </w:sdt>
      <w:r w:rsidDel="00000000" w:rsidR="00000000" w:rsidRPr="00000000">
        <w:rPr>
          <w:rtl w:val="0"/>
        </w:rPr>
      </w:r>
    </w:p>
    <w:sdt>
      <w:sdtPr>
        <w:tag w:val="goog_rdk_219"/>
      </w:sdtPr>
      <w:sdtContent>
        <w:p w:rsidR="00000000" w:rsidDel="00000000" w:rsidP="00000000" w:rsidRDefault="00000000" w:rsidRPr="00000000" w14:paraId="00000025">
          <w:pPr>
            <w:spacing w:after="120" w:before="120" w:line="480" w:lineRule="auto"/>
            <w:rPr>
              <w:del w:author="Joe Bennett" w:id="75" w:date="2021-12-21T11:15:00Z"/>
              <w:sz w:val="24"/>
              <w:szCs w:val="24"/>
            </w:rPr>
          </w:pPr>
          <w:sdt>
            <w:sdtPr>
              <w:tag w:val="goog_rdk_218"/>
            </w:sdtPr>
            <w:sdtContent>
              <w:del w:author="Joe Bennett" w:id="75" w:date="2021-12-21T11:15:00Z">
                <w:r w:rsidDel="00000000" w:rsidR="00000000" w:rsidRPr="00000000">
                  <w:rPr>
                    <w:color w:val="000000"/>
                    <w:sz w:val="24"/>
                    <w:szCs w:val="24"/>
                    <w:rtl w:val="0"/>
                  </w:rPr>
                  <w:delText xml:space="preserve">We used a multi-objective optimization approach that incorporated governance, land use and climate constraints to prioritize the conservation of 29,350 verte</w:delText>
                </w:r>
                <w:r w:rsidDel="00000000" w:rsidR="00000000" w:rsidRPr="00000000">
                  <w:rPr>
                    <w:sz w:val="24"/>
                    <w:szCs w:val="24"/>
                    <w:rtl w:val="0"/>
                  </w:rPr>
                  <w:delText xml:space="preserve">brate </w:delText>
                </w:r>
                <w:r w:rsidDel="00000000" w:rsidR="00000000" w:rsidRPr="00000000">
                  <w:rPr>
                    <w:color w:val="000000"/>
                    <w:sz w:val="24"/>
                    <w:szCs w:val="24"/>
                    <w:rtl w:val="0"/>
                  </w:rPr>
                  <w:delText xml:space="preserve">species. All scenarios we investigated assumed the current global protected area portfolio is locked in. We further created representation targets for each species on the basis area of habitat maps. Targets for the unpartitioned habitat maps were set following standard practices for global gap analyses and prioritizations </w:delText>
                </w:r>
                <w:r w:rsidDel="00000000" w:rsidR="00000000" w:rsidRPr="00000000">
                  <w:rPr>
                    <w:sz w:val="24"/>
                    <w:szCs w:val="24"/>
                    <w:rtl w:val="0"/>
                  </w:rPr>
                  <w:delText xml:space="preserve">(Rodrigues et al. 2004, 2004; Butchart et al. 2015)</w:delText>
                </w:r>
                <w:r w:rsidDel="00000000" w:rsidR="00000000" w:rsidRPr="00000000">
                  <w:rPr>
                    <w:color w:val="000000"/>
                    <w:sz w:val="24"/>
                    <w:szCs w:val="24"/>
                    <w:rtl w:val="0"/>
                  </w:rPr>
                  <w:delText xml:space="preserve">, except that instead of using the range sizes of species to set the targets, here we used the total extent of suitable habitat for each species following </w:delText>
                </w:r>
                <w:r w:rsidDel="00000000" w:rsidR="00000000" w:rsidRPr="00000000">
                  <w:rPr>
                    <w:sz w:val="24"/>
                    <w:szCs w:val="24"/>
                    <w:rtl w:val="0"/>
                  </w:rPr>
                  <w:delText xml:space="preserve">(Hanson et al. 2020)</w:delText>
                </w:r>
                <w:r w:rsidDel="00000000" w:rsidR="00000000" w:rsidRPr="00000000">
                  <w:rPr>
                    <w:color w:val="000000"/>
                    <w:sz w:val="24"/>
                    <w:szCs w:val="24"/>
                    <w:rtl w:val="0"/>
                  </w:rPr>
                  <w:delText xml:space="preserve">. </w:delText>
                </w:r>
                <w:r w:rsidDel="00000000" w:rsidR="00000000" w:rsidRPr="00000000">
                  <w:rPr>
                    <w:rtl w:val="0"/>
                  </w:rPr>
                </w:r>
              </w:del>
            </w:sdtContent>
          </w:sdt>
        </w:p>
      </w:sdtContent>
    </w:sdt>
    <w:p w:rsidR="00000000" w:rsidDel="00000000" w:rsidP="00000000" w:rsidRDefault="00000000" w:rsidRPr="00000000" w14:paraId="00000026">
      <w:pPr>
        <w:spacing w:after="120" w:before="120" w:line="480" w:lineRule="auto"/>
        <w:rPr>
          <w:u w:val="single"/>
        </w:rPr>
      </w:pPr>
      <w:r w:rsidDel="00000000" w:rsidR="00000000" w:rsidRPr="00000000">
        <w:rPr>
          <w:color w:val="000000"/>
          <w:u w:val="single"/>
          <w:rtl w:val="0"/>
        </w:rPr>
        <w:t xml:space="preserve">Biodiversity Data </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21"/>
        </w:sdtPr>
        <w:sdtContent>
          <w:del w:author="Joe Bennett" w:id="76" w:date="2021-12-22T12:59: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Species</w:delText>
            </w:r>
          </w:del>
        </w:sdtContent>
      </w:sdt>
      <w:sdt>
        <w:sdtPr>
          <w:tag w:val="goog_rdk_222"/>
        </w:sdtPr>
        <w:sdtContent>
          <w:ins w:author="Joe Bennett" w:id="76" w:date="2021-12-22T12:59: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produced </w:t>
            </w:r>
          </w:ins>
        </w:sdtContent>
      </w:sdt>
      <w:sdt>
        <w:sdtPr>
          <w:tag w:val="goog_rdk_223"/>
        </w:sdtPr>
        <w:sdtContent>
          <w:ins w:author="Jeffrey Hanson" w:id="77" w:date="2022-01-01T20:47:53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ins>
        </w:sdtContent>
      </w:sdt>
      <w:sdt>
        <w:sdtPr>
          <w:tag w:val="goog_rdk_224"/>
        </w:sdtPr>
        <w:sdtContent>
          <w:ins w:author="Joe Bennett" w:id="76" w:date="2021-12-22T12:59:00Z">
            <w:sdt>
              <w:sdtPr>
                <w:tag w:val="goog_rdk_225"/>
              </w:sdtPr>
              <w:sdtContent>
                <w:del w:author="Jeffrey Hanson" w:id="77" w:date="2022-01-01T20:47:53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a</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 of </w:t>
            </w:r>
          </w:ins>
        </w:sdtContent>
      </w:sdt>
      <w:sdt>
        <w:sdtPr>
          <w:tag w:val="goog_rdk_226"/>
        </w:sdtPr>
        <w:sdtContent>
          <w:ins w:author="Jeffrey Hanson" w:id="78" w:date="2022-01-01T20:47:59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w:t>
            </w:r>
          </w:ins>
        </w:sdtContent>
      </w:sdt>
      <w:sdt>
        <w:sdtPr>
          <w:tag w:val="goog_rdk_227"/>
        </w:sdtPr>
        <w:sdtContent>
          <w:ins w:author="Joe Bennett" w:id="76" w:date="2021-12-22T12:59:00Z">
            <w:sdt>
              <w:sdtPr>
                <w:tag w:val="goog_rdk_228"/>
              </w:sdtPr>
              <w:sdtContent>
                <w:del w:author="Jeffrey Hanson" w:id="78" w:date="2022-01-01T20:47:59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h</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abitat</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sdt>
        <w:sdtPr>
          <w:tag w:val="goog_rdk_229"/>
        </w:sdtPr>
        <w:sdtContent>
          <w:ins w:author="Joe Bennett" w:id="79" w:date="2021-12-22T12:59: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AOH</w:t>
      </w:r>
      <w:sdt>
        <w:sdtPr>
          <w:tag w:val="goog_rdk_230"/>
        </w:sdtPr>
        <w:sdtContent>
          <w:ins w:author="Joe Bennett" w:id="80" w:date="2021-12-22T12:59: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sdt>
        <w:sdtPr>
          <w:tag w:val="goog_rdk_231"/>
        </w:sdtPr>
        <w:sdtContent>
          <w:del w:author="Joe Bennett" w:id="81" w:date="2021-12-22T12:59: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ranges were produced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10,774 species of birds, 5,219 mammals, 4,462 reptiles and 6,254 amphibians with available IUCN range polygon data following the procedure outlined in </w:t>
      </w:r>
      <w:sdt>
        <w:sdtPr>
          <w:tag w:val="goog_rdk_232"/>
        </w:sdtPr>
        <w:sdtContent>
          <w:del w:author="Joe Bennett" w:id="82" w:date="2021-12-21T12:12: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Brooks et al. </w:t>
      </w:r>
      <w:sdt>
        <w:sdtPr>
          <w:tag w:val="goog_rdk_233"/>
        </w:sdtPr>
        <w:sdtContent>
          <w:ins w:author="Joe Bennett" w:id="83" w:date="2021-12-21T12:12: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2019). Species range polygons obtained from the IUCN Red List spatial data </w:t>
      </w:r>
      <w:sdt>
        <w:sdtPr>
          <w:tag w:val="goog_rdk_234"/>
        </w:sdtPr>
        <w:sdtContent>
          <w:del w:author="Joe Bennett" w:id="84" w:date="2021-12-22T15:1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portal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hyperlink r:id="rId12">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https://www.iucnredlist.org/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sdt>
        <w:sdtPr>
          <w:tag w:val="goog_rdk_235"/>
        </w:sdtPr>
        <w:sdtContent>
          <w:del w:author="Joe Bennett" w:id="85" w:date="2021-12-22T15:1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the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Birdlife International </w:t>
      </w:r>
      <w:sdt>
        <w:sdtPr>
          <w:tag w:val="goog_rdk_236"/>
        </w:sdtPr>
        <w:sdtContent>
          <w:del w:author="Joe Bennett" w:id="86" w:date="2021-12-22T15:14: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spatial data zone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hyperlink r:id="rId1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http://datazone.birdlife.org/species/requestdis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were first filtered for ‘extant’ range then rasterized to a global 1 km grid in the Eckert IV equal area projection. Individual species range rasters were then modified to only include land cover classes that match the habitat associations for each species. Habitat associations were obtained from the IUCN Red List species habitat classification scheme and were matched to ESA land cover classes for the year 2018 following </w:t>
      </w:r>
      <w:sdt>
        <w:sdtPr>
          <w:tag w:val="goog_rdk_237"/>
        </w:sdtPr>
        <w:sdtContent>
          <w:del w:author="Joe Bennett" w:id="87" w:date="2021-12-22T13:00: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the crosswalk table presented in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Santini et al. </w:t>
      </w:r>
      <w:sdt>
        <w:sdtPr>
          <w:tag w:val="goog_rdk_238"/>
        </w:sdtPr>
        <w:sdtContent>
          <w:ins w:author="Joe Bennett" w:id="88" w:date="2021-12-21T12:1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2019). ESA land cover classification data was aggregated from </w:t>
      </w:r>
      <w:sdt>
        <w:sdtPr>
          <w:tag w:val="goog_rdk_239"/>
        </w:sdtPr>
        <w:sdtContent>
          <w:del w:author="Joe Bennett" w:id="89" w:date="2021-12-22T15:22: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its native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300 m resolution to match the global 1 km grid using a majority rule. Species ranges were additionally filtered so </w:t>
      </w:r>
      <w:sdt>
        <w:sdtPr>
          <w:tag w:val="goog_rdk_240"/>
        </w:sdtPr>
        <w:sdtContent>
          <w:del w:author="Joe Bennett" w:id="90" w:date="2021-12-22T15:22: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that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only areas within a species</w:t>
      </w:r>
      <w:sdt>
        <w:sdtPr>
          <w:tag w:val="goog_rdk_241"/>
        </w:sdtPr>
        <w:sdtContent>
          <w:ins w:author="Joe Bennett" w:id="91" w:date="2021-12-22T13:01: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accepted elevational range were included. Global elevation data derived from SRTM was obtained from WorldClim v. 2 (Fick &amp; Hijmans 2017). </w:t>
      </w:r>
      <w:sdt>
        <w:sdtPr>
          <w:tag w:val="goog_rdk_242"/>
        </w:sdtPr>
        <w:sdtContent>
          <w:commentRangeStart w:id="14"/>
        </w:sdtContent>
      </w:sdt>
      <w:sdt>
        <w:sdtPr>
          <w:tag w:val="goog_rdk_243"/>
        </w:sdtPr>
        <w:sdtContent>
          <w:commentRangeStart w:id="15"/>
        </w:sdtContent>
      </w:sdt>
      <w:sdt>
        <w:sdtPr>
          <w:tag w:val="goog_rdk_244"/>
        </w:sdtPr>
        <w:sdtContent>
          <w:commentRangeStart w:id="16"/>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bird species</w:t>
      </w:r>
      <w:sdt>
        <w:sdtPr>
          <w:tag w:val="goog_rdk_245"/>
        </w:sdtPr>
        <w:sdtContent>
          <w:ins w:author="Jeffrey Hanson" w:id="92" w:date="2022-01-01T20:49:06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multiple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seasonal distributions</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sdt>
        <w:sdtPr>
          <w:tag w:val="goog_rdk_246"/>
        </w:sdtPr>
        <w:sdtContent>
          <w:ins w:author="Jeffrey Hanson" w:id="93" w:date="2022-01-01T20:49:1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for resident, breeding, and non-breeding ranges were processed </w:t>
            </w:r>
          </w:ins>
        </w:sdtContent>
      </w:sdt>
      <w:sdt>
        <w:sdtPr>
          <w:tag w:val="goog_rdk_247"/>
        </w:sdtPr>
        <w:sdtContent>
          <w:ins w:author="Jeffrey Hanson" w:id="94" w:date="2022-01-01T20:48:18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separately</w:t>
            </w:r>
          </w:ins>
        </w:sdtContent>
      </w:sdt>
      <w:sdt>
        <w:sdtPr>
          <w:tag w:val="goog_rdk_248"/>
        </w:sdtPr>
        <w:sdtContent>
          <w:ins w:author="Jeffrey Hanson" w:id="93" w:date="2022-01-01T20:49:12Z">
            <w:sdt>
              <w:sdtPr>
                <w:tag w:val="goog_rdk_249"/>
              </w:sdtPr>
              <w:sdtContent>
                <w:del w:author="Jeffrey Hanson" w:id="94" w:date="2022-01-01T20:48:18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w:delText>
                  </w:r>
                </w:del>
              </w:sdtContent>
            </w:sdt>
          </w:ins>
        </w:sdtContent>
      </w:sdt>
      <w:sdt>
        <w:sdtPr>
          <w:tag w:val="goog_rdk_250"/>
        </w:sdtPr>
        <w:sdtContent>
          <w:ins w:author="Jeffrey Hanson" w:id="94" w:date="2022-01-01T20:48:18Z">
            <w:sdt>
              <w:sdtPr>
                <w:tag w:val="goog_rdk_251"/>
              </w:sdtPr>
              <w:sdtContent>
                <w:del w:author="Jeffrey Hanson" w:id="94" w:date="2022-01-01T20:48:18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w:delText>
                  </w:r>
                </w:del>
              </w:sdtContent>
            </w:sdt>
          </w:ins>
        </w:sdtContent>
      </w:sdt>
      <w:sdt>
        <w:sdtPr>
          <w:tag w:val="goog_rdk_252"/>
        </w:sdtPr>
        <w:sdtContent>
          <w:ins w:author="Jeffrey Hanson" w:id="93" w:date="2022-01-01T20:49:12Z">
            <w:sdt>
              <w:sdtPr>
                <w:tag w:val="goog_rdk_253"/>
              </w:sdtPr>
              <w:sdtContent>
                <w:del w:author="Jeffrey Hanson" w:id="94" w:date="2022-01-01T20:48:18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each</w:delText>
                  </w:r>
                </w:del>
              </w:sdtContent>
            </w:sdt>
          </w:ins>
        </w:sdtContent>
      </w:sdt>
      <w:sdt>
        <w:sdtPr>
          <w:tag w:val="goog_rdk_254"/>
        </w:sdtPr>
        <w:sdtContent>
          <w:del w:author="Jeffrey Hanson" w:id="94" w:date="2022-01-01T20:48:18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seasonal </w:delText>
            </w:r>
          </w:del>
        </w:sdtContent>
      </w:sdt>
      <w:sdt>
        <w:sdtPr>
          <w:tag w:val="goog_rdk_255"/>
        </w:sdtPr>
        <w:sdtContent>
          <w:ins w:author="Jeffrey Hanson" w:id="95" w:date="2022-01-01T20:49:17Z">
            <w:sdt>
              <w:sdtPr>
                <w:tag w:val="goog_rdk_256"/>
              </w:sdtPr>
              <w:sdtContent>
                <w:del w:author="Jeffrey Hanson" w:id="94" w:date="2022-01-01T20:48:18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distr</w:delText>
                  </w:r>
                </w:del>
              </w:sdtContent>
            </w:sdt>
          </w:ins>
        </w:sdtContent>
      </w:sdt>
      <w:sdt>
        <w:sdtPr>
          <w:tag w:val="goog_rdk_257"/>
        </w:sdtPr>
        <w:sdtContent>
          <w:del w:author="Jeffrey Hanson" w:id="94" w:date="2022-01-01T20:48:18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range codes 1-3 (1=year-round; 2=breeding range; 3=non-breeding range) were processed</w:delText>
            </w:r>
          </w:del>
        </w:sdtContent>
      </w:sdt>
      <w:sdt>
        <w:sdtPr>
          <w:tag w:val="goog_rdk_258"/>
        </w:sdtPr>
        <w:sdtContent>
          <w:ins w:author="Jeffrey Hanson" w:id="94" w:date="2022-01-01T20:48:18Z">
            <w:sdt>
              <w:sdtPr>
                <w:tag w:val="goog_rdk_259"/>
              </w:sdtPr>
              <w:sdtContent>
                <w:del w:author="Jeffrey Hanson" w:id="94" w:date="2022-01-01T20:48:18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separately</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to account for migratory requirements  </w:delText>
                  </w:r>
                </w:del>
              </w:sdtContent>
            </w:sdt>
          </w:ins>
        </w:sdtContent>
      </w:sdt>
      <w:sdt>
        <w:sdtPr>
          <w:tag w:val="goog_rdk_260"/>
        </w:sdtPr>
        <w:sdtContent>
          <w:del w:author="Jeffrey Hanson" w:id="94" w:date="2022-01-01T20:48:18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individually and stored as separate range files where applicable</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commentRangeEnd w:id="14"/>
      <w:r w:rsidDel="00000000" w:rsidR="00000000" w:rsidRPr="00000000">
        <w:commentReference w:id="14"/>
      </w:r>
      <w:commentRangeEnd w:id="15"/>
      <w:r w:rsidDel="00000000" w:rsidR="00000000" w:rsidRPr="00000000">
        <w:commentReference w:id="15"/>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28">
      <w:pPr>
        <w:spacing w:after="120" w:before="120" w:line="480" w:lineRule="auto"/>
        <w:rPr>
          <w:sz w:val="24"/>
          <w:szCs w:val="24"/>
          <w:u w:val="single"/>
        </w:rPr>
      </w:pPr>
      <w:r w:rsidDel="00000000" w:rsidR="00000000" w:rsidRPr="00000000">
        <w:rPr>
          <w:sz w:val="24"/>
          <w:szCs w:val="24"/>
          <w:u w:val="single"/>
          <w:rtl w:val="0"/>
        </w:rPr>
        <w:t xml:space="preserve">Basic administrative delineations</w:t>
      </w:r>
    </w:p>
    <w:p w:rsidR="00000000" w:rsidDel="00000000" w:rsidP="00000000" w:rsidRDefault="00000000" w:rsidRPr="00000000" w14:paraId="00000029">
      <w:pPr>
        <w:spacing w:after="120" w:before="120" w:line="480" w:lineRule="auto"/>
        <w:rPr>
          <w:sz w:val="24"/>
          <w:szCs w:val="24"/>
        </w:rPr>
      </w:pPr>
      <w:sdt>
        <w:sdtPr>
          <w:tag w:val="goog_rdk_262"/>
        </w:sdtPr>
        <w:sdtContent>
          <w:ins w:author="Jeffrey Hanson" w:id="96" w:date="2022-01-01T20:51:14Z">
            <w:r w:rsidDel="00000000" w:rsidR="00000000" w:rsidRPr="00000000">
              <w:rPr>
                <w:sz w:val="24"/>
                <w:szCs w:val="24"/>
                <w:u w:val="single"/>
                <w:rtl w:val="0"/>
              </w:rPr>
              <w:t xml:space="preserve">We obtained data delineating </w:t>
            </w:r>
          </w:ins>
        </w:sdtContent>
      </w:sdt>
      <w:sdt>
        <w:sdtPr>
          <w:tag w:val="goog_rdk_263"/>
        </w:sdtPr>
        <w:sdtContent>
          <w:del w:author="Jeffrey Hanson" w:id="96" w:date="2022-01-01T20:51:14Z">
            <w:r w:rsidDel="00000000" w:rsidR="00000000" w:rsidRPr="00000000">
              <w:rPr>
                <w:color w:val="000000"/>
                <w:sz w:val="24"/>
                <w:szCs w:val="24"/>
                <w:rtl w:val="0"/>
              </w:rPr>
              <w:delText xml:space="preserve">N</w:delText>
            </w:r>
          </w:del>
        </w:sdtContent>
      </w:sdt>
      <w:sdt>
        <w:sdtPr>
          <w:tag w:val="goog_rdk_264"/>
        </w:sdtPr>
        <w:sdtContent>
          <w:ins w:author="Jeffrey Hanson" w:id="96" w:date="2022-01-01T20:51:14Z">
            <w:r w:rsidDel="00000000" w:rsidR="00000000" w:rsidRPr="00000000">
              <w:rPr>
                <w:color w:val="000000"/>
                <w:sz w:val="24"/>
                <w:szCs w:val="24"/>
                <w:rtl w:val="0"/>
              </w:rPr>
              <w:t xml:space="preserve">n</w:t>
            </w:r>
          </w:ins>
        </w:sdtContent>
      </w:sdt>
      <w:r w:rsidDel="00000000" w:rsidR="00000000" w:rsidRPr="00000000">
        <w:rPr>
          <w:color w:val="000000"/>
          <w:sz w:val="24"/>
          <w:szCs w:val="24"/>
          <w:rtl w:val="0"/>
        </w:rPr>
        <w:t xml:space="preserve">ational boundaries</w:t>
      </w:r>
      <w:sdt>
        <w:sdtPr>
          <w:tag w:val="goog_rdk_265"/>
        </w:sdtPr>
        <w:sdtContent>
          <w:ins w:author="Jeffrey Hanson" w:id="97" w:date="2022-01-01T20:51:27Z">
            <w:r w:rsidDel="00000000" w:rsidR="00000000" w:rsidRPr="00000000">
              <w:rPr>
                <w:color w:val="000000"/>
                <w:sz w:val="24"/>
                <w:szCs w:val="24"/>
                <w:rtl w:val="0"/>
              </w:rPr>
              <w:t xml:space="preserve"> </w:t>
            </w:r>
          </w:ins>
        </w:sdtContent>
      </w:sdt>
      <w:sdt>
        <w:sdtPr>
          <w:tag w:val="goog_rdk_266"/>
        </w:sdtPr>
        <w:sdtContent>
          <w:del w:author="Jeffrey Hanson" w:id="97" w:date="2022-01-01T20:51:27Z">
            <w:r w:rsidDel="00000000" w:rsidR="00000000" w:rsidRPr="00000000">
              <w:rPr>
                <w:color w:val="000000"/>
                <w:sz w:val="24"/>
                <w:szCs w:val="24"/>
                <w:rtl w:val="0"/>
              </w:rPr>
              <w:delText xml:space="preserve"> were derived</w:delText>
            </w:r>
          </w:del>
        </w:sdtContent>
      </w:sdt>
      <w:r w:rsidDel="00000000" w:rsidR="00000000" w:rsidRPr="00000000">
        <w:rPr>
          <w:color w:val="000000"/>
          <w:sz w:val="24"/>
          <w:szCs w:val="24"/>
          <w:rtl w:val="0"/>
        </w:rPr>
        <w:t xml:space="preserve"> from the Global Administrative Areas database (http://gadm.org). We</w:t>
      </w:r>
      <w:sdt>
        <w:sdtPr>
          <w:tag w:val="goog_rdk_267"/>
        </w:sdtPr>
        <w:sdtContent>
          <w:ins w:author="Jeffrey Hanson" w:id="98" w:date="2022-01-01T20:51:45Z">
            <w:r w:rsidDel="00000000" w:rsidR="00000000" w:rsidRPr="00000000">
              <w:rPr>
                <w:color w:val="000000"/>
                <w:sz w:val="24"/>
                <w:szCs w:val="24"/>
                <w:rtl w:val="0"/>
              </w:rPr>
              <w:t xml:space="preserve"> also</w:t>
            </w:r>
          </w:ins>
        </w:sdtContent>
      </w:sdt>
      <w:r w:rsidDel="00000000" w:rsidR="00000000" w:rsidRPr="00000000">
        <w:rPr>
          <w:color w:val="000000"/>
          <w:sz w:val="24"/>
          <w:szCs w:val="24"/>
          <w:rtl w:val="0"/>
        </w:rPr>
        <w:t xml:space="preserve"> obtained protected area boundaries from the World Database on Protected Areas (https://www.protectedplanet.net). </w:t>
      </w:r>
      <w:sdt>
        <w:sdtPr>
          <w:tag w:val="goog_rdk_268"/>
        </w:sdtPr>
        <w:sdtContent>
          <w:commentRangeStart w:id="17"/>
        </w:sdtContent>
      </w:sdt>
      <w:sdt>
        <w:sdtPr>
          <w:tag w:val="goog_rdk_269"/>
        </w:sdtPr>
        <w:sdtContent>
          <w:commentRangeStart w:id="18"/>
        </w:sdtContent>
      </w:sdt>
      <w:r w:rsidDel="00000000" w:rsidR="00000000" w:rsidRPr="00000000">
        <w:rPr>
          <w:color w:val="000000"/>
          <w:sz w:val="24"/>
          <w:szCs w:val="24"/>
          <w:rtl w:val="0"/>
        </w:rPr>
        <w:t xml:space="preserve">Following standard procedures for cleaning the protected area dataset </w:t>
      </w:r>
      <w:r w:rsidDel="00000000" w:rsidR="00000000" w:rsidRPr="00000000">
        <w:rPr>
          <w:sz w:val="24"/>
          <w:szCs w:val="24"/>
          <w:rtl w:val="0"/>
        </w:rPr>
        <w:t xml:space="preserve">(Butchart et al. 2015)</w:t>
      </w:r>
      <w:r w:rsidDel="00000000" w:rsidR="00000000" w:rsidRPr="00000000">
        <w:rPr>
          <w:color w:val="000000"/>
          <w:sz w:val="24"/>
          <w:szCs w:val="24"/>
          <w:rtl w:val="0"/>
        </w:rPr>
        <w:t xml:space="preserve">, we (i) projected the data to an equal-area coordinate system (World Behrman), (ii) excluded reserves with unknown or proposed designations, (iii) excluded UNESCO Biosphere Reserves</w:t>
      </w:r>
      <w:r w:rsidDel="00000000" w:rsidR="00000000" w:rsidRPr="00000000">
        <w:rPr>
          <w:sz w:val="24"/>
          <w:szCs w:val="24"/>
          <w:rtl w:val="0"/>
        </w:rPr>
        <w:t xml:space="preserve"> (Coetzer et al. 2014)</w:t>
      </w:r>
      <w:r w:rsidDel="00000000" w:rsidR="00000000" w:rsidRPr="00000000">
        <w:rPr>
          <w:color w:val="000000"/>
          <w:sz w:val="24"/>
          <w:szCs w:val="24"/>
          <w:rtl w:val="0"/>
        </w:rPr>
        <w:t xml:space="preserve">, (iv) buffered sites represented as point localities to their reported area, (v) dissolved boundaries to prevent issues with overlapping areas, and (vi) removed slivers (code available at https://github.com/jeffreyhanson/global-protected-areas). After the protected area data were mod</w:t>
      </w:r>
      <w:r w:rsidDel="00000000" w:rsidR="00000000" w:rsidRPr="00000000">
        <w:rPr>
          <w:sz w:val="24"/>
          <w:szCs w:val="24"/>
          <w:rtl w:val="0"/>
        </w:rPr>
        <w:t xml:space="preserve">ified as described above</w:t>
      </w:r>
      <w:r w:rsidDel="00000000" w:rsidR="00000000" w:rsidRPr="00000000">
        <w:rPr>
          <w:color w:val="000000"/>
          <w:sz w:val="24"/>
          <w:szCs w:val="24"/>
          <w:rtl w:val="0"/>
        </w:rPr>
        <w:t xml:space="preserve">, we overlaid the protected area boundaries with a 10 x 10 km grid covering the Earth. These spatial data procedures were </w:t>
      </w:r>
      <w:r w:rsidDel="00000000" w:rsidR="00000000" w:rsidRPr="00000000">
        <w:rPr>
          <w:sz w:val="24"/>
          <w:szCs w:val="24"/>
          <w:rtl w:val="0"/>
        </w:rPr>
        <w:t xml:space="preserve">implemented</w:t>
      </w:r>
      <w:r w:rsidDel="00000000" w:rsidR="00000000" w:rsidRPr="00000000">
        <w:rPr>
          <w:color w:val="000000"/>
          <w:sz w:val="24"/>
          <w:szCs w:val="24"/>
          <w:rtl w:val="0"/>
        </w:rPr>
        <w:t xml:space="preserve"> using ArcMap (version 10.3.1) and python (version 2.7.8).</w:t>
      </w:r>
      <w:commentRangeEnd w:id="17"/>
      <w:r w:rsidDel="00000000" w:rsidR="00000000" w:rsidRPr="00000000">
        <w:commentReference w:id="17"/>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2A">
      <w:pPr>
        <w:spacing w:after="120" w:before="120" w:line="480" w:lineRule="auto"/>
        <w:rPr>
          <w:sz w:val="24"/>
          <w:szCs w:val="24"/>
          <w:u w:val="single"/>
        </w:rPr>
      </w:pPr>
      <w:r w:rsidDel="00000000" w:rsidR="00000000" w:rsidRPr="00000000">
        <w:rPr>
          <w:sz w:val="24"/>
          <w:szCs w:val="24"/>
          <w:u w:val="single"/>
          <w:rtl w:val="0"/>
        </w:rPr>
        <w:t xml:space="preserve">Governance risk</w:t>
      </w:r>
    </w:p>
    <w:p w:rsidR="00000000" w:rsidDel="00000000" w:rsidP="00000000" w:rsidRDefault="00000000" w:rsidRPr="00000000" w14:paraId="0000002B">
      <w:pPr>
        <w:spacing w:after="120" w:before="120" w:line="480" w:lineRule="auto"/>
        <w:rPr>
          <w:sz w:val="24"/>
          <w:szCs w:val="24"/>
        </w:rPr>
      </w:pPr>
      <w:sdt>
        <w:sdtPr>
          <w:tag w:val="goog_rdk_271"/>
        </w:sdtPr>
        <w:sdtContent>
          <w:del w:author="Joe Bennett" w:id="99" w:date="2021-12-22T13:02:00Z">
            <w:r w:rsidDel="00000000" w:rsidR="00000000" w:rsidRPr="00000000">
              <w:rPr>
                <w:sz w:val="24"/>
                <w:szCs w:val="24"/>
                <w:rtl w:val="0"/>
              </w:rPr>
              <w:delText xml:space="preserve">Conservation risk due to governance can affect the outcomes of strategies, and effective governance can promote the resilience of conservation in the face of sociopolitical and economic shocks. </w:delText>
            </w:r>
          </w:del>
        </w:sdtContent>
      </w:sdt>
      <w:r w:rsidDel="00000000" w:rsidR="00000000" w:rsidRPr="00000000">
        <w:rPr>
          <w:sz w:val="24"/>
          <w:szCs w:val="24"/>
          <w:rtl w:val="0"/>
        </w:rPr>
        <w:t xml:space="preserve">We used worldwide governance indicators from the World Bank (Kaufmann et al. 2011) to capture </w:t>
      </w:r>
      <w:sdt>
        <w:sdtPr>
          <w:tag w:val="goog_rdk_272"/>
        </w:sdtPr>
        <w:sdtContent>
          <w:del w:author="Joe Bennett" w:id="100" w:date="2021-12-22T13:03:00Z">
            <w:r w:rsidDel="00000000" w:rsidR="00000000" w:rsidRPr="00000000">
              <w:rPr>
                <w:sz w:val="24"/>
                <w:szCs w:val="24"/>
                <w:rtl w:val="0"/>
              </w:rPr>
              <w:delText xml:space="preserve">these pressures</w:delText>
            </w:r>
          </w:del>
        </w:sdtContent>
      </w:sdt>
      <w:sdt>
        <w:sdtPr>
          <w:tag w:val="goog_rdk_273"/>
        </w:sdtPr>
        <w:sdtContent>
          <w:ins w:author="Joe Bennett" w:id="100" w:date="2021-12-22T13:03:00Z">
            <w:r w:rsidDel="00000000" w:rsidR="00000000" w:rsidRPr="00000000">
              <w:rPr>
                <w:sz w:val="24"/>
                <w:szCs w:val="24"/>
                <w:rtl w:val="0"/>
              </w:rPr>
              <w:t xml:space="preserve">governance risk</w:t>
            </w:r>
          </w:ins>
        </w:sdtContent>
      </w:sdt>
      <w:r w:rsidDel="00000000" w:rsidR="00000000" w:rsidRPr="00000000">
        <w:rPr>
          <w:sz w:val="24"/>
          <w:szCs w:val="24"/>
          <w:rtl w:val="0"/>
        </w:rPr>
        <w:t xml:space="preserve">. The indicators include six scaled measures: voice and accountability; political stability and absence of violence; government effectiveness; regulatory quality; rule of law; and control of corruption (see </w:t>
      </w:r>
      <w:sdt>
        <w:sdtPr>
          <w:tag w:val="goog_rdk_274"/>
        </w:sdtPr>
        <w:sdtContent>
          <w:del w:author="Joe Bennett" w:id="101" w:date="2021-12-23T11:05:00Z">
            <w:r w:rsidDel="00000000" w:rsidR="00000000" w:rsidRPr="00000000">
              <w:rPr>
                <w:sz w:val="24"/>
                <w:szCs w:val="24"/>
                <w:rtl w:val="0"/>
              </w:rPr>
              <w:delText xml:space="preserve">Supplementary </w:delText>
            </w:r>
          </w:del>
        </w:sdtContent>
      </w:sdt>
      <w:r w:rsidDel="00000000" w:rsidR="00000000" w:rsidRPr="00000000">
        <w:rPr>
          <w:sz w:val="24"/>
          <w:szCs w:val="24"/>
          <w:rtl w:val="0"/>
        </w:rPr>
        <w:t xml:space="preserve">Table </w:t>
      </w:r>
      <w:sdt>
        <w:sdtPr>
          <w:tag w:val="goog_rdk_275"/>
        </w:sdtPr>
        <w:sdtContent>
          <w:ins w:author="Joe Bennett" w:id="102" w:date="2021-12-23T11:05:00Z">
            <w:r w:rsidDel="00000000" w:rsidR="00000000" w:rsidRPr="00000000">
              <w:rPr>
                <w:sz w:val="24"/>
                <w:szCs w:val="24"/>
                <w:rtl w:val="0"/>
              </w:rPr>
              <w:t xml:space="preserve">S</w:t>
            </w:r>
          </w:ins>
        </w:sdtContent>
      </w:sdt>
      <w:r w:rsidDel="00000000" w:rsidR="00000000" w:rsidRPr="00000000">
        <w:rPr>
          <w:sz w:val="24"/>
          <w:szCs w:val="24"/>
          <w:rtl w:val="0"/>
        </w:rPr>
        <w:t xml:space="preserve">4 for definitions). We chose these indicators because evidence suggests that they reliably predict protected area effectiveness (Barnes et al. 2016) and state investment and efforts for biodiversity conservation (Coetzer et al. 2014).  For each country, we used a mean of annual averages of all six measures (Baynham-Herd et al. 2018) (</w:t>
      </w:r>
      <w:sdt>
        <w:sdtPr>
          <w:tag w:val="goog_rdk_276"/>
        </w:sdtPr>
        <w:sdtContent>
          <w:del w:author="Joe Bennett" w:id="103" w:date="2021-12-23T11:05:00Z">
            <w:r w:rsidDel="00000000" w:rsidR="00000000" w:rsidRPr="00000000">
              <w:rPr>
                <w:sz w:val="24"/>
                <w:szCs w:val="24"/>
                <w:rtl w:val="0"/>
              </w:rPr>
              <w:delText xml:space="preserve">Supplementary </w:delText>
            </w:r>
          </w:del>
        </w:sdtContent>
      </w:sdt>
      <w:r w:rsidDel="00000000" w:rsidR="00000000" w:rsidRPr="00000000">
        <w:rPr>
          <w:sz w:val="24"/>
          <w:szCs w:val="24"/>
          <w:rtl w:val="0"/>
        </w:rPr>
        <w:t xml:space="preserve">Figure </w:t>
      </w:r>
      <w:sdt>
        <w:sdtPr>
          <w:tag w:val="goog_rdk_277"/>
        </w:sdtPr>
        <w:sdtContent>
          <w:ins w:author="Joe Bennett" w:id="104" w:date="2021-12-23T11:05:00Z">
            <w:r w:rsidDel="00000000" w:rsidR="00000000" w:rsidRPr="00000000">
              <w:rPr>
                <w:sz w:val="24"/>
                <w:szCs w:val="24"/>
                <w:rtl w:val="0"/>
              </w:rPr>
              <w:t xml:space="preserve">S</w:t>
            </w:r>
          </w:ins>
        </w:sdtContent>
      </w:sdt>
      <w:r w:rsidDel="00000000" w:rsidR="00000000" w:rsidRPr="00000000">
        <w:rPr>
          <w:sz w:val="24"/>
          <w:szCs w:val="24"/>
          <w:rtl w:val="0"/>
        </w:rPr>
        <w:t xml:space="preserve">1).</w:t>
      </w:r>
    </w:p>
    <w:p w:rsidR="00000000" w:rsidDel="00000000" w:rsidP="00000000" w:rsidRDefault="00000000" w:rsidRPr="00000000" w14:paraId="0000002C">
      <w:pPr>
        <w:spacing w:after="120" w:before="120" w:line="480" w:lineRule="auto"/>
        <w:rPr>
          <w:sz w:val="24"/>
          <w:szCs w:val="24"/>
          <w:u w:val="single"/>
        </w:rPr>
      </w:pPr>
      <w:r w:rsidDel="00000000" w:rsidR="00000000" w:rsidRPr="00000000">
        <w:rPr>
          <w:sz w:val="24"/>
          <w:szCs w:val="24"/>
          <w:u w:val="single"/>
          <w:rtl w:val="0"/>
        </w:rPr>
        <w:t xml:space="preserve">Land use risk</w:t>
      </w:r>
    </w:p>
    <w:p w:rsidR="00000000" w:rsidDel="00000000" w:rsidP="00000000" w:rsidRDefault="00000000" w:rsidRPr="00000000" w14:paraId="0000002D">
      <w:pPr>
        <w:spacing w:after="120" w:before="120" w:line="480" w:lineRule="auto"/>
        <w:rPr>
          <w:sz w:val="24"/>
          <w:szCs w:val="24"/>
        </w:rPr>
      </w:pPr>
      <w:r w:rsidDel="00000000" w:rsidR="00000000" w:rsidRPr="00000000">
        <w:rPr>
          <w:sz w:val="24"/>
          <w:szCs w:val="24"/>
          <w:rtl w:val="0"/>
        </w:rPr>
        <w:t xml:space="preserve">We used a </w:t>
      </w:r>
      <w:sdt>
        <w:sdtPr>
          <w:tag w:val="goog_rdk_278"/>
        </w:sdtPr>
        <w:sdtContent>
          <w:del w:author="Joe Bennett" w:id="105" w:date="2021-12-22T13:03:00Z">
            <w:r w:rsidDel="00000000" w:rsidR="00000000" w:rsidRPr="00000000">
              <w:rPr>
                <w:sz w:val="24"/>
                <w:szCs w:val="24"/>
                <w:rtl w:val="0"/>
              </w:rPr>
              <w:delText xml:space="preserve">recently developed </w:delText>
            </w:r>
          </w:del>
        </w:sdtContent>
      </w:sdt>
      <w:r w:rsidDel="00000000" w:rsidR="00000000" w:rsidRPr="00000000">
        <w:rPr>
          <w:sz w:val="24"/>
          <w:szCs w:val="24"/>
          <w:rtl w:val="0"/>
        </w:rPr>
        <w:t xml:space="preserve">global land systems map produced by </w:t>
      </w:r>
      <w:sdt>
        <w:sdtPr>
          <w:tag w:val="goog_rdk_279"/>
        </w:sdtPr>
        <w:sdtContent>
          <w:del w:author="Joe Bennett" w:id="106" w:date="2021-12-21T12:15:00Z">
            <w:r w:rsidDel="00000000" w:rsidR="00000000" w:rsidRPr="00000000">
              <w:rPr>
                <w:sz w:val="24"/>
                <w:szCs w:val="24"/>
                <w:rtl w:val="0"/>
              </w:rPr>
              <w:delText xml:space="preserve">(</w:delText>
            </w:r>
          </w:del>
        </w:sdtContent>
      </w:sdt>
      <w:r w:rsidDel="00000000" w:rsidR="00000000" w:rsidRPr="00000000">
        <w:rPr>
          <w:sz w:val="24"/>
          <w:szCs w:val="24"/>
          <w:rtl w:val="0"/>
        </w:rPr>
        <w:t xml:space="preserve">Kehoe et al. </w:t>
      </w:r>
      <w:sdt>
        <w:sdtPr>
          <w:tag w:val="goog_rdk_280"/>
        </w:sdtPr>
        <w:sdtContent>
          <w:ins w:author="Joe Bennett" w:id="107" w:date="2021-12-21T12:15:00Z">
            <w:r w:rsidDel="00000000" w:rsidR="00000000" w:rsidRPr="00000000">
              <w:rPr>
                <w:sz w:val="24"/>
                <w:szCs w:val="24"/>
                <w:rtl w:val="0"/>
              </w:rPr>
              <w:t xml:space="preserve">(</w:t>
            </w:r>
          </w:ins>
        </w:sdtContent>
      </w:sdt>
      <w:r w:rsidDel="00000000" w:rsidR="00000000" w:rsidRPr="00000000">
        <w:rPr>
          <w:sz w:val="24"/>
          <w:szCs w:val="24"/>
          <w:rtl w:val="0"/>
        </w:rPr>
        <w:t xml:space="preserve">2017) to incorporate the risk of land use change. This map is based on a global land systems map for the year 2000 (Asselen &amp; Verburg 2012) at a 9.25 km</w:t>
      </w:r>
      <w:r w:rsidDel="00000000" w:rsidR="00000000" w:rsidRPr="00000000">
        <w:rPr>
          <w:sz w:val="24"/>
          <w:szCs w:val="24"/>
          <w:vertAlign w:val="superscript"/>
          <w:rtl w:val="0"/>
        </w:rPr>
        <w:t xml:space="preserve">2</w:t>
      </w:r>
      <w:r w:rsidDel="00000000" w:rsidR="00000000" w:rsidRPr="00000000">
        <w:rPr>
          <w:sz w:val="24"/>
          <w:szCs w:val="24"/>
          <w:rtl w:val="0"/>
        </w:rPr>
        <w:t xml:space="preserve"> spatial resolution but is refined based on recent land-cover and land use datasets to a spatial resolution of 1 km</w:t>
      </w:r>
      <w:r w:rsidDel="00000000" w:rsidR="00000000" w:rsidRPr="00000000">
        <w:rPr>
          <w:sz w:val="24"/>
          <w:szCs w:val="24"/>
          <w:vertAlign w:val="superscript"/>
          <w:rtl w:val="0"/>
        </w:rPr>
        <w:t xml:space="preserve">2</w:t>
      </w:r>
      <w:r w:rsidDel="00000000" w:rsidR="00000000" w:rsidRPr="00000000">
        <w:rPr>
          <w:sz w:val="24"/>
          <w:szCs w:val="24"/>
          <w:rtl w:val="0"/>
        </w:rPr>
        <w:t xml:space="preserve">. </w:t>
      </w:r>
      <w:sdt>
        <w:sdtPr>
          <w:tag w:val="goog_rdk_281"/>
        </w:sdtPr>
        <w:sdtContent>
          <w:del w:author="Joe Bennett" w:id="108" w:date="2021-12-22T13:03:00Z">
            <w:r w:rsidDel="00000000" w:rsidR="00000000" w:rsidRPr="00000000">
              <w:rPr>
                <w:sz w:val="24"/>
                <w:szCs w:val="24"/>
                <w:rtl w:val="0"/>
              </w:rPr>
              <w:delText xml:space="preserve">(</w:delText>
            </w:r>
          </w:del>
        </w:sdtContent>
      </w:sdt>
      <w:r w:rsidDel="00000000" w:rsidR="00000000" w:rsidRPr="00000000">
        <w:rPr>
          <w:sz w:val="24"/>
          <w:szCs w:val="24"/>
          <w:rtl w:val="0"/>
        </w:rPr>
        <w:t xml:space="preserve">Kehoe et al. </w:t>
      </w:r>
      <w:sdt>
        <w:sdtPr>
          <w:tag w:val="goog_rdk_282"/>
        </w:sdtPr>
        <w:sdtContent>
          <w:ins w:author="Joe Bennett" w:id="109" w:date="2021-12-22T13:03:00Z">
            <w:r w:rsidDel="00000000" w:rsidR="00000000" w:rsidRPr="00000000">
              <w:rPr>
                <w:sz w:val="24"/>
                <w:szCs w:val="24"/>
                <w:rtl w:val="0"/>
              </w:rPr>
              <w:t xml:space="preserve">(</w:t>
            </w:r>
          </w:ins>
        </w:sdtContent>
      </w:sdt>
      <w:r w:rsidDel="00000000" w:rsidR="00000000" w:rsidRPr="00000000">
        <w:rPr>
          <w:sz w:val="24"/>
          <w:szCs w:val="24"/>
          <w:rtl w:val="0"/>
        </w:rPr>
        <w:t xml:space="preserve">2017) further estimated the impact of land use and land use intensity on biodiversity, with data originating from the PREDICTS project (Hudson et al. 2014). They first matched their land-systems classes to varying intensity levels for each land use type (for detailed conversion table, see </w:t>
      </w:r>
      <w:sdt>
        <w:sdtPr>
          <w:tag w:val="goog_rdk_283"/>
        </w:sdtPr>
        <w:sdtContent>
          <w:del w:author="Joe Bennett" w:id="110" w:date="2021-12-21T12:15:00Z">
            <w:r w:rsidDel="00000000" w:rsidR="00000000" w:rsidRPr="00000000">
              <w:rPr>
                <w:sz w:val="24"/>
                <w:szCs w:val="24"/>
                <w:rtl w:val="0"/>
              </w:rPr>
              <w:delText xml:space="preserve">ref (</w:delText>
            </w:r>
          </w:del>
        </w:sdtContent>
      </w:sdt>
      <w:r w:rsidDel="00000000" w:rsidR="00000000" w:rsidRPr="00000000">
        <w:rPr>
          <w:sz w:val="24"/>
          <w:szCs w:val="24"/>
          <w:rtl w:val="0"/>
        </w:rPr>
        <w:t xml:space="preserve">Asselen &amp; Verburg </w:t>
      </w:r>
      <w:sdt>
        <w:sdtPr>
          <w:tag w:val="goog_rdk_284"/>
        </w:sdtPr>
        <w:sdtContent>
          <w:ins w:author="Joe Bennett" w:id="111" w:date="2021-12-21T12:15:00Z">
            <w:r w:rsidDel="00000000" w:rsidR="00000000" w:rsidRPr="00000000">
              <w:rPr>
                <w:sz w:val="24"/>
                <w:szCs w:val="24"/>
                <w:rtl w:val="0"/>
              </w:rPr>
              <w:t xml:space="preserve">(</w:t>
            </w:r>
          </w:ins>
        </w:sdtContent>
      </w:sdt>
      <w:r w:rsidDel="00000000" w:rsidR="00000000" w:rsidRPr="00000000">
        <w:rPr>
          <w:sz w:val="24"/>
          <w:szCs w:val="24"/>
          <w:rtl w:val="0"/>
        </w:rPr>
        <w:t xml:space="preserve">2012)). This allowed </w:t>
      </w:r>
      <w:sdt>
        <w:sdtPr>
          <w:tag w:val="goog_rdk_285"/>
        </w:sdtPr>
        <w:sdtContent>
          <w:del w:author="Joe Bennett" w:id="112" w:date="2021-12-21T12:15:00Z">
            <w:r w:rsidDel="00000000" w:rsidR="00000000" w:rsidRPr="00000000">
              <w:rPr>
                <w:sz w:val="24"/>
                <w:szCs w:val="24"/>
                <w:rtl w:val="0"/>
              </w:rPr>
              <w:delText xml:space="preserve">(</w:delText>
            </w:r>
          </w:del>
        </w:sdtContent>
      </w:sdt>
      <w:r w:rsidDel="00000000" w:rsidR="00000000" w:rsidRPr="00000000">
        <w:rPr>
          <w:sz w:val="24"/>
          <w:szCs w:val="24"/>
          <w:rtl w:val="0"/>
        </w:rPr>
        <w:t xml:space="preserve">Kehoe et al. </w:t>
      </w:r>
      <w:sdt>
        <w:sdtPr>
          <w:tag w:val="goog_rdk_286"/>
        </w:sdtPr>
        <w:sdtContent>
          <w:ins w:author="Joe Bennett" w:id="113" w:date="2021-12-21T12:15:00Z">
            <w:r w:rsidDel="00000000" w:rsidR="00000000" w:rsidRPr="00000000">
              <w:rPr>
                <w:sz w:val="24"/>
                <w:szCs w:val="24"/>
                <w:rtl w:val="0"/>
              </w:rPr>
              <w:t xml:space="preserve">(</w:t>
            </w:r>
          </w:ins>
        </w:sdtContent>
      </w:sdt>
      <w:r w:rsidDel="00000000" w:rsidR="00000000" w:rsidRPr="00000000">
        <w:rPr>
          <w:sz w:val="24"/>
          <w:szCs w:val="24"/>
          <w:rtl w:val="0"/>
        </w:rPr>
        <w:t xml:space="preserve">2017) to calculate average biodiversity loss per land system (relative to an unimpacted baseline) by taking the mean model estimates of biodiversity loss per land use intensity class from previous work (Hudson et al. 2014). The result gives average relative biodiversity gain or loss per land-system class. Here, we used their modelled mean estimates (following </w:t>
      </w:r>
      <w:sdt>
        <w:sdtPr>
          <w:tag w:val="goog_rdk_287"/>
        </w:sdtPr>
        <w:sdtContent>
          <w:del w:author="Joe Bennett" w:id="114" w:date="2021-12-21T12:15:00Z">
            <w:r w:rsidDel="00000000" w:rsidR="00000000" w:rsidRPr="00000000">
              <w:rPr>
                <w:sz w:val="24"/>
                <w:szCs w:val="24"/>
                <w:rtl w:val="0"/>
              </w:rPr>
              <w:delText xml:space="preserve">(</w:delText>
            </w:r>
          </w:del>
        </w:sdtContent>
      </w:sdt>
      <w:r w:rsidDel="00000000" w:rsidR="00000000" w:rsidRPr="00000000">
        <w:rPr>
          <w:sz w:val="24"/>
          <w:szCs w:val="24"/>
          <w:rtl w:val="0"/>
        </w:rPr>
        <w:t xml:space="preserve">Newbold et al. </w:t>
      </w:r>
      <w:sdt>
        <w:sdtPr>
          <w:tag w:val="goog_rdk_288"/>
        </w:sdtPr>
        <w:sdtContent>
          <w:ins w:author="Joe Bennett" w:id="115" w:date="2021-12-21T12:15:00Z">
            <w:r w:rsidDel="00000000" w:rsidR="00000000" w:rsidRPr="00000000">
              <w:rPr>
                <w:sz w:val="24"/>
                <w:szCs w:val="24"/>
                <w:rtl w:val="0"/>
              </w:rPr>
              <w:t xml:space="preserve">(</w:t>
            </w:r>
          </w:ins>
        </w:sdtContent>
      </w:sdt>
      <w:r w:rsidDel="00000000" w:rsidR="00000000" w:rsidRPr="00000000">
        <w:rPr>
          <w:sz w:val="24"/>
          <w:szCs w:val="24"/>
          <w:rtl w:val="0"/>
        </w:rPr>
        <w:t xml:space="preserve">2015)) of relative percent biodiversity change for each land-system class for species abundance as a measure of the land use pressure (</w:t>
      </w:r>
      <w:sdt>
        <w:sdtPr>
          <w:tag w:val="goog_rdk_289"/>
        </w:sdtPr>
        <w:sdtContent>
          <w:del w:author="Joe Bennett" w:id="116" w:date="2021-12-23T11:05:00Z">
            <w:r w:rsidDel="00000000" w:rsidR="00000000" w:rsidRPr="00000000">
              <w:rPr>
                <w:sz w:val="24"/>
                <w:szCs w:val="24"/>
                <w:rtl w:val="0"/>
              </w:rPr>
              <w:delText xml:space="preserve">Supplementary </w:delText>
            </w:r>
          </w:del>
        </w:sdtContent>
      </w:sdt>
      <w:r w:rsidDel="00000000" w:rsidR="00000000" w:rsidRPr="00000000">
        <w:rPr>
          <w:sz w:val="24"/>
          <w:szCs w:val="24"/>
          <w:rtl w:val="0"/>
        </w:rPr>
        <w:t xml:space="preserve">Figure </w:t>
      </w:r>
      <w:sdt>
        <w:sdtPr>
          <w:tag w:val="goog_rdk_290"/>
        </w:sdtPr>
        <w:sdtContent>
          <w:ins w:author="Joe Bennett" w:id="117" w:date="2021-12-23T11:05:00Z">
            <w:r w:rsidDel="00000000" w:rsidR="00000000" w:rsidRPr="00000000">
              <w:rPr>
                <w:sz w:val="24"/>
                <w:szCs w:val="24"/>
                <w:rtl w:val="0"/>
              </w:rPr>
              <w:t xml:space="preserve">S</w:t>
            </w:r>
          </w:ins>
        </w:sdtContent>
      </w:sdt>
      <w:r w:rsidDel="00000000" w:rsidR="00000000" w:rsidRPr="00000000">
        <w:rPr>
          <w:sz w:val="24"/>
          <w:szCs w:val="24"/>
          <w:rtl w:val="0"/>
        </w:rPr>
        <w:t xml:space="preserve">2).</w:t>
      </w:r>
    </w:p>
    <w:p w:rsidR="00000000" w:rsidDel="00000000" w:rsidP="00000000" w:rsidRDefault="00000000" w:rsidRPr="00000000" w14:paraId="0000002E">
      <w:pPr>
        <w:spacing w:after="120" w:before="120" w:line="480" w:lineRule="auto"/>
        <w:rPr>
          <w:sz w:val="24"/>
          <w:szCs w:val="24"/>
          <w:u w:val="single"/>
        </w:rPr>
      </w:pPr>
      <w:r w:rsidDel="00000000" w:rsidR="00000000" w:rsidRPr="00000000">
        <w:rPr>
          <w:sz w:val="24"/>
          <w:szCs w:val="24"/>
          <w:u w:val="single"/>
          <w:rtl w:val="0"/>
        </w:rPr>
        <w:t xml:space="preserve">Climate risk</w:t>
      </w:r>
    </w:p>
    <w:p w:rsidR="00000000" w:rsidDel="00000000" w:rsidP="00000000" w:rsidRDefault="00000000" w:rsidRPr="00000000" w14:paraId="0000002F">
      <w:pPr>
        <w:spacing w:after="120" w:before="120" w:line="480" w:lineRule="auto"/>
        <w:rPr>
          <w:sz w:val="24"/>
          <w:szCs w:val="24"/>
        </w:rPr>
      </w:pPr>
      <w:bookmarkStart w:colFirst="0" w:colLast="0" w:name="_heading=h.tyjcwt" w:id="2"/>
      <w:bookmarkEnd w:id="2"/>
      <w:sdt>
        <w:sdtPr>
          <w:tag w:val="goog_rdk_292"/>
        </w:sdtPr>
        <w:sdtContent>
          <w:ins w:author="Joe Bennett" w:id="118" w:date="2021-12-22T15:29:00Z">
            <w:r w:rsidDel="00000000" w:rsidR="00000000" w:rsidRPr="00000000">
              <w:rPr>
                <w:sz w:val="24"/>
                <w:szCs w:val="24"/>
                <w:rtl w:val="0"/>
              </w:rPr>
              <w:t xml:space="preserve">We used, </w:t>
            </w:r>
          </w:ins>
        </w:sdtContent>
      </w:sdt>
      <w:sdt>
        <w:sdtPr>
          <w:tag w:val="goog_rdk_293"/>
        </w:sdtPr>
        <w:sdtContent>
          <w:del w:author="Joe Bennett" w:id="118" w:date="2021-12-22T15:29:00Z">
            <w:r w:rsidDel="00000000" w:rsidR="00000000" w:rsidRPr="00000000">
              <w:rPr>
                <w:sz w:val="24"/>
                <w:szCs w:val="24"/>
                <w:rtl w:val="0"/>
              </w:rPr>
              <w:delText xml:space="preserve">V</w:delText>
            </w:r>
          </w:del>
        </w:sdtContent>
      </w:sdt>
      <w:sdt>
        <w:sdtPr>
          <w:tag w:val="goog_rdk_294"/>
        </w:sdtPr>
        <w:sdtContent>
          <w:ins w:author="Joe Bennett" w:id="119" w:date="2021-12-22T15:29:00Z">
            <w:r w:rsidDel="00000000" w:rsidR="00000000" w:rsidRPr="00000000">
              <w:rPr>
                <w:sz w:val="24"/>
                <w:szCs w:val="24"/>
                <w:rtl w:val="0"/>
              </w:rPr>
              <w:t xml:space="preserve">v</w:t>
            </w:r>
          </w:ins>
        </w:sdtContent>
      </w:sdt>
      <w:r w:rsidDel="00000000" w:rsidR="00000000" w:rsidRPr="00000000">
        <w:rPr>
          <w:sz w:val="24"/>
          <w:szCs w:val="24"/>
          <w:rtl w:val="0"/>
        </w:rPr>
        <w:t xml:space="preserve">elocity of climate change</w:t>
      </w:r>
      <w:sdt>
        <w:sdtPr>
          <w:tag w:val="goog_rdk_295"/>
        </w:sdtPr>
        <w:sdtContent>
          <w:ins w:author="Joe Bennett" w:id="120" w:date="2021-12-22T15:29:00Z">
            <w:r w:rsidDel="00000000" w:rsidR="00000000" w:rsidRPr="00000000">
              <w:rPr>
                <w:sz w:val="24"/>
                <w:szCs w:val="24"/>
                <w:rtl w:val="0"/>
              </w:rPr>
              <w:t xml:space="preserve">, which is</w:t>
            </w:r>
          </w:ins>
        </w:sdtContent>
      </w:sdt>
      <w:sdt>
        <w:sdtPr>
          <w:tag w:val="goog_rdk_296"/>
        </w:sdtPr>
        <w:sdtContent>
          <w:del w:author="Joe Bennett" w:id="120" w:date="2021-12-22T15:29:00Z">
            <w:r w:rsidDel="00000000" w:rsidR="00000000" w:rsidRPr="00000000">
              <w:rPr>
                <w:sz w:val="24"/>
                <w:szCs w:val="24"/>
                <w:rtl w:val="0"/>
              </w:rPr>
              <w:delText xml:space="preserve"> in</w:delText>
            </w:r>
          </w:del>
        </w:sdtContent>
      </w:sdt>
      <w:r w:rsidDel="00000000" w:rsidR="00000000" w:rsidRPr="00000000">
        <w:rPr>
          <w:sz w:val="24"/>
          <w:szCs w:val="24"/>
          <w:rtl w:val="0"/>
        </w:rPr>
        <w:t xml:space="preserve"> an instantaneous measurement of how projected temperature increases translate to horizontal velocity on the landscape (Loarie et al. 2009). It is an integration of both the rate of change in average climate and landscape properties that govern how bands of similar temperature redistribute spatially as climate changes. For example, in a region with high topographic diversity, a species may be able to track its climatic niche through relatively small dispersal distances (e.g. 10s or 100s of meters) upslope or downslope. By contrast, keeping pace with preferred climate under the same magnitude of temperature rise in the plains may require much larger dispersal distances – 100s or 1000s of kilometers. </w:t>
      </w:r>
      <w:sdt>
        <w:sdtPr>
          <w:tag w:val="goog_rdk_297"/>
        </w:sdtPr>
        <w:sdtContent>
          <w:del w:author="Joe Bennett" w:id="121" w:date="2021-12-23T12:00:00Z">
            <w:r w:rsidDel="00000000" w:rsidR="00000000" w:rsidRPr="00000000">
              <w:rPr>
                <w:sz w:val="24"/>
                <w:szCs w:val="24"/>
                <w:rtl w:val="0"/>
              </w:rPr>
              <w:delText xml:space="preserve">The local velocity of climate change, although a purely physical property, has biological relevance when linked with individual species-level dispersal capacity. Velocity of historical climate change since the last glacial maximum has been suggested as a major driver of patterns of species endemism (e.g. (Sandel et al. 2011)) and is commonly used as a biologically scaled metric of climate exposure (e.g. (Garcia et al. 2014)). </w:delText>
            </w:r>
          </w:del>
        </w:sdtContent>
      </w:sdt>
      <w:sdt>
        <w:sdtPr>
          <w:tag w:val="goog_rdk_298"/>
        </w:sdtPr>
        <w:sdtContent>
          <w:commentRangeStart w:id="19"/>
        </w:sdtContent>
      </w:sdt>
      <w:r w:rsidDel="00000000" w:rsidR="00000000" w:rsidRPr="00000000">
        <w:rPr>
          <w:sz w:val="24"/>
          <w:szCs w:val="24"/>
          <w:rtl w:val="0"/>
        </w:rPr>
        <w:t xml:space="preserve">Velocity of future temperature change used here follows the method of </w:t>
      </w:r>
      <w:sdt>
        <w:sdtPr>
          <w:tag w:val="goog_rdk_299"/>
        </w:sdtPr>
        <w:sdtContent>
          <w:del w:author="Joe Bennett" w:id="122" w:date="2021-12-21T12:21:00Z">
            <w:r w:rsidDel="00000000" w:rsidR="00000000" w:rsidRPr="00000000">
              <w:rPr>
                <w:sz w:val="24"/>
                <w:szCs w:val="24"/>
                <w:rtl w:val="0"/>
              </w:rPr>
              <w:delText xml:space="preserve">(</w:delText>
            </w:r>
          </w:del>
        </w:sdtContent>
      </w:sdt>
      <w:r w:rsidDel="00000000" w:rsidR="00000000" w:rsidRPr="00000000">
        <w:rPr>
          <w:sz w:val="24"/>
          <w:szCs w:val="24"/>
          <w:rtl w:val="0"/>
        </w:rPr>
        <w:t xml:space="preserve">Loarie et al. </w:t>
      </w:r>
      <w:sdt>
        <w:sdtPr>
          <w:tag w:val="goog_rdk_300"/>
        </w:sdtPr>
        <w:sdtContent>
          <w:ins w:author="Joe Bennett" w:id="123" w:date="2021-12-21T12:21:00Z">
            <w:r w:rsidDel="00000000" w:rsidR="00000000" w:rsidRPr="00000000">
              <w:rPr>
                <w:sz w:val="24"/>
                <w:szCs w:val="24"/>
                <w:rtl w:val="0"/>
              </w:rPr>
              <w:t xml:space="preserve">(</w:t>
            </w:r>
          </w:ins>
        </w:sdtContent>
      </w:sdt>
      <w:r w:rsidDel="00000000" w:rsidR="00000000" w:rsidRPr="00000000">
        <w:rPr>
          <w:sz w:val="24"/>
          <w:szCs w:val="24"/>
          <w:rtl w:val="0"/>
        </w:rPr>
        <w:t xml:space="preserve">2009) – and is essentially the ratio of the projected temporal rate of change (C/year) to the spatial rate of change (C/km). </w:t>
      </w:r>
      <w:commentRangeEnd w:id="19"/>
      <w:r w:rsidDel="00000000" w:rsidR="00000000" w:rsidRPr="00000000">
        <w:commentReference w:id="19"/>
      </w:r>
      <w:r w:rsidDel="00000000" w:rsidR="00000000" w:rsidRPr="00000000">
        <w:rPr>
          <w:sz w:val="24"/>
          <w:szCs w:val="24"/>
          <w:rtl w:val="0"/>
        </w:rPr>
        <w:t xml:space="preserve">Projected temporal rate of change </w:t>
      </w:r>
      <w:sdt>
        <w:sdtPr>
          <w:tag w:val="goog_rdk_301"/>
        </w:sdtPr>
        <w:sdtContent>
          <w:ins w:author="Joe Bennett" w:id="124" w:date="2021-12-22T15:31:00Z">
            <w:r w:rsidDel="00000000" w:rsidR="00000000" w:rsidRPr="00000000">
              <w:rPr>
                <w:sz w:val="24"/>
                <w:szCs w:val="24"/>
                <w:rtl w:val="0"/>
              </w:rPr>
              <w:t xml:space="preserve">wa</w:t>
            </w:r>
          </w:ins>
        </w:sdtContent>
      </w:sdt>
      <w:sdt>
        <w:sdtPr>
          <w:tag w:val="goog_rdk_302"/>
        </w:sdtPr>
        <w:sdtContent>
          <w:del w:author="Joe Bennett" w:id="124" w:date="2021-12-22T15:31:00Z">
            <w:r w:rsidDel="00000000" w:rsidR="00000000" w:rsidRPr="00000000">
              <w:rPr>
                <w:sz w:val="24"/>
                <w:szCs w:val="24"/>
                <w:rtl w:val="0"/>
              </w:rPr>
              <w:delText xml:space="preserve">i</w:delText>
            </w:r>
          </w:del>
        </w:sdtContent>
      </w:sdt>
      <w:r w:rsidDel="00000000" w:rsidR="00000000" w:rsidRPr="00000000">
        <w:rPr>
          <w:sz w:val="24"/>
          <w:szCs w:val="24"/>
          <w:rtl w:val="0"/>
        </w:rPr>
        <w:t xml:space="preserve">s based on the 20 year mean (2040-2060) projection for mean annual temperature from the HadGEM2-ES model (CMIP5) and the baseline (1960-1990) temperature available from Worldclim v1.4. Spatial rate of change was derived from 30 arc second elevation data and calculated with the ‘terrain’ function from the R ‘raster’ package.</w:t>
      </w:r>
    </w:p>
    <w:p w:rsidR="00000000" w:rsidDel="00000000" w:rsidP="00000000" w:rsidRDefault="00000000" w:rsidRPr="00000000" w14:paraId="00000030">
      <w:pPr>
        <w:spacing w:after="120" w:before="120" w:line="480" w:lineRule="auto"/>
        <w:rPr>
          <w:sz w:val="24"/>
          <w:szCs w:val="24"/>
        </w:rPr>
      </w:pPr>
      <w:r w:rsidDel="00000000" w:rsidR="00000000" w:rsidRPr="00000000">
        <w:rPr>
          <w:sz w:val="24"/>
          <w:szCs w:val="24"/>
          <w:rtl w:val="0"/>
        </w:rPr>
        <w:t xml:space="preserve">We also explored an alternative measure of climate risk: exposure to extreme events. Detailed methods and results for this alternative measure are provided in the online Supporting Information.</w:t>
      </w:r>
    </w:p>
    <w:p w:rsidR="00000000" w:rsidDel="00000000" w:rsidP="00000000" w:rsidRDefault="00000000" w:rsidRPr="00000000" w14:paraId="00000031">
      <w:pPr>
        <w:spacing w:after="120" w:before="120" w:line="480" w:lineRule="auto"/>
        <w:rPr>
          <w:sz w:val="24"/>
          <w:szCs w:val="24"/>
          <w:u w:val="single"/>
        </w:rPr>
      </w:pPr>
      <w:bookmarkStart w:colFirst="0" w:colLast="0" w:name="_heading=h.3dy6vkm" w:id="3"/>
      <w:bookmarkEnd w:id="3"/>
      <w:r w:rsidDel="00000000" w:rsidR="00000000" w:rsidRPr="00000000">
        <w:rPr>
          <w:sz w:val="24"/>
          <w:szCs w:val="24"/>
          <w:u w:val="single"/>
          <w:rtl w:val="0"/>
        </w:rPr>
        <w:t xml:space="preserve">Multi-objective optimization of risk reduction</w:t>
      </w:r>
    </w:p>
    <w:bookmarkStart w:colFirst="0" w:colLast="0" w:name="bookmark=id.1t3h5sf" w:id="4"/>
    <w:bookmarkEnd w:id="4"/>
    <w:sdt>
      <w:sdtPr>
        <w:tag w:val="goog_rdk_306"/>
      </w:sdtPr>
      <w:sdtContent>
        <w:p w:rsidR="00000000" w:rsidDel="00000000" w:rsidP="00000000" w:rsidRDefault="00000000" w:rsidRPr="00000000" w14:paraId="00000032">
          <w:pPr>
            <w:spacing w:after="120" w:before="120" w:line="480" w:lineRule="auto"/>
            <w:rPr>
              <w:ins w:author="Joe Bennett" w:id="125" w:date="2021-12-22T15:33:00Z"/>
              <w:sz w:val="24"/>
              <w:szCs w:val="24"/>
            </w:rPr>
          </w:pPr>
          <w:sdt>
            <w:sdtPr>
              <w:tag w:val="goog_rdk_304"/>
            </w:sdtPr>
            <w:sdtContent>
              <w:del w:author="Joe Bennett" w:id="125" w:date="2021-12-22T15:33:00Z">
                <w:r w:rsidDel="00000000" w:rsidR="00000000" w:rsidRPr="00000000">
                  <w:rPr>
                    <w:sz w:val="24"/>
                    <w:szCs w:val="24"/>
                    <w:rtl w:val="0"/>
                  </w:rPr>
                  <w:delText xml:space="preserve">In total</w:delText>
                </w:r>
              </w:del>
            </w:sdtContent>
          </w:sdt>
          <w:sdt>
            <w:sdtPr>
              <w:tag w:val="goog_rdk_305"/>
            </w:sdtPr>
            <w:sdtContent>
              <w:ins w:author="Joe Bennett" w:id="125" w:date="2021-12-22T15:33:00Z">
                <w:r w:rsidDel="00000000" w:rsidR="00000000" w:rsidRPr="00000000">
                  <w:rPr>
                    <w:sz w:val="24"/>
                    <w:szCs w:val="24"/>
                    <w:rtl w:val="0"/>
                  </w:rPr>
                  <w:t xml:space="preserve">We created 16 planning scenarios, such that solutions accounted for all possible combinations of risk categories within each hierarchical level (Table S1). We then compared these risk-based solutions to those produced with a null scenario that adopted the traditional area-minimizing approach to optimization without considering risk </w:t>
                </w:r>
              </w:ins>
            </w:sdtContent>
          </w:sdt>
        </w:p>
      </w:sdtContent>
    </w:sdt>
    <w:sdt>
      <w:sdtPr>
        <w:tag w:val="goog_rdk_314"/>
      </w:sdtPr>
      <w:sdtContent>
        <w:p w:rsidR="00000000" w:rsidDel="00000000" w:rsidP="00000000" w:rsidRDefault="00000000" w:rsidRPr="00000000" w14:paraId="00000033">
          <w:pPr>
            <w:spacing w:after="120" w:before="120" w:line="480" w:lineRule="auto"/>
            <w:rPr>
              <w:del w:author="Jeffrey Hanson" w:id="129" w:date="2022-01-01T20:56:26Z"/>
              <w:sz w:val="24"/>
              <w:szCs w:val="24"/>
            </w:rPr>
          </w:pPr>
          <w:r w:rsidDel="00000000" w:rsidR="00000000" w:rsidRPr="00000000">
            <w:rPr>
              <w:sz w:val="24"/>
              <w:szCs w:val="24"/>
              <w:rtl w:val="0"/>
            </w:rPr>
            <w:t xml:space="preserve">We processed all data described previously to a 10 x 10 km resolution and clipped data to the extent of land based on the global administrative areas database. </w:t>
          </w:r>
          <w:sdt>
            <w:sdtPr>
              <w:tag w:val="goog_rdk_307"/>
            </w:sdtPr>
            <w:sdtContent>
              <w:del w:author="Joe Bennett" w:id="126" w:date="2021-12-22T15:36:00Z">
                <w:r w:rsidDel="00000000" w:rsidR="00000000" w:rsidRPr="00000000">
                  <w:rPr>
                    <w:sz w:val="24"/>
                    <w:szCs w:val="24"/>
                    <w:rtl w:val="0"/>
                  </w:rPr>
                  <w:delText xml:space="preserve">We then developed an extension on the minimum set problem, which has the goal to identify a set of sites within a planning area that represents all conservation targets in the fewest number of sites (Moilanen et al. 2009). Instead of including a single objective in the problem formulation, we expanded it to include multiple objectives. Specifically,</w:delText>
                </w:r>
              </w:del>
            </w:sdtContent>
          </w:sdt>
          <w:sdt>
            <w:sdtPr>
              <w:tag w:val="goog_rdk_308"/>
            </w:sdtPr>
            <w:sdtContent>
              <w:ins w:author="Joe Bennett" w:id="126" w:date="2021-12-22T15:36:00Z">
                <w:r w:rsidDel="00000000" w:rsidR="00000000" w:rsidRPr="00000000">
                  <w:rPr>
                    <w:sz w:val="24"/>
                    <w:szCs w:val="24"/>
                    <w:rtl w:val="0"/>
                  </w:rPr>
                  <w:t xml:space="preserve">Our multi-objective approach</w:t>
                </w:r>
              </w:ins>
            </w:sdtContent>
          </w:sdt>
          <w:r w:rsidDel="00000000" w:rsidR="00000000" w:rsidRPr="00000000">
            <w:rPr>
              <w:sz w:val="24"/>
              <w:szCs w:val="24"/>
              <w:rtl w:val="0"/>
            </w:rPr>
            <w:t xml:space="preserve"> </w:t>
          </w:r>
          <w:sdt>
            <w:sdtPr>
              <w:tag w:val="goog_rdk_309"/>
            </w:sdtPr>
            <w:sdtContent>
              <w:del w:author="Joe Bennett" w:id="127" w:date="2021-12-22T15:36:00Z">
                <w:r w:rsidDel="00000000" w:rsidR="00000000" w:rsidRPr="00000000">
                  <w:rPr>
                    <w:sz w:val="24"/>
                    <w:szCs w:val="24"/>
                    <w:rtl w:val="0"/>
                  </w:rPr>
                  <w:delText xml:space="preserve">we used</w:delText>
                </w:r>
              </w:del>
            </w:sdtContent>
          </w:sdt>
          <w:sdt>
            <w:sdtPr>
              <w:tag w:val="goog_rdk_310"/>
            </w:sdtPr>
            <w:sdtContent>
              <w:ins w:author="Joe Bennett" w:id="127" w:date="2021-12-22T15:36:00Z">
                <w:r w:rsidDel="00000000" w:rsidR="00000000" w:rsidRPr="00000000">
                  <w:rPr>
                    <w:sz w:val="24"/>
                    <w:szCs w:val="24"/>
                    <w:rtl w:val="0"/>
                  </w:rPr>
                  <w:t xml:space="preserve">uses</w:t>
                </w:r>
              </w:ins>
            </w:sdtContent>
          </w:sdt>
          <w:r w:rsidDel="00000000" w:rsidR="00000000" w:rsidRPr="00000000">
            <w:rPr>
              <w:sz w:val="24"/>
              <w:szCs w:val="24"/>
              <w:rtl w:val="0"/>
            </w:rPr>
            <w:t xml:space="preserve"> a hierarchical (lexicographic) approach that assigns a priority to each objective, and sequentially optimizes for the objectives in order of decreasing priority. At each step, </w:t>
          </w:r>
          <w:sdt>
            <w:sdtPr>
              <w:tag w:val="goog_rdk_311"/>
            </w:sdtPr>
            <w:sdtContent>
              <w:commentRangeStart w:id="20"/>
            </w:sdtContent>
          </w:sdt>
          <w:r w:rsidDel="00000000" w:rsidR="00000000" w:rsidRPr="00000000">
            <w:rPr>
              <w:sz w:val="24"/>
              <w:szCs w:val="24"/>
              <w:rtl w:val="0"/>
            </w:rPr>
            <w:t xml:space="preserve">it finds the best solution</w:t>
          </w:r>
          <w:commentRangeEnd w:id="20"/>
          <w:r w:rsidDel="00000000" w:rsidR="00000000" w:rsidRPr="00000000">
            <w:commentReference w:id="20"/>
          </w:r>
          <w:r w:rsidDel="00000000" w:rsidR="00000000" w:rsidRPr="00000000">
            <w:rPr>
              <w:sz w:val="24"/>
              <w:szCs w:val="24"/>
              <w:rtl w:val="0"/>
            </w:rPr>
            <w:t xml:space="preserve"> for the current objective, but only from among those that would not degrade the solution quality for higher-priority objectives</w:t>
          </w:r>
          <w:sdt>
            <w:sdtPr>
              <w:tag w:val="goog_rdk_312"/>
            </w:sdtPr>
            <w:sdtContent>
              <w:ins w:author="Jeffrey Hanson" w:id="128" w:date="2022-01-01T20:56:14Z">
                <w:r w:rsidDel="00000000" w:rsidR="00000000" w:rsidRPr="00000000">
                  <w:rPr>
                    <w:sz w:val="24"/>
                    <w:szCs w:val="24"/>
                    <w:rtl w:val="0"/>
                  </w:rPr>
                  <w:t xml:space="preserve"> (see Supporting Information for details)</w:t>
                </w:r>
              </w:ins>
            </w:sdtContent>
          </w:sdt>
          <w:r w:rsidDel="00000000" w:rsidR="00000000" w:rsidRPr="00000000">
            <w:rPr>
              <w:sz w:val="24"/>
              <w:szCs w:val="24"/>
              <w:rtl w:val="0"/>
            </w:rPr>
            <w:t xml:space="preserve">. We considered up to three objectives in our prioritization scenarios, i) governance risk, ii) land use risk, and iii) climate risk. To compare different scenarios, we calculated solutions for each unique objective combination (n = 15), as well as one where we use a constant objective function as the null scenario, as the order of the hierarchy can influence the results. </w:t>
          </w:r>
          <w:sdt>
            <w:sdtPr>
              <w:tag w:val="goog_rdk_313"/>
            </w:sdtPr>
            <w:sdtContent>
              <w:del w:author="Jeffrey Hanson" w:id="129" w:date="2022-01-01T20:56:26Z">
                <w:r w:rsidDel="00000000" w:rsidR="00000000" w:rsidRPr="00000000">
                  <w:rPr>
                    <w:sz w:val="24"/>
                    <w:szCs w:val="24"/>
                    <w:rtl w:val="0"/>
                  </w:rPr>
                  <w:delText xml:space="preserve">For a detailed mathematical exploration of this method, see the online Supporting Information. </w:delText>
                </w:r>
              </w:del>
            </w:sdtContent>
          </w:sdt>
        </w:p>
      </w:sdtContent>
    </w:sdt>
    <w:sdt>
      <w:sdtPr>
        <w:tag w:val="goog_rdk_321"/>
      </w:sdtPr>
      <w:sdtContent>
        <w:p w:rsidR="00000000" w:rsidDel="00000000" w:rsidP="00000000" w:rsidRDefault="00000000" w:rsidRPr="00000000" w14:paraId="00000034">
          <w:pPr>
            <w:spacing w:after="120" w:before="120" w:line="480" w:lineRule="auto"/>
            <w:rPr>
              <w:ins w:author="Joe Bennett" w:id="134" w:date="2021-12-21T11:11:00Z"/>
              <w:rFonts w:ascii="Times New Roman" w:cs="Times New Roman" w:eastAsia="Times New Roman" w:hAnsi="Times New Roman"/>
              <w:b w:val="0"/>
              <w:i w:val="0"/>
              <w:smallCaps w:val="0"/>
              <w:strike w:val="0"/>
              <w:color w:val="000000"/>
              <w:sz w:val="24"/>
              <w:szCs w:val="24"/>
              <w:u w:val="none"/>
              <w:shd w:fill="auto" w:val="clear"/>
              <w:vertAlign w:val="baseline"/>
            </w:rPr>
            <w:pPrChange w:author="Jeffrey Hanson" w:id="0" w:date="2022-01-01T20:56:26Z">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80" w:lineRule="auto"/>
                <w:ind w:left="0" w:right="0" w:firstLine="0"/>
                <w:jc w:val="left"/>
              </w:pPr>
            </w:pPrChange>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all scenarios we locked in current protected areas. Following</w:t>
          </w:r>
          <w:sdt>
            <w:sdtPr>
              <w:tag w:val="goog_rdk_315"/>
            </w:sdtPr>
            <w:sdtContent>
              <w:commentRangeStart w:id="21"/>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sdt>
            <w:sdtPr>
              <w:tag w:val="goog_rdk_316"/>
            </w:sdtPr>
            <w:sdtContent>
              <w:del w:author="Joe Bennett" w:id="130" w:date="2021-12-21T12:22: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Hanson et al. </w:t>
          </w:r>
          <w:sdt>
            <w:sdtPr>
              <w:tag w:val="goog_rdk_317"/>
            </w:sdtPr>
            <w:sdtContent>
              <w:ins w:author="Joe Bennett" w:id="131" w:date="2021-12-21T12:22: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2020), </w:t>
          </w:r>
          <w:commentRangeEnd w:id="21"/>
          <w:r w:rsidDel="00000000" w:rsidR="00000000" w:rsidRPr="00000000">
            <w:commentReference w:id="21"/>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used flexible targets for suitable habitat based on species’ ranges. Species with less than 1,000 km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suitable habitat were assigned a 100% target (1,802 amphibians, 893 avian and 645 mammalian species), species with more than 250,000 km2 of suitable habitat were assigned a 10% target (712 amphibians, 4,518 avian and 1,868 mammalian species) and species with an intermediate amount of suitable habitat were assigned a target by log-linearly interpolating values between the previous two thresholds (2,683 amphibians, 5,190 avian and 2,557 mammalian species). Migratory bird species were assigned targets for each seasonal distribution separately</w:t>
          </w:r>
          <w:sdt>
            <w:sdtPr>
              <w:tag w:val="goog_rdk_318"/>
            </w:sdtPr>
            <w:sdtContent>
              <w:del w:author="Joe Bennett" w:id="132" w:date="2021-12-22T15:3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Additionally, to prevent species with very large suitable habitats from requiring excessively large amounts of area to be protected, the targets for species’ distributions larger than 10,000,000 km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were capped at 1,000,000 km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upper limit affected only 206 (1%) species, and sensitivity analyses showed that it had little effect on our results. We acknowledge that these targets are arbitrary; however, they are more precise than previous targets based on species’ ranges (which can contain a large amount of unsuitable habitat), and account</w:t>
          </w:r>
          <w:sdt>
            <w:sdtPr>
              <w:tag w:val="goog_rdk_319"/>
            </w:sdtPr>
            <w:sdtContent>
              <w:del w:author="Joe Bennett" w:id="133" w:date="2021-12-22T15:38: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s</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the increased vulnerability of species with smaller range sizes (Pimm &amp; Raven 2000), as well as the difficulty in conserving all habitat for species that occur over large areas. </w:t>
          </w:r>
          <w:sdt>
            <w:sdtPr>
              <w:tag w:val="goog_rdk_320"/>
            </w:sdtPr>
            <w:sdtContent>
              <w:ins w:author="Joe Bennett" w:id="134" w:date="2021-12-21T11:11:00Z">
                <w:r w:rsidDel="00000000" w:rsidR="00000000" w:rsidRPr="00000000">
                  <w:rPr>
                    <w:rtl w:val="0"/>
                  </w:rPr>
                </w:r>
              </w:ins>
            </w:sdtContent>
          </w:sdt>
        </w:p>
      </w:sdtContent>
    </w:sdt>
    <w:p w:rsidR="00000000" w:rsidDel="00000000" w:rsidP="00000000" w:rsidRDefault="00000000" w:rsidRPr="00000000" w14:paraId="00000035">
      <w:pPr>
        <w:spacing w:line="480" w:lineRule="auto"/>
        <w:rPr>
          <w:b w:val="1"/>
          <w:sz w:val="24"/>
          <w:szCs w:val="24"/>
        </w:rPr>
      </w:pPr>
      <w:sdt>
        <w:sdtPr>
          <w:tag w:val="goog_rdk_322"/>
        </w:sdtPr>
        <w:sdtContent>
          <w:ins w:author="Joe Bennett" w:id="134" w:date="2021-12-21T11:11:00Z">
            <w:r w:rsidDel="00000000" w:rsidR="00000000" w:rsidRPr="00000000">
              <w:rPr>
                <w:b w:val="1"/>
                <w:sz w:val="24"/>
                <w:szCs w:val="24"/>
                <w:rtl w:val="0"/>
              </w:rPr>
              <w:t xml:space="preserve">Results</w:t>
            </w:r>
          </w:ins>
        </w:sdtContent>
      </w:sdt>
      <w:r w:rsidDel="00000000" w:rsidR="00000000" w:rsidRPr="00000000">
        <w:rPr>
          <w:rtl w:val="0"/>
        </w:rPr>
      </w:r>
    </w:p>
    <w:p w:rsidR="00000000" w:rsidDel="00000000" w:rsidP="00000000" w:rsidRDefault="00000000" w:rsidRPr="00000000" w14:paraId="00000036">
      <w:pPr>
        <w:spacing w:line="480" w:lineRule="auto"/>
        <w:ind w:firstLine="720"/>
        <w:rPr>
          <w:sz w:val="24"/>
          <w:szCs w:val="24"/>
        </w:rPr>
      </w:pPr>
      <w:r w:rsidDel="00000000" w:rsidR="00000000" w:rsidRPr="00000000">
        <w:rPr>
          <w:sz w:val="24"/>
          <w:szCs w:val="24"/>
          <w:rtl w:val="0"/>
        </w:rPr>
        <w:t xml:space="preserve">Surprisingly, scenarios that incorporated combinations of the three risk categories increased the priority area by only 1.6% on average (0.08 – 2.52%) compared to the null scenario for protecting species’ suitable habitat. </w:t>
      </w:r>
      <w:sdt>
        <w:sdtPr>
          <w:tag w:val="goog_rdk_323"/>
        </w:sdtPr>
        <w:sdtContent>
          <w:del w:author="Joe Bennett" w:id="136" w:date="2021-12-21T12:32:00Z">
            <w:bookmarkStart w:colFirst="0" w:colLast="0" w:name="bookmark=id.4d34og8" w:id="5"/>
            <w:bookmarkEnd w:id="5"/>
            <w:r w:rsidDel="00000000" w:rsidR="00000000" w:rsidRPr="00000000">
              <w:rPr>
                <w:sz w:val="24"/>
                <w:szCs w:val="24"/>
                <w:rtl w:val="0"/>
              </w:rPr>
              <w:delText xml:space="preserve">Thus, accounting for risks will require relatively little additional protected area compared to the potential gains from selecting a more resilient conservation network (Fig. 1). When only looking at</w:delText>
            </w:r>
          </w:del>
        </w:sdtContent>
      </w:sdt>
      <w:sdt>
        <w:sdtPr>
          <w:tag w:val="goog_rdk_324"/>
        </w:sdtPr>
        <w:sdtContent>
          <w:ins w:author="Joe Bennett" w:id="136" w:date="2021-12-21T12:32:00Z">
            <w:r w:rsidDel="00000000" w:rsidR="00000000" w:rsidRPr="00000000">
              <w:rPr>
                <w:sz w:val="24"/>
                <w:szCs w:val="24"/>
                <w:rtl w:val="0"/>
              </w:rPr>
              <w:t xml:space="preserve">For</w:t>
            </w:r>
          </w:ins>
        </w:sdtContent>
      </w:sdt>
      <w:r w:rsidDel="00000000" w:rsidR="00000000" w:rsidRPr="00000000">
        <w:rPr>
          <w:sz w:val="24"/>
          <w:szCs w:val="24"/>
          <w:rtl w:val="0"/>
        </w:rPr>
        <w:t xml:space="preserve"> scenarios that included one risk factor, climate-change risk based on climate velocity required the greatest increase in global protected area, compared to scenarios only including governance or land use intensification risks (</w:t>
      </w:r>
      <w:sdt>
        <w:sdtPr>
          <w:tag w:val="goog_rdk_325"/>
        </w:sdtPr>
        <w:sdtContent>
          <w:del w:author="Joe Bennett" w:id="137" w:date="2021-12-23T11:09:00Z">
            <w:r w:rsidDel="00000000" w:rsidR="00000000" w:rsidRPr="00000000">
              <w:rPr>
                <w:sz w:val="24"/>
                <w:szCs w:val="24"/>
                <w:rtl w:val="0"/>
              </w:rPr>
              <w:delText xml:space="preserve">Supplementary </w:delText>
            </w:r>
          </w:del>
        </w:sdtContent>
      </w:sdt>
      <w:r w:rsidDel="00000000" w:rsidR="00000000" w:rsidRPr="00000000">
        <w:rPr>
          <w:sz w:val="24"/>
          <w:szCs w:val="24"/>
          <w:rtl w:val="0"/>
        </w:rPr>
        <w:t xml:space="preserve">Table </w:t>
      </w:r>
      <w:sdt>
        <w:sdtPr>
          <w:tag w:val="goog_rdk_326"/>
        </w:sdtPr>
        <w:sdtContent>
          <w:ins w:author="Joe Bennett" w:id="138" w:date="2021-12-23T11:09:00Z">
            <w:r w:rsidDel="00000000" w:rsidR="00000000" w:rsidRPr="00000000">
              <w:rPr>
                <w:sz w:val="24"/>
                <w:szCs w:val="24"/>
                <w:rtl w:val="0"/>
              </w:rPr>
              <w:t xml:space="preserve">S</w:t>
            </w:r>
          </w:ins>
        </w:sdtContent>
      </w:sdt>
      <w:r w:rsidDel="00000000" w:rsidR="00000000" w:rsidRPr="00000000">
        <w:rPr>
          <w:sz w:val="24"/>
          <w:szCs w:val="24"/>
          <w:rtl w:val="0"/>
        </w:rPr>
        <w:t xml:space="preserve">1).</w:t>
        <w:tab/>
      </w:r>
    </w:p>
    <w:p w:rsidR="00000000" w:rsidDel="00000000" w:rsidP="00000000" w:rsidRDefault="00000000" w:rsidRPr="00000000" w14:paraId="00000037">
      <w:pPr>
        <w:spacing w:line="480" w:lineRule="auto"/>
        <w:ind w:firstLine="720"/>
        <w:rPr>
          <w:sz w:val="24"/>
          <w:szCs w:val="24"/>
        </w:rPr>
      </w:pPr>
      <w:sdt>
        <w:sdtPr>
          <w:tag w:val="goog_rdk_328"/>
        </w:sdtPr>
        <w:sdtContent>
          <w:del w:author="Joe Bennett" w:id="139" w:date="2021-12-21T12:32:00Z">
            <w:r w:rsidDel="00000000" w:rsidR="00000000" w:rsidRPr="00000000">
              <w:rPr>
                <w:sz w:val="24"/>
                <w:szCs w:val="24"/>
                <w:rtl w:val="0"/>
              </w:rPr>
              <w:delText xml:space="preserve">We found that p</w:delText>
            </w:r>
          </w:del>
        </w:sdtContent>
      </w:sdt>
      <w:sdt>
        <w:sdtPr>
          <w:tag w:val="goog_rdk_329"/>
        </w:sdtPr>
        <w:sdtContent>
          <w:ins w:author="Joe Bennett" w:id="139" w:date="2021-12-21T12:32:00Z">
            <w:r w:rsidDel="00000000" w:rsidR="00000000" w:rsidRPr="00000000">
              <w:rPr>
                <w:sz w:val="24"/>
                <w:szCs w:val="24"/>
                <w:rtl w:val="0"/>
              </w:rPr>
              <w:t xml:space="preserve">P</w:t>
            </w:r>
          </w:ins>
        </w:sdtContent>
      </w:sdt>
      <w:r w:rsidDel="00000000" w:rsidR="00000000" w:rsidRPr="00000000">
        <w:rPr>
          <w:sz w:val="24"/>
          <w:szCs w:val="24"/>
          <w:rtl w:val="0"/>
        </w:rPr>
        <w:t xml:space="preserve">rotected areas identified across scenarios overlapped spatially, with the same 11.5 million km</w:t>
      </w:r>
      <w:r w:rsidDel="00000000" w:rsidR="00000000" w:rsidRPr="00000000">
        <w:rPr>
          <w:sz w:val="24"/>
          <w:szCs w:val="24"/>
          <w:vertAlign w:val="superscript"/>
          <w:rtl w:val="0"/>
        </w:rPr>
        <w:t xml:space="preserve">2</w:t>
      </w:r>
      <w:r w:rsidDel="00000000" w:rsidR="00000000" w:rsidRPr="00000000">
        <w:rPr>
          <w:sz w:val="24"/>
          <w:szCs w:val="24"/>
          <w:rtl w:val="0"/>
        </w:rPr>
        <w:t xml:space="preserve"> (7.8% of global land area) being prioritized for expansion of the current protected area system in at least eleven scenarios and 8.5 million km</w:t>
      </w:r>
      <w:r w:rsidDel="00000000" w:rsidR="00000000" w:rsidRPr="00000000">
        <w:rPr>
          <w:sz w:val="24"/>
          <w:szCs w:val="24"/>
          <w:vertAlign w:val="superscript"/>
          <w:rtl w:val="0"/>
        </w:rPr>
        <w:t xml:space="preserve">2 </w:t>
      </w:r>
      <w:r w:rsidDel="00000000" w:rsidR="00000000" w:rsidRPr="00000000">
        <w:rPr>
          <w:sz w:val="24"/>
          <w:szCs w:val="24"/>
          <w:rtl w:val="0"/>
        </w:rPr>
        <w:t xml:space="preserve">(5.8% of global land area) in all 15 risk scenarios (Fig. 2). </w:t>
      </w:r>
      <w:sdt>
        <w:sdtPr>
          <w:tag w:val="goog_rdk_330"/>
        </w:sdtPr>
        <w:sdtContent>
          <w:del w:author="Joe Bennett" w:id="140" w:date="2021-12-21T12:32:00Z">
            <w:bookmarkStart w:colFirst="0" w:colLast="0" w:name="bookmark=id.2s8eyo1" w:id="6"/>
            <w:bookmarkEnd w:id="6"/>
            <w:r w:rsidDel="00000000" w:rsidR="00000000" w:rsidRPr="00000000">
              <w:rPr>
                <w:sz w:val="24"/>
                <w:szCs w:val="24"/>
                <w:rtl w:val="0"/>
              </w:rPr>
              <w:delText xml:space="preserve">These “no regrets” areas provide examples of places that should be immediate priorities for international agencies aiming to maximize the resilience of protected area networks, as they are robust to assumptions about the relative importance of risk factors. </w:delText>
            </w:r>
          </w:del>
        </w:sdtContent>
      </w:sdt>
      <w:r w:rsidDel="00000000" w:rsidR="00000000" w:rsidRPr="00000000">
        <w:rPr>
          <w:sz w:val="24"/>
          <w:szCs w:val="24"/>
          <w:rtl w:val="0"/>
        </w:rPr>
        <w:t xml:space="preserve">Example countries that have contiguous areas of high overlap among different scenarios are Canada, Kenya and Peru (</w:t>
      </w:r>
      <w:sdt>
        <w:sdtPr>
          <w:tag w:val="goog_rdk_331"/>
        </w:sdtPr>
        <w:sdtContent>
          <w:del w:author="Joe Bennett" w:id="141" w:date="2021-12-23T11:09:00Z">
            <w:r w:rsidDel="00000000" w:rsidR="00000000" w:rsidRPr="00000000">
              <w:rPr>
                <w:sz w:val="24"/>
                <w:szCs w:val="24"/>
                <w:rtl w:val="0"/>
              </w:rPr>
              <w:delText xml:space="preserve">Supplementary </w:delText>
            </w:r>
          </w:del>
        </w:sdtContent>
      </w:sdt>
      <w:r w:rsidDel="00000000" w:rsidR="00000000" w:rsidRPr="00000000">
        <w:rPr>
          <w:sz w:val="24"/>
          <w:szCs w:val="24"/>
          <w:rtl w:val="0"/>
        </w:rPr>
        <w:t xml:space="preserve">Figure </w:t>
      </w:r>
      <w:sdt>
        <w:sdtPr>
          <w:tag w:val="goog_rdk_332"/>
        </w:sdtPr>
        <w:sdtContent>
          <w:ins w:author="Joe Bennett" w:id="142" w:date="2021-12-23T11:09:00Z">
            <w:r w:rsidDel="00000000" w:rsidR="00000000" w:rsidRPr="00000000">
              <w:rPr>
                <w:sz w:val="24"/>
                <w:szCs w:val="24"/>
                <w:rtl w:val="0"/>
              </w:rPr>
              <w:t xml:space="preserve">S</w:t>
            </w:r>
          </w:ins>
        </w:sdtContent>
      </w:sdt>
      <w:r w:rsidDel="00000000" w:rsidR="00000000" w:rsidRPr="00000000">
        <w:rPr>
          <w:sz w:val="24"/>
          <w:szCs w:val="24"/>
          <w:rtl w:val="0"/>
        </w:rPr>
        <w:t xml:space="preserve">4). There was</w:t>
      </w:r>
      <w:r w:rsidDel="00000000" w:rsidR="00000000" w:rsidRPr="00000000">
        <w:rPr>
          <w:rtl w:val="0"/>
        </w:rPr>
        <w:t xml:space="preserve"> </w:t>
      </w:r>
      <w:r w:rsidDel="00000000" w:rsidR="00000000" w:rsidRPr="00000000">
        <w:rPr>
          <w:sz w:val="24"/>
          <w:szCs w:val="24"/>
          <w:rtl w:val="0"/>
        </w:rPr>
        <w:t xml:space="preserve">considerable overlap among the priorities across scenarios within Conservation International’s global biodiversity hotspots (Myers et al. 2000), but many high overlap areas lie either outside of (53.3%) or in small areas within hotspots (</w:t>
      </w:r>
      <w:sdt>
        <w:sdtPr>
          <w:tag w:val="goog_rdk_333"/>
        </w:sdtPr>
        <w:sdtContent>
          <w:del w:author="Joe Bennett" w:id="143" w:date="2021-12-23T11:09:00Z">
            <w:r w:rsidDel="00000000" w:rsidR="00000000" w:rsidRPr="00000000">
              <w:rPr>
                <w:sz w:val="24"/>
                <w:szCs w:val="24"/>
                <w:rtl w:val="0"/>
              </w:rPr>
              <w:delText xml:space="preserve">Supplementary </w:delText>
            </w:r>
          </w:del>
        </w:sdtContent>
      </w:sdt>
      <w:r w:rsidDel="00000000" w:rsidR="00000000" w:rsidRPr="00000000">
        <w:rPr>
          <w:sz w:val="24"/>
          <w:szCs w:val="24"/>
          <w:rtl w:val="0"/>
        </w:rPr>
        <w:t xml:space="preserve">Figure </w:t>
      </w:r>
      <w:sdt>
        <w:sdtPr>
          <w:tag w:val="goog_rdk_334"/>
        </w:sdtPr>
        <w:sdtContent>
          <w:ins w:author="Joe Bennett" w:id="144" w:date="2021-12-23T11:09:00Z">
            <w:r w:rsidDel="00000000" w:rsidR="00000000" w:rsidRPr="00000000">
              <w:rPr>
                <w:sz w:val="24"/>
                <w:szCs w:val="24"/>
                <w:rtl w:val="0"/>
              </w:rPr>
              <w:t xml:space="preserve">S</w:t>
            </w:r>
          </w:ins>
        </w:sdtContent>
      </w:sdt>
      <w:r w:rsidDel="00000000" w:rsidR="00000000" w:rsidRPr="00000000">
        <w:rPr>
          <w:sz w:val="24"/>
          <w:szCs w:val="24"/>
          <w:rtl w:val="0"/>
        </w:rPr>
        <w:t xml:space="preserve">5).</w:t>
      </w:r>
    </w:p>
    <w:p w:rsidR="00000000" w:rsidDel="00000000" w:rsidP="00000000" w:rsidRDefault="00000000" w:rsidRPr="00000000" w14:paraId="00000038">
      <w:pPr>
        <w:spacing w:line="480" w:lineRule="auto"/>
        <w:rPr>
          <w:sz w:val="24"/>
          <w:szCs w:val="24"/>
        </w:rPr>
      </w:pPr>
      <w:r w:rsidDel="00000000" w:rsidR="00000000" w:rsidRPr="00000000">
        <w:rPr>
          <w:sz w:val="24"/>
          <w:szCs w:val="24"/>
          <w:rtl w:val="0"/>
        </w:rPr>
        <w:tab/>
      </w:r>
      <w:sdt>
        <w:sdtPr>
          <w:tag w:val="goog_rdk_335"/>
        </w:sdtPr>
        <w:sdtContent>
          <w:ins w:author="Joe Bennett" w:id="145" w:date="2021-12-21T12:39:00Z">
            <w:r w:rsidDel="00000000" w:rsidR="00000000" w:rsidRPr="00000000">
              <w:rPr>
                <w:sz w:val="24"/>
                <w:szCs w:val="24"/>
                <w:rtl w:val="0"/>
              </w:rPr>
              <w:t xml:space="preserve">However, </w:t>
            </w:r>
          </w:ins>
        </w:sdtContent>
      </w:sdt>
      <w:sdt>
        <w:sdtPr>
          <w:tag w:val="goog_rdk_336"/>
        </w:sdtPr>
        <w:sdtContent>
          <w:del w:author="Joe Bennett" w:id="145" w:date="2021-12-21T12:39:00Z">
            <w:r w:rsidDel="00000000" w:rsidR="00000000" w:rsidRPr="00000000">
              <w:rPr>
                <w:sz w:val="24"/>
                <w:szCs w:val="24"/>
                <w:rtl w:val="0"/>
              </w:rPr>
              <w:delText xml:space="preserve">T</w:delText>
            </w:r>
          </w:del>
        </w:sdtContent>
      </w:sdt>
      <w:sdt>
        <w:sdtPr>
          <w:tag w:val="goog_rdk_337"/>
        </w:sdtPr>
        <w:sdtContent>
          <w:ins w:author="Joe Bennett" w:id="146" w:date="2021-12-21T12:39:00Z">
            <w:r w:rsidDel="00000000" w:rsidR="00000000" w:rsidRPr="00000000">
              <w:rPr>
                <w:sz w:val="24"/>
                <w:szCs w:val="24"/>
                <w:rtl w:val="0"/>
              </w:rPr>
              <w:t xml:space="preserve">t</w:t>
            </w:r>
          </w:ins>
        </w:sdtContent>
      </w:sdt>
      <w:r w:rsidDel="00000000" w:rsidR="00000000" w:rsidRPr="00000000">
        <w:rPr>
          <w:sz w:val="24"/>
          <w:szCs w:val="24"/>
          <w:rtl w:val="0"/>
        </w:rPr>
        <w:t xml:space="preserve">here were some </w:t>
      </w:r>
      <w:sdt>
        <w:sdtPr>
          <w:tag w:val="goog_rdk_338"/>
        </w:sdtPr>
        <w:sdtContent>
          <w:ins w:author="Joe Bennett" w:id="147" w:date="2021-12-21T12:39:00Z">
            <w:r w:rsidDel="00000000" w:rsidR="00000000" w:rsidRPr="00000000">
              <w:rPr>
                <w:sz w:val="24"/>
                <w:szCs w:val="24"/>
                <w:rtl w:val="0"/>
              </w:rPr>
              <w:t xml:space="preserve">prominent </w:t>
            </w:r>
          </w:ins>
        </w:sdtContent>
      </w:sdt>
      <w:sdt>
        <w:sdtPr>
          <w:tag w:val="goog_rdk_339"/>
        </w:sdtPr>
        <w:sdtContent>
          <w:del w:author="Joe Bennett" w:id="147" w:date="2021-12-21T12:39:00Z">
            <w:r w:rsidDel="00000000" w:rsidR="00000000" w:rsidRPr="00000000">
              <w:rPr>
                <w:sz w:val="24"/>
                <w:szCs w:val="24"/>
                <w:rtl w:val="0"/>
              </w:rPr>
              <w:delText xml:space="preserve">important </w:delText>
            </w:r>
          </w:del>
        </w:sdtContent>
      </w:sdt>
      <w:r w:rsidDel="00000000" w:rsidR="00000000" w:rsidRPr="00000000">
        <w:rPr>
          <w:sz w:val="24"/>
          <w:szCs w:val="24"/>
          <w:rtl w:val="0"/>
        </w:rPr>
        <w:t xml:space="preserve">shifts in locations identified as high priority for protection among risk scenarios (Fig. 3; </w:t>
      </w:r>
      <w:sdt>
        <w:sdtPr>
          <w:tag w:val="goog_rdk_340"/>
        </w:sdtPr>
        <w:sdtContent>
          <w:del w:author="Joe Bennett" w:id="148" w:date="2021-12-23T11:10:00Z">
            <w:r w:rsidDel="00000000" w:rsidR="00000000" w:rsidRPr="00000000">
              <w:rPr>
                <w:sz w:val="24"/>
                <w:szCs w:val="24"/>
                <w:rtl w:val="0"/>
              </w:rPr>
              <w:delText xml:space="preserve">Supplementary </w:delText>
            </w:r>
          </w:del>
        </w:sdtContent>
      </w:sdt>
      <w:r w:rsidDel="00000000" w:rsidR="00000000" w:rsidRPr="00000000">
        <w:rPr>
          <w:sz w:val="24"/>
          <w:szCs w:val="24"/>
          <w:rtl w:val="0"/>
        </w:rPr>
        <w:t xml:space="preserve">Table </w:t>
      </w:r>
      <w:sdt>
        <w:sdtPr>
          <w:tag w:val="goog_rdk_341"/>
        </w:sdtPr>
        <w:sdtContent>
          <w:ins w:author="Joe Bennett" w:id="149" w:date="2021-12-23T11:10:00Z">
            <w:r w:rsidDel="00000000" w:rsidR="00000000" w:rsidRPr="00000000">
              <w:rPr>
                <w:sz w:val="24"/>
                <w:szCs w:val="24"/>
                <w:rtl w:val="0"/>
              </w:rPr>
              <w:t xml:space="preserve">S</w:t>
            </w:r>
          </w:ins>
        </w:sdtContent>
      </w:sdt>
      <w:r w:rsidDel="00000000" w:rsidR="00000000" w:rsidRPr="00000000">
        <w:rPr>
          <w:sz w:val="24"/>
          <w:szCs w:val="24"/>
          <w:rtl w:val="0"/>
        </w:rPr>
        <w:t xml:space="preserve">2), with the largest shift being for the risk of weak governance (</w:t>
      </w:r>
      <w:sdt>
        <w:sdtPr>
          <w:tag w:val="goog_rdk_342"/>
        </w:sdtPr>
        <w:sdtContent>
          <w:del w:author="Joe Bennett" w:id="150" w:date="2021-12-23T11:10:00Z">
            <w:r w:rsidDel="00000000" w:rsidR="00000000" w:rsidRPr="00000000">
              <w:rPr>
                <w:sz w:val="24"/>
                <w:szCs w:val="24"/>
                <w:rtl w:val="0"/>
              </w:rPr>
              <w:delText xml:space="preserve">Supplementary </w:delText>
            </w:r>
          </w:del>
        </w:sdtContent>
      </w:sdt>
      <w:r w:rsidDel="00000000" w:rsidR="00000000" w:rsidRPr="00000000">
        <w:rPr>
          <w:sz w:val="24"/>
          <w:szCs w:val="24"/>
          <w:rtl w:val="0"/>
        </w:rPr>
        <w:t xml:space="preserve">Figure </w:t>
      </w:r>
      <w:sdt>
        <w:sdtPr>
          <w:tag w:val="goog_rdk_343"/>
        </w:sdtPr>
        <w:sdtContent>
          <w:ins w:author="Joe Bennett" w:id="151" w:date="2021-12-23T11:10:00Z">
            <w:r w:rsidDel="00000000" w:rsidR="00000000" w:rsidRPr="00000000">
              <w:rPr>
                <w:sz w:val="24"/>
                <w:szCs w:val="24"/>
                <w:rtl w:val="0"/>
              </w:rPr>
              <w:t xml:space="preserve">S</w:t>
            </w:r>
          </w:ins>
        </w:sdtContent>
      </w:sdt>
      <w:r w:rsidDel="00000000" w:rsidR="00000000" w:rsidRPr="00000000">
        <w:rPr>
          <w:sz w:val="24"/>
          <w:szCs w:val="24"/>
          <w:rtl w:val="0"/>
        </w:rPr>
        <w:t xml:space="preserve">6). Compared to null scenarios, those considering governance risk required protection of greater land area, even for countries with relatively effective governance. This was especially true for protecting</w:t>
      </w:r>
      <w:r w:rsidDel="00000000" w:rsidR="00000000" w:rsidRPr="00000000">
        <w:rPr>
          <w:rtl w:val="0"/>
        </w:rPr>
        <w:t xml:space="preserve"> </w:t>
      </w:r>
      <w:r w:rsidDel="00000000" w:rsidR="00000000" w:rsidRPr="00000000">
        <w:rPr>
          <w:sz w:val="24"/>
          <w:szCs w:val="24"/>
          <w:rtl w:val="0"/>
        </w:rPr>
        <w:t xml:space="preserve">wide-ranging species and when neighboring countries had weak governance. For example, many vertebrate species ranges span northeastern Russia and Finland, one of the most iconic being caribou (</w:t>
      </w:r>
      <w:r w:rsidDel="00000000" w:rsidR="00000000" w:rsidRPr="00000000">
        <w:rPr>
          <w:i w:val="1"/>
          <w:sz w:val="24"/>
          <w:szCs w:val="24"/>
          <w:rtl w:val="0"/>
        </w:rPr>
        <w:t xml:space="preserve">Rangifer tarandus</w:t>
      </w:r>
      <w:r w:rsidDel="00000000" w:rsidR="00000000" w:rsidRPr="00000000">
        <w:rPr>
          <w:sz w:val="24"/>
          <w:szCs w:val="24"/>
          <w:rtl w:val="0"/>
        </w:rPr>
        <w:t xml:space="preserve">), which has an IUCN conservation status of vulnerable. Because Russia has low scores for ‘voice and accountability, rule of law, and control of corruption’ (</w:t>
      </w:r>
      <w:sdt>
        <w:sdtPr>
          <w:tag w:val="goog_rdk_344"/>
        </w:sdtPr>
        <w:sdtContent>
          <w:del w:author="Joe Bennett" w:id="152" w:date="2021-12-23T11:10:00Z">
            <w:r w:rsidDel="00000000" w:rsidR="00000000" w:rsidRPr="00000000">
              <w:rPr>
                <w:sz w:val="24"/>
                <w:szCs w:val="24"/>
                <w:rtl w:val="0"/>
              </w:rPr>
              <w:delText xml:space="preserve">Supplementary </w:delText>
            </w:r>
          </w:del>
        </w:sdtContent>
      </w:sdt>
      <w:r w:rsidDel="00000000" w:rsidR="00000000" w:rsidRPr="00000000">
        <w:rPr>
          <w:sz w:val="24"/>
          <w:szCs w:val="24"/>
          <w:rtl w:val="0"/>
        </w:rPr>
        <w:t xml:space="preserve">Table </w:t>
      </w:r>
      <w:sdt>
        <w:sdtPr>
          <w:tag w:val="goog_rdk_345"/>
        </w:sdtPr>
        <w:sdtContent>
          <w:ins w:author="Joe Bennett" w:id="153" w:date="2021-12-23T11:10:00Z">
            <w:r w:rsidDel="00000000" w:rsidR="00000000" w:rsidRPr="00000000">
              <w:rPr>
                <w:sz w:val="24"/>
                <w:szCs w:val="24"/>
                <w:rtl w:val="0"/>
              </w:rPr>
              <w:t xml:space="preserve">S</w:t>
            </w:r>
          </w:ins>
        </w:sdtContent>
      </w:sdt>
      <w:r w:rsidDel="00000000" w:rsidR="00000000" w:rsidRPr="00000000">
        <w:rPr>
          <w:sz w:val="24"/>
          <w:szCs w:val="24"/>
          <w:rtl w:val="0"/>
        </w:rPr>
        <w:t xml:space="preserve">3), whereas Finland has relatively high governance scores, the scenarios including governance pressures led to a selection of 36.4% of Finland’s land area compared to the </w:t>
      </w:r>
      <w:sdt>
        <w:sdtPr>
          <w:tag w:val="goog_rdk_346"/>
        </w:sdtPr>
        <w:sdtContent>
          <w:del w:author="Joe Bennett" w:id="154" w:date="2021-12-23T12:02:00Z">
            <w:r w:rsidDel="00000000" w:rsidR="00000000" w:rsidRPr="00000000">
              <w:rPr>
                <w:sz w:val="24"/>
                <w:szCs w:val="24"/>
                <w:rtl w:val="0"/>
              </w:rPr>
              <w:delText xml:space="preserve">null </w:delText>
            </w:r>
          </w:del>
        </w:sdtContent>
      </w:sdt>
      <w:sdt>
        <w:sdtPr>
          <w:tag w:val="goog_rdk_347"/>
        </w:sdtPr>
        <w:sdtContent>
          <w:ins w:author="Joe Bennett" w:id="154" w:date="2021-12-23T12:02:00Z">
            <w:r w:rsidDel="00000000" w:rsidR="00000000" w:rsidRPr="00000000">
              <w:rPr>
                <w:sz w:val="24"/>
                <w:szCs w:val="24"/>
                <w:rtl w:val="0"/>
              </w:rPr>
              <w:t xml:space="preserve">baseline </w:t>
            </w:r>
          </w:ins>
        </w:sdtContent>
      </w:sdt>
      <w:r w:rsidDel="00000000" w:rsidR="00000000" w:rsidRPr="00000000">
        <w:rPr>
          <w:sz w:val="24"/>
          <w:szCs w:val="24"/>
          <w:rtl w:val="0"/>
        </w:rPr>
        <w:t xml:space="preserve">scenario with 16.2% (Fig. 4). </w:t>
      </w:r>
    </w:p>
    <w:sdt>
      <w:sdtPr>
        <w:tag w:val="goog_rdk_353"/>
      </w:sdtPr>
      <w:sdtContent>
        <w:p w:rsidR="00000000" w:rsidDel="00000000" w:rsidP="00000000" w:rsidRDefault="00000000" w:rsidRPr="00000000" w14:paraId="00000039">
          <w:pPr>
            <w:spacing w:line="480" w:lineRule="auto"/>
            <w:rPr>
              <w:ins w:author="Joe Bennett" w:id="159" w:date="2021-12-21T12:54:00Z"/>
              <w:sz w:val="24"/>
              <w:szCs w:val="24"/>
            </w:rPr>
          </w:pPr>
          <w:r w:rsidDel="00000000" w:rsidR="00000000" w:rsidRPr="00000000">
            <w:rPr>
              <w:sz w:val="24"/>
              <w:szCs w:val="24"/>
              <w:rtl w:val="0"/>
            </w:rPr>
            <w:tab/>
            <w:t xml:space="preserve">Land use and climate change also influenced variation in priority locations for protection compared to the null scenario. For example, large areas of Sierra Leone are experiencing high risk of biodiversity loss due to expanding intensive agricultural land use practices (</w:t>
          </w:r>
          <w:sdt>
            <w:sdtPr>
              <w:tag w:val="goog_rdk_348"/>
            </w:sdtPr>
            <w:sdtContent>
              <w:del w:author="Joe Bennett" w:id="155" w:date="2021-12-23T11:10:00Z">
                <w:r w:rsidDel="00000000" w:rsidR="00000000" w:rsidRPr="00000000">
                  <w:rPr>
                    <w:sz w:val="24"/>
                    <w:szCs w:val="24"/>
                    <w:rtl w:val="0"/>
                  </w:rPr>
                  <w:delText xml:space="preserve">Supplementary </w:delText>
                </w:r>
              </w:del>
            </w:sdtContent>
          </w:sdt>
          <w:r w:rsidDel="00000000" w:rsidR="00000000" w:rsidRPr="00000000">
            <w:rPr>
              <w:sz w:val="24"/>
              <w:szCs w:val="24"/>
              <w:rtl w:val="0"/>
            </w:rPr>
            <w:t xml:space="preserve">Figure </w:t>
          </w:r>
          <w:sdt>
            <w:sdtPr>
              <w:tag w:val="goog_rdk_349"/>
            </w:sdtPr>
            <w:sdtContent>
              <w:ins w:author="Joe Bennett" w:id="156" w:date="2021-12-23T11:10:00Z">
                <w:r w:rsidDel="00000000" w:rsidR="00000000" w:rsidRPr="00000000">
                  <w:rPr>
                    <w:sz w:val="24"/>
                    <w:szCs w:val="24"/>
                    <w:rtl w:val="0"/>
                  </w:rPr>
                  <w:t xml:space="preserve">S</w:t>
                </w:r>
              </w:ins>
            </w:sdtContent>
          </w:sdt>
          <w:r w:rsidDel="00000000" w:rsidR="00000000" w:rsidRPr="00000000">
            <w:rPr>
              <w:sz w:val="24"/>
              <w:szCs w:val="24"/>
              <w:rtl w:val="0"/>
            </w:rPr>
            <w:t xml:space="preserve">2), whereas this same risk is lower in neighboring Liberia. The scenario including land use risk selected 32.1% of the land area in Liberia compared to 22.5% in the null scenario (Fig. 4). Large areas of Hungary and Serbia have high predicted climate velocity (</w:t>
          </w:r>
          <w:sdt>
            <w:sdtPr>
              <w:tag w:val="goog_rdk_350"/>
            </w:sdtPr>
            <w:sdtContent>
              <w:del w:author="Joe Bennett" w:id="157" w:date="2021-12-23T11:10:00Z">
                <w:r w:rsidDel="00000000" w:rsidR="00000000" w:rsidRPr="00000000">
                  <w:rPr>
                    <w:sz w:val="24"/>
                    <w:szCs w:val="24"/>
                    <w:rtl w:val="0"/>
                  </w:rPr>
                  <w:delText xml:space="preserve">Supplementary </w:delText>
                </w:r>
              </w:del>
            </w:sdtContent>
          </w:sdt>
          <w:r w:rsidDel="00000000" w:rsidR="00000000" w:rsidRPr="00000000">
            <w:rPr>
              <w:sz w:val="24"/>
              <w:szCs w:val="24"/>
              <w:rtl w:val="0"/>
            </w:rPr>
            <w:t xml:space="preserve">Figure </w:t>
          </w:r>
          <w:sdt>
            <w:sdtPr>
              <w:tag w:val="goog_rdk_351"/>
            </w:sdtPr>
            <w:sdtContent>
              <w:ins w:author="Joe Bennett" w:id="158" w:date="2021-12-23T11:10:00Z">
                <w:r w:rsidDel="00000000" w:rsidR="00000000" w:rsidRPr="00000000">
                  <w:rPr>
                    <w:sz w:val="24"/>
                    <w:szCs w:val="24"/>
                    <w:rtl w:val="0"/>
                  </w:rPr>
                  <w:t xml:space="preserve">S</w:t>
                </w:r>
              </w:ins>
            </w:sdtContent>
          </w:sdt>
          <w:r w:rsidDel="00000000" w:rsidR="00000000" w:rsidRPr="00000000">
            <w:rPr>
              <w:sz w:val="24"/>
              <w:szCs w:val="24"/>
              <w:rtl w:val="0"/>
            </w:rPr>
            <w:t xml:space="preserve">3), whereas most of nearby Kosovo has lower predicted climate velocity. Scenarios including climate impact risk selected 20.4% of Kosovo’s land area compared to the null scenario with 10.2% (Fig. 4). </w:t>
          </w:r>
          <w:sdt>
            <w:sdtPr>
              <w:tag w:val="goog_rdk_352"/>
            </w:sdtPr>
            <w:sdtContent>
              <w:ins w:author="Joe Bennett" w:id="159" w:date="2021-12-21T12:54:00Z">
                <w:r w:rsidDel="00000000" w:rsidR="00000000" w:rsidRPr="00000000">
                  <w:rPr>
                    <w:rtl w:val="0"/>
                  </w:rPr>
                </w:r>
              </w:ins>
            </w:sdtContent>
          </w:sdt>
        </w:p>
      </w:sdtContent>
    </w:sdt>
    <w:sdt>
      <w:sdtPr>
        <w:tag w:val="goog_rdk_360"/>
      </w:sdtPr>
      <w:sdtContent>
        <w:p w:rsidR="00000000" w:rsidDel="00000000" w:rsidP="00000000" w:rsidRDefault="00000000" w:rsidRPr="00000000" w14:paraId="0000003A">
          <w:pPr>
            <w:spacing w:line="480" w:lineRule="auto"/>
            <w:rPr>
              <w:ins w:author="Joe Bennett" w:id="163" w:date="2021-12-22T12:33:00Z"/>
              <w:sz w:val="24"/>
              <w:szCs w:val="24"/>
            </w:rPr>
          </w:pPr>
          <w:r w:rsidDel="00000000" w:rsidR="00000000" w:rsidRPr="00000000">
            <w:rPr>
              <w:sz w:val="24"/>
              <w:szCs w:val="24"/>
              <w:rtl w:val="0"/>
            </w:rPr>
            <w:t xml:space="preserve">Including the risk metric predicting frequency of extreme events (La Sorte et al. 2021) (</w:t>
          </w:r>
          <w:sdt>
            <w:sdtPr>
              <w:tag w:val="goog_rdk_354"/>
            </w:sdtPr>
            <w:sdtContent>
              <w:del w:author="Joe Bennett" w:id="160" w:date="2021-12-23T11:10:00Z">
                <w:r w:rsidDel="00000000" w:rsidR="00000000" w:rsidRPr="00000000">
                  <w:rPr>
                    <w:sz w:val="24"/>
                    <w:szCs w:val="24"/>
                    <w:rtl w:val="0"/>
                  </w:rPr>
                  <w:delText xml:space="preserve">Supplementary </w:delText>
                </w:r>
              </w:del>
            </w:sdtContent>
          </w:sdt>
          <w:r w:rsidDel="00000000" w:rsidR="00000000" w:rsidRPr="00000000">
            <w:rPr>
              <w:sz w:val="24"/>
              <w:szCs w:val="24"/>
              <w:rtl w:val="0"/>
            </w:rPr>
            <w:t xml:space="preserve">Figures </w:t>
          </w:r>
          <w:sdt>
            <w:sdtPr>
              <w:tag w:val="goog_rdk_355"/>
            </w:sdtPr>
            <w:sdtContent>
              <w:ins w:author="Joe Bennett" w:id="161" w:date="2021-12-23T11:10:00Z">
                <w:r w:rsidDel="00000000" w:rsidR="00000000" w:rsidRPr="00000000">
                  <w:rPr>
                    <w:sz w:val="24"/>
                    <w:szCs w:val="24"/>
                    <w:rtl w:val="0"/>
                  </w:rPr>
                  <w:t xml:space="preserve">S</w:t>
                </w:r>
              </w:ins>
            </w:sdtContent>
          </w:sdt>
          <w:r w:rsidDel="00000000" w:rsidR="00000000" w:rsidRPr="00000000">
            <w:rPr>
              <w:sz w:val="24"/>
              <w:szCs w:val="24"/>
              <w:rtl w:val="0"/>
            </w:rPr>
            <w:t xml:space="preserve">7 – </w:t>
          </w:r>
          <w:sdt>
            <w:sdtPr>
              <w:tag w:val="goog_rdk_356"/>
            </w:sdtPr>
            <w:sdtContent>
              <w:ins w:author="Joe Bennett" w:id="162" w:date="2021-12-23T11:10:00Z">
                <w:r w:rsidDel="00000000" w:rsidR="00000000" w:rsidRPr="00000000">
                  <w:rPr>
                    <w:sz w:val="24"/>
                    <w:szCs w:val="24"/>
                    <w:rtl w:val="0"/>
                  </w:rPr>
                  <w:t xml:space="preserve">S</w:t>
                </w:r>
              </w:ins>
            </w:sdtContent>
          </w:sdt>
          <w:r w:rsidDel="00000000" w:rsidR="00000000" w:rsidRPr="00000000">
            <w:rPr>
              <w:sz w:val="24"/>
              <w:szCs w:val="24"/>
              <w:rtl w:val="0"/>
            </w:rPr>
            <w:t xml:space="preserve">9) resulted in different priority areas in some cases. For example, large areas of Libya, which is experiencing fewer extreme heat events than neighboring countries, were prioritized in this scenario and not in the null scenario. </w:t>
          </w:r>
          <w:sdt>
            <w:sdtPr>
              <w:tag w:val="goog_rdk_357"/>
            </w:sdtPr>
            <w:sdtContent>
              <w:del w:author="Joe Bennett" w:id="163" w:date="2021-12-22T12:33:00Z">
                <w:bookmarkStart w:colFirst="0" w:colLast="0" w:name="bookmark=id.17dp8vu" w:id="7"/>
                <w:bookmarkEnd w:id="7"/>
              </w:del>
              <w:sdt>
                <w:sdtPr>
                  <w:tag w:val="goog_rdk_358"/>
                </w:sdtPr>
                <w:sdtContent>
                  <w:commentRangeStart w:id="22"/>
                </w:sdtContent>
              </w:sdt>
              <w:del w:author="Joe Bennett" w:id="163" w:date="2021-12-22T12:33:00Z">
                <w:r w:rsidDel="00000000" w:rsidR="00000000" w:rsidRPr="00000000">
                  <w:rPr>
                    <w:sz w:val="24"/>
                    <w:szCs w:val="24"/>
                    <w:rtl w:val="0"/>
                  </w:rPr>
                  <w:delText xml:space="preserve">This difference between climate risk scenarios highlights the need for agencies to carefully consider their choices of risk metrics and suggests that smaller-scale planning exercises should choose metrics that are most relevant for each region.  </w:delText>
                </w:r>
              </w:del>
            </w:sdtContent>
          </w:sdt>
          <w:sdt>
            <w:sdtPr>
              <w:tag w:val="goog_rdk_359"/>
            </w:sdtPr>
            <w:sdtContent>
              <w:ins w:author="Joe Bennett" w:id="163" w:date="2021-12-22T12:33:00Z">
                <w:commentRangeEnd w:id="22"/>
                <w:r w:rsidDel="00000000" w:rsidR="00000000" w:rsidRPr="00000000">
                  <w:commentReference w:id="22"/>
                </w:r>
                <w:r w:rsidDel="00000000" w:rsidR="00000000" w:rsidRPr="00000000">
                  <w:rPr>
                    <w:rtl w:val="0"/>
                  </w:rPr>
                </w:r>
              </w:ins>
            </w:sdtContent>
          </w:sdt>
        </w:p>
      </w:sdtContent>
    </w:sdt>
    <w:sdt>
      <w:sdtPr>
        <w:tag w:val="goog_rdk_362"/>
      </w:sdtPr>
      <w:sdtContent>
        <w:p w:rsidR="00000000" w:rsidDel="00000000" w:rsidP="00000000" w:rsidRDefault="00000000" w:rsidRPr="00000000" w14:paraId="0000003B">
          <w:pPr>
            <w:spacing w:line="480" w:lineRule="auto"/>
            <w:rPr>
              <w:ins w:author="Joe Bennett" w:id="163" w:date="2021-12-22T12:33:00Z"/>
              <w:b w:val="1"/>
              <w:sz w:val="24"/>
              <w:szCs w:val="24"/>
            </w:rPr>
          </w:pPr>
          <w:sdt>
            <w:sdtPr>
              <w:tag w:val="goog_rdk_361"/>
            </w:sdtPr>
            <w:sdtContent>
              <w:ins w:author="Joe Bennett" w:id="163" w:date="2021-12-22T12:33:00Z">
                <w:r w:rsidDel="00000000" w:rsidR="00000000" w:rsidRPr="00000000">
                  <w:rPr>
                    <w:b w:val="1"/>
                    <w:sz w:val="24"/>
                    <w:szCs w:val="24"/>
                    <w:rtl w:val="0"/>
                  </w:rPr>
                  <w:t xml:space="preserve">Discussion</w:t>
                </w:r>
              </w:ins>
            </w:sdtContent>
          </w:sdt>
        </w:p>
      </w:sdtContent>
    </w:sdt>
    <w:sdt>
      <w:sdtPr>
        <w:tag w:val="goog_rdk_370"/>
      </w:sdtPr>
      <w:sdtContent>
        <w:p w:rsidR="00000000" w:rsidDel="00000000" w:rsidP="00000000" w:rsidRDefault="00000000" w:rsidRPr="00000000" w14:paraId="0000003C">
          <w:pPr>
            <w:spacing w:line="480" w:lineRule="auto"/>
            <w:rPr>
              <w:ins w:author="Joe Bennett" w:id="166" w:date="2021-12-22T12:35:00Z"/>
              <w:sz w:val="24"/>
              <w:szCs w:val="24"/>
            </w:rPr>
          </w:pPr>
          <w:sdt>
            <w:sdtPr>
              <w:tag w:val="goog_rdk_363"/>
            </w:sdtPr>
            <w:sdtContent>
              <w:ins w:author="Joe Bennett" w:id="163" w:date="2021-12-22T12:33:00Z">
                <w:r w:rsidDel="00000000" w:rsidR="00000000" w:rsidRPr="00000000">
                  <w:rPr>
                    <w:sz w:val="24"/>
                    <w:szCs w:val="24"/>
                    <w:rtl w:val="0"/>
                  </w:rPr>
                  <w:t xml:space="preserve">Protected area networks that fail to account for risks such as those arising from land use pressure, poor governance and climate change, will be unlikely to achieve their stated goals. </w:t>
                </w:r>
              </w:ins>
            </w:sdtContent>
          </w:sdt>
          <w:sdt>
            <w:sdtPr>
              <w:tag w:val="goog_rdk_364"/>
            </w:sdtPr>
            <w:sdtContent>
              <w:del w:author="Joe Bennett" w:id="164" w:date="2021-12-22T12:45:00Z">
                <w:bookmarkStart w:colFirst="0" w:colLast="0" w:name="bookmark=id.3rdcrjn" w:id="8"/>
                <w:bookmarkEnd w:id="8"/>
                <w:r w:rsidDel="00000000" w:rsidR="00000000" w:rsidRPr="00000000">
                  <w:rPr>
                    <w:sz w:val="24"/>
                    <w:szCs w:val="24"/>
                    <w:rtl w:val="0"/>
                  </w:rPr>
                  <w:delText xml:space="preserve">Thus,</w:delText>
                </w:r>
              </w:del>
            </w:sdtContent>
          </w:sdt>
          <w:sdt>
            <w:sdtPr>
              <w:tag w:val="goog_rdk_365"/>
            </w:sdtPr>
            <w:sdtContent>
              <w:ins w:author="Joe Bennett" w:id="164" w:date="2021-12-22T12:45:00Z">
                <w:r w:rsidDel="00000000" w:rsidR="00000000" w:rsidRPr="00000000">
                  <w:rPr>
                    <w:sz w:val="24"/>
                    <w:szCs w:val="24"/>
                    <w:rtl w:val="0"/>
                  </w:rPr>
                  <w:t xml:space="preserve">Fortunately, our analysis indicates that optimally located protected area networks that </w:t>
                </w:r>
              </w:ins>
            </w:sdtContent>
          </w:sdt>
          <w:sdt>
            <w:sdtPr>
              <w:tag w:val="goog_rdk_366"/>
            </w:sdtPr>
            <w:sdtContent>
              <w:del w:author="Joe Bennett" w:id="165" w:date="2021-12-22T12:45:00Z">
                <w:r w:rsidDel="00000000" w:rsidR="00000000" w:rsidRPr="00000000">
                  <w:rPr>
                    <w:sz w:val="24"/>
                    <w:szCs w:val="24"/>
                    <w:rtl w:val="0"/>
                  </w:rPr>
                  <w:delText xml:space="preserve"> accounting</w:delText>
                </w:r>
              </w:del>
            </w:sdtContent>
          </w:sdt>
          <w:sdt>
            <w:sdtPr>
              <w:tag w:val="goog_rdk_367"/>
            </w:sdtPr>
            <w:sdtContent>
              <w:ins w:author="Joe Bennett" w:id="165" w:date="2021-12-22T12:45:00Z">
                <w:r w:rsidDel="00000000" w:rsidR="00000000" w:rsidRPr="00000000">
                  <w:rPr>
                    <w:sz w:val="24"/>
                    <w:szCs w:val="24"/>
                    <w:rtl w:val="0"/>
                  </w:rPr>
                  <w:t xml:space="preserve">account for risks will require relatively little additional protected area compared to the potential gains from selecting a more resilient conservation network (Fig. 1). This clearly shows that management agencies should explore the aspects of risk that are most relevant to them, and include these wherever possible in their protected area planning. </w:t>
                </w:r>
              </w:ins>
            </w:sdtContent>
          </w:sdt>
          <w:sdt>
            <w:sdtPr>
              <w:tag w:val="goog_rdk_368"/>
            </w:sdtPr>
            <w:sdtContent>
              <w:del w:author="Joe Bennett" w:id="166" w:date="2021-12-22T12:35:00Z">
                <w:bookmarkStart w:colFirst="0" w:colLast="0" w:name="bookmark=id.26in1rg" w:id="9"/>
                <w:bookmarkEnd w:id="9"/>
                <w:r w:rsidDel="00000000" w:rsidR="00000000" w:rsidRPr="00000000">
                  <w:rPr>
                    <w:sz w:val="24"/>
                    <w:szCs w:val="24"/>
                    <w:rtl w:val="0"/>
                  </w:rPr>
                  <w:delText xml:space="preserve">These</w:delText>
                </w:r>
              </w:del>
            </w:sdtContent>
          </w:sdt>
          <w:sdt>
            <w:sdtPr>
              <w:tag w:val="goog_rdk_369"/>
            </w:sdtPr>
            <w:sdtContent>
              <w:ins w:author="Joe Bennett" w:id="166" w:date="2021-12-22T12:35:00Z">
                <w:r w:rsidDel="00000000" w:rsidR="00000000" w:rsidRPr="00000000">
                  <w:rPr>
                    <w:sz w:val="24"/>
                    <w:szCs w:val="24"/>
                    <w:rtl w:val="0"/>
                  </w:rPr>
                  <w:t xml:space="preserve">In addition, our analysis identified “no regrets” areas provide examples of places that should be immediate priorities for international agencies aiming to maximize the resilience of protected area networks, as they are robust to assumptions about the relative importance of risk factors.</w:t>
                </w:r>
              </w:ins>
            </w:sdtContent>
          </w:sdt>
        </w:p>
      </w:sdtContent>
    </w:sdt>
    <w:sdt>
      <w:sdtPr>
        <w:tag w:val="goog_rdk_373"/>
      </w:sdtPr>
      <w:sdtContent>
        <w:p w:rsidR="00000000" w:rsidDel="00000000" w:rsidP="00000000" w:rsidRDefault="00000000" w:rsidRPr="00000000" w14:paraId="0000003D">
          <w:pPr>
            <w:spacing w:line="480" w:lineRule="auto"/>
            <w:rPr>
              <w:del w:author="Joe Bennett" w:id="167" w:date="2021-12-22T12:32:00Z"/>
              <w:sz w:val="24"/>
              <w:szCs w:val="24"/>
            </w:rPr>
          </w:pPr>
          <w:sdt>
            <w:sdtPr>
              <w:tag w:val="goog_rdk_372"/>
            </w:sdtPr>
            <w:sdtContent>
              <w:del w:author="Joe Bennett" w:id="167" w:date="2021-12-22T12:32:00Z">
                <w:r w:rsidDel="00000000" w:rsidR="00000000" w:rsidRPr="00000000">
                  <w:rPr>
                    <w:rtl w:val="0"/>
                  </w:rPr>
                </w:r>
              </w:del>
            </w:sdtContent>
          </w:sdt>
        </w:p>
      </w:sdtContent>
    </w:sdt>
    <w:p w:rsidR="00000000" w:rsidDel="00000000" w:rsidP="00000000" w:rsidRDefault="00000000" w:rsidRPr="00000000" w14:paraId="0000003E">
      <w:pPr>
        <w:spacing w:line="480" w:lineRule="auto"/>
        <w:rPr>
          <w:sz w:val="24"/>
          <w:szCs w:val="24"/>
        </w:rPr>
      </w:pPr>
      <w:sdt>
        <w:sdtPr>
          <w:tag w:val="goog_rdk_374"/>
        </w:sdtPr>
        <w:sdtContent>
          <w:del w:author="Joe Bennett" w:id="167" w:date="2021-12-22T12:32:00Z">
            <w:r w:rsidDel="00000000" w:rsidR="00000000" w:rsidRPr="00000000">
              <w:rPr>
                <w:sz w:val="24"/>
                <w:szCs w:val="24"/>
                <w:rtl w:val="0"/>
              </w:rPr>
              <w:tab/>
              <w:delText xml:space="preserve">Overall, o</w:delText>
            </w:r>
          </w:del>
        </w:sdtContent>
      </w:sdt>
      <w:sdt>
        <w:sdtPr>
          <w:tag w:val="goog_rdk_375"/>
        </w:sdtPr>
        <w:sdtContent>
          <w:ins w:author="Joe Bennett" w:id="167" w:date="2021-12-22T12:32:00Z">
            <w:r w:rsidDel="00000000" w:rsidR="00000000" w:rsidRPr="00000000">
              <w:rPr>
                <w:sz w:val="24"/>
                <w:szCs w:val="24"/>
                <w:rtl w:val="0"/>
              </w:rPr>
              <w:t xml:space="preserve">O</w:t>
            </w:r>
          </w:ins>
        </w:sdtContent>
      </w:sdt>
      <w:r w:rsidDel="00000000" w:rsidR="00000000" w:rsidRPr="00000000">
        <w:rPr>
          <w:sz w:val="24"/>
          <w:szCs w:val="24"/>
          <w:rtl w:val="0"/>
        </w:rPr>
        <w:t xml:space="preserve">ur results </w:t>
      </w:r>
      <w:sdt>
        <w:sdtPr>
          <w:tag w:val="goog_rdk_376"/>
        </w:sdtPr>
        <w:sdtContent>
          <w:ins w:author="Joe Bennett" w:id="168" w:date="2021-12-22T12:48:00Z">
            <w:r w:rsidDel="00000000" w:rsidR="00000000" w:rsidRPr="00000000">
              <w:rPr>
                <w:sz w:val="24"/>
                <w:szCs w:val="24"/>
                <w:rtl w:val="0"/>
              </w:rPr>
              <w:t xml:space="preserve">also </w:t>
            </w:r>
          </w:ins>
        </w:sdtContent>
      </w:sdt>
      <w:r w:rsidDel="00000000" w:rsidR="00000000" w:rsidRPr="00000000">
        <w:rPr>
          <w:sz w:val="24"/>
          <w:szCs w:val="24"/>
          <w:rtl w:val="0"/>
        </w:rPr>
        <w:t xml:space="preserve">emphasize the importance of coordinating initiatives to plan conservation across jurisdictions (Dallimer &amp; Strange 2015) and identifying countries where collaborative opportunities promote resilient protected area systems. To illustrate this</w:t>
      </w:r>
      <w:sdt>
        <w:sdtPr>
          <w:tag w:val="goog_rdk_377"/>
        </w:sdtPr>
        <w:sdtContent>
          <w:del w:author="Joe Bennett" w:id="169" w:date="2021-12-22T12:48:00Z">
            <w:r w:rsidDel="00000000" w:rsidR="00000000" w:rsidRPr="00000000">
              <w:rPr>
                <w:sz w:val="24"/>
                <w:szCs w:val="24"/>
                <w:rtl w:val="0"/>
              </w:rPr>
              <w:delText xml:space="preserve"> point</w:delText>
            </w:r>
          </w:del>
        </w:sdtContent>
      </w:sdt>
      <w:r w:rsidDel="00000000" w:rsidR="00000000" w:rsidRPr="00000000">
        <w:rPr>
          <w:sz w:val="24"/>
          <w:szCs w:val="24"/>
          <w:rtl w:val="0"/>
        </w:rPr>
        <w:t xml:space="preserve">, we consider the great green macaw (</w:t>
      </w:r>
      <w:r w:rsidDel="00000000" w:rsidR="00000000" w:rsidRPr="00000000">
        <w:rPr>
          <w:i w:val="1"/>
          <w:sz w:val="24"/>
          <w:szCs w:val="24"/>
          <w:rtl w:val="0"/>
        </w:rPr>
        <w:t xml:space="preserve">Ara ambiguus</w:t>
      </w:r>
      <w:r w:rsidDel="00000000" w:rsidR="00000000" w:rsidRPr="00000000">
        <w:rPr>
          <w:sz w:val="24"/>
          <w:szCs w:val="24"/>
          <w:rtl w:val="0"/>
        </w:rPr>
        <w:t xml:space="preserve">), with &lt;2500 individuals remaining  (</w:t>
      </w:r>
      <w:sdt>
        <w:sdtPr>
          <w:tag w:val="goog_rdk_378"/>
        </w:sdtPr>
        <w:sdtContent>
          <w:ins w:author="Jeffrey Hanson" w:id="170" w:date="2022-01-01T20:59:48Z"/>
          <w:sdt>
            <w:sdtPr>
              <w:tag w:val="goog_rdk_379"/>
            </w:sdtPr>
            <w:sdtContent>
              <w:commentRangeStart w:id="23"/>
            </w:sdtContent>
          </w:sdt>
          <w:ins w:author="Jeffrey Hanson" w:id="170" w:date="2022-01-01T20:59:48Z">
            <w:r w:rsidDel="00000000" w:rsidR="00000000" w:rsidRPr="00000000">
              <w:rPr>
                <w:sz w:val="24"/>
                <w:szCs w:val="24"/>
                <w:rtl w:val="0"/>
              </w:rPr>
              <w:t xml:space="preserve">BirdLife </w:t>
            </w:r>
          </w:ins>
        </w:sdtContent>
      </w:sdt>
      <w:r w:rsidDel="00000000" w:rsidR="00000000" w:rsidRPr="00000000">
        <w:rPr>
          <w:sz w:val="24"/>
          <w:szCs w:val="24"/>
          <w:rtl w:val="0"/>
        </w:rPr>
        <w:t xml:space="preserve">International</w:t>
      </w:r>
      <w:sdt>
        <w:sdtPr>
          <w:tag w:val="goog_rdk_380"/>
        </w:sdtPr>
        <w:sdtContent>
          <w:del w:author="Jeffrey Hanson" w:id="171" w:date="2022-01-01T20:59:53Z">
            <w:r w:rsidDel="00000000" w:rsidR="00000000" w:rsidRPr="00000000">
              <w:rPr>
                <w:sz w:val="24"/>
                <w:szCs w:val="24"/>
                <w:rtl w:val="0"/>
              </w:rPr>
              <w:delText xml:space="preserve">)</w:delText>
            </w:r>
          </w:del>
        </w:sdtContent>
      </w:sdt>
      <w:r w:rsidDel="00000000" w:rsidR="00000000" w:rsidRPr="00000000">
        <w:rPr>
          <w:sz w:val="24"/>
          <w:szCs w:val="24"/>
          <w:rtl w:val="0"/>
        </w:rPr>
        <w:t xml:space="preserve"> 2016</w:t>
      </w:r>
      <w:commentRangeEnd w:id="23"/>
      <w:r w:rsidDel="00000000" w:rsidR="00000000" w:rsidRPr="00000000">
        <w:commentReference w:id="23"/>
      </w:r>
      <w:r w:rsidDel="00000000" w:rsidR="00000000" w:rsidRPr="00000000">
        <w:rPr>
          <w:sz w:val="24"/>
          <w:szCs w:val="24"/>
          <w:rtl w:val="0"/>
        </w:rPr>
        <w:t xml:space="preserve">) and a range that stretches from southern Honduras to western Colombia. Because great green macaw habitat spans several countries differing in governance, land use, and climate risk, coordinated efforts among countries will be necessary for the species to persist in the future. Such cooperative governance frameworks (Miller et al. 2019) are especially important for countries supporting wide-ranging species that are expected to be impacted by climate, land use, and governance risk across borders</w:t>
      </w:r>
      <w:r w:rsidDel="00000000" w:rsidR="00000000" w:rsidRPr="00000000">
        <w:rPr>
          <w:rtl w:val="0"/>
        </w:rPr>
        <w:t xml:space="preserve"> </w:t>
      </w:r>
      <w:r w:rsidDel="00000000" w:rsidR="00000000" w:rsidRPr="00000000">
        <w:rPr>
          <w:sz w:val="24"/>
          <w:szCs w:val="24"/>
          <w:rtl w:val="0"/>
        </w:rPr>
        <w:t xml:space="preserve">(Fig. 3). These governance frameworks, both within and among</w:t>
      </w:r>
      <w:r w:rsidDel="00000000" w:rsidR="00000000" w:rsidRPr="00000000">
        <w:rPr>
          <w:rtl w:val="0"/>
        </w:rPr>
        <w:t xml:space="preserve"> </w:t>
      </w:r>
      <w:r w:rsidDel="00000000" w:rsidR="00000000" w:rsidRPr="00000000">
        <w:rPr>
          <w:sz w:val="24"/>
          <w:szCs w:val="24"/>
          <w:rtl w:val="0"/>
        </w:rPr>
        <w:t xml:space="preserve">countries, would need to be developed in an environmentally just and equitable way to deliver benefits to biodiversity and local communities (Martin et al. 2013).</w:t>
      </w:r>
    </w:p>
    <w:p w:rsidR="00000000" w:rsidDel="00000000" w:rsidP="00000000" w:rsidRDefault="00000000" w:rsidRPr="00000000" w14:paraId="0000003F">
      <w:pPr>
        <w:spacing w:line="480" w:lineRule="auto"/>
        <w:rPr>
          <w:sz w:val="24"/>
          <w:szCs w:val="24"/>
        </w:rPr>
      </w:pPr>
      <w:sdt>
        <w:sdtPr>
          <w:tag w:val="goog_rdk_382"/>
        </w:sdtPr>
        <w:sdtContent>
          <w:del w:author="Joe Bennett" w:id="172" w:date="2021-12-27T08:34:00Z">
            <w:r w:rsidDel="00000000" w:rsidR="00000000" w:rsidRPr="00000000">
              <w:rPr>
                <w:sz w:val="24"/>
                <w:szCs w:val="24"/>
                <w:rtl w:val="0"/>
              </w:rPr>
              <w:tab/>
            </w:r>
          </w:del>
        </w:sdtContent>
      </w:sdt>
      <w:r w:rsidDel="00000000" w:rsidR="00000000" w:rsidRPr="00000000">
        <w:rPr>
          <w:sz w:val="24"/>
          <w:szCs w:val="24"/>
          <w:rtl w:val="0"/>
        </w:rPr>
        <w:t xml:space="preserve">In contrast, few priorities changed - and protection needs remained high - for countries with high rates of endemism, even amid high risk from climate change, land</w:t>
      </w:r>
      <w:r w:rsidDel="00000000" w:rsidR="00000000" w:rsidRPr="00000000">
        <w:rPr>
          <w:rtl w:val="0"/>
        </w:rPr>
        <w:t xml:space="preserve"> </w:t>
      </w:r>
      <w:r w:rsidDel="00000000" w:rsidR="00000000" w:rsidRPr="00000000">
        <w:rPr>
          <w:sz w:val="24"/>
          <w:szCs w:val="24"/>
          <w:rtl w:val="0"/>
        </w:rPr>
        <w:t xml:space="preserve">use, and weak</w:t>
      </w:r>
      <w:r w:rsidDel="00000000" w:rsidR="00000000" w:rsidRPr="00000000">
        <w:rPr>
          <w:rtl w:val="0"/>
        </w:rPr>
        <w:t xml:space="preserve"> </w:t>
      </w:r>
      <w:r w:rsidDel="00000000" w:rsidR="00000000" w:rsidRPr="00000000">
        <w:rPr>
          <w:sz w:val="24"/>
          <w:szCs w:val="24"/>
          <w:rtl w:val="0"/>
        </w:rPr>
        <w:t xml:space="preserve">governance. Moreover, some countries with a large proportion of their land already protected, such as Brazil, which has protected 30.3% of its land area, had lower differences between scenarios that incorporate risk and the null scenario, despite having high climate, land use, and governance risk. This highlights the importance of further considering the effectiveness of existing protected areas in planning analyses, in tropical areas where cropland conversion in protected areas has increased to similar rates outside protected areas (Geldmann et al. 2019).</w:t>
      </w:r>
    </w:p>
    <w:sdt>
      <w:sdtPr>
        <w:tag w:val="goog_rdk_386"/>
      </w:sdtPr>
      <w:sdtContent>
        <w:p w:rsidR="00000000" w:rsidDel="00000000" w:rsidP="00000000" w:rsidRDefault="00000000" w:rsidRPr="00000000" w14:paraId="00000040">
          <w:pPr>
            <w:spacing w:line="480" w:lineRule="auto"/>
            <w:rPr>
              <w:del w:author="Joe Bennett" w:id="174" w:date="2021-12-22T12:33:00Z"/>
              <w:shd w:fill="auto" w:val="clear"/>
              <w:rPrChange w:author="Joe Bennett" w:id="175" w:date="2021-12-27T08:34:00Z">
                <w:rPr>
                  <w:sz w:val="24"/>
                  <w:szCs w:val="24"/>
                </w:rPr>
              </w:rPrChange>
            </w:rPr>
            <w:pPrChange w:author="Joe Bennett" w:id="0" w:date="2021-12-27T08:34:00Z">
              <w:pPr>
                <w:spacing w:line="480" w:lineRule="auto"/>
              </w:pPr>
            </w:pPrChange>
          </w:pPr>
          <w:r w:rsidDel="00000000" w:rsidR="00000000" w:rsidRPr="00000000">
            <w:rPr>
              <w:sz w:val="24"/>
              <w:szCs w:val="24"/>
              <w:rtl w:val="0"/>
            </w:rPr>
            <w:t xml:space="preserve">Previous work has incorporated individual risk factors analogous to those we used, including governance (Mascia &amp; Pailler 2011; Eklund &amp; Cabeza-Jaimejuan 2017), climate change (Hoffmann et al. 2019</w:t>
          </w:r>
          <w:sdt>
            <w:sdtPr>
              <w:tag w:val="goog_rdk_383"/>
            </w:sdtPr>
            <w:sdtContent>
              <w:del w:author="Joe Bennett" w:id="173" w:date="2021-12-26T13:09:00Z">
                <w:r w:rsidDel="00000000" w:rsidR="00000000" w:rsidRPr="00000000">
                  <w:rPr>
                    <w:sz w:val="24"/>
                    <w:szCs w:val="24"/>
                    <w:rtl w:val="0"/>
                  </w:rPr>
                  <w:delText xml:space="preserve">b</w:delText>
                </w:r>
              </w:del>
            </w:sdtContent>
          </w:sdt>
          <w:r w:rsidDel="00000000" w:rsidR="00000000" w:rsidRPr="00000000">
            <w:rPr>
              <w:sz w:val="24"/>
              <w:szCs w:val="24"/>
              <w:rtl w:val="0"/>
            </w:rPr>
            <w:t xml:space="preserve">) and land use change (Pouzols et al. 2014; Di Minin et al. 2016) demonstrating the importance of each type of risk in protected area planning. Our results similarly demonstrate that protected area expansion decisions can be profoundly influenced by all three risk factors combined yet show that relatively little additional protected area is required to account for these risks.</w:t>
          </w:r>
          <w:r w:rsidDel="00000000" w:rsidR="00000000" w:rsidRPr="00000000">
            <w:rPr>
              <w:color w:val="000000"/>
              <w:sz w:val="24"/>
              <w:szCs w:val="24"/>
              <w:rtl w:val="0"/>
            </w:rPr>
            <w:t xml:space="preserve"> Our flexible framework and methods can allow conservation agencies </w:t>
          </w:r>
          <w:r w:rsidDel="00000000" w:rsidR="00000000" w:rsidRPr="00000000">
            <w:rPr>
              <w:sz w:val="24"/>
              <w:szCs w:val="24"/>
              <w:rtl w:val="0"/>
            </w:rPr>
            <w:t xml:space="preserve">to set their own priorities from local to global scales</w:t>
          </w:r>
          <w:r w:rsidDel="00000000" w:rsidR="00000000" w:rsidRPr="00000000">
            <w:rPr>
              <w:rtl w:val="0"/>
            </w:rPr>
            <w:t xml:space="preserve"> </w:t>
          </w:r>
          <w:r w:rsidDel="00000000" w:rsidR="00000000" w:rsidRPr="00000000">
            <w:rPr>
              <w:sz w:val="24"/>
              <w:szCs w:val="24"/>
              <w:rtl w:val="0"/>
            </w:rPr>
            <w:t xml:space="preserve">and incorporate different metrics to assess the relevance of different forms and levels of risk</w:t>
          </w:r>
          <w:r w:rsidDel="00000000" w:rsidR="00000000" w:rsidRPr="00000000">
            <w:rPr>
              <w:color w:val="000000"/>
              <w:sz w:val="24"/>
              <w:szCs w:val="24"/>
              <w:rtl w:val="0"/>
            </w:rPr>
            <w:t xml:space="preserve">.</w:t>
          </w:r>
          <w:sdt>
            <w:sdtPr>
              <w:tag w:val="goog_rdk_384"/>
            </w:sdtPr>
            <w:sdtContent>
              <w:ins w:author="Joe Bennett" w:id="174" w:date="2021-12-22T12:33:00Z">
                <w:r w:rsidDel="00000000" w:rsidR="00000000" w:rsidRPr="00000000">
                  <w:rPr>
                    <w:sz w:val="24"/>
                    <w:szCs w:val="24"/>
                    <w:rtl w:val="0"/>
                  </w:rPr>
                  <w:t xml:space="preserve"> This difference between climate risk scenarios highlights the need for agencies to carefully consider their choices of risk metrics and suggests that smaller-scale planning exercises should choose metrics that are most relevant for each region.  </w:t>
                </w:r>
              </w:ins>
            </w:sdtContent>
          </w:sdt>
          <w:sdt>
            <w:sdtPr>
              <w:tag w:val="goog_rdk_385"/>
            </w:sdtPr>
            <w:sdtContent>
              <w:del w:author="Joe Bennett" w:id="174" w:date="2021-12-22T12:33:00Z">
                <w:bookmarkStart w:colFirst="0" w:colLast="0" w:name="bookmark=id.lnxbz9" w:id="10"/>
                <w:bookmarkEnd w:id="10"/>
                <w:r w:rsidDel="00000000" w:rsidR="00000000" w:rsidRPr="00000000">
                  <w:rPr>
                    <w:rtl w:val="0"/>
                  </w:rPr>
                </w:r>
              </w:del>
            </w:sdtContent>
          </w:sdt>
        </w:p>
      </w:sdtContent>
    </w:sdt>
    <w:sdt>
      <w:sdtPr>
        <w:tag w:val="goog_rdk_387"/>
      </w:sdtPr>
      <w:sdtContent>
        <w:p w:rsidR="00000000" w:rsidDel="00000000" w:rsidP="00000000" w:rsidRDefault="00000000" w:rsidRPr="00000000" w14:paraId="00000041">
          <w:pPr>
            <w:spacing w:line="480" w:lineRule="auto"/>
            <w:rPr>
              <w:shd w:fill="auto" w:val="clear"/>
              <w:rPrChange w:author="Joe Bennett" w:id="176" w:date="2021-12-27T08:34:00Z">
                <w:rPr>
                  <w:sz w:val="24"/>
                  <w:szCs w:val="24"/>
                </w:rPr>
              </w:rPrChange>
            </w:rPr>
            <w:pPrChange w:author="Joe Bennett" w:id="0" w:date="2021-12-27T08:34:00Z">
              <w:pPr>
                <w:spacing w:after="0" w:before="57" w:line="480" w:lineRule="auto"/>
                <w:ind w:firstLine="720"/>
              </w:pPr>
            </w:pPrChange>
          </w:pPr>
          <w:r w:rsidDel="00000000" w:rsidR="00000000" w:rsidRPr="00000000">
            <w:rPr>
              <w:rtl w:val="0"/>
            </w:rPr>
          </w:r>
        </w:p>
      </w:sdtContent>
    </w:sdt>
    <w:p w:rsidR="00000000" w:rsidDel="00000000" w:rsidP="00000000" w:rsidRDefault="00000000" w:rsidRPr="00000000" w14:paraId="00000042">
      <w:pPr>
        <w:spacing w:after="0" w:before="120" w:line="480" w:lineRule="auto"/>
        <w:rPr>
          <w:b w:val="1"/>
          <w:color w:val="000000"/>
          <w:sz w:val="24"/>
          <w:szCs w:val="24"/>
        </w:rPr>
      </w:pPr>
      <w:r w:rsidDel="00000000" w:rsidR="00000000" w:rsidRPr="00000000">
        <w:rPr>
          <w:color w:val="000000"/>
          <w:sz w:val="24"/>
          <w:szCs w:val="24"/>
          <w:rtl w:val="0"/>
        </w:rPr>
        <w:t xml:space="preserve">The conservation community has traditionally neglected to estimate how future changes in climate </w:t>
      </w:r>
      <w:r w:rsidDel="00000000" w:rsidR="00000000" w:rsidRPr="00000000">
        <w:rPr>
          <w:sz w:val="24"/>
          <w:szCs w:val="24"/>
          <w:rtl w:val="0"/>
        </w:rPr>
        <w:t xml:space="preserve">(Kelly et al. 2020)</w:t>
      </w:r>
      <w:r w:rsidDel="00000000" w:rsidR="00000000" w:rsidRPr="00000000">
        <w:rPr>
          <w:color w:val="000000"/>
          <w:sz w:val="24"/>
          <w:szCs w:val="24"/>
          <w:rtl w:val="0"/>
        </w:rPr>
        <w:t xml:space="preserve">, land use </w:t>
      </w:r>
      <w:r w:rsidDel="00000000" w:rsidR="00000000" w:rsidRPr="00000000">
        <w:rPr>
          <w:sz w:val="24"/>
          <w:szCs w:val="24"/>
          <w:rtl w:val="0"/>
        </w:rPr>
        <w:t xml:space="preserve">(Di Minin et al. 2016)</w:t>
      </w:r>
      <w:r w:rsidDel="00000000" w:rsidR="00000000" w:rsidRPr="00000000">
        <w:rPr>
          <w:color w:val="000000"/>
          <w:sz w:val="24"/>
          <w:szCs w:val="24"/>
          <w:rtl w:val="0"/>
        </w:rPr>
        <w:t xml:space="preserve">, and socio-economic conditions might compromise the effectiveness of protected areas. Yet, as we work towards an ambitious new plan to curb biodiversity loss </w:t>
      </w:r>
      <w:r w:rsidDel="00000000" w:rsidR="00000000" w:rsidRPr="00000000">
        <w:rPr>
          <w:sz w:val="24"/>
          <w:szCs w:val="24"/>
          <w:rtl w:val="0"/>
        </w:rPr>
        <w:t xml:space="preserve">(CBD</w:t>
      </w:r>
      <w:sdt>
        <w:sdtPr>
          <w:tag w:val="goog_rdk_388"/>
        </w:sdtPr>
        <w:sdtContent>
          <w:ins w:author="Joe Bennett" w:id="177" w:date="2021-12-21T12:08:00Z">
            <w:r w:rsidDel="00000000" w:rsidR="00000000" w:rsidRPr="00000000">
              <w:rPr>
                <w:sz w:val="24"/>
                <w:szCs w:val="24"/>
                <w:rtl w:val="0"/>
              </w:rPr>
              <w:t xml:space="preserve"> </w:t>
            </w:r>
          </w:ins>
        </w:sdtContent>
      </w:sdt>
      <w:sdt>
        <w:sdtPr>
          <w:tag w:val="goog_rdk_389"/>
        </w:sdtPr>
        <w:sdtContent>
          <w:del w:author="Joe Bennett" w:id="177" w:date="2021-12-21T12:08:00Z">
            <w:r w:rsidDel="00000000" w:rsidR="00000000" w:rsidRPr="00000000">
              <w:rPr>
                <w:sz w:val="24"/>
                <w:szCs w:val="24"/>
                <w:rtl w:val="0"/>
              </w:rPr>
              <w:delText xml:space="preserve"> (Convention on Biological Diversity) </w:delText>
            </w:r>
          </w:del>
        </w:sdtContent>
      </w:sdt>
      <w:r w:rsidDel="00000000" w:rsidR="00000000" w:rsidRPr="00000000">
        <w:rPr>
          <w:sz w:val="24"/>
          <w:szCs w:val="24"/>
          <w:rtl w:val="0"/>
        </w:rPr>
        <w:t xml:space="preserve">2020)</w:t>
      </w:r>
      <w:r w:rsidDel="00000000" w:rsidR="00000000" w:rsidRPr="00000000">
        <w:rPr>
          <w:color w:val="000000"/>
          <w:sz w:val="24"/>
          <w:szCs w:val="24"/>
          <w:rtl w:val="0"/>
        </w:rPr>
        <w:t xml:space="preserve"> in a rapidly changing world, we show that incorporating future risk has profound implications for the spatial distribution of protected areas. The risk of weak governance was particularly influential. Surprisingly, incorporating risk into decision-making adds &lt;2% to the total global area required to meet biodiversity targets. Thus, accounting for risk comes at limited extra cost which is likely outweighed by increased likelihood of achieving global biodiversity targets. Our results also emphasize the importance of cross-jurisdictional conservation initiatives, especially in adjacent countries sharing wide-ranging species where risk varies considerably from country to country. </w:t>
      </w:r>
      <w:sdt>
        <w:sdtPr>
          <w:tag w:val="goog_rdk_390"/>
        </w:sdtPr>
        <w:sdtContent>
          <w:commentRangeStart w:id="24"/>
        </w:sdtContent>
      </w:sdt>
      <w:r w:rsidDel="00000000" w:rsidR="00000000" w:rsidRPr="00000000">
        <w:rPr>
          <w:color w:val="000000"/>
          <w:sz w:val="24"/>
          <w:szCs w:val="24"/>
          <w:rtl w:val="0"/>
        </w:rPr>
        <w:t xml:space="preserve">Considering risk in conservation decision-making will result in more resilient and effective conservation plans into the future to help safeguard our planet’s biodiversity in the face of the current extinction crisis.</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43">
      <w:pPr>
        <w:keepNext w:val="1"/>
        <w:spacing w:after="120" w:before="120" w:line="480" w:lineRule="auto"/>
        <w:rPr>
          <w:b w:val="1"/>
          <w:color w:val="000000"/>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392"/>
        </w:sdtPr>
        <w:sdtContent>
          <w:del w:author="Joe Bennett" w:id="178" w:date="2021-12-24T14:0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AghaKouchak, A., Chiang, F., Huning, L.S., Love, C.A., Mallakpour, I., Mazdiyasni, O., Moftakhari, H., Papalexiou, S.M., Ragno, E. &amp; Sadegh, M. (2020). Climate Extremes and Compound Hazards in a Warming World. </w:delTex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delText xml:space="preserve">Annual Review of Earth and Planetary Sciences</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48, 519–548.</w:delText>
            </w:r>
          </w:del>
        </w:sdtContent>
      </w:sdt>
      <w:r w:rsidDel="00000000" w:rsidR="00000000" w:rsidRPr="00000000">
        <w:rPr>
          <w:rtl w:val="0"/>
        </w:rPr>
      </w:r>
    </w:p>
    <w:sdt>
      <w:sdtPr>
        <w:tag w:val="goog_rdk_395"/>
      </w:sdtPr>
      <w:sdtContent>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del w:author="Joe Bennett" w:id="179" w:date="2021-12-24T14:04: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394"/>
            </w:sdtPr>
            <w:sdtContent>
              <w:del w:author="Joe Bennett" w:id="179" w:date="2021-12-24T14:04: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Anderson G. Brooke &amp; Bell Michelle L. (2011). Heat Waves in the United States: Mortality Risk during Heat Waves and Effect Modification by Heat Wave Characteristics in 43 U.S. Communities. </w:delTex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delText xml:space="preserve">Environmental Health Perspectives</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119, 210–218.</w:delText>
                </w:r>
              </w:del>
            </w:sdtContent>
          </w:sdt>
        </w:p>
      </w:sdtContent>
    </w:sdt>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Asselen, S. van &amp; Verburg, P.H. (2012). A Land System representation for global assessments and land-use modeling.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Global Change Biology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18, 3125–3148.</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Ball, I.R., Possingham, H.P. &amp; Watts, M.E. (2009). Marxan and Relatives: Software for Spatial Conservation Prioritization.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Spatial conservation prioritization. Quantitative methods &amp; computational tools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Oxford University Press, p. e12625.</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Barnes, M.D., Craigie, I.D., Harrison, L.B., Geldmann, J., Collen, B., Whitmee, S., Balmford, A., Burgess, N.D., Brooks, T., Hockings, M. &amp; Woodley, S. (2016). Wildlife population trends in protected areas predicted by national socio-economic metrics and body size.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Nature Communications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 12747.</w:t>
      </w:r>
    </w:p>
    <w:sdt>
      <w:sdtPr>
        <w:tag w:val="goog_rdk_398"/>
      </w:sdtPr>
      <w:sdtContent>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del w:author="Joe Bennett" w:id="180" w:date="2021-12-24T14:07: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397"/>
            </w:sdtPr>
            <w:sdtContent>
              <w:del w:author="Joe Bennett" w:id="180" w:date="2021-12-24T14: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Battisti, D.S. &amp; Naylor, R.L. (2009). Historical Warnings of Future Food Insecurity with Unprecedented Seasonal Heat. </w:delTex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delText xml:space="preserve">Science</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323, 240–244.</w:delText>
                </w:r>
              </w:del>
            </w:sdtContent>
          </w:sdt>
        </w:p>
      </w:sdtContent>
    </w:sdt>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Baynham-Herd, Z., Amano, T., Sutherland, W.J. &amp; Donald, P.F. (2018). Governance explains variation in national responses to the biodiversity crisis.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Environmental Conservation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45, 407–418.</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Brooks, T.M., Pimm, S.L., Akçakaya, H.R., Buchanan, G.M., Butchart, S.H.M., Foden, W., Hilton-Taylor, C., Hoffmann, M., Jenkins, C.N., Joppa, L., Li, B.V., Menon, V., Ocampo-Peñuela, N. &amp; Rondinini, C. (2019). Measuring Terrestrial Area of Habitat (AOH) and Its Utility for the IUCN Red List.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Trends in Ecology &amp; Evolution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34, 977–986.</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Butchart, S.H.M., Clarke, M., Smith, R.J., Sykes, R.E., Scharlemann, J.P.W., Harfoot, M., </w:t>
      </w:r>
      <w:sdt>
        <w:sdtPr>
          <w:tag w:val="goog_rdk_399"/>
        </w:sdtPr>
        <w:sdtContent>
          <w:del w:author="Joe Bennett" w:id="181" w:date="2021-12-27T08:21: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Buchanan, G.M., Angulo, A., Balmford, A., Bertzky, B., Brooks, T.M., Carpenter, K.E., Comeros‐Raynal, M.T., Cornell, J., Ficetola, G.F., Fishpool, L.D.C., Fuller, R.A., Geldmann, J., Harwell, H., Hilton‐Taylor, C., Hoffmann, M., Joolia, A., Joppa, L., Kingston, N., May, I., Milam, A., Polidoro, B., Ralph, G., Richman, N., Rondinini, C., Segan, D.B., Skolnik, B., Spalding, M.D., Stuart, S.N., Symes, A., Taylor, J., Visconti, P., Watson, J.E.M., Wood, L. &amp;</w:delText>
            </w:r>
          </w:del>
        </w:sdtContent>
      </w:sdt>
      <w:sdt>
        <w:sdtPr>
          <w:tag w:val="goog_rdk_400"/>
        </w:sdtPr>
        <w:sdtContent>
          <w:ins w:author="Joe Bennett" w:id="181" w:date="2021-12-27T08:21: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Burgess, N.D. (2015). Shortfalls and Solutions for Meeting National and Global Conservation Area Targets.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Conservation Letters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 329–337.</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CBD (Convention on Biological Diversity). (2020). Zero draft of the post-2020 global biodiversity framework [WWW Document]. URL https://www.cbd.int/doc/c/efb0/1f84/a892b98d2982a829962b6371/wg2020-02-03-en.pdf</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Coetzer, K.L., Witkowski, E.T.F. &amp; Erasmus, B.F.N. (2014). Reviewing Biosphere Reserves globally: effective conservation action or bureaucratic label?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Biological Reviews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89, 82–104.</w:t>
      </w:r>
    </w:p>
    <w:sdt>
      <w:sdtPr>
        <w:tag w:val="goog_rdk_403"/>
      </w:sdtPr>
      <w:sdtContent>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del w:author="Joe Bennett" w:id="182" w:date="2021-12-26T13:16: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02"/>
            </w:sdtPr>
            <w:sdtContent>
              <w:del w:author="Joe Bennett" w:id="182" w:date="2021-12-26T13:16: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Convention on Biological Diversity. (2017). Aichi Biodiversity Targets [WWW Document]. URL https://www.cbd.int/sp/targets/</w:delText>
                </w:r>
              </w:del>
            </w:sdtContent>
          </w:sdt>
        </w:p>
      </w:sdtContent>
    </w:sdt>
    <w:sdt>
      <w:sdtPr>
        <w:tag w:val="goog_rdk_405"/>
      </w:sdtPr>
      <w:sdtContent>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del w:author="Joe Bennett" w:id="182" w:date="2021-12-26T13:16: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04"/>
            </w:sdtPr>
            <w:sdtContent>
              <w:del w:author="Joe Bennett" w:id="182" w:date="2021-12-26T13:16: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Cremonese, E., Filippa, G., Galvagno, M., Siniscalco, C., Oddi, L., Morra di Cella, U. &amp; Migliavacca, M. (2017). Heat wave hinders green wave: The impact of climate extreme on the phenology of a mountain grassland. </w:delTex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delText xml:space="preserve">Agricultural and Forest Meteorology</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247, 320–330.</w:delText>
                </w:r>
              </w:del>
            </w:sdtContent>
          </w:sdt>
        </w:p>
      </w:sdtContent>
    </w:sdt>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Dallimer, M. &amp; Strange, N. (2015). Why socio-political borders and boundaries matter in conservation.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Trends in Ecology &amp; Evolution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30, 132–139.</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Deb, K. (2014). Multi-objective optimization.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Search methodologies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Springer, pp. 403–449.</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 Minin, E., Slotow, R., Hunter, L.T.B., Montesino Pouzols, F., Toivonen, T., Verburg, P.H., Leader-Williams, N., Petracca, L. &amp; Moilanen, A. (2016). Global priorities for national carnivore conservation under land use change.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Scientific Reports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 23814.</w:t>
      </w:r>
    </w:p>
    <w:sdt>
      <w:sdtPr>
        <w:tag w:val="goog_rdk_408"/>
      </w:sdtPr>
      <w:sdtContent>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del w:author="Joe Bennett" w:id="183" w:date="2021-12-24T14:03: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07"/>
            </w:sdtPr>
            <w:sdtContent>
              <w:del w:author="Joe Bennett" w:id="183" w:date="2021-12-24T14:0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Diffenbaugh, N.S., Singh, D., Mankin, J.S., Horton, D.E., Swain, D.L., Touma, D., Charland, A., Liu, Y., Haugen, M., Tsiang, M. &amp; Rajaratnam, B. (2017). Quantifying the influence of global warming on unprecedented extreme climate events. </w:delTex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delText xml:space="preserve">PNAS</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114, 4881–4886.</w:delText>
                </w:r>
              </w:del>
            </w:sdtContent>
          </w:sdt>
        </w:p>
      </w:sdtContent>
    </w:sdt>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Eklund, J.F. &amp; Cabeza-Jaimejuan, M.D.M. (2017). Quality of governance and effectiveness of protected areas: crucial concepts for conservation planning.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Annals of the New York Academy of Sciences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sdt>
      <w:sdtPr>
        <w:tag w:val="goog_rdk_411"/>
      </w:sdtPr>
      <w:sdtContent>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del w:author="Joe Bennett" w:id="184" w:date="2021-12-26T13:06: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10"/>
            </w:sdtPr>
            <w:sdtContent>
              <w:del w:author="Joe Bennett" w:id="184" w:date="2021-12-26T13:06: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Fenner, D., Holtmann, A., Krug, A. &amp; Scherer, D. (2019). Heat waves in Berlin and Potsdam, Germany – Long-term trends and comparison of heat wave definitions from 1893 to 2017. </w:delTex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delText xml:space="preserve">International Journal of Climatology</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39, 2422–2437.</w:delText>
                </w:r>
              </w:del>
            </w:sdtContent>
          </w:sdt>
        </w:p>
      </w:sdtContent>
    </w:sdt>
    <w:sdt>
      <w:sdtPr>
        <w:tag w:val="goog_rdk_413"/>
      </w:sdtPr>
      <w:sdtContent>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del w:author="Joe Bennett" w:id="184" w:date="2021-12-26T13:06: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12"/>
            </w:sdtPr>
            <w:sdtContent>
              <w:del w:author="Joe Bennett" w:id="184" w:date="2021-12-26T13:06: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Ferrari, S. &amp; Cribari-Neto, F. (2004). Beta Regression for Modelling Rates and Proportions. </w:delTex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delText xml:space="preserve">Journal of Applied Statistics</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31, 799–815.</w:delText>
                </w:r>
              </w:del>
            </w:sdtContent>
          </w:sdt>
        </w:p>
      </w:sdtContent>
    </w:sdt>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Fick, S.E. &amp; Hijmans, R.J. (2017). WorldClim 2: new 1-km spatial resolution climate surfaces for global land areas.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International Journal of Climatology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37, 4302–4315.</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Garcia, R.A., Cabeza, M., Rahbek, C. &amp; Araújo, M.B. (2014). Multiple dimensions of climate change and their implications for biodiversity.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344, 1247579.</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Geldmann, J., Manica, A., Burgess, N.D., Coad, L. &amp; Balmford, A. (2019). A global-level assessment of the effectiveness of protected areas at resisting anthropogenic pressures.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Proceedings of the National Academy of Sciences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116, 23209–23215.</w:t>
      </w:r>
    </w:p>
    <w:sdt>
      <w:sdtPr>
        <w:tag w:val="goog_rdk_416"/>
      </w:sdtPr>
      <w:sdtContent>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del w:author="Joe Bennett" w:id="185" w:date="2021-12-26T13:18: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15"/>
            </w:sdtPr>
            <w:sdtContent>
              <w:del w:author="Joe Bennett" w:id="185" w:date="2021-12-26T13:18: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Golden Kroner, R.E., Qin, S., Cook, C.N., Krithivasan, R., Pack, S.M., Bonilla, O.D., Cort-Kansinally, K.A., Coutinho, B., Feng, M., Martínez Garcia, M.I., He, Y., Kennedy, C.J., Lebreton, C., Ledezma, J.C., Lovejoy, T.E., Luther, D.A., Parmanand, Y., Ruíz-Agudelo, C.A., Yerena, E., Morón Zambrano, V. &amp; Mascia, M.B. (2019). The uncertain future of protected lands and waters. </w:delTex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delText xml:space="preserve">Science</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364, 881–886.</w:delText>
                </w:r>
              </w:del>
            </w:sdtContent>
          </w:sdt>
        </w:p>
      </w:sdtContent>
    </w:sdt>
    <w:sdt>
      <w:sdtPr>
        <w:tag w:val="goog_rdk_418"/>
      </w:sdtPr>
      <w:sdtContent>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del w:author="Joe Bennett" w:id="185" w:date="2021-12-26T13:18: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17"/>
            </w:sdtPr>
            <w:sdtContent>
              <w:del w:author="Joe Bennett" w:id="185" w:date="2021-12-26T13:18: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Grant, P.R., Grant, B.R., Huey, R.B., Johnson, M.T.J., Knoll, A.H. &amp; Schmitt, J. (2017). Evolution caused by extreme events. </w:delTex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delText xml:space="preserve">Philosophical Transactions of the Royal Society B: Biological Sciences</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372, 20160146.</w:delText>
                </w:r>
              </w:del>
            </w:sdtContent>
          </w:sdt>
        </w:p>
      </w:sdtContent>
    </w:sdt>
    <w:sdt>
      <w:sdtPr>
        <w:tag w:val="goog_rdk_420"/>
      </w:sdtPr>
      <w:sdtContent>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del w:author="Joe Bennett" w:id="185" w:date="2021-12-26T13:18: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19"/>
            </w:sdtPr>
            <w:sdtContent>
              <w:del w:author="Joe Bennett" w:id="185" w:date="2021-12-26T13:18: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Gutschick, V.P. &amp; BassiriRad, H. (2003). Extreme events as shaping physiology, ecology, and evolution of plants: toward a unified definition and evaluation of their consequences. </w:delTex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delText xml:space="preserve">New Phytologist</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160, 21–42.</w:delText>
                </w:r>
              </w:del>
            </w:sdtContent>
          </w:sdt>
        </w:p>
      </w:sdtContent>
    </w:sdt>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Hammill, E., Tulloch, A.I.T., Possingham, H.P., Strange, N. &amp; Wilson, K.A. (2016). Factoring attitudes towards armed conflict risk into selection of protected areas for conservation.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Nature Communications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 11042.</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Hanson, J.O., Rhodes, J.R., Butchart, S.H.M., Buchanan, G.M., Rondinini, C., Ficetola, G.F. &amp; Fuller, R.A. (2020). Global conservation of species’ niches.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580, 232–234.</w:t>
      </w:r>
    </w:p>
    <w:sdt>
      <w:sdtPr>
        <w:tag w:val="goog_rdk_423"/>
      </w:sdtPr>
      <w:sdtContent>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del w:author="Joe Bennett" w:id="186" w:date="2021-12-24T14:07: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22"/>
            </w:sdtPr>
            <w:sdtContent>
              <w:del w:author="Joe Bennett" w:id="186" w:date="2021-12-24T14: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Harris, R.M.B., Beaumont, L.J., Vance, T.R., Tozer, C.R., Remenyi, T.A., Perkins-Kirkpatrick, S.E., Mitchell, P.J., Nicotra, A.B., McGregor, S., Andrew, N.R., Letnic, M., Kearney, M.R., Wernberg, T., Hutley, L.B., Chambers, L.E., Fletcher, M.-S., Keatley, M.R., Woodward, C.A., Williamson, G., Duke, N.C. &amp; Bowman, D.M.J.S. (2018). Biological responses to the press and pulse of climate trends and extreme events. </w:delTex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delText xml:space="preserve">Nature Climate Change</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8, 579–587.</w:delText>
                </w:r>
              </w:del>
            </w:sdtContent>
          </w:sdt>
        </w:p>
      </w:sdtContent>
    </w:sdt>
    <w:sdt>
      <w:sdtPr>
        <w:tag w:val="goog_rdk_425"/>
      </w:sdtPr>
      <w:sdtContent>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del w:author="Joe Bennett" w:id="186" w:date="2021-12-24T14:07: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24"/>
            </w:sdtPr>
            <w:sdtContent>
              <w:del w:author="Joe Bennett" w:id="186" w:date="2021-12-24T14: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Hersbach, H., Bell, B., Berrisford, P., Biavati, G., Horányi, A., Sabater, J.M., Peubey, C., Radu, R., Rozum, I., Schepers, D., Simmons, A., Soci, C., Dee, D. &amp; Thépaut, J.-N. (2018). ERA5 hourly data on single levels from 1979 to present. Copernicus Climate Change Service (C3S) Climate Data Store (CDS).</w:delText>
                </w:r>
              </w:del>
            </w:sdtContent>
          </w:sdt>
        </w:p>
      </w:sdtContent>
    </w:sdt>
    <w:sdt>
      <w:sdtPr>
        <w:tag w:val="goog_rdk_427"/>
      </w:sdtPr>
      <w:sdtContent>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del w:author="Joe Bennett" w:id="186" w:date="2021-12-24T14:07: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26"/>
            </w:sdtPr>
            <w:sdtContent>
              <w:del w:author="Joe Bennett" w:id="186" w:date="2021-12-24T14: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Hersbach, H., Bell, W., Berrisford, P., Horányi, A., J., M.-S., Nicolas, J., Radu, R., Schepers, D., Simmons, A., Soci, C., Dee, D. &amp; Dee, D. (2019). Global reanalysis: goodbye ERA-Interim, hello ERA5 [WWW Document].</w:delText>
                </w:r>
              </w:del>
            </w:sdtContent>
          </w:sdt>
        </w:p>
      </w:sdtContent>
    </w:sdt>
    <w:sdt>
      <w:sdtPr>
        <w:tag w:val="goog_rdk_429"/>
      </w:sdtPr>
      <w:sdtContent>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del w:author="Joe Bennett" w:id="186" w:date="2021-12-24T14:07: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28"/>
            </w:sdtPr>
            <w:sdtContent>
              <w:del w:author="Joe Bennett" w:id="186" w:date="2021-12-24T14: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Hoffmann, L., Günther, G., Li, D., Stein, O., Wu, X., Griessbach, S., Heng, Y., Konopka, P., Müller, R., Vogel, B. &amp; Wright, J.S. (2019a). From ERA-Interim to ERA5: the considerable impact of ECMWF’s next-generation reanalysis on Lagrangian transport simulations. </w:delTex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delText xml:space="preserve">Atmospheric Chemistry and Physics</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19, 3097–3124.</w:delText>
                </w:r>
              </w:del>
            </w:sdtContent>
          </w:sdt>
        </w:p>
      </w:sdtContent>
    </w:sdt>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Hoffmann, S., Irl, S.D. &amp; Beierkuhnlein, C. (2019b). Predicted climate shifts within terrestrial protected areas worldwide.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Nature communications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 1–10.</w:t>
      </w:r>
    </w:p>
    <w:sdt>
      <w:sdtPr>
        <w:tag w:val="goog_rdk_432"/>
      </w:sdtPr>
      <w:sdtContent>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del w:author="Joe Bennett" w:id="187" w:date="2021-12-26T13:11: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31"/>
            </w:sdtPr>
            <w:sdtContent>
              <w:del w:author="Joe Bennett" w:id="187" w:date="2021-12-26T13:11: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Huang, N.E., Shen, Z., Long, S.R., Wu, M.C., Shih, H.H., Zheng, Q., Yen, N.-C., Tung, C.C. &amp; Liu, H.H. (1998). The empirical mode decomposition and the Hilbert spectrum for nonlinear and non-stationary time series analysis. </w:delTex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delText xml:space="preserve">Proceedings of the Royal Society of London. Series A: Mathematical, Physical and Engineering Sciences</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454, 903–995.</w:delText>
                </w:r>
              </w:del>
            </w:sdtContent>
          </w:sdt>
        </w:p>
      </w:sdtContent>
    </w:sdt>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Hudson, L.N., Newbold, T., Contu, S., Hill, S.L.L., Lysenko, I., De Palma, A., </w:t>
      </w:r>
      <w:sdt>
        <w:sdtPr>
          <w:tag w:val="goog_rdk_433"/>
        </w:sdtPr>
        <w:sdtContent>
          <w:del w:author="Joe Bennett" w:id="188" w:date="2021-12-27T08:21: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Phillips, H.R.P., Senior, R.A., Bennett, D.J., Booth, H., Choimes, A., Correia, D.L.P., Day, J., Echeverría-Londoño, S., Garon, M., Harrison, M.L.K., Ingram, D.J., Jung, M., Kemp, V., Kirkpatrick, L., Martin, C.D., Pan, Y., White, H.J., Aben, J., Abrahamczyk, S., Adum, G.B., Aguilar-Barquero, V., Aizen, M.A., Ancrenaz, M., Arbeláez-Cortés, E., Armbrecht, I., Azhar, B., Azpiroz, A.B., Baeten, L., Báldi, A., Banks, J.E., Barlow, J., Batáry, P., Bates, A.J., Bayne, E.M., Beja, P., Berg, Å., Berry, N.J., Bicknell, J.E., Bihn, J.H., Böhning-Gaese, K., Boekhout, T., Boutin, C., Bouyer, J., Brearley, F.Q., Brito, I., Brunet, J., Buczkowski, G., Buscardo, E., Cabra-García, J., Calviño-Cancela, M., Cameron, S.A., Cancello, E.M., Carrijo, T.F., Carvalho, A.L., Castro, H., Castro-Luna, A.A., Cerda, R., Cerezo, A., Chauvat, M., Clarke, F.M., Cleary, D.F.R., Connop, S.P., D’Aniello, B., da Silva, P.G., Darvill, B., Dauber, J., Dejean, A., Diekötter, T., Dominguez-Haydar, Y., Dormann, C.F., Dumont, B., Dures, S.G., Dynesius, M., Edenius, L., Elek, Z., Entling, M.H., Farwig, N., Fayle, T.M., Felicioli, A., Felton, A.M., Ficetola, G.F., Filgueiras, B.K.C., Fonte, S.J., Fraser, L.H., Fukuda, D., Furlani, D., Ganzhorn, J.U., Garden, J.G., Gheler-Costa, C., Giordani, P., Giordano, S., Gottschalk, M.S., Goulson, D., Gove, A.D., Grogan, J., Hanley, M.E., Hanson, T., Hashim, N.R., Hawes, J.E., Hébert, C., Helden, A.J., Henden, J.-A., Hernández, L., Herzog, F., Higuera-Diaz, D., Hilje, B., Horgan, F.G., Horváth, R., Hylander, K., Isaacs-Cubides, P., Ishitani, M., Jacobs, C.T., Jaramillo, V.J., Jauker, B., Jonsell, M., Jung, T.S., Kapoor, V., Kati, V., Katovai, E., Kessler, M., Knop, E., Kolb, A., Kőrösi, Á., Lachat, T., Lantschner, V., Le Féon, V., LeBuhn, G., Légaré, J.-P., Letcher, S.G., Littlewood, N.A., López-Quintero, C.A., Louhaichi, M., Lövei, G.L., Lucas-Borja, M.E., Luja, V.H., Maeto, K., Magura, T., Mallari, N.A., Marin-Spiotta, E., Marshall, E.J.P., Martínez, E., Mayfield, M.M., Mikusinski, G., Milder, J.C., Miller, J.R., Morales, C.L., Muchane, M.N., Muchane, M., Naidoo, R., Nakamura, A., Naoe, S., Nates-Parra, G., Navarrete Gutierrez, D.A., Neuschulz, E.L., Noreika, N., Norfolk, O., Noriega, J.A., Nöske, N.M., O’Dea, N., Oduro, W., Ofori-Boateng, C., Oke, C.O., Osgathorpe, L.M., Paritsis, J., Parra-H, A., Pelegrin, N., Peres, C.A., Persson, A.S., Petanidou, T., Phalan, B., Philips, T.K., Poveda, K., Power, E.F., Presley, S.J., Proença, V., Quaranta, M., Quintero, C., Redpath-Downing, N.A., Reid, J.L., Reis, Y.T., Ribeiro, D.B., Richardson, B.A., Richardson, M.J., Robles, C.A., Römbke, J., Romero-Duque, L.P., Rosselli, L., Rossiter, S.J., Roulston, T.H., Rousseau, L., Sadler, J.P., Sáfián, S., Saldaña-Vázquez, R.A., Samnegård, U., Schüepp, C., Schweiger, O., Sedlock, J.L., Shahabuddin, G., Sheil, D., Silva, F.A.B., Slade, E.M., Smith-Pardo, A.H., Sodhi, N.S., Somarriba, E.J., Sosa, R.A., Stout, J.C., Struebig, M.J., Sung, Y.-H., Threlfall, C.G., Tonietto, R., Tóthmérész, B., Tscharntke, T., Turner, E.C., Tylianakis, J.M., Vanbergen, A.J., Vassilev, K., Verboven, H.A.F., Vergara, C.H., Vergara, P.M., Verhulst, J., Walker, T.R., Wang, Y., Watling, J.I., Wells, K., Williams, C.D., Willig, M.R., Woinarski, J.C.Z., Wolf, J.H.D., Woodcock, B.A., Yu, D.W., Zaitsev, A.S., Collen, B., Ewers, R.M., Mace, G.M., Purves, D.W., Scharlemann, J.P.W. &amp;</w:delText>
            </w:r>
          </w:del>
        </w:sdtContent>
      </w:sdt>
      <w:sdt>
        <w:sdtPr>
          <w:tag w:val="goog_rdk_434"/>
        </w:sdtPr>
        <w:sdtContent>
          <w:ins w:author="Joe Bennett" w:id="188" w:date="2021-12-27T08:21: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Purvis, A. (2014). The PREDICTS database: a global database of how local terrestrial biodiversity responds to human impacts.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Ecology and Evolution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 4701–4735.</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International), B.I. (BirdLife. (2016). IUCN Red List of Threatened Species: Ara ambiguus [WWW Document].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IUCN Red List of Threatened Species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URL https://www.iucnredlist.org/en</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IUCN. (2019). The IUCN Red List of Threatened Species. version 1.18.</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Kaufmann, D., Kraay, A. &amp; Mastruzzi, M. (2011). The Worldwide Governance Indicators: Methodology and Analytical Issues1.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Hague Journal on the Rule of Law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 220–246.</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Kehoe, L., Romero-Muñoz, A., Polaina, E., Estes, L., Kreft, H. &amp; Kuemmerle, T. (2017). Biodiversity at risk under future cropland expansion and intensification.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Nature Ecology &amp; Evolution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1129–1135.</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Kelly, L.T., Giljohann, K.M., Duane, A., Aquilué, N., Archibald, S., Batllori, E., </w:t>
      </w:r>
      <w:sdt>
        <w:sdtPr>
          <w:tag w:val="goog_rdk_435"/>
        </w:sdtPr>
        <w:sdtContent>
          <w:del w:author="Joe Bennett" w:id="189" w:date="2021-12-27T08:22: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Bennett, A.F., Buckland, S.T., Canelles, Q., Clarke, M.F., Fortin, M.-J., Hermoso, V., Herrando, S., Keane, R.E., Lake, F.K., McCarthy, M.A., Morán-Ordóñez, A., Parr, C.L., Pausas, J.G., Penman, T.D., Regos, A., Rumpff, L., Santos, J.L., Smith, A.L.,</w:delText>
            </w:r>
          </w:del>
        </w:sdtContent>
      </w:sdt>
      <w:sdt>
        <w:sdtPr>
          <w:tag w:val="goog_rdk_436"/>
        </w:sdtPr>
        <w:sdtContent>
          <w:ins w:author="Joe Bennett" w:id="189" w:date="2021-12-27T08:22: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ins>
        </w:sdtContent>
      </w:sdt>
      <w:sdt>
        <w:sdtPr>
          <w:tag w:val="goog_rdk_437"/>
        </w:sdtPr>
        <w:sdtContent>
          <w:del w:author="Joe Bennett" w:id="190" w:date="2021-12-27T08:22: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Syphard, A.D., Tingley, M.W. &amp;</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Brotons, L. (2020). Fire and biodiversity in the Anthropocene.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370.</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Sorte, F.A., Johnston, A. &amp; Ault, T.R. (2021). Global trends in the frequency and duration of temperature extremes.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Climatic Change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166, 1.</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Loarie, S.R., Duffy, P.B., Hamilton, H., Asner, G.P., Field, C.B. &amp; Ackerly, D.D. (2009). The velocity of climate change.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462, 1052–1055.</w:t>
      </w:r>
    </w:p>
    <w:sdt>
      <w:sdtPr>
        <w:tag w:val="goog_rdk_440"/>
      </w:sdtPr>
      <w:sdtContent>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del w:author="Joe Bennett" w:id="191" w:date="2021-12-21T12:09: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39"/>
            </w:sdtPr>
            <w:sdtContent>
              <w:del w:author="Joe Bennett" w:id="191" w:date="2021-12-21T12:09: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Margules, C.R. &amp; Pressey, R.L. (2000). Systematic conservation planning. </w:delTex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delText xml:space="preserve">Nature</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405, 243–53.</w:delText>
                </w:r>
              </w:del>
            </w:sdtContent>
          </w:sdt>
        </w:p>
      </w:sdtContent>
    </w:sdt>
    <w:sdt>
      <w:sdtPr>
        <w:tag w:val="goog_rdk_442"/>
      </w:sdtPr>
      <w:sdtContent>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del w:author="Joe Bennett" w:id="191" w:date="2021-12-21T12:09: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41"/>
            </w:sdtPr>
            <w:sdtContent>
              <w:del w:author="Joe Bennett" w:id="191" w:date="2021-12-21T12:09: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Maron, M., McAlpine, C.A., Watson, J.E.M., Maxwell, S. &amp; Barnard, P. (2015). Climate-induced resource bottlenecks exacerbate species vulnerability: a review. </w:delTex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delText xml:space="preserve">Diversity and Distributions</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21, 731–743.</w:delText>
                </w:r>
              </w:del>
            </w:sdtContent>
          </w:sdt>
        </w:p>
      </w:sdtContent>
    </w:sdt>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Martin, A., McGuire, S. &amp; Sullivan, S. (2013). Global environmental justice and biodiversity conservation.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Geographical Journal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179, 122–131.</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Mascia, M.B. &amp; Pailler, S. (2011). Protected area downgrading, downsizing, and degazettement (PADDD) and its conservation implications.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Conservation Letters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 9–20.</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Maxwell, S.L., Butt, N., Maron, M., McAlpine, C.A., Chapman, S., Ullmann, A., Segan, D.B. &amp; Watson, J.E.M. (2019). Conservation implications of ecological responses to extreme weather and climate events.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Diversity and Distributions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25, 613–625.</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McBride, M.F., Wilson, K.A., Bode, M. &amp; Possingham, H.P. (2007). Incorporating the effects of socioeconomic uncertainty into priority setting for conservation investment.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Conservation Biology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21, 1463–1474.</w:t>
      </w:r>
    </w:p>
    <w:sdt>
      <w:sdtPr>
        <w:tag w:val="goog_rdk_445"/>
      </w:sdtPr>
      <w:sdtContent>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del w:author="Joe Bennett" w:id="192" w:date="2021-12-26T13:07: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44"/>
            </w:sdtPr>
            <w:sdtContent>
              <w:del w:author="Joe Bennett" w:id="192" w:date="2021-12-26T13: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McPhillips, L.E., Chang, H., Chester, M.V., Depietri, Y., Friedman, E., Grimm, N.B., Kominoski, J.S., McPhearson, T., Méndez‐Lázaro, P., Rosi, E.J. &amp; Shiva, J.S. (2018). Defining Extreme Events: A Cross-Disciplinary Review. </w:delTex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delText xml:space="preserve">Earth’s Future</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6, 441–455.</w:delText>
                </w:r>
              </w:del>
            </w:sdtContent>
          </w:sdt>
        </w:p>
      </w:sdtContent>
    </w:sdt>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Miller, R.L., Marsh, H., Benham, C. &amp; Hamann, M. (2019). A framework for improving the cross-jurisdictional governance of a marine migratory species.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Conservation Science and Practice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e58.</w:t>
      </w:r>
    </w:p>
    <w:sdt>
      <w:sdtPr>
        <w:tag w:val="goog_rdk_448"/>
      </w:sdtPr>
      <w:sdtContent>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del w:author="Joe Bennett" w:id="193" w:date="2021-12-24T14:06: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47"/>
            </w:sdtPr>
            <w:sdtContent>
              <w:del w:author="Joe Bennett" w:id="193" w:date="2021-12-24T14:06: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Mitchell, D., Heaviside, C., Vardoulakis, S., Huntingford, C., Masato, G., Guillod, B.P., Frumhoff, P., Bowery, A., Wallom, D. &amp; Allen, M. (2016). Attributing human mortality during extreme heat waves to anthropogenic climate change. </w:delTex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delText xml:space="preserve">Environ. Res. Lett.</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11, 074006.</w:delText>
                </w:r>
              </w:del>
            </w:sdtContent>
          </w:sdt>
        </w:p>
      </w:sdtContent>
    </w:sdt>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Moilanen, A., Wilson, K. &amp; Possingham, H. (2009).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Spatial conservation prioritization: quantitative methods and computational tools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Oxford University Press.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Myers, N., Mittermeier, R.A., Mittermeier, C.G., da Fonseca, G.A.B. &amp; Kent, J. (2000). Biodiversity hotspots for conservation priorities.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403, 853–858.</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Newbold, T., Hudson, L.N., Hill, S.L.L., Contu, S., Lysenko, I., Senior, R.A., </w:t>
      </w:r>
      <w:sdt>
        <w:sdtPr>
          <w:tag w:val="goog_rdk_449"/>
        </w:sdtPr>
        <w:sdtContent>
          <w:del w:author="Joe Bennett" w:id="194" w:date="2021-12-27T08:22: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Börger, L., Bennett, D.J., Choimes, A., Collen, B., Day, J., De Palma, A., Díaz, S., Echeverria-Londoño, S., Edgar, M.J., Feldman, A., Garon, M., Harrison, M.L.K., Alhusseini, T., Ingram, D.J., Itescu, Y., Kattge, J., Kemp, V., Kirkpatrick, L., Kleyer, M., Correia, D.L.P., Martin, C.D., Meiri, S., Novosolov, M., Pan, Y., Phillips, H.R.P., Purves, D.W., Robinson, A., Simpson, J., Tuck, S.L., Weiher, E., White, H.J., Ewers, R.M., Mace, G.M., Scharlemann, J.P.W. &amp;</w:delText>
            </w:r>
          </w:del>
        </w:sdtContent>
      </w:sdt>
      <w:sdt>
        <w:sdtPr>
          <w:tag w:val="goog_rdk_450"/>
        </w:sdtPr>
        <w:sdtContent>
          <w:ins w:author="Joe Bennett" w:id="194" w:date="2021-12-27T08:22: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Purvis, A. (2015). Global effects of land use on local terrestrial biodiversity.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520, 45–50.</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Pimm, S.L. &amp; Raven, P. (2000). Extinction by numbers.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403, 843–845.</w:t>
      </w:r>
    </w:p>
    <w:sdt>
      <w:sdtPr>
        <w:tag w:val="goog_rdk_453"/>
      </w:sdtPr>
      <w:sdtContent>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del w:author="Joe Bennett" w:id="195" w:date="2021-12-21T12:11: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52"/>
            </w:sdtPr>
            <w:sdtContent>
              <w:del w:author="Joe Bennett" w:id="195" w:date="2021-12-21T12:11: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Post-2020 Global Biodiversity Framework [WWW Document]. (2018). </w:delTex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delText xml:space="preserve">IUCN</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URL https://www.iucn.org/theme/global-policy/our-work/convention-biological-diversity-cbd/post-2020-global-biodiversity-framework</w:delText>
                </w:r>
              </w:del>
            </w:sdtContent>
          </w:sdt>
        </w:p>
      </w:sdtContent>
    </w:sdt>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Pouzols, F.M., Toivonen, T., Di Minin, E., Kukkala, A.S., Kullberg, P., Kuusterä, J., Lehtomäki, J., Tenkanen, H., Verburg, P.H. &amp; Moilanen, A. (2014). Global protected area expansion is compromised by projected land-use and parochialism.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516, 383–386.</w:t>
      </w:r>
    </w:p>
    <w:sdt>
      <w:sdtPr>
        <w:tag w:val="goog_rdk_456"/>
      </w:sdtPr>
      <w:sdtContent>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del w:author="Joe Bennett" w:id="196" w:date="2021-12-26T13:22: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55"/>
            </w:sdtPr>
            <w:sdtContent>
              <w:del w:author="Joe Bennett" w:id="196" w:date="2021-12-26T13:22: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Rodrigues, A.S.L., Akcakaya, H.R., Andelman, S.J., Bakarr, M.I., Boitani, L., Brooks, T.M., Chanson, J.S., Fishpool, L.D.C., Da Fonseca, G.A.B. &amp; Gaston, K.J. (2004). Global gap analysis: priority regions for expanding the global protected-area network. </w:delTex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delText xml:space="preserve">BioScience</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54, 1092–1100.</w:delText>
                </w:r>
              </w:del>
            </w:sdtContent>
          </w:sdt>
        </w:p>
      </w:sdtContent>
    </w:sdt>
    <w:sdt>
      <w:sdtPr>
        <w:tag w:val="goog_rdk_458"/>
      </w:sdtPr>
      <w:sdtContent>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del w:author="Joe Bennett" w:id="196" w:date="2021-12-26T13:22: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57"/>
            </w:sdtPr>
            <w:sdtContent>
              <w:del w:author="Joe Bennett" w:id="196" w:date="2021-12-26T13:22: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Sandel, B., Arge, L., Dalsgaard, B., Davies, R.G., Gaston, K.J., Sutherland, W.J. &amp; Svenning, J.-C. (2011). The Influence of Late Quaternary Climate-Change Velocity on Species Endemism. </w:delTex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delText xml:space="preserve">Science</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334, 660–664.</w:delText>
                </w:r>
              </w:del>
            </w:sdtContent>
          </w:sdt>
        </w:p>
      </w:sdtContent>
    </w:sdt>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Santini, L., Butchart, S.H.M., Rondinini, C., Benítez-López, A., Hilbers, J.P., Schipper, A.M., Cengic, M., Tobias, J.A. &amp; Huijbregts, M.A.J. (2019). Applying habitat and population-density models to land-cover time series to inform IUCN Red List assessments.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Conservation Biology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33, 1084–1093.</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Schulze, K., Knights, K., Coad, L., Geldmann, J., Leverington, F., Eassom, A., Marr, M., Butchart, S.H., Hockings, M. &amp; Burgess, N.D. (2018). An assessment of threats to terrestrial protected areas.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Conservation Letters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11, e12435.</w:t>
      </w:r>
    </w:p>
    <w:sdt>
      <w:sdtPr>
        <w:tag w:val="goog_rdk_461"/>
      </w:sdtPr>
      <w:sdtContent>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del w:author="Joe Bennett" w:id="197" w:date="2021-12-26T13:12: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60"/>
            </w:sdtPr>
            <w:sdtContent>
              <w:del w:author="Joe Bennett" w:id="197" w:date="2021-12-26T13:12: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Simas, A.B., Barreto-Souza, W. &amp; Rocha, A.V. (2010). Improved estimators for a general class of beta regression models. </w:delTex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delText xml:space="preserve">Computational Statistics &amp; Data Analysis</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54, 348–366.</w:delText>
                </w:r>
              </w:del>
            </w:sdtContent>
          </w:sdt>
        </w:p>
      </w:sdtContent>
    </w:sdt>
    <w:sdt>
      <w:sdtPr>
        <w:tag w:val="goog_rdk_463"/>
      </w:sdtPr>
      <w:sdtContent>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del w:author="Joe Bennett" w:id="197" w:date="2021-12-26T13:12: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62"/>
            </w:sdtPr>
            <w:sdtContent>
              <w:del w:author="Joe Bennett" w:id="197" w:date="2021-12-26T13:12: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Smith, T.T., Zaitchik, B.F. &amp; Gohlke, J.M. (2013). Heat waves in the United States: definitions, patterns and trends. </w:delTex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delText xml:space="preserve">Climatic Change</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118, 811–825.</w:delText>
                </w:r>
              </w:del>
            </w:sdtContent>
          </w:sdt>
        </w:p>
      </w:sdtContent>
    </w:sdt>
    <w:sdt>
      <w:sdtPr>
        <w:tag w:val="goog_rdk_465"/>
      </w:sdtPr>
      <w:sdtContent>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del w:author="Joe Bennett" w:id="197" w:date="2021-12-26T13:12: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64"/>
            </w:sdtPr>
            <w:sdtContent>
              <w:del w:author="Joe Bennett" w:id="197" w:date="2021-12-26T13:12: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Sorte, F.A.L., Hochachka, W.M., Farnsworth, A., Dhondt, A.A. &amp; Sheldon, D. (2016). The implications of mid-latitude climate extremes for North American migratory bird populations. </w:delTex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delText xml:space="preserve">Ecosphere</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7, e01261.</w:delText>
                </w:r>
              </w:del>
            </w:sdtContent>
          </w:sdt>
        </w:p>
      </w:sdtContent>
    </w:sdt>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Tesfaw, A.T., Pfaff, A., Kroner, R.E.G., Qin, S., Medeiros, R. &amp; Mascia, M.B. (2018). Land-use and land-cover change shape the sustainability and impacts of protected areas.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Proceedings of the National Academy of Sciences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115, 2084–2089.</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Venter, O., Fuller, R.A., Segan, D.B., Carwardine, J., Brooks, T., Butchart, S.H.M., Di Marco, M., </w:t>
      </w:r>
      <w:sdt>
        <w:sdtPr>
          <w:tag w:val="goog_rdk_466"/>
        </w:sdtPr>
        <w:sdtContent>
          <w:del w:author="Joe Bennett" w:id="198" w:date="2021-12-27T08:2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Iwamura, T., Joseph, L., O’Grady, D., Possingham, H.P., Rondinini, C., Smith, R.J., Venter, M. &amp;</w:delText>
            </w:r>
          </w:del>
        </w:sdtContent>
      </w:sdt>
      <w:sdt>
        <w:sdtPr>
          <w:tag w:val="goog_rdk_467"/>
        </w:sdtPr>
        <w:sdtContent>
          <w:ins w:author="Joe Bennett" w:id="198" w:date="2021-12-27T08:23: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Watson, J.E.M. (2014). Targeting Global Protected Area Expansion for Imperiled Biodiversity.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PLOS Biology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12, e1001891.</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Watson, J.E., Dudley, N., Segan, D.B. &amp; Hockings, M. (2014). The performance and potential of protected areas.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515, 67–73.</w:t>
      </w:r>
    </w:p>
    <w:sdt>
      <w:sdtPr>
        <w:tag w:val="goog_rdk_470"/>
      </w:sdtPr>
      <w:sdtContent>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del w:author="Joe Bennett" w:id="199" w:date="2021-12-26T13:10: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69"/>
            </w:sdtPr>
            <w:sdtContent>
              <w:del w:author="Joe Bennett" w:id="199" w:date="2021-12-26T13:10: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Wu, Z., Huang, N.E., Long, S.R. &amp; Peng, C.-K. (2007). On the trend, detrending, and variability of nonlinear and nonstationary time series. </w:delTex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delText xml:space="preserve">PNAS</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104, 14889–14894.</w:delText>
                </w:r>
              </w:del>
            </w:sdtContent>
          </w:sdt>
        </w:p>
      </w:sdtContent>
    </w:sdt>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5nkun2" w:id="11"/>
      <w:bookmarkEnd w:id="11"/>
      <w:r w:rsidDel="00000000" w:rsidR="00000000" w:rsidRPr="00000000">
        <w:br w:type="page"/>
      </w:r>
      <w:r w:rsidDel="00000000" w:rsidR="00000000" w:rsidRPr="00000000">
        <w:rPr>
          <w:rtl w:val="0"/>
        </w:rPr>
      </w:r>
    </w:p>
    <w:sdt>
      <w:sdtPr>
        <w:tag w:val="goog_rdk_473"/>
      </w:sdtPr>
      <w:sdtContent>
        <w:p w:rsidR="00000000" w:rsidDel="00000000" w:rsidP="00000000" w:rsidRDefault="00000000" w:rsidRPr="00000000" w14:paraId="0000008A">
          <w:pPr>
            <w:spacing w:after="0" w:before="120" w:line="480" w:lineRule="auto"/>
            <w:rPr>
              <w:del w:author="Joe Bennett" w:id="200" w:date="2021-12-27T08:25:00Z"/>
              <w:color w:val="000000"/>
              <w:sz w:val="24"/>
              <w:szCs w:val="24"/>
            </w:rPr>
          </w:pPr>
          <w:r w:rsidDel="00000000" w:rsidR="00000000" w:rsidRPr="00000000">
            <w:rPr>
              <w:b w:val="1"/>
              <w:color w:val="000000"/>
              <w:sz w:val="24"/>
              <w:szCs w:val="24"/>
              <w:rtl w:val="0"/>
            </w:rPr>
            <w:t xml:space="preserve">Acknowledgments:</w:t>
          </w:r>
          <w:r w:rsidDel="00000000" w:rsidR="00000000" w:rsidRPr="00000000">
            <w:rPr>
              <w:color w:val="000000"/>
              <w:sz w:val="24"/>
              <w:szCs w:val="24"/>
              <w:rtl w:val="0"/>
            </w:rPr>
            <w:t xml:space="preserve"> We thank Alison Johnston, Peter Arcese, Steven Cooke and Lenore Fahrig for helpful discussions.</w:t>
          </w:r>
          <w:sdt>
            <w:sdtPr>
              <w:tag w:val="goog_rdk_471"/>
            </w:sdtPr>
            <w:sdtContent>
              <w:ins w:author="Joe Bennett" w:id="200" w:date="2021-12-27T08:25:00Z">
                <w:r w:rsidDel="00000000" w:rsidR="00000000" w:rsidRPr="00000000">
                  <w:rPr>
                    <w:color w:val="000000"/>
                    <w:sz w:val="24"/>
                    <w:szCs w:val="24"/>
                    <w:rtl w:val="0"/>
                  </w:rPr>
                  <w:t xml:space="preserve"> RS was funded by the </w:t>
                </w:r>
              </w:ins>
            </w:sdtContent>
          </w:sdt>
          <w:sdt>
            <w:sdtPr>
              <w:tag w:val="goog_rdk_472"/>
            </w:sdtPr>
            <w:sdtContent>
              <w:del w:author="Joe Bennett" w:id="200" w:date="2021-12-27T08:25:00Z">
                <w:bookmarkStart w:colFirst="0" w:colLast="0" w:name="_heading=h.30j0zll" w:id="12"/>
                <w:bookmarkEnd w:id="12"/>
                <w:r w:rsidDel="00000000" w:rsidR="00000000" w:rsidRPr="00000000">
                  <w:rPr>
                    <w:rtl w:val="0"/>
                  </w:rPr>
                </w:r>
              </w:del>
            </w:sdtContent>
          </w:sdt>
        </w:p>
      </w:sdtContent>
    </w:sdt>
    <w:sdt>
      <w:sdtPr>
        <w:tag w:val="goog_rdk_475"/>
      </w:sdtPr>
      <w:sdtContent>
        <w:p w:rsidR="00000000" w:rsidDel="00000000" w:rsidP="00000000" w:rsidRDefault="00000000" w:rsidRPr="00000000" w14:paraId="0000008B">
          <w:pPr>
            <w:spacing w:after="0" w:before="120" w:line="480" w:lineRule="auto"/>
            <w:ind w:left="360" w:firstLine="0"/>
            <w:rPr>
              <w:del w:author="Joe Bennett" w:id="200" w:date="2021-12-27T08:25:00Z"/>
              <w:color w:val="000000"/>
              <w:sz w:val="24"/>
              <w:szCs w:val="24"/>
            </w:rPr>
          </w:pPr>
          <w:sdt>
            <w:sdtPr>
              <w:tag w:val="goog_rdk_474"/>
            </w:sdtPr>
            <w:sdtContent>
              <w:del w:author="Joe Bennett" w:id="200" w:date="2021-12-27T08:25:00Z">
                <w:r w:rsidDel="00000000" w:rsidR="00000000" w:rsidRPr="00000000">
                  <w:rPr>
                    <w:b w:val="1"/>
                    <w:color w:val="000000"/>
                    <w:sz w:val="24"/>
                    <w:szCs w:val="24"/>
                    <w:rtl w:val="0"/>
                  </w:rPr>
                  <w:delText xml:space="preserve">Funding:</w:delText>
                </w:r>
                <w:r w:rsidDel="00000000" w:rsidR="00000000" w:rsidRPr="00000000">
                  <w:rPr>
                    <w:color w:val="000000"/>
                    <w:sz w:val="24"/>
                    <w:szCs w:val="24"/>
                    <w:rtl w:val="0"/>
                  </w:rPr>
                  <w:delText xml:space="preserve"> </w:delText>
                </w:r>
              </w:del>
            </w:sdtContent>
          </w:sdt>
        </w:p>
      </w:sdtContent>
    </w:sdt>
    <w:sdt>
      <w:sdtPr>
        <w:tag w:val="goog_rdk_478"/>
      </w:sdtPr>
      <w:sdtContent>
        <w:p w:rsidR="00000000" w:rsidDel="00000000" w:rsidP="00000000" w:rsidRDefault="00000000" w:rsidRPr="00000000" w14:paraId="0000008C">
          <w:pPr>
            <w:spacing w:after="0" w:before="120" w:line="480" w:lineRule="auto"/>
            <w:rPr>
              <w:del w:author="Joe Bennett" w:id="201" w:date="2021-12-27T08:25:00Z"/>
              <w:shd w:fill="auto" w:val="clear"/>
              <w:rPrChange w:author="Joe Bennett" w:id="202" w:date="2021-12-27T08:25:00Z">
                <w:rPr>
                  <w:color w:val="000000"/>
                  <w:sz w:val="24"/>
                  <w:szCs w:val="24"/>
                </w:rPr>
              </w:rPrChange>
            </w:rPr>
            <w:pPrChange w:author="Joe Bennett" w:id="0" w:date="2021-12-27T08:25:00Z">
              <w:pPr>
                <w:spacing w:after="0" w:before="120" w:line="480" w:lineRule="auto"/>
                <w:ind w:left="720" w:firstLine="0"/>
              </w:pPr>
            </w:pPrChange>
          </w:pPr>
          <w:r w:rsidDel="00000000" w:rsidR="00000000" w:rsidRPr="00000000">
            <w:rPr>
              <w:color w:val="000000"/>
              <w:sz w:val="24"/>
              <w:szCs w:val="24"/>
              <w:rtl w:val="0"/>
            </w:rPr>
            <w:t xml:space="preserve">Liber Ero Fellowship Program</w:t>
          </w:r>
          <w:sdt>
            <w:sdtPr>
              <w:tag w:val="goog_rdk_476"/>
            </w:sdtPr>
            <w:sdtContent>
              <w:ins w:author="Joe Bennett" w:id="201" w:date="2021-12-27T08:25:00Z">
                <w:r w:rsidDel="00000000" w:rsidR="00000000" w:rsidRPr="00000000">
                  <w:rPr>
                    <w:color w:val="000000"/>
                    <w:sz w:val="24"/>
                    <w:szCs w:val="24"/>
                    <w:rtl w:val="0"/>
                  </w:rPr>
                  <w:t xml:space="preserve">. JRB was funded by the </w:t>
                </w:r>
              </w:ins>
            </w:sdtContent>
          </w:sdt>
          <w:sdt>
            <w:sdtPr>
              <w:tag w:val="goog_rdk_477"/>
            </w:sdtPr>
            <w:sdtContent>
              <w:del w:author="Joe Bennett" w:id="201" w:date="2021-12-27T08:25:00Z">
                <w:r w:rsidDel="00000000" w:rsidR="00000000" w:rsidRPr="00000000">
                  <w:rPr>
                    <w:rtl w:val="0"/>
                  </w:rPr>
                </w:r>
              </w:del>
            </w:sdtContent>
          </w:sdt>
        </w:p>
      </w:sdtContent>
    </w:sdt>
    <w:sdt>
      <w:sdtPr>
        <w:tag w:val="goog_rdk_481"/>
      </w:sdtPr>
      <w:sdtContent>
        <w:p w:rsidR="00000000" w:rsidDel="00000000" w:rsidP="00000000" w:rsidRDefault="00000000" w:rsidRPr="00000000" w14:paraId="0000008D">
          <w:pPr>
            <w:spacing w:after="0" w:before="120" w:line="480" w:lineRule="auto"/>
            <w:rPr>
              <w:del w:author="Joe Bennett" w:id="203" w:date="2021-12-27T08:25:00Z"/>
              <w:shd w:fill="auto" w:val="clear"/>
              <w:rPrChange w:author="Joe Bennett" w:id="204" w:date="2021-12-27T08:25:00Z">
                <w:rPr>
                  <w:color w:val="000000"/>
                  <w:sz w:val="24"/>
                  <w:szCs w:val="24"/>
                </w:rPr>
              </w:rPrChange>
            </w:rPr>
            <w:pPrChange w:author="Joe Bennett" w:id="0" w:date="2021-12-27T08:25:00Z">
              <w:pPr>
                <w:spacing w:after="0" w:before="120" w:line="480" w:lineRule="auto"/>
                <w:ind w:left="720" w:firstLine="0"/>
              </w:pPr>
            </w:pPrChange>
          </w:pPr>
          <w:r w:rsidDel="00000000" w:rsidR="00000000" w:rsidRPr="00000000">
            <w:rPr>
              <w:color w:val="000000"/>
              <w:sz w:val="24"/>
              <w:szCs w:val="24"/>
              <w:rtl w:val="0"/>
            </w:rPr>
            <w:t xml:space="preserve">Natural Science and Engineering Research Council of Canada (NSERC) Discovery Grant 2016-06147</w:t>
          </w:r>
          <w:sdt>
            <w:sdtPr>
              <w:tag w:val="goog_rdk_479"/>
            </w:sdtPr>
            <w:sdtContent>
              <w:ins w:author="Joe Bennett" w:id="203" w:date="2021-12-27T08:25:00Z">
                <w:r w:rsidDel="00000000" w:rsidR="00000000" w:rsidRPr="00000000">
                  <w:rPr>
                    <w:color w:val="000000"/>
                    <w:sz w:val="24"/>
                    <w:szCs w:val="24"/>
                    <w:rtl w:val="0"/>
                  </w:rPr>
                  <w:t xml:space="preserve"> and </w:t>
                </w:r>
              </w:ins>
            </w:sdtContent>
          </w:sdt>
          <w:sdt>
            <w:sdtPr>
              <w:tag w:val="goog_rdk_480"/>
            </w:sdtPr>
            <w:sdtContent>
              <w:del w:author="Joe Bennett" w:id="203" w:date="2021-12-27T08:25:00Z">
                <w:r w:rsidDel="00000000" w:rsidR="00000000" w:rsidRPr="00000000">
                  <w:rPr>
                    <w:rtl w:val="0"/>
                  </w:rPr>
                </w:r>
              </w:del>
            </w:sdtContent>
          </w:sdt>
        </w:p>
      </w:sdtContent>
    </w:sdt>
    <w:sdt>
      <w:sdtPr>
        <w:tag w:val="goog_rdk_483"/>
      </w:sdtPr>
      <w:sdtContent>
        <w:p w:rsidR="00000000" w:rsidDel="00000000" w:rsidP="00000000" w:rsidRDefault="00000000" w:rsidRPr="00000000" w14:paraId="0000008E">
          <w:pPr>
            <w:spacing w:after="0" w:before="120" w:line="480" w:lineRule="auto"/>
            <w:rPr>
              <w:shd w:fill="auto" w:val="clear"/>
              <w:rPrChange w:author="Joe Bennett" w:id="206" w:date="2021-12-27T08:25:00Z">
                <w:rPr>
                  <w:color w:val="000000"/>
                  <w:sz w:val="24"/>
                  <w:szCs w:val="24"/>
                </w:rPr>
              </w:rPrChange>
            </w:rPr>
            <w:pPrChange w:author="Joe Bennett" w:id="0" w:date="2021-12-27T08:25:00Z">
              <w:pPr>
                <w:spacing w:after="0" w:before="120" w:line="480" w:lineRule="auto"/>
                <w:ind w:left="720" w:firstLine="0"/>
              </w:pPr>
            </w:pPrChange>
          </w:pPr>
          <w:r w:rsidDel="00000000" w:rsidR="00000000" w:rsidRPr="00000000">
            <w:rPr>
              <w:color w:val="000000"/>
              <w:sz w:val="24"/>
              <w:szCs w:val="24"/>
              <w:rtl w:val="0"/>
            </w:rPr>
            <w:t xml:space="preserve">Environment and Climate Change Canada Grant GCXE19S058</w:t>
          </w:r>
          <w:sdt>
            <w:sdtPr>
              <w:tag w:val="goog_rdk_482"/>
            </w:sdtPr>
            <w:sdtContent>
              <w:ins w:author="Joe Bennett" w:id="205" w:date="2021-12-27T08:26:00Z">
                <w:r w:rsidDel="00000000" w:rsidR="00000000" w:rsidRPr="00000000">
                  <w:rPr>
                    <w:color w:val="000000"/>
                    <w:sz w:val="24"/>
                    <w:szCs w:val="24"/>
                    <w:rtl w:val="0"/>
                  </w:rPr>
                  <w:t xml:space="preserve">.</w:t>
                </w:r>
              </w:ins>
            </w:sdtContent>
          </w:sdt>
          <w:r w:rsidDel="00000000" w:rsidR="00000000" w:rsidRPr="00000000">
            <w:rPr>
              <w:rtl w:val="0"/>
            </w:rPr>
          </w:r>
        </w:p>
      </w:sdtContent>
    </w:sdt>
    <w:sdt>
      <w:sdtPr>
        <w:tag w:val="goog_rdk_486"/>
      </w:sdtPr>
      <w:sdtContent>
        <w:p w:rsidR="00000000" w:rsidDel="00000000" w:rsidP="00000000" w:rsidRDefault="00000000" w:rsidRPr="00000000" w14:paraId="0000008F">
          <w:pPr>
            <w:spacing w:after="0" w:before="120" w:line="480" w:lineRule="auto"/>
            <w:rPr>
              <w:del w:author="Joe Bennett" w:id="207" w:date="2021-12-27T08:26:00Z"/>
              <w:b w:val="1"/>
              <w:color w:val="000000"/>
              <w:sz w:val="24"/>
              <w:szCs w:val="24"/>
            </w:rPr>
          </w:pPr>
          <w:sdt>
            <w:sdtPr>
              <w:tag w:val="goog_rdk_485"/>
            </w:sdtPr>
            <w:sdtContent>
              <w:del w:author="Joe Bennett" w:id="207" w:date="2021-12-27T08:26:00Z">
                <w:bookmarkStart w:colFirst="0" w:colLast="0" w:name="_heading=h.1fob9te" w:id="13"/>
                <w:bookmarkEnd w:id="13"/>
                <w:r w:rsidDel="00000000" w:rsidR="00000000" w:rsidRPr="00000000">
                  <w:rPr>
                    <w:rtl w:val="0"/>
                  </w:rPr>
                </w:r>
              </w:del>
            </w:sdtContent>
          </w:sdt>
        </w:p>
      </w:sdtContent>
    </w:sdt>
    <w:sdt>
      <w:sdtPr>
        <w:tag w:val="goog_rdk_488"/>
      </w:sdtPr>
      <w:sdtContent>
        <w:p w:rsidR="00000000" w:rsidDel="00000000" w:rsidP="00000000" w:rsidRDefault="00000000" w:rsidRPr="00000000" w14:paraId="00000090">
          <w:pPr>
            <w:spacing w:after="0" w:before="120" w:line="480" w:lineRule="auto"/>
            <w:rPr>
              <w:del w:author="Joe Bennett" w:id="207" w:date="2021-12-27T08:26:00Z"/>
              <w:color w:val="000000"/>
              <w:sz w:val="24"/>
              <w:szCs w:val="24"/>
            </w:rPr>
          </w:pPr>
          <w:sdt>
            <w:sdtPr>
              <w:tag w:val="goog_rdk_487"/>
            </w:sdtPr>
            <w:sdtContent>
              <w:del w:author="Joe Bennett" w:id="207" w:date="2021-12-27T08:26:00Z">
                <w:r w:rsidDel="00000000" w:rsidR="00000000" w:rsidRPr="00000000">
                  <w:rPr>
                    <w:b w:val="1"/>
                    <w:color w:val="000000"/>
                    <w:sz w:val="24"/>
                    <w:szCs w:val="24"/>
                    <w:rtl w:val="0"/>
                  </w:rPr>
                  <w:delText xml:space="preserve">Author contributions:</w:delText>
                </w:r>
                <w:r w:rsidDel="00000000" w:rsidR="00000000" w:rsidRPr="00000000">
                  <w:rPr>
                    <w:color w:val="000000"/>
                    <w:sz w:val="24"/>
                    <w:szCs w:val="24"/>
                    <w:rtl w:val="0"/>
                  </w:rPr>
                  <w:delText xml:space="preserve"> </w:delText>
                </w:r>
              </w:del>
            </w:sdtContent>
          </w:sdt>
        </w:p>
      </w:sdtContent>
    </w:sdt>
    <w:sdt>
      <w:sdtPr>
        <w:tag w:val="goog_rdk_490"/>
      </w:sdtPr>
      <w:sdtContent>
        <w:p w:rsidR="00000000" w:rsidDel="00000000" w:rsidP="00000000" w:rsidRDefault="00000000" w:rsidRPr="00000000" w14:paraId="00000091">
          <w:pPr>
            <w:spacing w:after="0" w:before="120" w:line="480" w:lineRule="auto"/>
            <w:ind w:left="720" w:firstLine="0"/>
            <w:jc w:val="both"/>
            <w:rPr>
              <w:del w:author="Joe Bennett" w:id="207" w:date="2021-12-27T08:26:00Z"/>
              <w:color w:val="000000"/>
              <w:sz w:val="24"/>
              <w:szCs w:val="24"/>
            </w:rPr>
          </w:pPr>
          <w:sdt>
            <w:sdtPr>
              <w:tag w:val="goog_rdk_489"/>
            </w:sdtPr>
            <w:sdtContent>
              <w:del w:author="Joe Bennett" w:id="207" w:date="2021-12-27T08:26:00Z">
                <w:r w:rsidDel="00000000" w:rsidR="00000000" w:rsidRPr="00000000">
                  <w:rPr>
                    <w:color w:val="000000"/>
                    <w:sz w:val="24"/>
                    <w:szCs w:val="24"/>
                    <w:rtl w:val="0"/>
                  </w:rPr>
                  <w:delText xml:space="preserve">Conceptualization: RS, RB, JOH, ADR, SW, HPP,  JRB</w:delText>
                </w:r>
              </w:del>
            </w:sdtContent>
          </w:sdt>
        </w:p>
      </w:sdtContent>
    </w:sdt>
    <w:sdt>
      <w:sdtPr>
        <w:tag w:val="goog_rdk_492"/>
      </w:sdtPr>
      <w:sdtContent>
        <w:p w:rsidR="00000000" w:rsidDel="00000000" w:rsidP="00000000" w:rsidRDefault="00000000" w:rsidRPr="00000000" w14:paraId="00000092">
          <w:pPr>
            <w:spacing w:after="0" w:before="120" w:line="480" w:lineRule="auto"/>
            <w:ind w:left="720" w:firstLine="0"/>
            <w:jc w:val="both"/>
            <w:rPr>
              <w:del w:author="Joe Bennett" w:id="207" w:date="2021-12-27T08:26:00Z"/>
              <w:color w:val="000000"/>
              <w:sz w:val="24"/>
              <w:szCs w:val="24"/>
            </w:rPr>
          </w:pPr>
          <w:sdt>
            <w:sdtPr>
              <w:tag w:val="goog_rdk_491"/>
            </w:sdtPr>
            <w:sdtContent>
              <w:del w:author="Joe Bennett" w:id="207" w:date="2021-12-27T08:26:00Z">
                <w:r w:rsidDel="00000000" w:rsidR="00000000" w:rsidRPr="00000000">
                  <w:rPr>
                    <w:color w:val="000000"/>
                    <w:sz w:val="24"/>
                    <w:szCs w:val="24"/>
                    <w:rtl w:val="0"/>
                  </w:rPr>
                  <w:delText xml:space="preserve">Methodology: RS, RB, JOH, ADB, JP, FAL, PRR, PHV, JRB </w:delText>
                </w:r>
              </w:del>
            </w:sdtContent>
          </w:sdt>
        </w:p>
      </w:sdtContent>
    </w:sdt>
    <w:sdt>
      <w:sdtPr>
        <w:tag w:val="goog_rdk_494"/>
      </w:sdtPr>
      <w:sdtContent>
        <w:p w:rsidR="00000000" w:rsidDel="00000000" w:rsidP="00000000" w:rsidRDefault="00000000" w:rsidRPr="00000000" w14:paraId="00000093">
          <w:pPr>
            <w:spacing w:after="0" w:before="120" w:line="480" w:lineRule="auto"/>
            <w:ind w:left="720" w:firstLine="0"/>
            <w:jc w:val="both"/>
            <w:rPr>
              <w:del w:author="Joe Bennett" w:id="207" w:date="2021-12-27T08:26:00Z"/>
              <w:color w:val="000000"/>
              <w:sz w:val="24"/>
              <w:szCs w:val="24"/>
            </w:rPr>
          </w:pPr>
          <w:sdt>
            <w:sdtPr>
              <w:tag w:val="goog_rdk_493"/>
            </w:sdtPr>
            <w:sdtContent>
              <w:del w:author="Joe Bennett" w:id="207" w:date="2021-12-27T08:26:00Z">
                <w:r w:rsidDel="00000000" w:rsidR="00000000" w:rsidRPr="00000000">
                  <w:rPr>
                    <w:color w:val="000000"/>
                    <w:sz w:val="24"/>
                    <w:szCs w:val="24"/>
                    <w:rtl w:val="0"/>
                  </w:rPr>
                  <w:delText xml:space="preserve">Investigation: RS</w:delText>
                </w:r>
              </w:del>
            </w:sdtContent>
          </w:sdt>
        </w:p>
      </w:sdtContent>
    </w:sdt>
    <w:sdt>
      <w:sdtPr>
        <w:tag w:val="goog_rdk_496"/>
      </w:sdtPr>
      <w:sdtContent>
        <w:p w:rsidR="00000000" w:rsidDel="00000000" w:rsidP="00000000" w:rsidRDefault="00000000" w:rsidRPr="00000000" w14:paraId="00000094">
          <w:pPr>
            <w:spacing w:after="0" w:before="120" w:line="480" w:lineRule="auto"/>
            <w:ind w:left="720" w:firstLine="0"/>
            <w:jc w:val="both"/>
            <w:rPr>
              <w:del w:author="Joe Bennett" w:id="207" w:date="2021-12-27T08:26:00Z"/>
              <w:color w:val="000000"/>
              <w:sz w:val="24"/>
              <w:szCs w:val="24"/>
            </w:rPr>
          </w:pPr>
          <w:sdt>
            <w:sdtPr>
              <w:tag w:val="goog_rdk_495"/>
            </w:sdtPr>
            <w:sdtContent>
              <w:del w:author="Joe Bennett" w:id="207" w:date="2021-12-27T08:26:00Z">
                <w:r w:rsidDel="00000000" w:rsidR="00000000" w:rsidRPr="00000000">
                  <w:rPr>
                    <w:color w:val="000000"/>
                    <w:sz w:val="24"/>
                    <w:szCs w:val="24"/>
                    <w:rtl w:val="0"/>
                  </w:rPr>
                  <w:delText xml:space="preserve">Visualization: RS</w:delText>
                </w:r>
              </w:del>
            </w:sdtContent>
          </w:sdt>
        </w:p>
      </w:sdtContent>
    </w:sdt>
    <w:sdt>
      <w:sdtPr>
        <w:tag w:val="goog_rdk_498"/>
      </w:sdtPr>
      <w:sdtContent>
        <w:p w:rsidR="00000000" w:rsidDel="00000000" w:rsidP="00000000" w:rsidRDefault="00000000" w:rsidRPr="00000000" w14:paraId="00000095">
          <w:pPr>
            <w:spacing w:after="0" w:before="120" w:line="480" w:lineRule="auto"/>
            <w:ind w:left="720" w:firstLine="0"/>
            <w:jc w:val="both"/>
            <w:rPr>
              <w:del w:author="Joe Bennett" w:id="207" w:date="2021-12-27T08:26:00Z"/>
              <w:color w:val="000000"/>
              <w:sz w:val="24"/>
              <w:szCs w:val="24"/>
            </w:rPr>
          </w:pPr>
          <w:sdt>
            <w:sdtPr>
              <w:tag w:val="goog_rdk_497"/>
            </w:sdtPr>
            <w:sdtContent>
              <w:del w:author="Joe Bennett" w:id="207" w:date="2021-12-27T08:26:00Z">
                <w:r w:rsidDel="00000000" w:rsidR="00000000" w:rsidRPr="00000000">
                  <w:rPr>
                    <w:color w:val="000000"/>
                    <w:sz w:val="24"/>
                    <w:szCs w:val="24"/>
                    <w:rtl w:val="0"/>
                  </w:rPr>
                  <w:delText xml:space="preserve">Funding acquisition: RS, JRB</w:delText>
                </w:r>
              </w:del>
            </w:sdtContent>
          </w:sdt>
        </w:p>
      </w:sdtContent>
    </w:sdt>
    <w:sdt>
      <w:sdtPr>
        <w:tag w:val="goog_rdk_500"/>
      </w:sdtPr>
      <w:sdtContent>
        <w:p w:rsidR="00000000" w:rsidDel="00000000" w:rsidP="00000000" w:rsidRDefault="00000000" w:rsidRPr="00000000" w14:paraId="00000096">
          <w:pPr>
            <w:spacing w:after="0" w:before="120" w:line="480" w:lineRule="auto"/>
            <w:ind w:left="720" w:firstLine="0"/>
            <w:jc w:val="both"/>
            <w:rPr>
              <w:del w:author="Joe Bennett" w:id="207" w:date="2021-12-27T08:26:00Z"/>
              <w:color w:val="000000"/>
              <w:sz w:val="24"/>
              <w:szCs w:val="24"/>
            </w:rPr>
          </w:pPr>
          <w:sdt>
            <w:sdtPr>
              <w:tag w:val="goog_rdk_499"/>
            </w:sdtPr>
            <w:sdtContent>
              <w:del w:author="Joe Bennett" w:id="207" w:date="2021-12-27T08:26:00Z">
                <w:r w:rsidDel="00000000" w:rsidR="00000000" w:rsidRPr="00000000">
                  <w:rPr>
                    <w:color w:val="000000"/>
                    <w:sz w:val="24"/>
                    <w:szCs w:val="24"/>
                    <w:rtl w:val="0"/>
                  </w:rPr>
                  <w:delText xml:space="preserve">Writing – original draft: RS, RB, JRB</w:delText>
                </w:r>
              </w:del>
            </w:sdtContent>
          </w:sdt>
        </w:p>
      </w:sdtContent>
    </w:sdt>
    <w:sdt>
      <w:sdtPr>
        <w:tag w:val="goog_rdk_502"/>
      </w:sdtPr>
      <w:sdtContent>
        <w:p w:rsidR="00000000" w:rsidDel="00000000" w:rsidP="00000000" w:rsidRDefault="00000000" w:rsidRPr="00000000" w14:paraId="00000097">
          <w:pPr>
            <w:spacing w:after="0" w:before="120" w:line="480" w:lineRule="auto"/>
            <w:ind w:left="720" w:firstLine="0"/>
            <w:jc w:val="both"/>
            <w:rPr>
              <w:del w:author="Joe Bennett" w:id="207" w:date="2021-12-27T08:26:00Z"/>
              <w:color w:val="000000"/>
              <w:sz w:val="24"/>
              <w:szCs w:val="24"/>
            </w:rPr>
          </w:pPr>
          <w:sdt>
            <w:sdtPr>
              <w:tag w:val="goog_rdk_501"/>
            </w:sdtPr>
            <w:sdtContent>
              <w:del w:author="Joe Bennett" w:id="207" w:date="2021-12-27T08:26:00Z">
                <w:r w:rsidDel="00000000" w:rsidR="00000000" w:rsidRPr="00000000">
                  <w:rPr>
                    <w:color w:val="000000"/>
                    <w:sz w:val="24"/>
                    <w:szCs w:val="24"/>
                    <w:rtl w:val="0"/>
                  </w:rPr>
                  <w:delText xml:space="preserve">Writing – review &amp; editing: RS, RB, JOH, ADB, JP, VT, FAL, PRR, PHV, ADR, SW, HPP, JRB </w:delText>
                </w:r>
              </w:del>
            </w:sdtContent>
          </w:sdt>
        </w:p>
      </w:sdtContent>
    </w:sdt>
    <w:p w:rsidR="00000000" w:rsidDel="00000000" w:rsidP="00000000" w:rsidRDefault="00000000" w:rsidRPr="00000000" w14:paraId="00000098">
      <w:pPr>
        <w:spacing w:after="0" w:before="120" w:line="480" w:lineRule="auto"/>
        <w:rPr>
          <w:color w:val="000000"/>
          <w:sz w:val="24"/>
          <w:szCs w:val="24"/>
        </w:rPr>
      </w:pPr>
      <w:r w:rsidDel="00000000" w:rsidR="00000000" w:rsidRPr="00000000">
        <w:rPr>
          <w:b w:val="1"/>
          <w:color w:val="000000"/>
          <w:sz w:val="24"/>
          <w:szCs w:val="24"/>
          <w:rtl w:val="0"/>
        </w:rPr>
        <w:t xml:space="preserve">Competing interests:</w:t>
      </w:r>
      <w:r w:rsidDel="00000000" w:rsidR="00000000" w:rsidRPr="00000000">
        <w:rPr>
          <w:color w:val="000000"/>
          <w:sz w:val="24"/>
          <w:szCs w:val="24"/>
          <w:rtl w:val="0"/>
        </w:rPr>
        <w:t xml:space="preserve"> The authors declare no competing interests.</w:t>
      </w:r>
    </w:p>
    <w:p w:rsidR="00000000" w:rsidDel="00000000" w:rsidP="00000000" w:rsidRDefault="00000000" w:rsidRPr="00000000" w14:paraId="00000099">
      <w:pPr>
        <w:spacing w:after="0" w:before="120" w:line="480" w:lineRule="auto"/>
        <w:rPr>
          <w:b w:val="0"/>
          <w:color w:val="1155cc"/>
          <w:sz w:val="24"/>
          <w:szCs w:val="24"/>
          <w:u w:val="single"/>
        </w:rPr>
      </w:pPr>
      <w:bookmarkStart w:colFirst="0" w:colLast="0" w:name="_heading=h.3znysh7" w:id="14"/>
      <w:bookmarkEnd w:id="14"/>
      <w:r w:rsidDel="00000000" w:rsidR="00000000" w:rsidRPr="00000000">
        <w:rPr>
          <w:b w:val="1"/>
          <w:color w:val="000000"/>
          <w:sz w:val="24"/>
          <w:szCs w:val="24"/>
          <w:rtl w:val="0"/>
        </w:rPr>
        <w:t xml:space="preserve">Data and materials availability:</w:t>
      </w:r>
      <w:r w:rsidDel="00000000" w:rsidR="00000000" w:rsidRPr="00000000">
        <w:rPr>
          <w:color w:val="000000"/>
          <w:sz w:val="24"/>
          <w:szCs w:val="24"/>
          <w:rtl w:val="0"/>
        </w:rPr>
        <w:t xml:space="preserve"> All data, scripts and full results are available on Open Science Framework (OSF) and will be assigned a DOI once the manuscript is in print: </w:t>
      </w:r>
      <w:hyperlink r:id="rId14">
        <w:r w:rsidDel="00000000" w:rsidR="00000000" w:rsidRPr="00000000">
          <w:rPr>
            <w:color w:val="1155cc"/>
            <w:sz w:val="24"/>
            <w:szCs w:val="24"/>
            <w:u w:val="single"/>
            <w:rtl w:val="0"/>
          </w:rPr>
          <w:t xml:space="preserve">https://osf.io/e2fuw/?view_only=46eb2e525daf42d29df318a92762d885</w:t>
        </w:r>
      </w:hyperlink>
      <w:r w:rsidDel="00000000" w:rsidR="00000000" w:rsidRPr="00000000">
        <w:rPr>
          <w:rtl w:val="0"/>
        </w:rPr>
      </w:r>
    </w:p>
    <w:p w:rsidR="00000000" w:rsidDel="00000000" w:rsidP="00000000" w:rsidRDefault="00000000" w:rsidRPr="00000000" w14:paraId="0000009A">
      <w:pPr>
        <w:spacing w:line="480" w:lineRule="auto"/>
        <w:rPr>
          <w:color w:val="000000"/>
          <w:sz w:val="24"/>
          <w:szCs w:val="24"/>
        </w:rPr>
        <w:sectPr>
          <w:footerReference r:id="rId15" w:type="default"/>
          <w:type w:val="nextPage"/>
          <w:pgSz w:h="15840" w:w="12240" w:orient="portrait"/>
          <w:pgMar w:bottom="1296" w:top="1296" w:left="1440" w:right="1440" w:header="0" w:footer="720"/>
          <w:pgNumType w:start="1"/>
        </w:sectPr>
      </w:pPr>
      <w:r w:rsidDel="00000000" w:rsidR="00000000" w:rsidRPr="00000000">
        <w:rPr>
          <w:color w:val="262626"/>
          <w:sz w:val="24"/>
          <w:szCs w:val="24"/>
          <w:rtl w:val="0"/>
        </w:rPr>
        <w:br w:type="textWrapping"/>
      </w:r>
      <w:r w:rsidDel="00000000" w:rsidR="00000000" w:rsidRPr="00000000">
        <w:rPr>
          <w:rtl w:val="0"/>
        </w:rPr>
      </w:r>
    </w:p>
    <w:p w:rsidR="00000000" w:rsidDel="00000000" w:rsidP="00000000" w:rsidRDefault="00000000" w:rsidRPr="00000000" w14:paraId="0000009B">
      <w:pPr>
        <w:spacing w:line="480" w:lineRule="auto"/>
        <w:rPr>
          <w:b w:val="1"/>
          <w:color w:val="262626"/>
          <w:sz w:val="24"/>
          <w:szCs w:val="24"/>
          <w:highlight w:val="white"/>
        </w:rPr>
      </w:pPr>
      <w:r w:rsidDel="00000000" w:rsidR="00000000" w:rsidRPr="00000000">
        <w:rPr>
          <w:b w:val="1"/>
          <w:color w:val="262626"/>
          <w:sz w:val="24"/>
          <w:szCs w:val="24"/>
          <w:highlight w:val="white"/>
          <w:rtl w:val="0"/>
        </w:rPr>
        <w:t xml:space="preserve">Figures</w:t>
      </w:r>
    </w:p>
    <w:p w:rsidR="00000000" w:rsidDel="00000000" w:rsidP="00000000" w:rsidRDefault="00000000" w:rsidRPr="00000000" w14:paraId="0000009C">
      <w:pPr>
        <w:spacing w:line="480" w:lineRule="auto"/>
        <w:rPr>
          <w:b w:val="1"/>
        </w:rPr>
      </w:pPr>
      <w:r w:rsidDel="00000000" w:rsidR="00000000" w:rsidRPr="00000000">
        <w:rPr/>
        <w:drawing>
          <wp:inline distB="0" distT="0" distL="0" distR="0">
            <wp:extent cx="7810500" cy="4330700"/>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78105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480" w:lineRule="auto"/>
        <w:ind w:left="360" w:firstLine="0"/>
        <w:rPr>
          <w:b w:val="1"/>
          <w:sz w:val="24"/>
          <w:szCs w:val="24"/>
        </w:rPr>
      </w:pPr>
      <w:r w:rsidDel="00000000" w:rsidR="00000000" w:rsidRPr="00000000">
        <w:rPr>
          <w:b w:val="1"/>
          <w:sz w:val="24"/>
          <w:szCs w:val="24"/>
          <w:rtl w:val="0"/>
        </w:rPr>
        <w:t xml:space="preserve">Figure 1:</w:t>
      </w:r>
      <w:r w:rsidDel="00000000" w:rsidR="00000000" w:rsidRPr="00000000">
        <w:rPr>
          <w:sz w:val="24"/>
          <w:szCs w:val="24"/>
          <w:rtl w:val="0"/>
        </w:rPr>
        <w:t xml:space="preserve"> Spatial representation of priority areas for protection to account for governance, land use and climate risk. Accounting for these risks to protected area effectiveness to produce more resilient conservation networks would require 23.5% of land surface to reach suitable habitat protection goals (</w:t>
      </w:r>
      <w:r w:rsidDel="00000000" w:rsidR="00000000" w:rsidRPr="00000000">
        <w:rPr>
          <w:i w:val="1"/>
          <w:sz w:val="24"/>
          <w:szCs w:val="24"/>
          <w:rtl w:val="0"/>
        </w:rPr>
        <w:t xml:space="preserve">26</w:t>
      </w:r>
      <w:r w:rsidDel="00000000" w:rsidR="00000000" w:rsidRPr="00000000">
        <w:rPr>
          <w:sz w:val="24"/>
          <w:szCs w:val="24"/>
          <w:rtl w:val="0"/>
        </w:rPr>
        <w:t xml:space="preserve">) for vertebrate species from the IUCN Red List of Threatened Species (</w:t>
      </w:r>
      <w:r w:rsidDel="00000000" w:rsidR="00000000" w:rsidRPr="00000000">
        <w:rPr>
          <w:i w:val="1"/>
          <w:sz w:val="24"/>
          <w:szCs w:val="24"/>
          <w:rtl w:val="0"/>
        </w:rPr>
        <w:t xml:space="preserve">20</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9E">
      <w:pPr>
        <w:spacing w:line="480" w:lineRule="auto"/>
        <w:ind w:left="360" w:firstLine="0"/>
        <w:rPr>
          <w:sz w:val="24"/>
          <w:szCs w:val="24"/>
        </w:rPr>
      </w:pPr>
      <w:r w:rsidDel="00000000" w:rsidR="00000000" w:rsidRPr="00000000">
        <w:rPr/>
        <w:drawing>
          <wp:inline distB="0" distT="0" distL="0" distR="0">
            <wp:extent cx="8477250" cy="4705350"/>
            <wp:effectExtent b="0" l="0" r="0" t="0"/>
            <wp:docPr id="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8477250" cy="4705350"/>
                    </a:xfrm>
                    <a:prstGeom prst="rect"/>
                    <a:ln/>
                  </pic:spPr>
                </pic:pic>
              </a:graphicData>
            </a:graphic>
          </wp:inline>
        </w:drawing>
      </w:r>
      <w:r w:rsidDel="00000000" w:rsidR="00000000" w:rsidRPr="00000000">
        <w:rPr>
          <w:b w:val="1"/>
          <w:sz w:val="24"/>
          <w:szCs w:val="24"/>
          <w:rtl w:val="0"/>
        </w:rPr>
        <w:t xml:space="preserve"> Figure 2</w:t>
      </w:r>
      <w:r w:rsidDel="00000000" w:rsidR="00000000" w:rsidRPr="00000000">
        <w:rPr>
          <w:sz w:val="24"/>
          <w:szCs w:val="24"/>
          <w:rtl w:val="0"/>
        </w:rPr>
        <w:t xml:space="preserve">: “No regrets” areas comprising 8.5 million km</w:t>
      </w:r>
      <w:r w:rsidDel="00000000" w:rsidR="00000000" w:rsidRPr="00000000">
        <w:rPr>
          <w:sz w:val="24"/>
          <w:szCs w:val="24"/>
          <w:vertAlign w:val="superscript"/>
          <w:rtl w:val="0"/>
        </w:rPr>
        <w:t xml:space="preserve">2 </w:t>
      </w:r>
      <w:r w:rsidDel="00000000" w:rsidR="00000000" w:rsidRPr="00000000">
        <w:rPr>
          <w:sz w:val="24"/>
          <w:szCs w:val="24"/>
          <w:rtl w:val="0"/>
        </w:rPr>
        <w:t xml:space="preserve">of land that was identified as priority habitat for protection regardless of the risks included in our analysis.</w:t>
      </w:r>
    </w:p>
    <w:p w:rsidR="00000000" w:rsidDel="00000000" w:rsidP="00000000" w:rsidRDefault="00000000" w:rsidRPr="00000000" w14:paraId="0000009F">
      <w:pPr>
        <w:spacing w:line="480" w:lineRule="auto"/>
        <w:rPr>
          <w:sz w:val="24"/>
          <w:szCs w:val="24"/>
        </w:rPr>
      </w:pPr>
      <w:r w:rsidDel="00000000" w:rsidR="00000000" w:rsidRPr="00000000">
        <w:rPr>
          <w:rtl w:val="0"/>
        </w:rPr>
      </w:r>
    </w:p>
    <w:p w:rsidR="00000000" w:rsidDel="00000000" w:rsidP="00000000" w:rsidRDefault="00000000" w:rsidRPr="00000000" w14:paraId="000000A0">
      <w:pPr>
        <w:spacing w:line="480" w:lineRule="auto"/>
        <w:rPr/>
      </w:pPr>
      <w:r w:rsidDel="00000000" w:rsidR="00000000" w:rsidRPr="00000000">
        <w:rPr/>
        <w:drawing>
          <wp:inline distB="0" distT="0" distL="0" distR="0">
            <wp:extent cx="8083550" cy="4483100"/>
            <wp:effectExtent b="0" l="0" r="0" t="0"/>
            <wp:docPr id="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808355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480" w:lineRule="auto"/>
        <w:ind w:left="360" w:firstLine="0"/>
        <w:rPr>
          <w:sz w:val="24"/>
          <w:szCs w:val="24"/>
        </w:rPr>
      </w:pPr>
      <w:r w:rsidDel="00000000" w:rsidR="00000000" w:rsidRPr="00000000">
        <w:rPr>
          <w:b w:val="1"/>
          <w:sz w:val="24"/>
          <w:szCs w:val="24"/>
          <w:rtl w:val="0"/>
        </w:rPr>
        <w:t xml:space="preserve">Figure 3:</w:t>
      </w:r>
      <w:r w:rsidDel="00000000" w:rsidR="00000000" w:rsidRPr="00000000">
        <w:rPr>
          <w:sz w:val="24"/>
          <w:szCs w:val="24"/>
          <w:rtl w:val="0"/>
        </w:rPr>
        <w:t xml:space="preserve">  Percent country-level variation between the null scenario and the 15 scenarios including risk. Countries whose results are consistent across the 15 scenarios (e.g., Mexico) have low variation, while countries whose results are less consistent across the 15 scenarios (e.g., Finland) have high variation. The kmeans method (</w:t>
      </w:r>
      <w:r w:rsidDel="00000000" w:rsidR="00000000" w:rsidRPr="00000000">
        <w:rPr>
          <w:i w:val="1"/>
          <w:sz w:val="24"/>
          <w:szCs w:val="24"/>
          <w:rtl w:val="0"/>
        </w:rPr>
        <w:t xml:space="preserve">79</w:t>
      </w:r>
      <w:r w:rsidDel="00000000" w:rsidR="00000000" w:rsidRPr="00000000">
        <w:rPr>
          <w:sz w:val="24"/>
          <w:szCs w:val="24"/>
          <w:rtl w:val="0"/>
        </w:rPr>
        <w:t xml:space="preserve">) was used to generate class intervals for visualization.</w:t>
      </w:r>
    </w:p>
    <w:p w:rsidR="00000000" w:rsidDel="00000000" w:rsidP="00000000" w:rsidRDefault="00000000" w:rsidRPr="00000000" w14:paraId="000000A2">
      <w:pPr>
        <w:spacing w:line="480" w:lineRule="auto"/>
        <w:rPr>
          <w:sz w:val="24"/>
          <w:szCs w:val="24"/>
        </w:rPr>
      </w:pPr>
      <w:r w:rsidDel="00000000" w:rsidR="00000000" w:rsidRPr="00000000">
        <w:rPr>
          <w:rtl w:val="0"/>
        </w:rPr>
      </w:r>
    </w:p>
    <w:p w:rsidR="00000000" w:rsidDel="00000000" w:rsidP="00000000" w:rsidRDefault="00000000" w:rsidRPr="00000000" w14:paraId="000000A3">
      <w:pPr>
        <w:spacing w:line="480" w:lineRule="auto"/>
        <w:rPr>
          <w:sz w:val="24"/>
          <w:szCs w:val="24"/>
        </w:rPr>
      </w:pPr>
      <w:r w:rsidDel="00000000" w:rsidR="00000000" w:rsidRPr="00000000">
        <w:rPr>
          <w:rtl w:val="0"/>
        </w:rPr>
      </w:r>
    </w:p>
    <w:p w:rsidR="00000000" w:rsidDel="00000000" w:rsidP="00000000" w:rsidRDefault="00000000" w:rsidRPr="00000000" w14:paraId="000000A4">
      <w:pPr>
        <w:spacing w:line="480" w:lineRule="auto"/>
        <w:rPr>
          <w:sz w:val="24"/>
          <w:szCs w:val="24"/>
        </w:rPr>
      </w:pPr>
      <w:r w:rsidDel="00000000" w:rsidR="00000000" w:rsidRPr="00000000">
        <w:rPr>
          <w:rtl w:val="0"/>
        </w:rPr>
      </w:r>
    </w:p>
    <w:p w:rsidR="00000000" w:rsidDel="00000000" w:rsidP="00000000" w:rsidRDefault="00000000" w:rsidRPr="00000000" w14:paraId="000000A5">
      <w:pPr>
        <w:spacing w:line="480" w:lineRule="auto"/>
        <w:rPr>
          <w:sz w:val="24"/>
          <w:szCs w:val="24"/>
        </w:rPr>
      </w:pPr>
      <w:r w:rsidDel="00000000" w:rsidR="00000000" w:rsidRPr="00000000">
        <w:rPr/>
        <w:drawing>
          <wp:inline distB="0" distT="0" distL="0" distR="0">
            <wp:extent cx="9144000" cy="3390900"/>
            <wp:effectExtent b="0" l="0" r="0" t="0"/>
            <wp:docPr id="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91440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480" w:lineRule="auto"/>
        <w:ind w:left="360" w:firstLine="0"/>
        <w:rPr>
          <w:sz w:val="24"/>
          <w:szCs w:val="24"/>
        </w:rPr>
      </w:pPr>
      <w:r w:rsidDel="00000000" w:rsidR="00000000" w:rsidRPr="00000000">
        <w:rPr>
          <w:b w:val="1"/>
          <w:sz w:val="24"/>
          <w:szCs w:val="24"/>
          <w:rtl w:val="0"/>
        </w:rPr>
        <w:t xml:space="preserve">Figure 4: </w:t>
      </w:r>
      <w:r w:rsidDel="00000000" w:rsidR="00000000" w:rsidRPr="00000000">
        <w:rPr>
          <w:sz w:val="24"/>
          <w:szCs w:val="24"/>
          <w:rtl w:val="0"/>
        </w:rPr>
        <w:t xml:space="preserve">Contrast of using individual risk objectives (governance, land use, climate) to the null scenario of uniform objective structure. The top panels represent the individual risk data for the focal regions. In the bottom panels brown shows null, green the specific risk objective scenario results, and purple where both scenarios agree. The figures show how the spatial configuration of the solutions changes when risk is considered in a scenario. Governance focus is on Finland and Russia, land use risk on Sierra Leone and Liberia, and climate risk on Serbia, Hungary and Kosovo. </w:t>
      </w:r>
    </w:p>
    <w:p w:rsidR="00000000" w:rsidDel="00000000" w:rsidP="00000000" w:rsidRDefault="00000000" w:rsidRPr="00000000" w14:paraId="000000A7">
      <w:pPr>
        <w:spacing w:line="480" w:lineRule="auto"/>
        <w:rPr>
          <w:b w:val="1"/>
          <w:sz w:val="24"/>
          <w:szCs w:val="24"/>
        </w:rPr>
      </w:pPr>
      <w:r w:rsidDel="00000000" w:rsidR="00000000" w:rsidRPr="00000000">
        <w:rPr>
          <w:rtl w:val="0"/>
        </w:rPr>
      </w:r>
    </w:p>
    <w:sectPr>
      <w:headerReference r:id="rId20" w:type="default"/>
      <w:footerReference r:id="rId21" w:type="default"/>
      <w:type w:val="nextPage"/>
      <w:pgSz w:h="12240" w:w="15840" w:orient="landscape"/>
      <w:pgMar w:bottom="1134" w:top="1134" w:left="1134" w:right="1134" w:header="0" w:footer="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effrey Hanson" w:id="13" w:date="2022-01-01T20:58:44Z">
    <w:sdt>
      <w:sdtPr>
        <w:tag w:val="goog_rdk_509"/>
      </w:sdtPr>
      <w:sdtContent>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Jeffrey Hanson" w:id="209" w:date="2021-12-27T23:18:04Z"/>
              <w:rFonts w:ascii="Arial" w:cs="Arial" w:eastAsia="Arial" w:hAnsi="Arial"/>
              <w:b w:val="0"/>
              <w:i w:val="0"/>
              <w:smallCaps w:val="0"/>
              <w:strike w:val="0"/>
              <w:color w:val="000000"/>
              <w:sz w:val="22"/>
              <w:szCs w:val="22"/>
              <w:u w:val="none"/>
              <w:shd w:fill="auto" w:val="clear"/>
              <w:vertAlign w:val="baseline"/>
            </w:rPr>
          </w:pPr>
          <w:sdt>
            <w:sdtPr>
              <w:tag w:val="goog_rdk_508"/>
            </w:sdtPr>
            <w:sdtContent>
              <w:ins w:author="Jeffrey Hanson" w:id="209" w:date="2021-12-27T23:18:0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your idea of adding a sentence here to highlight the utility of the study, but I wonder if highlighting the methodological novelty is the right approach? Maybe you could say something about how important/critical it is to account for different risk metrics in conservation instead? Just an idea to avoid an editor discarding the paper as a methods paper</w:t>
                </w:r>
              </w:ins>
            </w:sdtContent>
          </w:sdt>
        </w:p>
      </w:sdtContent>
    </w:sdt>
  </w:comment>
  <w:comment w:author="Jeffrey Hanson" w:id="12" w:date="2021-12-27T23:14:17Z">
    <w:sdt>
      <w:sdtPr>
        <w:tag w:val="goog_rdk_511"/>
      </w:sdtPr>
      <w:sdtContent>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Jeffrey Hanson" w:id="209" w:date="2021-12-27T23:18:04Z"/>
              <w:rFonts w:ascii="Arial" w:cs="Arial" w:eastAsia="Arial" w:hAnsi="Arial"/>
              <w:b w:val="0"/>
              <w:i w:val="0"/>
              <w:smallCaps w:val="0"/>
              <w:strike w:val="0"/>
              <w:color w:val="000000"/>
              <w:sz w:val="22"/>
              <w:szCs w:val="22"/>
              <w:u w:val="none"/>
              <w:shd w:fill="auto" w:val="clear"/>
              <w:vertAlign w:val="baseline"/>
            </w:rPr>
          </w:pPr>
          <w:sdt>
            <w:sdtPr>
              <w:tag w:val="goog_rdk_510"/>
            </w:sdtPr>
            <w:sdtContent>
              <w:ins w:author="Jeffrey Hanson" w:id="209" w:date="2021-12-27T23:18:0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suggest putting this all in one paragraph, so that way the paper has a clear separation of  "background information" and "stuff done in this study"</w:t>
                </w:r>
              </w:ins>
            </w:sdtContent>
          </w:sdt>
        </w:p>
      </w:sdtContent>
    </w:sdt>
  </w:comment>
  <w:comment w:author="Jeffrey Hanson" w:id="6" w:date="2021-12-27T23:19:18Z">
    <w:sdt>
      <w:sdtPr>
        <w:tag w:val="goog_rdk_513"/>
      </w:sdtPr>
      <w:sdtContent>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Jeffrey Hanson" w:id="209" w:date="2021-12-27T23:18:04Z"/>
              <w:rFonts w:ascii="Arial" w:cs="Arial" w:eastAsia="Arial" w:hAnsi="Arial"/>
              <w:b w:val="0"/>
              <w:i w:val="0"/>
              <w:smallCaps w:val="0"/>
              <w:strike w:val="0"/>
              <w:color w:val="000000"/>
              <w:sz w:val="22"/>
              <w:szCs w:val="22"/>
              <w:u w:val="none"/>
              <w:shd w:fill="auto" w:val="clear"/>
              <w:vertAlign w:val="baseline"/>
            </w:rPr>
          </w:pPr>
          <w:sdt>
            <w:sdtPr>
              <w:tag w:val="goog_rdk_512"/>
            </w:sdtPr>
            <w:sdtContent>
              <w:ins w:author="Jeffrey Hanson" w:id="209" w:date="2021-12-27T23:18:0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the abstract and first paragraph of introduction could align better. The abstract talks a lot about PAs and the introduction is more focused on habitat protection. I suggest picking one these to focus on throughout the entire ms.</w:t>
                </w:r>
              </w:ins>
            </w:sdtContent>
          </w:sdt>
        </w:p>
      </w:sdtContent>
    </w:sdt>
  </w:comment>
  <w:comment w:author="Jeffrey Hanson" w:id="8" w:date="2021-12-27T22:38:57Z">
    <w:sdt>
      <w:sdtPr>
        <w:tag w:val="goog_rdk_515"/>
      </w:sdtPr>
      <w:sdtContent>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Jeffrey Hanson" w:id="209" w:date="2021-12-27T23:18:04Z"/>
              <w:rFonts w:ascii="Arial" w:cs="Arial" w:eastAsia="Arial" w:hAnsi="Arial"/>
              <w:b w:val="0"/>
              <w:i w:val="0"/>
              <w:smallCaps w:val="0"/>
              <w:strike w:val="0"/>
              <w:color w:val="000000"/>
              <w:sz w:val="22"/>
              <w:szCs w:val="22"/>
              <w:u w:val="none"/>
              <w:shd w:fill="auto" w:val="clear"/>
              <w:vertAlign w:val="baseline"/>
            </w:rPr>
          </w:pPr>
          <w:sdt>
            <w:sdtPr>
              <w:tag w:val="goog_rdk_514"/>
            </w:sdtPr>
            <w:sdtContent>
              <w:ins w:author="Jeffrey Hanson" w:id="209" w:date="2021-12-27T23:18:0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see what this sentence adds to the introduction. It seems to just highlight that habitat protection is important - but that's already done in the first sentence? I suggest deleting this to save words if needed.</w:t>
                </w:r>
              </w:ins>
            </w:sdtContent>
          </w:sdt>
        </w:p>
      </w:sdtContent>
    </w:sdt>
  </w:comment>
  <w:comment w:author="Jeffrey Hanson" w:id="24" w:date="2022-01-01T21:00:58Z">
    <w:sdt>
      <w:sdtPr>
        <w:tag w:val="goog_rdk_517"/>
      </w:sdtPr>
      <w:sdtContent>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Jeffrey Hanson" w:id="209" w:date="2021-12-27T23:18:04Z"/>
              <w:rFonts w:ascii="Arial" w:cs="Arial" w:eastAsia="Arial" w:hAnsi="Arial"/>
              <w:b w:val="0"/>
              <w:i w:val="0"/>
              <w:smallCaps w:val="0"/>
              <w:strike w:val="0"/>
              <w:color w:val="000000"/>
              <w:sz w:val="22"/>
              <w:szCs w:val="22"/>
              <w:u w:val="none"/>
              <w:shd w:fill="auto" w:val="clear"/>
              <w:vertAlign w:val="baseline"/>
            </w:rPr>
          </w:pPr>
          <w:sdt>
            <w:sdtPr>
              <w:tag w:val="goog_rdk_516"/>
            </w:sdtPr>
            <w:sdtContent>
              <w:ins w:author="Jeffrey Hanson" w:id="209" w:date="2021-12-27T23:18:0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Awesome! This is an excellent way to end the paper!</w:t>
                </w:r>
              </w:ins>
            </w:sdtContent>
          </w:sdt>
        </w:p>
      </w:sdtContent>
    </w:sdt>
  </w:comment>
  <w:comment w:author="Jeffrey Hanson" w:id="21" w:date="2022-01-01T20:54:47Z">
    <w:sdt>
      <w:sdtPr>
        <w:tag w:val="goog_rdk_519"/>
      </w:sdtPr>
      <w:sdtContent>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Jeffrey Hanson" w:id="209" w:date="2021-12-27T23:18:04Z"/>
              <w:rFonts w:ascii="Arial" w:cs="Arial" w:eastAsia="Arial" w:hAnsi="Arial"/>
              <w:b w:val="0"/>
              <w:i w:val="0"/>
              <w:smallCaps w:val="0"/>
              <w:strike w:val="0"/>
              <w:color w:val="000000"/>
              <w:sz w:val="22"/>
              <w:szCs w:val="22"/>
              <w:u w:val="none"/>
              <w:shd w:fill="auto" w:val="clear"/>
              <w:vertAlign w:val="baseline"/>
            </w:rPr>
          </w:pPr>
          <w:sdt>
            <w:sdtPr>
              <w:tag w:val="goog_rdk_518"/>
            </w:sdtPr>
            <w:sdtContent>
              <w:ins w:author="Jeffrey Hanson" w:id="209" w:date="2021-12-27T23:18:0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suggest citing the Rodrigues paper instead, they originally developed these targets.</w:t>
                </w:r>
              </w:ins>
            </w:sdtContent>
          </w:sdt>
        </w:p>
      </w:sdtContent>
    </w:sdt>
  </w:comment>
  <w:comment w:author="Jeffrey Hanson" w:id="17" w:date="2022-01-01T20:52:15Z">
    <w:sdt>
      <w:sdtPr>
        <w:tag w:val="goog_rdk_521"/>
      </w:sdtPr>
      <w:sdtContent>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Jeffrey Hanson" w:id="209" w:date="2021-12-27T23:18:04Z"/>
              <w:rFonts w:ascii="Arial" w:cs="Arial" w:eastAsia="Arial" w:hAnsi="Arial"/>
              <w:b w:val="0"/>
              <w:i w:val="0"/>
              <w:smallCaps w:val="0"/>
              <w:strike w:val="0"/>
              <w:color w:val="000000"/>
              <w:sz w:val="22"/>
              <w:szCs w:val="22"/>
              <w:u w:val="none"/>
              <w:shd w:fill="auto" w:val="clear"/>
              <w:vertAlign w:val="baseline"/>
            </w:rPr>
          </w:pPr>
          <w:sdt>
            <w:sdtPr>
              <w:tag w:val="goog_rdk_520"/>
            </w:sdtPr>
            <w:sdtContent>
              <w:ins w:author="Jeffrey Hanson" w:id="209" w:date="2021-12-27T23:18:0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could be moved to the supp info if needed?</w:t>
                </w:r>
              </w:ins>
            </w:sdtContent>
          </w:sdt>
        </w:p>
      </w:sdtContent>
    </w:sdt>
  </w:comment>
  <w:comment w:author="Allison Binley" w:id="18" w:date="2022-01-02T20:22:07Z">
    <w:sdt>
      <w:sdtPr>
        <w:tag w:val="goog_rdk_523"/>
      </w:sdtPr>
      <w:sdtContent>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Jeffrey Hanson" w:id="209" w:date="2021-12-27T23:18:04Z"/>
              <w:rFonts w:ascii="Arial" w:cs="Arial" w:eastAsia="Arial" w:hAnsi="Arial"/>
              <w:b w:val="0"/>
              <w:i w:val="0"/>
              <w:smallCaps w:val="0"/>
              <w:strike w:val="0"/>
              <w:color w:val="000000"/>
              <w:sz w:val="22"/>
              <w:szCs w:val="22"/>
              <w:u w:val="none"/>
              <w:shd w:fill="auto" w:val="clear"/>
              <w:vertAlign w:val="baseline"/>
            </w:rPr>
          </w:pPr>
          <w:sdt>
            <w:sdtPr>
              <w:tag w:val="goog_rdk_522"/>
            </w:sdtPr>
            <w:sdtContent>
              <w:ins w:author="Jeffrey Hanson" w:id="209" w:date="2021-12-27T23:18:0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w:t>
                </w:r>
              </w:ins>
            </w:sdtContent>
          </w:sdt>
        </w:p>
      </w:sdtContent>
    </w:sdt>
  </w:comment>
  <w:comment w:author="Unknown Author" w:id="4" w:date="2021-12-27T22:16:33Z">
    <w:sdt>
      <w:sdtPr>
        <w:tag w:val="goog_rdk_525"/>
      </w:sdtPr>
      <w:sdtContent>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Jeffrey Hanson" w:id="209" w:date="2021-12-27T23:18:04Z"/>
              <w:rFonts w:ascii="Arial" w:cs="Arial" w:eastAsia="Arial" w:hAnsi="Arial"/>
              <w:b w:val="0"/>
              <w:i w:val="0"/>
              <w:smallCaps w:val="0"/>
              <w:strike w:val="0"/>
              <w:color w:val="000000"/>
              <w:sz w:val="22"/>
              <w:szCs w:val="22"/>
              <w:u w:val="none"/>
              <w:shd w:fill="auto" w:val="clear"/>
              <w:vertAlign w:val="baseline"/>
            </w:rPr>
          </w:pPr>
          <w:sdt>
            <w:sdtPr>
              <w:tag w:val="goog_rdk_524"/>
            </w:sdtPr>
            <w:sdtContent>
              <w:ins w:author="Jeffrey Hanson" w:id="209" w:date="2021-12-27T23:18:0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suggest reframing this to focus more on the priority areas, rather than the methods – to avoid coming off as a methods paper</w:t>
                </w:r>
              </w:ins>
            </w:sdtContent>
          </w:sdt>
        </w:p>
      </w:sdtContent>
    </w:sdt>
  </w:comment>
  <w:comment w:author="Jeffrey Hanson" w:id="23" w:date="2022-01-01T21:00:00Z">
    <w:sdt>
      <w:sdtPr>
        <w:tag w:val="goog_rdk_527"/>
      </w:sdtPr>
      <w:sdtContent>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Jeffrey Hanson" w:id="209" w:date="2021-12-27T23:18:04Z"/>
              <w:rFonts w:ascii="Arial" w:cs="Arial" w:eastAsia="Arial" w:hAnsi="Arial"/>
              <w:b w:val="0"/>
              <w:i w:val="0"/>
              <w:smallCaps w:val="0"/>
              <w:strike w:val="0"/>
              <w:color w:val="000000"/>
              <w:sz w:val="22"/>
              <w:szCs w:val="22"/>
              <w:u w:val="none"/>
              <w:shd w:fill="auto" w:val="clear"/>
              <w:vertAlign w:val="baseline"/>
            </w:rPr>
          </w:pPr>
          <w:sdt>
            <w:sdtPr>
              <w:tag w:val="goog_rdk_526"/>
            </w:sdtPr>
            <w:sdtContent>
              <w:ins w:author="Jeffrey Hanson" w:id="209" w:date="2021-12-27T23:18:0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assume?</w:t>
                </w:r>
              </w:ins>
            </w:sdtContent>
          </w:sdt>
        </w:p>
      </w:sdtContent>
    </w:sdt>
  </w:comment>
  <w:comment w:author="Jeffrey Hanson" w:id="20" w:date="2022-01-01T20:56:03Z">
    <w:sdt>
      <w:sdtPr>
        <w:tag w:val="goog_rdk_529"/>
      </w:sdtPr>
      <w:sdtContent>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Jeffrey Hanson" w:id="209" w:date="2021-12-27T23:18:04Z"/>
              <w:rFonts w:ascii="Arial" w:cs="Arial" w:eastAsia="Arial" w:hAnsi="Arial"/>
              <w:b w:val="0"/>
              <w:i w:val="0"/>
              <w:smallCaps w:val="0"/>
              <w:strike w:val="0"/>
              <w:color w:val="000000"/>
              <w:sz w:val="22"/>
              <w:szCs w:val="22"/>
              <w:u w:val="none"/>
              <w:shd w:fill="auto" w:val="clear"/>
              <w:vertAlign w:val="baseline"/>
            </w:rPr>
          </w:pPr>
          <w:sdt>
            <w:sdtPr>
              <w:tag w:val="goog_rdk_528"/>
            </w:sdtPr>
            <w:sdtContent>
              <w:ins w:author="Jeffrey Hanson" w:id="209" w:date="2021-12-27T23:18:0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Did the optimization process use an optimality gap of zero? If not, maybe adjust to something like "At each step, it finds a solution within a specified optimality gap, but .."</w:t>
                </w:r>
              </w:ins>
            </w:sdtContent>
          </w:sdt>
        </w:p>
      </w:sdtContent>
    </w:sdt>
  </w:comment>
  <w:comment w:author="Unknown Author" w:id="1" w:date="2021-12-27T22:16:33Z">
    <w:sdt>
      <w:sdtPr>
        <w:tag w:val="goog_rdk_531"/>
      </w:sdtPr>
      <w:sdtContent>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Jeffrey Hanson" w:id="209" w:date="2021-12-27T23:18:04Z"/>
              <w:rFonts w:ascii="Arial" w:cs="Arial" w:eastAsia="Arial" w:hAnsi="Arial"/>
              <w:b w:val="0"/>
              <w:i w:val="0"/>
              <w:smallCaps w:val="0"/>
              <w:strike w:val="0"/>
              <w:color w:val="000000"/>
              <w:sz w:val="22"/>
              <w:szCs w:val="22"/>
              <w:u w:val="none"/>
              <w:shd w:fill="auto" w:val="clear"/>
              <w:vertAlign w:val="baseline"/>
            </w:rPr>
          </w:pPr>
          <w:sdt>
            <w:sdtPr>
              <w:tag w:val="goog_rdk_530"/>
            </w:sdtPr>
            <w:sdtContent>
              <w:ins w:author="Jeffrey Hanson" w:id="209" w:date="2021-12-27T23:18:0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save words and avoid coming off as a methods paper, I suggest focusing more on the priority areas.</w:t>
                </w:r>
              </w:ins>
            </w:sdtContent>
          </w:sdt>
        </w:p>
      </w:sdtContent>
    </w:sdt>
  </w:comment>
  <w:comment w:author="Unknown Author" w:id="5" w:date="2021-12-27T22:16:33Z">
    <w:sdt>
      <w:sdtPr>
        <w:tag w:val="goog_rdk_533"/>
      </w:sdtPr>
      <w:sdtContent>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Jeffrey Hanson" w:id="209" w:date="2021-12-27T23:18:04Z"/>
              <w:rFonts w:ascii="Arial" w:cs="Arial" w:eastAsia="Arial" w:hAnsi="Arial"/>
              <w:b w:val="0"/>
              <w:i w:val="0"/>
              <w:smallCaps w:val="0"/>
              <w:strike w:val="0"/>
              <w:color w:val="000000"/>
              <w:sz w:val="22"/>
              <w:szCs w:val="22"/>
              <w:u w:val="none"/>
              <w:shd w:fill="auto" w:val="clear"/>
              <w:vertAlign w:val="baseline"/>
            </w:rPr>
          </w:pPr>
          <w:sdt>
            <w:sdtPr>
              <w:tag w:val="goog_rdk_532"/>
            </w:sdtPr>
            <w:sdtContent>
              <w:ins w:author="Jeffrey Hanson" w:id="209" w:date="2021-12-27T23:18:0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suggest putting this first because its the most important finding</w:t>
                </w:r>
              </w:ins>
            </w:sdtContent>
          </w:sdt>
        </w:p>
      </w:sdtContent>
    </w:sdt>
  </w:comment>
  <w:comment w:author="Joe Bennett" w:id="14" w:date="2021-12-22T15:22:00Z">
    <w:sdt>
      <w:sdtPr>
        <w:tag w:val="goog_rdk_535"/>
      </w:sdtPr>
      <w:sdtContent>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Jeffrey Hanson" w:id="209" w:date="2021-12-27T23:18:04Z"/>
              <w:rFonts w:ascii="Arial" w:cs="Arial" w:eastAsia="Arial" w:hAnsi="Arial"/>
              <w:b w:val="0"/>
              <w:i w:val="0"/>
              <w:smallCaps w:val="0"/>
              <w:strike w:val="0"/>
              <w:color w:val="000000"/>
              <w:sz w:val="22"/>
              <w:szCs w:val="22"/>
              <w:u w:val="none"/>
              <w:shd w:fill="auto" w:val="clear"/>
              <w:vertAlign w:val="baseline"/>
            </w:rPr>
          </w:pPr>
          <w:sdt>
            <w:sdtPr>
              <w:tag w:val="goog_rdk_534"/>
            </w:sdtPr>
            <w:sdtContent>
              <w:ins w:author="Jeffrey Hanson" w:id="209" w:date="2021-12-27T23:18:0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to delete for space?</w:t>
                </w:r>
              </w:ins>
            </w:sdtContent>
          </w:sdt>
        </w:p>
      </w:sdtContent>
    </w:sdt>
  </w:comment>
  <w:comment w:author="Jeffrey Hanson" w:id="15" w:date="2022-01-01T20:50:40Z">
    <w:sdt>
      <w:sdtPr>
        <w:tag w:val="goog_rdk_537"/>
      </w:sdtPr>
      <w:sdtContent>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Jeffrey Hanson" w:id="209" w:date="2021-12-27T23:18:04Z"/>
              <w:rFonts w:ascii="Arial" w:cs="Arial" w:eastAsia="Arial" w:hAnsi="Arial"/>
              <w:b w:val="0"/>
              <w:i w:val="0"/>
              <w:smallCaps w:val="0"/>
              <w:strike w:val="0"/>
              <w:color w:val="000000"/>
              <w:sz w:val="22"/>
              <w:szCs w:val="22"/>
              <w:u w:val="none"/>
              <w:shd w:fill="auto" w:val="clear"/>
              <w:vertAlign w:val="baseline"/>
            </w:rPr>
          </w:pPr>
          <w:sdt>
            <w:sdtPr>
              <w:tag w:val="goog_rdk_536"/>
            </w:sdtPr>
            <w:sdtContent>
              <w:ins w:author="Jeffrey Hanson" w:id="209" w:date="2021-12-27T23:18:0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data wrangling is standard practice, so think a reviewer would expect to see this.</w:t>
                </w:r>
              </w:ins>
            </w:sdtContent>
          </w:sdt>
        </w:p>
      </w:sdtContent>
    </w:sdt>
  </w:comment>
  <w:comment w:author="Jeffrey Hanson" w:id="16" w:date="2022-01-01T20:51:02Z">
    <w:sdt>
      <w:sdtPr>
        <w:tag w:val="goog_rdk_539"/>
      </w:sdtPr>
      <w:sdtContent>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Jeffrey Hanson" w:id="209" w:date="2021-12-27T23:18:04Z"/>
              <w:rFonts w:ascii="Arial" w:cs="Arial" w:eastAsia="Arial" w:hAnsi="Arial"/>
              <w:b w:val="0"/>
              <w:i w:val="0"/>
              <w:smallCaps w:val="0"/>
              <w:strike w:val="0"/>
              <w:color w:val="000000"/>
              <w:sz w:val="22"/>
              <w:szCs w:val="22"/>
              <w:u w:val="none"/>
              <w:shd w:fill="auto" w:val="clear"/>
              <w:vertAlign w:val="baseline"/>
            </w:rPr>
          </w:pPr>
          <w:sdt>
            <w:sdtPr>
              <w:tag w:val="goog_rdk_538"/>
            </w:sdtPr>
            <w:sdtContent>
              <w:ins w:author="Jeffrey Hanson" w:id="209" w:date="2021-12-27T23:18:0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suppose this entire subsection on biodiversity data could be moved to supp info if needed</w:t>
                </w:r>
              </w:ins>
            </w:sdtContent>
          </w:sdt>
        </w:p>
      </w:sdtContent>
    </w:sdt>
  </w:comment>
  <w:comment w:author="Unknown Author" w:id="0" w:date="2021-12-27T22:16:33Z">
    <w:sdt>
      <w:sdtPr>
        <w:tag w:val="goog_rdk_541"/>
      </w:sdtPr>
      <w:sdtContent>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Jeffrey Hanson" w:id="209" w:date="2021-12-27T23:18:04Z"/>
              <w:rFonts w:ascii="Arial" w:cs="Arial" w:eastAsia="Arial" w:hAnsi="Arial"/>
              <w:b w:val="0"/>
              <w:i w:val="0"/>
              <w:smallCaps w:val="0"/>
              <w:strike w:val="0"/>
              <w:color w:val="000000"/>
              <w:sz w:val="22"/>
              <w:szCs w:val="22"/>
              <w:u w:val="none"/>
              <w:shd w:fill="auto" w:val="clear"/>
              <w:vertAlign w:val="baseline"/>
            </w:rPr>
          </w:pPr>
          <w:sdt>
            <w:sdtPr>
              <w:tag w:val="goog_rdk_540"/>
            </w:sdtPr>
            <w:sdtContent>
              <w:ins w:author="Jeffrey Hanson" w:id="209" w:date="2021-12-27T23:18:0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suggest being explicit about Pas by putting in first phrase</w:t>
                </w:r>
              </w:ins>
            </w:sdtContent>
          </w:sdt>
        </w:p>
      </w:sdtContent>
    </w:sdt>
  </w:comment>
  <w:comment w:author="Jeffrey Hanson" w:id="22" w:date="2022-01-01T20:59:38Z">
    <w:sdt>
      <w:sdtPr>
        <w:tag w:val="goog_rdk_543"/>
      </w:sdtPr>
      <w:sdtContent>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Jeffrey Hanson" w:id="209" w:date="2021-12-27T23:18:04Z"/>
              <w:rFonts w:ascii="Arial" w:cs="Arial" w:eastAsia="Arial" w:hAnsi="Arial"/>
              <w:b w:val="0"/>
              <w:i w:val="0"/>
              <w:smallCaps w:val="0"/>
              <w:strike w:val="0"/>
              <w:color w:val="000000"/>
              <w:sz w:val="22"/>
              <w:szCs w:val="22"/>
              <w:u w:val="none"/>
              <w:shd w:fill="auto" w:val="clear"/>
              <w:vertAlign w:val="baseline"/>
            </w:rPr>
          </w:pPr>
          <w:sdt>
            <w:sdtPr>
              <w:tag w:val="goog_rdk_542"/>
            </w:sdtPr>
            <w:sdtContent>
              <w:ins w:author="Jeffrey Hanson" w:id="209" w:date="2021-12-27T23:18:0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paragraph is brilliant!</w:t>
                </w:r>
              </w:ins>
            </w:sdtContent>
          </w:sdt>
        </w:p>
      </w:sdtContent>
    </w:sdt>
  </w:comment>
  <w:comment w:author="Unknown Author" w:id="2" w:date="2021-12-27T22:16:33Z">
    <w:sdt>
      <w:sdtPr>
        <w:tag w:val="goog_rdk_545"/>
      </w:sdtPr>
      <w:sdtContent>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Jeffrey Hanson" w:id="209" w:date="2021-12-27T23:18:04Z"/>
              <w:rFonts w:ascii="Arial" w:cs="Arial" w:eastAsia="Arial" w:hAnsi="Arial"/>
              <w:b w:val="0"/>
              <w:i w:val="0"/>
              <w:smallCaps w:val="0"/>
              <w:strike w:val="0"/>
              <w:color w:val="000000"/>
              <w:sz w:val="22"/>
              <w:szCs w:val="22"/>
              <w:u w:val="none"/>
              <w:shd w:fill="auto" w:val="clear"/>
              <w:vertAlign w:val="baseline"/>
            </w:rPr>
          </w:pPr>
          <w:sdt>
            <w:sdtPr>
              <w:tag w:val="goog_rdk_544"/>
            </w:sdtPr>
            <w:sdtContent>
              <w:ins w:author="Jeffrey Hanson" w:id="209" w:date="2021-12-27T23:18:0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suggest making this one of the key findings, especially since the first main figure is showing the prioritization</w:t>
                </w:r>
              </w:ins>
            </w:sdtContent>
          </w:sdt>
        </w:p>
      </w:sdtContent>
    </w:sdt>
  </w:comment>
  <w:comment w:author="Unknown Author" w:id="3" w:date="2021-12-27T22:16:33Z">
    <w:sdt>
      <w:sdtPr>
        <w:tag w:val="goog_rdk_547"/>
      </w:sdtPr>
      <w:sdtContent>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Jeffrey Hanson" w:id="209" w:date="2021-12-27T23:18:04Z"/>
              <w:rFonts w:ascii="Arial" w:cs="Arial" w:eastAsia="Arial" w:hAnsi="Arial"/>
              <w:b w:val="0"/>
              <w:i w:val="0"/>
              <w:smallCaps w:val="0"/>
              <w:strike w:val="0"/>
              <w:color w:val="000000"/>
              <w:sz w:val="22"/>
              <w:szCs w:val="22"/>
              <w:u w:val="none"/>
              <w:shd w:fill="auto" w:val="clear"/>
              <w:vertAlign w:val="baseline"/>
            </w:rPr>
          </w:pPr>
          <w:sdt>
            <w:sdtPr>
              <w:tag w:val="goog_rdk_546"/>
            </w:sdtPr>
            <w:sdtContent>
              <w:ins w:author="Jeffrey Hanson" w:id="209" w:date="2021-12-27T23:18:0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suggest something like this to highlight the methodological innovation without coming off as a methods paper</w:t>
                </w:r>
              </w:ins>
            </w:sdtContent>
          </w:sdt>
        </w:p>
      </w:sdtContent>
    </w:sdt>
  </w:comment>
  <w:comment w:author="Joe Bennett" w:id="19" w:date="2021-12-22T15:32:00Z">
    <w:sdt>
      <w:sdtPr>
        <w:tag w:val="goog_rdk_549"/>
      </w:sdtPr>
      <w:sdtContent>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Jeffrey Hanson" w:id="209" w:date="2021-12-27T23:18:04Z"/>
              <w:rFonts w:ascii="Arial" w:cs="Arial" w:eastAsia="Arial" w:hAnsi="Arial"/>
              <w:b w:val="0"/>
              <w:i w:val="0"/>
              <w:smallCaps w:val="0"/>
              <w:strike w:val="0"/>
              <w:color w:val="000000"/>
              <w:sz w:val="22"/>
              <w:szCs w:val="22"/>
              <w:u w:val="none"/>
              <w:shd w:fill="auto" w:val="clear"/>
              <w:vertAlign w:val="baseline"/>
            </w:rPr>
          </w:pPr>
          <w:sdt>
            <w:sdtPr>
              <w:tag w:val="goog_rdk_548"/>
            </w:sdtPr>
            <w:sdtContent>
              <w:ins w:author="Jeffrey Hanson" w:id="209" w:date="2021-12-27T23:18:0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delete?</w:t>
                </w:r>
              </w:ins>
            </w:sdtContent>
          </w:sdt>
        </w:p>
      </w:sdtContent>
    </w:sdt>
  </w:comment>
  <w:comment w:author="Jeffrey Hanson" w:id="7" w:date="2021-12-27T23:25:25Z">
    <w:sdt>
      <w:sdtPr>
        <w:tag w:val="goog_rdk_551"/>
      </w:sdtPr>
      <w:sdtContent>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Jeffrey Hanson" w:id="209" w:date="2021-12-27T23:18:04Z"/>
              <w:rFonts w:ascii="Arial" w:cs="Arial" w:eastAsia="Arial" w:hAnsi="Arial"/>
              <w:b w:val="0"/>
              <w:i w:val="0"/>
              <w:smallCaps w:val="0"/>
              <w:strike w:val="0"/>
              <w:color w:val="000000"/>
              <w:sz w:val="22"/>
              <w:szCs w:val="22"/>
              <w:u w:val="none"/>
              <w:shd w:fill="auto" w:val="clear"/>
              <w:vertAlign w:val="baseline"/>
            </w:rPr>
          </w:pPr>
          <w:sdt>
            <w:sdtPr>
              <w:tag w:val="goog_rdk_550"/>
            </w:sdtPr>
            <w:sdtContent>
              <w:ins w:author="Jeffrey Hanson" w:id="209" w:date="2021-12-27T23:18:0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suggest putting something like this here near the top of the paragraph. I think it's important to make sure the reader is made aware of the fact that we can't just protected everything, so that the understand why strategic planning is needed.</w:t>
                </w:r>
              </w:ins>
            </w:sdtContent>
          </w:sdt>
        </w:p>
      </w:sdtContent>
    </w:sdt>
  </w:comment>
  <w:comment w:author="Jeffrey Hanson" w:id="9" w:date="2021-12-27T23:23:12Z">
    <w:sdt>
      <w:sdtPr>
        <w:tag w:val="goog_rdk_553"/>
      </w:sdtPr>
      <w:sdtContent>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Jeffrey Hanson" w:id="209" w:date="2021-12-27T23:18:04Z"/>
              <w:rFonts w:ascii="Arial" w:cs="Arial" w:eastAsia="Arial" w:hAnsi="Arial"/>
              <w:b w:val="0"/>
              <w:i w:val="0"/>
              <w:smallCaps w:val="0"/>
              <w:strike w:val="0"/>
              <w:color w:val="000000"/>
              <w:sz w:val="22"/>
              <w:szCs w:val="22"/>
              <w:u w:val="none"/>
              <w:shd w:fill="auto" w:val="clear"/>
              <w:vertAlign w:val="baseline"/>
            </w:rPr>
          </w:pPr>
          <w:sdt>
            <w:sdtPr>
              <w:tag w:val="goog_rdk_552"/>
            </w:sdtPr>
            <w:sdtContent>
              <w:ins w:author="Jeffrey Hanson" w:id="209" w:date="2021-12-27T23:18:0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possible, remove "can" from these examples to (1) reduce words, and (2) strengthen the claims</w:t>
                </w:r>
              </w:ins>
            </w:sdtContent>
          </w:sdt>
        </w:p>
      </w:sdtContent>
    </w:sdt>
  </w:comment>
  <w:comment w:author="Jeffrey Hanson" w:id="10" w:date="2021-12-27T23:24:09Z">
    <w:sdt>
      <w:sdtPr>
        <w:tag w:val="goog_rdk_555"/>
      </w:sdtPr>
      <w:sdtContent>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Jeffrey Hanson" w:id="209" w:date="2021-12-27T23:18:04Z"/>
              <w:rFonts w:ascii="Arial" w:cs="Arial" w:eastAsia="Arial" w:hAnsi="Arial"/>
              <w:b w:val="0"/>
              <w:i w:val="0"/>
              <w:smallCaps w:val="0"/>
              <w:strike w:val="0"/>
              <w:color w:val="000000"/>
              <w:sz w:val="22"/>
              <w:szCs w:val="22"/>
              <w:u w:val="none"/>
              <w:shd w:fill="auto" w:val="clear"/>
              <w:vertAlign w:val="baseline"/>
            </w:rPr>
          </w:pPr>
          <w:sdt>
            <w:sdtPr>
              <w:tag w:val="goog_rdk_554"/>
            </w:sdtPr>
            <w:sdtContent>
              <w:ins w:author="Jeffrey Hanson" w:id="209" w:date="2021-12-27T23:18:0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possible, use this sentence to tie back to first sentence in paragraph</w:t>
                </w:r>
              </w:ins>
            </w:sdtContent>
          </w:sdt>
        </w:p>
      </w:sdtContent>
    </w:sdt>
  </w:comment>
  <w:comment w:author="Jeffrey Hanson" w:id="11" w:date="2021-12-27T23:24:09Z">
    <w:sdt>
      <w:sdtPr>
        <w:tag w:val="goog_rdk_557"/>
      </w:sdtPr>
      <w:sdtContent>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Jeffrey Hanson" w:id="209" w:date="2021-12-27T23:18:04Z"/>
              <w:rFonts w:ascii="Arial" w:cs="Arial" w:eastAsia="Arial" w:hAnsi="Arial"/>
              <w:b w:val="0"/>
              <w:i w:val="0"/>
              <w:smallCaps w:val="0"/>
              <w:strike w:val="0"/>
              <w:color w:val="000000"/>
              <w:sz w:val="22"/>
              <w:szCs w:val="22"/>
              <w:u w:val="none"/>
              <w:shd w:fill="auto" w:val="clear"/>
              <w:vertAlign w:val="baseline"/>
            </w:rPr>
          </w:pPr>
          <w:sdt>
            <w:sdtPr>
              <w:tag w:val="goog_rdk_556"/>
            </w:sdtPr>
            <w:sdtContent>
              <w:ins w:author="Jeffrey Hanson" w:id="209" w:date="2021-12-27T23:18:0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possible, use this sentence to tie back to first sentence in paragraph</w:t>
                </w:r>
              </w:ins>
            </w:sdtContent>
          </w:sdt>
        </w:p>
      </w:sdtContent>
    </w:sdt>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B1" w15:done="0"/>
  <w15:commentEx w15:paraId="000000B2" w15:done="0"/>
  <w15:commentEx w15:paraId="000000B3" w15:done="0"/>
  <w15:commentEx w15:paraId="000000B4" w15:done="0"/>
  <w15:commentEx w15:paraId="000000B5" w15:done="0"/>
  <w15:commentEx w15:paraId="000000B6" w15:done="0"/>
  <w15:commentEx w15:paraId="000000B7" w15:done="0"/>
  <w15:commentEx w15:paraId="000000B8" w15:paraIdParent="000000B7" w15:done="0"/>
  <w15:commentEx w15:paraId="000000B9" w15:done="0"/>
  <w15:commentEx w15:paraId="000000BA" w15:done="0"/>
  <w15:commentEx w15:paraId="000000BB" w15:done="0"/>
  <w15:commentEx w15:paraId="000000BC" w15:done="0"/>
  <w15:commentEx w15:paraId="000000BD" w15:done="0"/>
  <w15:commentEx w15:paraId="000000BE" w15:done="0"/>
  <w15:commentEx w15:paraId="000000BF" w15:paraIdParent="000000BE" w15:done="0"/>
  <w15:commentEx w15:paraId="000000C0" w15:paraIdParent="000000BE" w15:done="0"/>
  <w15:commentEx w15:paraId="000000C1" w15:done="0"/>
  <w15:commentEx w15:paraId="000000C2" w15:done="0"/>
  <w15:commentEx w15:paraId="000000C3" w15:done="0"/>
  <w15:commentEx w15:paraId="000000C4" w15:done="0"/>
  <w15:commentEx w15:paraId="000000C5" w15:done="0"/>
  <w15:commentEx w15:paraId="000000C6" w15:done="0"/>
  <w15:commentEx w15:paraId="000000C7" w15:done="0"/>
  <w15:commentEx w15:paraId="000000C8" w15:done="0"/>
  <w15:commentEx w15:paraId="000000C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tabs>
        <w:tab w:val="center" w:pos="4320"/>
        <w:tab w:val="right" w:pos="8640"/>
      </w:tabs>
      <w:jc w:val="center"/>
      <w:rPr>
        <w:smallCaps w:val="1"/>
        <w:color w:val="4f81bd"/>
      </w:rPr>
    </w:pPr>
    <w:r w:rsidDel="00000000" w:rsidR="00000000" w:rsidRPr="00000000">
      <w:rPr>
        <w:smallCaps w:val="1"/>
        <w:color w:val="4f81bd"/>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B">
    <w:pPr>
      <w:tabs>
        <w:tab w:val="center" w:pos="4320"/>
        <w:tab w:val="right" w:pos="8640"/>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504"/>
    </w:sdtPr>
    <w:sdtContent>
      <w:p w:rsidR="00000000" w:rsidDel="00000000" w:rsidP="00000000" w:rsidRDefault="00000000" w:rsidRPr="00000000" w14:paraId="000000AC">
        <w:pPr>
          <w:tabs>
            <w:tab w:val="center" w:pos="4320"/>
            <w:tab w:val="right" w:pos="8640"/>
          </w:tabs>
          <w:jc w:val="center"/>
          <w:rPr>
            <w:ins w:author="Joe Bennett" w:id="208" w:date="2021-12-27T08:33:00Z"/>
            <w:smallCaps w:val="1"/>
            <w:color w:val="4f81bd"/>
          </w:rPr>
        </w:pPr>
        <w:r w:rsidDel="00000000" w:rsidR="00000000" w:rsidRPr="00000000">
          <w:rPr>
            <w:smallCaps w:val="1"/>
            <w:color w:val="4f81bd"/>
          </w:rPr>
          <w:fldChar w:fldCharType="begin"/>
          <w:instrText xml:space="preserve">PAGE</w:instrText>
          <w:fldChar w:fldCharType="separate"/>
          <w:fldChar w:fldCharType="end"/>
        </w:r>
        <w:sdt>
          <w:sdtPr>
            <w:tag w:val="goog_rdk_503"/>
          </w:sdtPr>
          <w:sdtContent>
            <w:ins w:author="Joe Bennett" w:id="208" w:date="2021-12-27T08:33:00Z">
              <w:r w:rsidDel="00000000" w:rsidR="00000000" w:rsidRPr="00000000">
                <w:rPr>
                  <w:rtl w:val="0"/>
                </w:rPr>
              </w:r>
            </w:ins>
          </w:sdtContent>
        </w:sdt>
      </w:p>
    </w:sdtContent>
  </w:sdt>
  <w:p w:rsidR="00000000" w:rsidDel="00000000" w:rsidP="00000000" w:rsidRDefault="00000000" w:rsidRPr="00000000" w14:paraId="000000AD">
    <w:pPr>
      <w:tabs>
        <w:tab w:val="center" w:pos="4320"/>
        <w:tab w:val="right" w:pos="8640"/>
      </w:tabs>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jc w:val="right"/>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507"/>
    </w:sdtPr>
    <w:sdtContent>
      <w:p w:rsidR="00000000" w:rsidDel="00000000" w:rsidP="00000000" w:rsidRDefault="00000000" w:rsidRPr="00000000" w14:paraId="000000B0">
        <w:pPr>
          <w:rPr>
            <w:ins w:author="Jeffrey Hanson" w:id="209" w:date="2021-12-27T23:18:04Z"/>
            <w:rFonts w:ascii="Times New Roman" w:cs="Times New Roman" w:eastAsia="Times New Roman" w:hAnsi="Times New Roman"/>
            <w:b w:val="0"/>
            <w:i w:val="0"/>
            <w:smallCaps w:val="0"/>
            <w:strike w:val="0"/>
            <w:color w:val="000000"/>
            <w:sz w:val="20"/>
            <w:szCs w:val="20"/>
            <w:u w:val="none"/>
            <w:shd w:fill="auto" w:val="clear"/>
            <w:vertAlign w:val="baseline"/>
          </w:rPr>
        </w:pPr>
        <w:sdt>
          <w:sdtPr>
            <w:tag w:val="goog_rdk_506"/>
          </w:sdtPr>
          <w:sdtContent>
            <w:ins w:author="Jeffrey Hanson" w:id="209" w:date="2021-12-27T23:18:04Z">
              <w:r w:rsidDel="00000000" w:rsidR="00000000" w:rsidRPr="00000000">
                <w:rPr>
                  <w:rtl w:val="0"/>
                </w:rPr>
              </w:r>
            </w:ins>
          </w:sdtContent>
        </w:sdt>
      </w:p>
    </w:sdtContent>
  </w:sdt>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9A7F20"/>
    <w:pPr>
      <w:widowControl w:val="1"/>
      <w:bidi w:val="0"/>
      <w:spacing w:after="0" w:before="0"/>
      <w:jc w:val="left"/>
    </w:pPr>
    <w:rPr>
      <w:rFonts w:ascii="Times New Roman" w:cs="Times New Roman" w:eastAsia="Times New Roman" w:hAnsi="Times New Roman"/>
      <w:color w:val="auto"/>
      <w:kern w:val="0"/>
      <w:sz w:val="20"/>
      <w:szCs w:val="20"/>
      <w:lang w:bidi="ar-SA" w:eastAsia="en-CA" w:val="en-US"/>
    </w:rPr>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rPr>
  </w:style>
  <w:style w:type="character" w:styleId="DefaultParagraphFont" w:default="1">
    <w:name w:val="Default Paragraph Font"/>
    <w:uiPriority w:val="1"/>
    <w:semiHidden w:val="1"/>
    <w:unhideWhenUsed w:val="1"/>
    <w:qFormat w:val="1"/>
    <w:rPr/>
  </w:style>
  <w:style w:type="character" w:styleId="Aubase" w:customStyle="1">
    <w:name w:val="au_base"/>
    <w:qFormat w:val="1"/>
    <w:rsid w:val="009A3899"/>
    <w:rPr>
      <w:sz w:val="24"/>
    </w:rPr>
  </w:style>
  <w:style w:type="character" w:styleId="Aucollab" w:customStyle="1">
    <w:name w:val="au_collab"/>
    <w:qFormat w:val="1"/>
    <w:rsid w:val="009A3899"/>
    <w:rPr>
      <w:sz w:val="24"/>
      <w:shd w:fill="c0c0c0" w:val="clear"/>
    </w:rPr>
  </w:style>
  <w:style w:type="character" w:styleId="Audeg" w:customStyle="1">
    <w:name w:val="au_deg"/>
    <w:qFormat w:val="1"/>
    <w:rsid w:val="009A3899"/>
    <w:rPr>
      <w:sz w:val="24"/>
      <w:shd w:fill="ffff00" w:val="clear"/>
    </w:rPr>
  </w:style>
  <w:style w:type="character" w:styleId="Aufname" w:customStyle="1">
    <w:name w:val="au_fname"/>
    <w:qFormat w:val="1"/>
    <w:rsid w:val="009A3899"/>
    <w:rPr>
      <w:sz w:val="24"/>
      <w:shd w:fill="00ffff" w:val="clear"/>
    </w:rPr>
  </w:style>
  <w:style w:type="character" w:styleId="Aurole" w:customStyle="1">
    <w:name w:val="au_role"/>
    <w:qFormat w:val="1"/>
    <w:rsid w:val="009A3899"/>
    <w:rPr>
      <w:sz w:val="24"/>
      <w:shd w:fill="808000" w:val="clear"/>
    </w:rPr>
  </w:style>
  <w:style w:type="character" w:styleId="Ausuffix" w:customStyle="1">
    <w:name w:val="au_suffix"/>
    <w:qFormat w:val="1"/>
    <w:rsid w:val="009A3899"/>
    <w:rPr>
      <w:sz w:val="24"/>
      <w:shd w:fill="ff00ff" w:val="clear"/>
    </w:rPr>
  </w:style>
  <w:style w:type="character" w:styleId="Ausurname" w:customStyle="1">
    <w:name w:val="au_surname"/>
    <w:qFormat w:val="1"/>
    <w:rsid w:val="009A3899"/>
    <w:rPr>
      <w:sz w:val="24"/>
      <w:shd w:fill="00ff00" w:val="clear"/>
    </w:rPr>
  </w:style>
  <w:style w:type="character" w:styleId="BalloonTextChar" w:customStyle="1">
    <w:name w:val="Balloon Text Char"/>
    <w:link w:val="BalloonText"/>
    <w:semiHidden w:val="1"/>
    <w:qFormat w:val="1"/>
    <w:rsid w:val="009A3899"/>
    <w:rPr>
      <w:rFonts w:ascii="Lucida Grande" w:eastAsia="Times New Roman" w:hAnsi="Lucida Grande"/>
      <w:sz w:val="18"/>
      <w:szCs w:val="18"/>
    </w:rPr>
  </w:style>
  <w:style w:type="character" w:styleId="Bibarticle" w:customStyle="1">
    <w:name w:val="bib_article"/>
    <w:qFormat w:val="1"/>
    <w:rsid w:val="009A3899"/>
    <w:rPr>
      <w:sz w:val="24"/>
      <w:shd w:fill="00ffff" w:val="clear"/>
    </w:rPr>
  </w:style>
  <w:style w:type="character" w:styleId="Bibbase" w:customStyle="1">
    <w:name w:val="bib_base"/>
    <w:qFormat w:val="1"/>
    <w:rsid w:val="009A3899"/>
    <w:rPr>
      <w:sz w:val="24"/>
    </w:rPr>
  </w:style>
  <w:style w:type="character" w:styleId="Bibcomment" w:customStyle="1">
    <w:name w:val="bib_comment"/>
    <w:qFormat w:val="1"/>
    <w:rsid w:val="009A3899"/>
    <w:rPr>
      <w:sz w:val="24"/>
    </w:rPr>
  </w:style>
  <w:style w:type="character" w:styleId="Bibdeg" w:customStyle="1">
    <w:name w:val="bib_deg"/>
    <w:qFormat w:val="1"/>
    <w:rsid w:val="009A3899"/>
    <w:rPr>
      <w:sz w:val="24"/>
    </w:rPr>
  </w:style>
  <w:style w:type="character" w:styleId="Bibdoi" w:customStyle="1">
    <w:name w:val="bib_doi"/>
    <w:qFormat w:val="1"/>
    <w:rsid w:val="009A3899"/>
    <w:rPr>
      <w:sz w:val="24"/>
      <w:shd w:fill="00ff00" w:val="clear"/>
    </w:rPr>
  </w:style>
  <w:style w:type="character" w:styleId="Bibetal" w:customStyle="1">
    <w:name w:val="bib_etal"/>
    <w:qFormat w:val="1"/>
    <w:rsid w:val="009A3899"/>
    <w:rPr>
      <w:sz w:val="24"/>
      <w:shd w:fill="008080" w:val="clear"/>
    </w:rPr>
  </w:style>
  <w:style w:type="character" w:styleId="Bibfname" w:customStyle="1">
    <w:name w:val="bib_fname"/>
    <w:qFormat w:val="1"/>
    <w:rsid w:val="009A3899"/>
    <w:rPr>
      <w:sz w:val="24"/>
      <w:shd w:fill="ffff00" w:val="clear"/>
    </w:rPr>
  </w:style>
  <w:style w:type="character" w:styleId="Bibfpage" w:customStyle="1">
    <w:name w:val="bib_fpage"/>
    <w:qFormat w:val="1"/>
    <w:rsid w:val="009A3899"/>
    <w:rPr>
      <w:sz w:val="24"/>
      <w:shd w:fill="808080" w:val="clear"/>
    </w:rPr>
  </w:style>
  <w:style w:type="character" w:styleId="Bibissue" w:customStyle="1">
    <w:name w:val="bib_issue"/>
    <w:qFormat w:val="1"/>
    <w:rsid w:val="009A3899"/>
    <w:rPr>
      <w:sz w:val="24"/>
      <w:shd w:fill="ffff00" w:val="clear"/>
    </w:rPr>
  </w:style>
  <w:style w:type="character" w:styleId="Bibjournal" w:customStyle="1">
    <w:name w:val="bib_journal"/>
    <w:qFormat w:val="1"/>
    <w:rsid w:val="009A3899"/>
    <w:rPr>
      <w:sz w:val="24"/>
      <w:shd w:fill="808000" w:val="clear"/>
    </w:rPr>
  </w:style>
  <w:style w:type="character" w:styleId="Biblpage" w:customStyle="1">
    <w:name w:val="bib_lpage"/>
    <w:qFormat w:val="1"/>
    <w:rsid w:val="009A3899"/>
    <w:rPr>
      <w:sz w:val="24"/>
      <w:shd w:fill="808080" w:val="clear"/>
    </w:rPr>
  </w:style>
  <w:style w:type="character" w:styleId="Bibmedline" w:customStyle="1">
    <w:name w:val="bib_medline"/>
    <w:qFormat w:val="1"/>
    <w:rsid w:val="009A3899"/>
    <w:rPr>
      <w:sz w:val="24"/>
    </w:rPr>
  </w:style>
  <w:style w:type="character" w:styleId="Bibnumber" w:customStyle="1">
    <w:name w:val="bib_number"/>
    <w:qFormat w:val="1"/>
    <w:rsid w:val="009A3899"/>
    <w:rPr>
      <w:sz w:val="24"/>
    </w:rPr>
  </w:style>
  <w:style w:type="character" w:styleId="Biborganization" w:customStyle="1">
    <w:name w:val="bib_organization"/>
    <w:qFormat w:val="1"/>
    <w:rsid w:val="009A3899"/>
    <w:rPr>
      <w:sz w:val="24"/>
      <w:shd w:fill="808000" w:val="clear"/>
    </w:rPr>
  </w:style>
  <w:style w:type="character" w:styleId="Bibsuffix" w:customStyle="1">
    <w:name w:val="bib_suffix"/>
    <w:qFormat w:val="1"/>
    <w:rsid w:val="009A3899"/>
    <w:rPr>
      <w:sz w:val="24"/>
    </w:rPr>
  </w:style>
  <w:style w:type="character" w:styleId="Bibsuppl" w:customStyle="1">
    <w:name w:val="bib_suppl"/>
    <w:qFormat w:val="1"/>
    <w:rsid w:val="009A3899"/>
    <w:rPr>
      <w:sz w:val="24"/>
      <w:shd w:fill="ffff00" w:val="clear"/>
    </w:rPr>
  </w:style>
  <w:style w:type="character" w:styleId="Bibsurname" w:customStyle="1">
    <w:name w:val="bib_surname"/>
    <w:qFormat w:val="1"/>
    <w:rsid w:val="009A3899"/>
    <w:rPr>
      <w:sz w:val="24"/>
      <w:shd w:fill="ffff00" w:val="clear"/>
    </w:rPr>
  </w:style>
  <w:style w:type="character" w:styleId="Bibunpubl" w:customStyle="1">
    <w:name w:val="bib_unpubl"/>
    <w:qFormat w:val="1"/>
    <w:rsid w:val="009A3899"/>
    <w:rPr>
      <w:sz w:val="24"/>
    </w:rPr>
  </w:style>
  <w:style w:type="character" w:styleId="Biburl" w:customStyle="1">
    <w:name w:val="bib_url"/>
    <w:qFormat w:val="1"/>
    <w:rsid w:val="009A3899"/>
    <w:rPr>
      <w:sz w:val="24"/>
      <w:shd w:fill="00ff00" w:val="clear"/>
    </w:rPr>
  </w:style>
  <w:style w:type="character" w:styleId="Bibvolume" w:customStyle="1">
    <w:name w:val="bib_volume"/>
    <w:qFormat w:val="1"/>
    <w:rsid w:val="009A3899"/>
    <w:rPr>
      <w:sz w:val="24"/>
      <w:shd w:fill="00ff00" w:val="clear"/>
    </w:rPr>
  </w:style>
  <w:style w:type="character" w:styleId="Bibyear" w:customStyle="1">
    <w:name w:val="bib_year"/>
    <w:qFormat w:val="1"/>
    <w:rsid w:val="009A3899"/>
    <w:rPr>
      <w:sz w:val="24"/>
      <w:shd w:fill="ff00ff" w:val="clear"/>
    </w:rPr>
  </w:style>
  <w:style w:type="character" w:styleId="Citebase" w:customStyle="1">
    <w:name w:val="cite_base"/>
    <w:qFormat w:val="1"/>
    <w:rsid w:val="009A3899"/>
    <w:rPr>
      <w:sz w:val="24"/>
    </w:rPr>
  </w:style>
  <w:style w:type="character" w:styleId="Citebib" w:customStyle="1">
    <w:name w:val="cite_bib"/>
    <w:qFormat w:val="1"/>
    <w:rsid w:val="009A3899"/>
    <w:rPr>
      <w:sz w:val="24"/>
      <w:shd w:fill="00ffff" w:val="clear"/>
    </w:rPr>
  </w:style>
  <w:style w:type="character" w:styleId="Citebox" w:customStyle="1">
    <w:name w:val="cite_box"/>
    <w:qFormat w:val="1"/>
    <w:rsid w:val="009A3899"/>
    <w:rPr>
      <w:sz w:val="24"/>
    </w:rPr>
  </w:style>
  <w:style w:type="character" w:styleId="Citeen" w:customStyle="1">
    <w:name w:val="cite_en"/>
    <w:qFormat w:val="1"/>
    <w:rsid w:val="009A3899"/>
    <w:rPr>
      <w:sz w:val="24"/>
      <w:shd w:fill="ffff00" w:val="clear"/>
      <w:vertAlign w:val="superscript"/>
    </w:rPr>
  </w:style>
  <w:style w:type="character" w:styleId="Citeeq" w:customStyle="1">
    <w:name w:val="cite_eq"/>
    <w:qFormat w:val="1"/>
    <w:rsid w:val="009A3899"/>
    <w:rPr>
      <w:sz w:val="24"/>
      <w:shd w:fill="ff99cc" w:val="clear"/>
    </w:rPr>
  </w:style>
  <w:style w:type="character" w:styleId="Citefig" w:customStyle="1">
    <w:name w:val="cite_fig"/>
    <w:qFormat w:val="1"/>
    <w:rsid w:val="009A3899"/>
    <w:rPr>
      <w:color w:val="000000"/>
      <w:sz w:val="24"/>
      <w:shd w:fill="00ff00" w:val="clear"/>
    </w:rPr>
  </w:style>
  <w:style w:type="character" w:styleId="Citefn" w:customStyle="1">
    <w:name w:val="cite_fn"/>
    <w:qFormat w:val="1"/>
    <w:rsid w:val="009A3899"/>
    <w:rPr>
      <w:sz w:val="24"/>
      <w:shd w:fill="ff0000" w:val="clear"/>
    </w:rPr>
  </w:style>
  <w:style w:type="character" w:styleId="Citetbl" w:customStyle="1">
    <w:name w:val="cite_tbl"/>
    <w:qFormat w:val="1"/>
    <w:rsid w:val="009A3899"/>
    <w:rPr>
      <w:color w:val="000000"/>
      <w:sz w:val="24"/>
      <w:shd w:fill="ff00ff" w:val="clear"/>
    </w:rPr>
  </w:style>
  <w:style w:type="character" w:styleId="Annotationreference">
    <w:name w:val="annotation reference"/>
    <w:uiPriority w:val="99"/>
    <w:qFormat w:val="1"/>
    <w:rsid w:val="009A3899"/>
    <w:rPr>
      <w:sz w:val="18"/>
      <w:szCs w:val="18"/>
    </w:rPr>
  </w:style>
  <w:style w:type="character" w:styleId="CommentTextChar" w:customStyle="1">
    <w:name w:val="Comment Text Char"/>
    <w:link w:val="CommentText"/>
    <w:uiPriority w:val="99"/>
    <w:semiHidden w:val="1"/>
    <w:qFormat w:val="1"/>
    <w:rsid w:val="009A3899"/>
    <w:rPr>
      <w:rFonts w:ascii="Times New Roman" w:eastAsia="Times New Roman" w:hAnsi="Times New Roman"/>
      <w:sz w:val="20"/>
      <w:szCs w:val="20"/>
    </w:rPr>
  </w:style>
  <w:style w:type="character" w:styleId="CommentSubjectChar" w:customStyle="1">
    <w:name w:val="Comment Subject Char"/>
    <w:link w:val="CommentSubject"/>
    <w:uiPriority w:val="99"/>
    <w:semiHidden w:val="1"/>
    <w:qFormat w:val="1"/>
    <w:rsid w:val="009A3899"/>
    <w:rPr>
      <w:rFonts w:ascii="Times New Roman" w:eastAsia="Times New Roman" w:hAnsi="Times New Roman"/>
      <w:b w:val="1"/>
      <w:bCs w:val="1"/>
      <w:sz w:val="20"/>
      <w:szCs w:val="20"/>
    </w:rPr>
  </w:style>
  <w:style w:type="character" w:styleId="ContractNumber" w:customStyle="1">
    <w:name w:val="Contract Number"/>
    <w:qFormat w:val="1"/>
    <w:rsid w:val="009A3899"/>
    <w:rPr>
      <w:sz w:val="24"/>
      <w:szCs w:val="24"/>
      <w:shd w:fill="ccffcc" w:val="clear"/>
    </w:rPr>
  </w:style>
  <w:style w:type="character" w:styleId="ContractSponsor" w:customStyle="1">
    <w:name w:val="Contract Sponsor"/>
    <w:qFormat w:val="1"/>
    <w:rsid w:val="009A3899"/>
    <w:rPr>
      <w:sz w:val="24"/>
      <w:szCs w:val="24"/>
      <w:shd w:fill="ffcc99" w:val="clear"/>
    </w:rPr>
  </w:style>
  <w:style w:type="character" w:styleId="Emphasis">
    <w:name w:val="Emphasis"/>
    <w:uiPriority w:val="20"/>
    <w:qFormat w:val="1"/>
    <w:rsid w:val="009A3899"/>
    <w:rPr>
      <w:i w:val="1"/>
      <w:iCs w:val="1"/>
    </w:rPr>
  </w:style>
  <w:style w:type="character" w:styleId="EndnoteCharacters">
    <w:name w:val="Endnote Characters"/>
    <w:semiHidden w:val="1"/>
    <w:qFormat w:val="1"/>
    <w:rsid w:val="009A3899"/>
    <w:rPr>
      <w:vertAlign w:val="superscript"/>
    </w:rPr>
  </w:style>
  <w:style w:type="character" w:styleId="EndnoteAnchor">
    <w:name w:val="Endnote Anchor"/>
    <w:rPr>
      <w:vertAlign w:val="superscript"/>
    </w:rPr>
  </w:style>
  <w:style w:type="character" w:styleId="EndnoteTextChar" w:customStyle="1">
    <w:name w:val="Endnote Text Char"/>
    <w:link w:val="EndnoteText"/>
    <w:semiHidden w:val="1"/>
    <w:qFormat w:val="1"/>
    <w:rsid w:val="009A3899"/>
    <w:rPr>
      <w:rFonts w:ascii="Cambria" w:eastAsia="Cambria" w:hAnsi="Cambria"/>
      <w:sz w:val="20"/>
      <w:szCs w:val="20"/>
    </w:rPr>
  </w:style>
  <w:style w:type="character" w:styleId="Eqno" w:customStyle="1">
    <w:name w:val="eq_no"/>
    <w:qFormat w:val="1"/>
    <w:rsid w:val="009A3899"/>
    <w:rPr>
      <w:sz w:val="24"/>
    </w:rPr>
  </w:style>
  <w:style w:type="character" w:styleId="VisitedInternetLink">
    <w:name w:val="FollowedHyperlink"/>
    <w:rsid w:val="009A3899"/>
    <w:rPr>
      <w:color w:val="800080"/>
      <w:u w:val="single"/>
    </w:rPr>
  </w:style>
  <w:style w:type="character" w:styleId="FooterChar" w:customStyle="1">
    <w:name w:val="Footer Char"/>
    <w:link w:val="Footer"/>
    <w:uiPriority w:val="99"/>
    <w:qFormat w:val="1"/>
    <w:rsid w:val="009A3899"/>
    <w:rPr>
      <w:rFonts w:ascii="Times New Roman" w:eastAsia="Times New Roman" w:hAnsi="Times New Roman"/>
      <w:sz w:val="20"/>
      <w:szCs w:val="20"/>
    </w:rPr>
  </w:style>
  <w:style w:type="character" w:styleId="FootnoteCharacters">
    <w:name w:val="Footnote Characters"/>
    <w:semiHidden w:val="1"/>
    <w:qFormat w:val="1"/>
    <w:rsid w:val="009A3899"/>
    <w:rPr>
      <w:vertAlign w:val="superscript"/>
    </w:rPr>
  </w:style>
  <w:style w:type="character" w:styleId="FootnoteAnchor">
    <w:name w:val="Footnote Anchor"/>
    <w:rPr>
      <w:vertAlign w:val="superscript"/>
    </w:rPr>
  </w:style>
  <w:style w:type="character" w:styleId="HeaderChar" w:customStyle="1">
    <w:name w:val="Header Char"/>
    <w:link w:val="Header"/>
    <w:qFormat w:val="1"/>
    <w:rsid w:val="009A3899"/>
    <w:rPr>
      <w:rFonts w:ascii="Times New Roman" w:eastAsia="Times New Roman" w:hAnsi="Times New Roman"/>
      <w:sz w:val="20"/>
      <w:szCs w:val="20"/>
    </w:rPr>
  </w:style>
  <w:style w:type="character" w:styleId="HTMLAcronym">
    <w:name w:val="HTML Acronym"/>
    <w:basedOn w:val="DefaultParagraphFont"/>
    <w:qFormat w:val="1"/>
    <w:rsid w:val="009A3899"/>
    <w:rPr/>
  </w:style>
  <w:style w:type="character" w:styleId="HTMLCite">
    <w:name w:val="HTML Cite"/>
    <w:qFormat w:val="1"/>
    <w:rsid w:val="009A3899"/>
    <w:rPr>
      <w:i w:val="1"/>
      <w:iCs w:val="1"/>
    </w:rPr>
  </w:style>
  <w:style w:type="character" w:styleId="HTMLCode">
    <w:name w:val="HTML Code"/>
    <w:qFormat w:val="1"/>
    <w:rsid w:val="009A3899"/>
    <w:rPr>
      <w:rFonts w:ascii="Courier New" w:cs="Courier New" w:hAnsi="Courier New"/>
      <w:sz w:val="20"/>
      <w:szCs w:val="20"/>
    </w:rPr>
  </w:style>
  <w:style w:type="character" w:styleId="HTMLDefinition">
    <w:name w:val="HTML Definition"/>
    <w:qFormat w:val="1"/>
    <w:rsid w:val="009A3899"/>
    <w:rPr>
      <w:i w:val="1"/>
      <w:iCs w:val="1"/>
    </w:rPr>
  </w:style>
  <w:style w:type="character" w:styleId="HTMLKeyboard">
    <w:name w:val="HTML Keyboard"/>
    <w:qFormat w:val="1"/>
    <w:rsid w:val="009A3899"/>
    <w:rPr>
      <w:rFonts w:ascii="Courier New" w:cs="Courier New" w:hAnsi="Courier New"/>
      <w:sz w:val="20"/>
      <w:szCs w:val="20"/>
    </w:rPr>
  </w:style>
  <w:style w:type="character" w:styleId="HTMLPreformattedChar" w:customStyle="1">
    <w:name w:val="HTML Preformatted Char"/>
    <w:link w:val="HTMLPreformatted"/>
    <w:qFormat w:val="1"/>
    <w:rsid w:val="009A3899"/>
    <w:rPr>
      <w:rFonts w:ascii="Consolas" w:eastAsia="Times New Roman" w:hAnsi="Consolas"/>
      <w:sz w:val="20"/>
      <w:szCs w:val="20"/>
    </w:rPr>
  </w:style>
  <w:style w:type="character" w:styleId="HTMLSample">
    <w:name w:val="HTML Sample"/>
    <w:qFormat w:val="1"/>
    <w:rsid w:val="009A3899"/>
    <w:rPr>
      <w:rFonts w:ascii="Courier New" w:cs="Courier New" w:hAnsi="Courier New"/>
    </w:rPr>
  </w:style>
  <w:style w:type="character" w:styleId="HTMLTypewriter">
    <w:name w:val="HTML Typewriter"/>
    <w:qFormat w:val="1"/>
    <w:rsid w:val="009A3899"/>
    <w:rPr>
      <w:rFonts w:ascii="Courier New" w:cs="Courier New" w:hAnsi="Courier New"/>
      <w:sz w:val="20"/>
      <w:szCs w:val="20"/>
    </w:rPr>
  </w:style>
  <w:style w:type="character" w:styleId="HTMLVariable">
    <w:name w:val="HTML Variable"/>
    <w:qFormat w:val="1"/>
    <w:rsid w:val="009A3899"/>
    <w:rPr>
      <w:i w:val="1"/>
      <w:iCs w:val="1"/>
    </w:rPr>
  </w:style>
  <w:style w:type="character" w:styleId="InternetLink">
    <w:name w:val="Hyperlink"/>
    <w:uiPriority w:val="99"/>
    <w:rsid w:val="009A3899"/>
    <w:rPr>
      <w:color w:val="0000ff"/>
      <w:u w:val="single"/>
    </w:rPr>
  </w:style>
  <w:style w:type="character" w:styleId="Linenumber">
    <w:name w:val="line number"/>
    <w:basedOn w:val="DefaultParagraphFont"/>
    <w:qFormat w:val="1"/>
    <w:rsid w:val="009A3899"/>
    <w:rPr/>
  </w:style>
  <w:style w:type="character" w:styleId="Pagenumber">
    <w:name w:val="page number"/>
    <w:basedOn w:val="DefaultParagraphFont"/>
    <w:qFormat w:val="1"/>
    <w:rsid w:val="009A3899"/>
    <w:rPr/>
  </w:style>
  <w:style w:type="character" w:styleId="Strong">
    <w:name w:val="Strong"/>
    <w:uiPriority w:val="22"/>
    <w:qFormat w:val="1"/>
    <w:rsid w:val="009A3899"/>
    <w:rPr>
      <w:b w:val="1"/>
      <w:bCs w:val="1"/>
    </w:rPr>
  </w:style>
  <w:style w:type="character" w:styleId="SXreflink" w:customStyle="1">
    <w:name w:val="SX-reflink"/>
    <w:uiPriority w:val="1"/>
    <w:qFormat w:val="1"/>
    <w:rsid w:val="009A3899"/>
    <w:rPr>
      <w:color w:val="0000ff"/>
      <w:sz w:val="16"/>
      <w:u w:val="single"/>
      <w:shd w:fill="ffffff" w:val="clear"/>
    </w:rPr>
  </w:style>
  <w:style w:type="character" w:styleId="UnresolvedMention1" w:customStyle="1">
    <w:name w:val="Unresolved Mention1"/>
    <w:uiPriority w:val="99"/>
    <w:semiHidden w:val="1"/>
    <w:unhideWhenUsed w:val="1"/>
    <w:qFormat w:val="1"/>
    <w:rsid w:val="00F26AF7"/>
    <w:rPr>
      <w:color w:val="808080"/>
      <w:shd w:fill="e6e6e6" w:val="clear"/>
    </w:rPr>
  </w:style>
  <w:style w:type="character" w:styleId="Appleconvertedspace" w:customStyle="1">
    <w:name w:val="apple-converted-space"/>
    <w:basedOn w:val="DefaultParagraphFont"/>
    <w:qFormat w:val="1"/>
    <w:rsid w:val="009A6B8F"/>
    <w:rPr/>
  </w:style>
  <w:style w:type="character" w:styleId="UnresolvedMention">
    <w:name w:val="Unresolved Mention"/>
    <w:uiPriority w:val="99"/>
    <w:semiHidden w:val="1"/>
    <w:unhideWhenUsed w:val="1"/>
    <w:qFormat w:val="1"/>
    <w:rsid w:val="006B4A23"/>
    <w:rPr>
      <w:color w:val="605e5c"/>
      <w:shd w:fill="e1dfdd" w:val="clear"/>
    </w:rPr>
  </w:style>
  <w:style w:type="character" w:styleId="LineNumbering">
    <w:name w:val="Line Numbering"/>
    <w:rPr/>
  </w:style>
  <w:style w:type="paragraph" w:styleId="Heading">
    <w:name w:val="Heading"/>
    <w:basedOn w:val="Normal"/>
    <w:next w:val="TextBody"/>
    <w:qFormat w:val="1"/>
    <w:pPr>
      <w:keepNext w:val="1"/>
      <w:spacing w:after="120" w:before="240"/>
    </w:pPr>
    <w:rPr>
      <w:rFonts w:ascii="Liberation Sans" w:cs="Noto Sans Devanagari" w:eastAsia="Noto Sans CJK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Noto Sans Devanagari"/>
    </w:rPr>
  </w:style>
  <w:style w:type="paragraph" w:styleId="Caption">
    <w:name w:val="Caption"/>
    <w:basedOn w:val="Normal"/>
    <w:qFormat w:val="1"/>
    <w:pPr>
      <w:suppressLineNumbers w:val="1"/>
      <w:spacing w:after="120" w:before="120"/>
    </w:pPr>
    <w:rPr>
      <w:rFonts w:cs="Noto Sans Devanagari"/>
      <w:i w:val="1"/>
      <w:iCs w:val="1"/>
      <w:sz w:val="24"/>
      <w:szCs w:val="24"/>
    </w:rPr>
  </w:style>
  <w:style w:type="paragraph" w:styleId="Index">
    <w:name w:val="Index"/>
    <w:basedOn w:val="Normal"/>
    <w:qFormat w:val="1"/>
    <w:pPr>
      <w:suppressLineNumbers w:val="1"/>
    </w:pPr>
    <w:rPr>
      <w:rFonts w:cs="Noto Sans Devanagari"/>
      <w:lang w:bidi="zxx" w:eastAsia="zxx" w:val="zxx"/>
    </w:rPr>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BaseText" w:customStyle="1">
    <w:name w:val="Base_Text"/>
    <w:qFormat w:val="1"/>
    <w:rsid w:val="009A3899"/>
    <w:pPr>
      <w:widowControl w:val="1"/>
      <w:bidi w:val="0"/>
      <w:spacing w:after="0" w:before="120"/>
      <w:jc w:val="left"/>
    </w:pPr>
    <w:rPr>
      <w:rFonts w:ascii="Times New Roman" w:cs="Times New Roman" w:eastAsia="Times New Roman" w:hAnsi="Times New Roman"/>
      <w:color w:val="auto"/>
      <w:kern w:val="0"/>
      <w:sz w:val="24"/>
      <w:szCs w:val="24"/>
      <w:lang w:bidi="ar-SA" w:eastAsia="en-CA" w:val="en-US"/>
    </w:rPr>
  </w:style>
  <w:style w:type="paragraph" w:styleId="1stparatext" w:customStyle="1">
    <w:name w:val="1st para text"/>
    <w:basedOn w:val="BaseText"/>
    <w:qFormat w:val="1"/>
    <w:rsid w:val="009A3899"/>
    <w:pPr/>
    <w:rPr/>
  </w:style>
  <w:style w:type="paragraph" w:styleId="BaseHeading" w:customStyle="1">
    <w:name w:val="Base_Heading"/>
    <w:qFormat w:val="1"/>
    <w:rsid w:val="009A3899"/>
    <w:pPr>
      <w:keepNext w:val="1"/>
      <w:widowControl w:val="1"/>
      <w:bidi w:val="0"/>
      <w:spacing w:after="0" w:before="240"/>
      <w:jc w:val="left"/>
      <w:outlineLvl w:val="0"/>
    </w:pPr>
    <w:rPr>
      <w:rFonts w:ascii="Times New Roman" w:cs="Times New Roman" w:eastAsia="Times New Roman" w:hAnsi="Times New Roman"/>
      <w:color w:val="auto"/>
      <w:kern w:val="2"/>
      <w:sz w:val="28"/>
      <w:szCs w:val="28"/>
      <w:lang w:bidi="ar-SA" w:eastAsia="en-CA" w:val="en-US"/>
    </w:rPr>
  </w:style>
  <w:style w:type="paragraph" w:styleId="AbstractHead" w:customStyle="1">
    <w:name w:val="Abstract Head"/>
    <w:basedOn w:val="BaseHeading"/>
    <w:qFormat w:val="1"/>
    <w:rsid w:val="009A3899"/>
    <w:pPr>
      <w:outlineLvl w:val="9"/>
    </w:pPr>
    <w:rPr/>
  </w:style>
  <w:style w:type="paragraph" w:styleId="AbstractSummary" w:customStyle="1">
    <w:name w:val="Abstract/Summary"/>
    <w:basedOn w:val="BaseText"/>
    <w:qFormat w:val="1"/>
    <w:rsid w:val="009A3899"/>
    <w:pPr/>
    <w:rPr/>
  </w:style>
  <w:style w:type="paragraph" w:styleId="Referencesandnotes" w:customStyle="1">
    <w:name w:val="References and notes"/>
    <w:basedOn w:val="BaseText"/>
    <w:qFormat w:val="1"/>
    <w:rsid w:val="009A3899"/>
    <w:pPr>
      <w:ind w:left="720" w:hanging="720"/>
    </w:pPr>
    <w:rPr/>
  </w:style>
  <w:style w:type="paragraph" w:styleId="Acknowledgement" w:customStyle="1">
    <w:name w:val="Acknowledgement"/>
    <w:basedOn w:val="Referencesandnotes"/>
    <w:qFormat w:val="1"/>
    <w:rsid w:val="009A3899"/>
    <w:pPr/>
    <w:rPr/>
  </w:style>
  <w:style w:type="paragraph" w:styleId="Subhead" w:customStyle="1">
    <w:name w:val="Subhead"/>
    <w:basedOn w:val="BaseHeading"/>
    <w:qFormat w:val="1"/>
    <w:rsid w:val="009A3899"/>
    <w:pPr>
      <w:outlineLvl w:val="9"/>
    </w:pPr>
    <w:rPr>
      <w:b w:val="1"/>
      <w:bCs w:val="1"/>
      <w:sz w:val="24"/>
      <w:szCs w:val="24"/>
    </w:rPr>
  </w:style>
  <w:style w:type="paragraph" w:styleId="AppendixHead" w:customStyle="1">
    <w:name w:val="AppendixHead"/>
    <w:basedOn w:val="Subhead"/>
    <w:qFormat w:val="1"/>
    <w:rsid w:val="009A3899"/>
    <w:pPr/>
    <w:rPr/>
  </w:style>
  <w:style w:type="paragraph" w:styleId="AppendixSubhead" w:customStyle="1">
    <w:name w:val="AppendixSubhead"/>
    <w:basedOn w:val="Subhead"/>
    <w:qFormat w:val="1"/>
    <w:rsid w:val="009A3899"/>
    <w:pPr/>
    <w:rPr/>
  </w:style>
  <w:style w:type="paragraph" w:styleId="Articletype" w:customStyle="1">
    <w:name w:val="Article type"/>
    <w:basedOn w:val="BaseText"/>
    <w:qFormat w:val="1"/>
    <w:rsid w:val="009A3899"/>
    <w:pPr/>
    <w:rPr/>
  </w:style>
  <w:style w:type="paragraph" w:styleId="AuthorAttribute" w:customStyle="1">
    <w:name w:val="Author Attribute"/>
    <w:basedOn w:val="BaseText"/>
    <w:qFormat w:val="1"/>
    <w:rsid w:val="009A3899"/>
    <w:pPr>
      <w:spacing w:after="0" w:before="480"/>
    </w:pPr>
    <w:rPr/>
  </w:style>
  <w:style w:type="paragraph" w:styleId="Footnote" w:customStyle="1">
    <w:name w:val="Footnote Text"/>
    <w:basedOn w:val="BaseText"/>
    <w:rsid w:val="009A3899"/>
    <w:pPr/>
    <w:rPr/>
  </w:style>
  <w:style w:type="paragraph" w:styleId="AuthorFootnote" w:customStyle="1">
    <w:name w:val="AuthorFootnote"/>
    <w:basedOn w:val="Footnote"/>
    <w:qFormat w:val="1"/>
    <w:rsid w:val="009A3899"/>
    <w:pPr/>
    <w:rPr>
      <w:lang w:bidi="he-IL"/>
    </w:rPr>
  </w:style>
  <w:style w:type="paragraph" w:styleId="Authors" w:customStyle="1">
    <w:name w:val="Authors"/>
    <w:basedOn w:val="BaseText"/>
    <w:qFormat w:val="1"/>
    <w:rsid w:val="009A3899"/>
    <w:pPr>
      <w:spacing w:after="360" w:before="120"/>
      <w:jc w:val="center"/>
    </w:pPr>
    <w:rPr/>
  </w:style>
  <w:style w:type="paragraph" w:styleId="BalloonText">
    <w:name w:val="Balloon Text"/>
    <w:basedOn w:val="Normal"/>
    <w:link w:val="BalloonTextChar"/>
    <w:semiHidden w:val="1"/>
    <w:qFormat w:val="1"/>
    <w:rsid w:val="009A3899"/>
    <w:pPr/>
    <w:rPr>
      <w:rFonts w:ascii="Lucida Grande" w:hAnsi="Lucida Grande"/>
      <w:sz w:val="18"/>
      <w:szCs w:val="18"/>
    </w:rPr>
  </w:style>
  <w:style w:type="paragraph" w:styleId="BookorMeetingInformation" w:customStyle="1">
    <w:name w:val="Book or Meeting Information"/>
    <w:basedOn w:val="BaseText"/>
    <w:qFormat w:val="1"/>
    <w:rsid w:val="009A3899"/>
    <w:pPr/>
    <w:rPr/>
  </w:style>
  <w:style w:type="paragraph" w:styleId="BookInformation" w:customStyle="1">
    <w:name w:val="BookInformation"/>
    <w:basedOn w:val="BaseText"/>
    <w:qFormat w:val="1"/>
    <w:rsid w:val="009A3899"/>
    <w:pPr/>
    <w:rPr/>
  </w:style>
  <w:style w:type="paragraph" w:styleId="Level2Head" w:customStyle="1">
    <w:name w:val="Level 2 Head"/>
    <w:basedOn w:val="BaseHeading"/>
    <w:qFormat w:val="1"/>
    <w:rsid w:val="009A3899"/>
    <w:pPr>
      <w:outlineLvl w:val="1"/>
    </w:pPr>
    <w:rPr>
      <w:i w:val="1"/>
      <w:iCs w:val="1"/>
      <w:sz w:val="24"/>
      <w:szCs w:val="24"/>
    </w:rPr>
  </w:style>
  <w:style w:type="paragraph" w:styleId="BoxLevel2Head" w:customStyle="1">
    <w:name w:val="BoxLevel 2 Head"/>
    <w:basedOn w:val="Level2Head"/>
    <w:qFormat w:val="1"/>
    <w:rsid w:val="009A3899"/>
    <w:pPr>
      <w:shd w:color="auto" w:fill="e6e6e6" w:val="clear"/>
      <w:outlineLvl w:val="9"/>
    </w:pPr>
    <w:rPr/>
  </w:style>
  <w:style w:type="paragraph" w:styleId="BoxListUnnumbered" w:customStyle="1">
    <w:name w:val="BoxListUnnumbered"/>
    <w:basedOn w:val="BaseText"/>
    <w:qFormat w:val="1"/>
    <w:rsid w:val="009A3899"/>
    <w:pPr>
      <w:shd w:color="auto" w:fill="e6e6e6" w:val="clear"/>
      <w:ind w:left="1080" w:hanging="360"/>
    </w:pPr>
    <w:rPr/>
  </w:style>
  <w:style w:type="paragraph" w:styleId="BoxList" w:customStyle="1">
    <w:name w:val="BoxList"/>
    <w:basedOn w:val="BoxListUnnumbered"/>
    <w:qFormat w:val="1"/>
    <w:rsid w:val="009A3899"/>
    <w:pPr/>
    <w:rPr/>
  </w:style>
  <w:style w:type="paragraph" w:styleId="BoxSubhead" w:customStyle="1">
    <w:name w:val="BoxSubhead"/>
    <w:basedOn w:val="Subhead"/>
    <w:qFormat w:val="1"/>
    <w:rsid w:val="009A3899"/>
    <w:pPr>
      <w:shd w:color="auto" w:fill="e6e6e6" w:val="clear"/>
    </w:pPr>
    <w:rPr/>
  </w:style>
  <w:style w:type="paragraph" w:styleId="Paragraph" w:customStyle="1">
    <w:name w:val="Paragraph"/>
    <w:basedOn w:val="BaseText"/>
    <w:qFormat w:val="1"/>
    <w:rsid w:val="009A3899"/>
    <w:pPr>
      <w:ind w:firstLine="720"/>
    </w:pPr>
    <w:rPr/>
  </w:style>
  <w:style w:type="paragraph" w:styleId="BoxText" w:customStyle="1">
    <w:name w:val="BoxText"/>
    <w:basedOn w:val="Paragraph"/>
    <w:qFormat w:val="1"/>
    <w:rsid w:val="009A3899"/>
    <w:pPr>
      <w:shd w:color="auto" w:fill="e6e6e6" w:val="clear"/>
    </w:pPr>
    <w:rPr/>
  </w:style>
  <w:style w:type="paragraph" w:styleId="BoxTitle" w:customStyle="1">
    <w:name w:val="BoxTitle"/>
    <w:basedOn w:val="BaseHeading"/>
    <w:qFormat w:val="1"/>
    <w:rsid w:val="009A3899"/>
    <w:pPr>
      <w:shd w:color="auto" w:fill="e6e6e6" w:val="clear"/>
      <w:outlineLvl w:val="9"/>
    </w:pPr>
    <w:rPr>
      <w:b w:val="1"/>
      <w:sz w:val="24"/>
      <w:szCs w:val="24"/>
    </w:rPr>
  </w:style>
  <w:style w:type="paragraph" w:styleId="BulletedText" w:customStyle="1">
    <w:name w:val="Bulleted Text"/>
    <w:basedOn w:val="BaseText"/>
    <w:qFormat w:val="1"/>
    <w:rsid w:val="009A3899"/>
    <w:pPr>
      <w:ind w:left="720" w:hanging="720"/>
    </w:pPr>
    <w:rPr/>
  </w:style>
  <w:style w:type="paragraph" w:styleId="Careermagazine" w:customStyle="1">
    <w:name w:val="career-magazine"/>
    <w:basedOn w:val="BaseText"/>
    <w:qFormat w:val="1"/>
    <w:rsid w:val="009A3899"/>
    <w:pPr>
      <w:jc w:val="right"/>
    </w:pPr>
    <w:rPr>
      <w:color w:val="ff0000"/>
    </w:rPr>
  </w:style>
  <w:style w:type="paragraph" w:styleId="Careerstage" w:customStyle="1">
    <w:name w:val="career-stage"/>
    <w:basedOn w:val="BaseText"/>
    <w:qFormat w:val="1"/>
    <w:rsid w:val="009A3899"/>
    <w:pPr>
      <w:jc w:val="right"/>
    </w:pPr>
    <w:rPr>
      <w:color w:val="339966"/>
    </w:rPr>
  </w:style>
  <w:style w:type="paragraph" w:styleId="Annotationtext">
    <w:name w:val="annotation text"/>
    <w:basedOn w:val="Normal"/>
    <w:link w:val="CommentTextChar"/>
    <w:uiPriority w:val="99"/>
    <w:semiHidden w:val="1"/>
    <w:qFormat w:val="1"/>
    <w:rsid w:val="009A3899"/>
    <w:pPr/>
    <w:rPr/>
  </w:style>
  <w:style w:type="paragraph" w:styleId="Annotationsubject">
    <w:name w:val="annotation subject"/>
    <w:basedOn w:val="Annotationtext"/>
    <w:next w:val="Annotationtext"/>
    <w:link w:val="CommentSubjectChar"/>
    <w:uiPriority w:val="99"/>
    <w:semiHidden w:val="1"/>
    <w:unhideWhenUsed w:val="1"/>
    <w:qFormat w:val="1"/>
    <w:rsid w:val="009A3899"/>
    <w:pPr/>
    <w:rPr>
      <w:b w:val="1"/>
      <w:bCs w:val="1"/>
    </w:rPr>
  </w:style>
  <w:style w:type="paragraph" w:styleId="ContinuedParagraph" w:customStyle="1">
    <w:name w:val="ContinuedParagraph"/>
    <w:basedOn w:val="Paragraph"/>
    <w:qFormat w:val="1"/>
    <w:rsid w:val="009A3899"/>
    <w:pPr>
      <w:ind w:hanging="0"/>
    </w:pPr>
    <w:rPr/>
  </w:style>
  <w:style w:type="paragraph" w:styleId="Correspondence" w:customStyle="1">
    <w:name w:val="Correspondence"/>
    <w:basedOn w:val="BaseText"/>
    <w:qFormat w:val="1"/>
    <w:rsid w:val="009A3899"/>
    <w:pPr>
      <w:spacing w:after="240" w:before="0"/>
    </w:pPr>
    <w:rPr/>
  </w:style>
  <w:style w:type="paragraph" w:styleId="DateAccepted" w:customStyle="1">
    <w:name w:val="Date Accepted"/>
    <w:basedOn w:val="BaseText"/>
    <w:qFormat w:val="1"/>
    <w:rsid w:val="009A3899"/>
    <w:pPr>
      <w:spacing w:after="0" w:before="360"/>
    </w:pPr>
    <w:rPr/>
  </w:style>
  <w:style w:type="paragraph" w:styleId="Deck" w:customStyle="1">
    <w:name w:val="Deck"/>
    <w:basedOn w:val="BaseHeading"/>
    <w:qFormat w:val="1"/>
    <w:rsid w:val="009A3899"/>
    <w:pPr>
      <w:outlineLvl w:val="1"/>
    </w:pPr>
    <w:rPr/>
  </w:style>
  <w:style w:type="paragraph" w:styleId="DefTerm" w:customStyle="1">
    <w:name w:val="DefTerm"/>
    <w:basedOn w:val="BaseText"/>
    <w:qFormat w:val="1"/>
    <w:rsid w:val="009A3899"/>
    <w:pPr>
      <w:ind w:left="720" w:hanging="0"/>
    </w:pPr>
    <w:rPr/>
  </w:style>
  <w:style w:type="paragraph" w:styleId="Definition" w:customStyle="1">
    <w:name w:val="Definition"/>
    <w:basedOn w:val="DefTerm"/>
    <w:qFormat w:val="1"/>
    <w:rsid w:val="009A3899"/>
    <w:pPr>
      <w:ind w:left="1080" w:hanging="360"/>
    </w:pPr>
    <w:rPr/>
  </w:style>
  <w:style w:type="paragraph" w:styleId="DefListTitle" w:customStyle="1">
    <w:name w:val="DefListTitle"/>
    <w:basedOn w:val="BaseHeading"/>
    <w:qFormat w:val="1"/>
    <w:rsid w:val="009A3899"/>
    <w:pPr>
      <w:outlineLvl w:val="9"/>
    </w:pPr>
    <w:rPr/>
  </w:style>
  <w:style w:type="paragraph" w:styleId="Discipline" w:customStyle="1">
    <w:name w:val="discipline"/>
    <w:basedOn w:val="BaseText"/>
    <w:qFormat w:val="1"/>
    <w:rsid w:val="009A3899"/>
    <w:pPr>
      <w:jc w:val="right"/>
    </w:pPr>
    <w:rPr>
      <w:color w:val="993366"/>
    </w:rPr>
  </w:style>
  <w:style w:type="paragraph" w:styleId="Editors" w:customStyle="1">
    <w:name w:val="Editors"/>
    <w:basedOn w:val="Authors"/>
    <w:qFormat w:val="1"/>
    <w:rsid w:val="009A3899"/>
    <w:pPr/>
    <w:rPr/>
  </w:style>
  <w:style w:type="paragraph" w:styleId="Endnote">
    <w:name w:val="Endnote Text"/>
    <w:basedOn w:val="Normal"/>
    <w:link w:val="EndnoteTextChar"/>
    <w:semiHidden w:val="1"/>
    <w:rsid w:val="009A3899"/>
    <w:pPr/>
    <w:rPr>
      <w:rFonts w:ascii="Cambria" w:eastAsia="Cambria" w:hAnsi="Cambria"/>
    </w:rPr>
  </w:style>
  <w:style w:type="paragraph" w:styleId="Equation" w:customStyle="1">
    <w:name w:val="Equation"/>
    <w:basedOn w:val="BaseText"/>
    <w:qFormat w:val="1"/>
    <w:rsid w:val="009A3899"/>
    <w:pPr>
      <w:jc w:val="center"/>
    </w:pPr>
    <w:rPr/>
  </w:style>
  <w:style w:type="paragraph" w:styleId="FieldCodes" w:customStyle="1">
    <w:name w:val="FieldCodes"/>
    <w:basedOn w:val="BaseText"/>
    <w:qFormat w:val="1"/>
    <w:rsid w:val="009A3899"/>
    <w:pPr/>
    <w:rPr/>
  </w:style>
  <w:style w:type="paragraph" w:styleId="Legend" w:customStyle="1">
    <w:name w:val="Legend"/>
    <w:basedOn w:val="BaseHeading"/>
    <w:qFormat w:val="1"/>
    <w:rsid w:val="009A3899"/>
    <w:pPr>
      <w:outlineLvl w:val="9"/>
    </w:pPr>
    <w:rPr>
      <w:sz w:val="24"/>
      <w:szCs w:val="24"/>
    </w:rPr>
  </w:style>
  <w:style w:type="paragraph" w:styleId="FigureCopyright" w:customStyle="1">
    <w:name w:val="FigureCopyright"/>
    <w:basedOn w:val="Legend"/>
    <w:qFormat w:val="1"/>
    <w:rsid w:val="009A3899"/>
    <w:pPr>
      <w:spacing w:after="0" w:before="80"/>
    </w:pPr>
    <w:rPr>
      <w:lang w:bidi="he-IL"/>
    </w:rPr>
  </w:style>
  <w:style w:type="paragraph" w:styleId="FigureCredit" w:customStyle="1">
    <w:name w:val="FigureCredit"/>
    <w:basedOn w:val="FigureCopyright"/>
    <w:qFormat w:val="1"/>
    <w:rsid w:val="009A3899"/>
    <w:pPr/>
    <w:rPr/>
  </w:style>
  <w:style w:type="paragraph" w:styleId="HeaderandFooter">
    <w:name w:val="Header and Footer"/>
    <w:basedOn w:val="Normal"/>
    <w:qFormat w:val="1"/>
    <w:pPr/>
    <w:rPr/>
  </w:style>
  <w:style w:type="paragraph" w:styleId="Footer">
    <w:name w:val="Footer"/>
    <w:basedOn w:val="Normal"/>
    <w:link w:val="FooterChar"/>
    <w:uiPriority w:val="99"/>
    <w:rsid w:val="009A3899"/>
    <w:pPr>
      <w:suppressLineNumbers w:val="1"/>
      <w:tabs>
        <w:tab w:val="clear" w:pos="720"/>
        <w:tab w:val="center" w:leader="none" w:pos="4320"/>
        <w:tab w:val="right" w:leader="none" w:pos="8640"/>
      </w:tabs>
    </w:pPr>
    <w:rPr/>
  </w:style>
  <w:style w:type="paragraph" w:styleId="Gloss" w:customStyle="1">
    <w:name w:val="Gloss"/>
    <w:basedOn w:val="AbstractSummary"/>
    <w:qFormat w:val="1"/>
    <w:rsid w:val="009A3899"/>
    <w:pPr/>
    <w:rPr/>
  </w:style>
  <w:style w:type="paragraph" w:styleId="Glossary" w:customStyle="1">
    <w:name w:val="Glossary"/>
    <w:basedOn w:val="BaseText"/>
    <w:qFormat w:val="1"/>
    <w:rsid w:val="009A3899"/>
    <w:pPr/>
    <w:rPr/>
  </w:style>
  <w:style w:type="paragraph" w:styleId="GlossHead" w:customStyle="1">
    <w:name w:val="GlossHead"/>
    <w:basedOn w:val="AbstractHead"/>
    <w:qFormat w:val="1"/>
    <w:rsid w:val="009A3899"/>
    <w:pPr/>
    <w:rPr/>
  </w:style>
  <w:style w:type="paragraph" w:styleId="GraphicAltText" w:customStyle="1">
    <w:name w:val="GraphicAltText"/>
    <w:basedOn w:val="Legend"/>
    <w:qFormat w:val="1"/>
    <w:rsid w:val="009A3899"/>
    <w:pPr/>
    <w:rPr/>
  </w:style>
  <w:style w:type="paragraph" w:styleId="GraphicCredit" w:customStyle="1">
    <w:name w:val="GraphicCredit"/>
    <w:basedOn w:val="FigureCredit"/>
    <w:qFormat w:val="1"/>
    <w:rsid w:val="009A3899"/>
    <w:pPr/>
    <w:rPr/>
  </w:style>
  <w:style w:type="paragraph" w:styleId="Head" w:customStyle="1">
    <w:name w:val="Head"/>
    <w:basedOn w:val="BaseHeading"/>
    <w:qFormat w:val="1"/>
    <w:rsid w:val="009A3899"/>
    <w:pPr>
      <w:spacing w:after="120" w:before="120"/>
      <w:jc w:val="center"/>
      <w:outlineLvl w:val="9"/>
    </w:pPr>
    <w:rPr>
      <w:b w:val="1"/>
      <w:bCs w:val="1"/>
    </w:rPr>
  </w:style>
  <w:style w:type="paragraph" w:styleId="Header">
    <w:name w:val="Header"/>
    <w:basedOn w:val="Normal"/>
    <w:link w:val="HeaderChar"/>
    <w:rsid w:val="009A3899"/>
    <w:pPr>
      <w:suppressLineNumbers w:val="1"/>
      <w:tabs>
        <w:tab w:val="clear" w:pos="720"/>
        <w:tab w:val="center" w:leader="none" w:pos="4320"/>
        <w:tab w:val="right" w:leader="none" w:pos="8640"/>
      </w:tabs>
    </w:pPr>
    <w:rPr/>
  </w:style>
  <w:style w:type="paragraph" w:styleId="HTMLPreformatted">
    <w:name w:val="HTML Preformatted"/>
    <w:basedOn w:val="Normal"/>
    <w:link w:val="HTMLPreformattedChar"/>
    <w:qFormat w:val="1"/>
    <w:rsid w:val="009A3899"/>
    <w:pPr/>
    <w:rPr>
      <w:rFonts w:ascii="Consolas" w:hAnsi="Consolas"/>
    </w:rPr>
  </w:style>
  <w:style w:type="paragraph" w:styleId="InstructionsText" w:customStyle="1">
    <w:name w:val="Instructions Text"/>
    <w:basedOn w:val="BaseText"/>
    <w:qFormat w:val="1"/>
    <w:rsid w:val="009A3899"/>
    <w:pPr/>
    <w:rPr/>
  </w:style>
  <w:style w:type="paragraph" w:styleId="Overline" w:customStyle="1">
    <w:name w:val="Overline"/>
    <w:basedOn w:val="BaseText"/>
    <w:qFormat w:val="1"/>
    <w:rsid w:val="009A3899"/>
    <w:pPr/>
    <w:rPr/>
  </w:style>
  <w:style w:type="paragraph" w:styleId="IssueName" w:customStyle="1">
    <w:name w:val="IssueName"/>
    <w:basedOn w:val="Overline"/>
    <w:qFormat w:val="1"/>
    <w:rsid w:val="009A3899"/>
    <w:pPr/>
    <w:rPr/>
  </w:style>
  <w:style w:type="paragraph" w:styleId="Keywords" w:customStyle="1">
    <w:name w:val="Keywords"/>
    <w:basedOn w:val="BaseText"/>
    <w:qFormat w:val="1"/>
    <w:rsid w:val="009A3899"/>
    <w:pPr/>
    <w:rPr/>
  </w:style>
  <w:style w:type="paragraph" w:styleId="Level3Head" w:customStyle="1">
    <w:name w:val="Level 3 Head"/>
    <w:basedOn w:val="BaseHeading"/>
    <w:qFormat w:val="1"/>
    <w:rsid w:val="009A3899"/>
    <w:pPr>
      <w:outlineLvl w:val="2"/>
    </w:pPr>
    <w:rPr>
      <w:sz w:val="24"/>
      <w:szCs w:val="24"/>
      <w:u w:val="single"/>
    </w:rPr>
  </w:style>
  <w:style w:type="paragraph" w:styleId="Level4Head" w:customStyle="1">
    <w:name w:val="Level 4 Head"/>
    <w:basedOn w:val="BaseHeading"/>
    <w:qFormat w:val="1"/>
    <w:rsid w:val="009A3899"/>
    <w:pPr>
      <w:ind w:left="346" w:hanging="0"/>
      <w:outlineLvl w:val="9"/>
    </w:pPr>
    <w:rPr>
      <w:sz w:val="24"/>
      <w:szCs w:val="24"/>
    </w:rPr>
  </w:style>
  <w:style w:type="paragraph" w:styleId="Literaryquote" w:customStyle="1">
    <w:name w:val="Literary quote"/>
    <w:basedOn w:val="BaseText"/>
    <w:qFormat w:val="1"/>
    <w:rsid w:val="009A3899"/>
    <w:pPr>
      <w:ind w:left="1440" w:right="1440" w:hanging="0"/>
    </w:pPr>
    <w:rPr/>
  </w:style>
  <w:style w:type="paragraph" w:styleId="MaterialsText" w:customStyle="1">
    <w:name w:val="Materials Text"/>
    <w:basedOn w:val="BaseText"/>
    <w:qFormat w:val="1"/>
    <w:rsid w:val="009A3899"/>
    <w:pPr/>
    <w:rPr/>
  </w:style>
  <w:style w:type="paragraph" w:styleId="NoteInProof" w:customStyle="1">
    <w:name w:val="NoteInProof"/>
    <w:basedOn w:val="BaseText"/>
    <w:qFormat w:val="1"/>
    <w:rsid w:val="009A3899"/>
    <w:pPr/>
    <w:rPr/>
  </w:style>
  <w:style w:type="paragraph" w:styleId="Notes" w:customStyle="1">
    <w:name w:val="Notes"/>
    <w:basedOn w:val="BaseText"/>
    <w:qFormat w:val="1"/>
    <w:rsid w:val="009A3899"/>
    <w:pPr/>
    <w:rPr>
      <w:i w:val="1"/>
    </w:rPr>
  </w:style>
  <w:style w:type="paragraph" w:styleId="NotesHelvetica" w:customStyle="1">
    <w:name w:val="Notes-Helvetica"/>
    <w:basedOn w:val="BaseText"/>
    <w:qFormat w:val="1"/>
    <w:rsid w:val="009A3899"/>
    <w:pPr/>
    <w:rPr>
      <w:i w:val="1"/>
    </w:rPr>
  </w:style>
  <w:style w:type="paragraph" w:styleId="NumberedInstructions" w:customStyle="1">
    <w:name w:val="Numbered Instructions"/>
    <w:basedOn w:val="BaseText"/>
    <w:qFormat w:val="1"/>
    <w:rsid w:val="009A3899"/>
    <w:pPr/>
    <w:rPr/>
  </w:style>
  <w:style w:type="paragraph" w:styleId="OutlineLevel1" w:customStyle="1">
    <w:name w:val="OutlineLevel1"/>
    <w:basedOn w:val="BaseHeading"/>
    <w:qFormat w:val="1"/>
    <w:rsid w:val="009A3899"/>
    <w:pPr>
      <w:outlineLvl w:val="9"/>
    </w:pPr>
    <w:rPr>
      <w:b w:val="1"/>
      <w:bCs w:val="1"/>
    </w:rPr>
  </w:style>
  <w:style w:type="paragraph" w:styleId="OutlineLevel2" w:customStyle="1">
    <w:name w:val="OutlineLevel2"/>
    <w:basedOn w:val="BaseHeading"/>
    <w:qFormat w:val="1"/>
    <w:rsid w:val="009A3899"/>
    <w:pPr>
      <w:ind w:left="360" w:hanging="0"/>
      <w:outlineLvl w:val="1"/>
    </w:pPr>
    <w:rPr>
      <w:b w:val="1"/>
      <w:bCs w:val="1"/>
      <w:sz w:val="24"/>
      <w:szCs w:val="24"/>
    </w:rPr>
  </w:style>
  <w:style w:type="paragraph" w:styleId="OutlineLevel3" w:customStyle="1">
    <w:name w:val="OutlineLevel3"/>
    <w:basedOn w:val="BaseHeading"/>
    <w:qFormat w:val="1"/>
    <w:rsid w:val="009A3899"/>
    <w:pPr>
      <w:ind w:left="720" w:hanging="0"/>
      <w:outlineLvl w:val="2"/>
    </w:pPr>
    <w:rPr>
      <w:b w:val="1"/>
      <w:bCs w:val="1"/>
      <w:sz w:val="24"/>
      <w:szCs w:val="24"/>
    </w:rPr>
  </w:style>
  <w:style w:type="paragraph" w:styleId="Preformat" w:customStyle="1">
    <w:name w:val="Preformat"/>
    <w:basedOn w:val="BaseText"/>
    <w:qFormat w:val="1"/>
    <w:rsid w:val="009A3899"/>
    <w:pPr>
      <w:tabs>
        <w:tab w:val="left" w:leader="none" w:pos="360"/>
        <w:tab w:val="left" w:leader="none" w:pos="720"/>
        <w:tab w:val="left" w:leader="none" w:pos="1080"/>
        <w:tab w:val="left" w:leader="none" w:pos="1440"/>
        <w:tab w:val="left" w:leader="none" w:pos="1800"/>
        <w:tab w:val="left" w:leader="none" w:pos="2160"/>
        <w:tab w:val="left" w:leader="none" w:pos="2520"/>
        <w:tab w:val="left" w:leader="none" w:pos="2880"/>
      </w:tabs>
    </w:pPr>
    <w:rPr>
      <w:rFonts w:ascii="Courier New" w:cs="Courier New" w:hAnsi="Courier New"/>
    </w:rPr>
  </w:style>
  <w:style w:type="paragraph" w:styleId="ProductAuthors" w:customStyle="1">
    <w:name w:val="ProductAuthors"/>
    <w:basedOn w:val="BaseText"/>
    <w:qFormat w:val="1"/>
    <w:rsid w:val="009A3899"/>
    <w:pPr/>
    <w:rPr/>
  </w:style>
  <w:style w:type="paragraph" w:styleId="ProductInformation" w:customStyle="1">
    <w:name w:val="ProductInformation"/>
    <w:basedOn w:val="BaseText"/>
    <w:qFormat w:val="1"/>
    <w:rsid w:val="009A3899"/>
    <w:pPr/>
    <w:rPr/>
  </w:style>
  <w:style w:type="paragraph" w:styleId="ProductTitle" w:customStyle="1">
    <w:name w:val="ProductTitle"/>
    <w:basedOn w:val="BaseText"/>
    <w:qFormat w:val="1"/>
    <w:rsid w:val="009A3899"/>
    <w:pPr/>
    <w:rPr>
      <w:b w:val="1"/>
      <w:bCs w:val="1"/>
    </w:rPr>
  </w:style>
  <w:style w:type="paragraph" w:styleId="PublishedOnline" w:customStyle="1">
    <w:name w:val="Published Online"/>
    <w:basedOn w:val="DateAccepted"/>
    <w:qFormat w:val="1"/>
    <w:rsid w:val="009A3899"/>
    <w:pPr/>
    <w:rPr/>
  </w:style>
  <w:style w:type="paragraph" w:styleId="RecipeMaterials" w:customStyle="1">
    <w:name w:val="Recipe Materials"/>
    <w:basedOn w:val="BaseText"/>
    <w:qFormat w:val="1"/>
    <w:rsid w:val="009A3899"/>
    <w:pPr/>
    <w:rPr/>
  </w:style>
  <w:style w:type="paragraph" w:styleId="Refhead" w:customStyle="1">
    <w:name w:val="Ref head"/>
    <w:basedOn w:val="BaseHeading"/>
    <w:qFormat w:val="1"/>
    <w:rsid w:val="009A3899"/>
    <w:pPr>
      <w:spacing w:after="120" w:before="120"/>
      <w:outlineLvl w:val="9"/>
    </w:pPr>
    <w:rPr>
      <w:b w:val="1"/>
      <w:bCs w:val="1"/>
      <w:sz w:val="24"/>
      <w:szCs w:val="24"/>
    </w:rPr>
  </w:style>
  <w:style w:type="paragraph" w:styleId="ReferenceNote" w:customStyle="1">
    <w:name w:val="Reference Note"/>
    <w:basedOn w:val="Referencesandnotes"/>
    <w:qFormat w:val="1"/>
    <w:rsid w:val="009A3899"/>
    <w:pPr/>
    <w:rPr/>
  </w:style>
  <w:style w:type="paragraph" w:styleId="ReferencesandnotesLong" w:customStyle="1">
    <w:name w:val="References and notes Long"/>
    <w:basedOn w:val="BaseText"/>
    <w:qFormat w:val="1"/>
    <w:rsid w:val="009A3899"/>
    <w:pPr>
      <w:ind w:left="720" w:hanging="720"/>
    </w:pPr>
    <w:rPr/>
  </w:style>
  <w:style w:type="paragraph" w:styleId="Region" w:customStyle="1">
    <w:name w:val="region"/>
    <w:basedOn w:val="BaseText"/>
    <w:qFormat w:val="1"/>
    <w:rsid w:val="009A3899"/>
    <w:pPr>
      <w:jc w:val="right"/>
    </w:pPr>
    <w:rPr>
      <w:color w:val="0000ff"/>
    </w:rPr>
  </w:style>
  <w:style w:type="paragraph" w:styleId="RelatedArticle" w:customStyle="1">
    <w:name w:val="RelatedArticle"/>
    <w:basedOn w:val="Referencesandnotes"/>
    <w:qFormat w:val="1"/>
    <w:rsid w:val="009A3899"/>
    <w:pPr/>
    <w:rPr/>
  </w:style>
  <w:style w:type="paragraph" w:styleId="RunHead" w:customStyle="1">
    <w:name w:val="RunHead"/>
    <w:basedOn w:val="BaseText"/>
    <w:qFormat w:val="1"/>
    <w:rsid w:val="009A3899"/>
    <w:pPr/>
    <w:rPr/>
  </w:style>
  <w:style w:type="paragraph" w:styleId="SOMContent" w:customStyle="1">
    <w:name w:val="SOMContent"/>
    <w:basedOn w:val="1stparatext"/>
    <w:qFormat w:val="1"/>
    <w:rsid w:val="009A3899"/>
    <w:pPr/>
    <w:rPr/>
  </w:style>
  <w:style w:type="paragraph" w:styleId="SOMHead" w:customStyle="1">
    <w:name w:val="SOMHead"/>
    <w:basedOn w:val="BaseHeading"/>
    <w:qFormat w:val="1"/>
    <w:rsid w:val="009A3899"/>
    <w:pPr>
      <w:outlineLvl w:val="9"/>
    </w:pPr>
    <w:rPr>
      <w:b w:val="1"/>
      <w:sz w:val="24"/>
      <w:szCs w:val="24"/>
    </w:rPr>
  </w:style>
  <w:style w:type="paragraph" w:styleId="Speaker" w:customStyle="1">
    <w:name w:val="Speaker"/>
    <w:basedOn w:val="Paragraph"/>
    <w:qFormat w:val="1"/>
    <w:rsid w:val="009A3899"/>
    <w:pPr/>
    <w:rPr>
      <w:b w:val="1"/>
      <w:lang w:bidi="he-IL"/>
    </w:rPr>
  </w:style>
  <w:style w:type="paragraph" w:styleId="Speech" w:customStyle="1">
    <w:name w:val="Speech"/>
    <w:basedOn w:val="Paragraph"/>
    <w:qFormat w:val="1"/>
    <w:rsid w:val="009A3899"/>
    <w:pPr/>
    <w:rPr>
      <w:lang w:bidi="he-IL"/>
    </w:rPr>
  </w:style>
  <w:style w:type="paragraph" w:styleId="SXAbstract" w:customStyle="1">
    <w:name w:val="SX-Abstract"/>
    <w:basedOn w:val="Normal"/>
    <w:qFormat w:val="1"/>
    <w:rsid w:val="009A3899"/>
    <w:pPr>
      <w:widowControl w:val="0"/>
      <w:spacing w:after="240" w:before="120" w:line="210" w:lineRule="exact"/>
      <w:ind w:left="700" w:right="700" w:hanging="0"/>
      <w:jc w:val="both"/>
    </w:pPr>
    <w:rPr>
      <w:rFonts w:ascii="BlissRegular" w:hAnsi="BlissRegular"/>
      <w:b w:val="1"/>
    </w:rPr>
  </w:style>
  <w:style w:type="paragraph" w:styleId="SXAffiliation" w:customStyle="1">
    <w:name w:val="SX-Affiliation"/>
    <w:basedOn w:val="Normal"/>
    <w:next w:val="Normal"/>
    <w:qFormat w:val="1"/>
    <w:rsid w:val="009A3899"/>
    <w:pPr>
      <w:spacing w:after="160" w:before="0" w:line="190" w:lineRule="exact"/>
    </w:pPr>
    <w:rPr>
      <w:rFonts w:ascii="BlissRegular" w:hAnsi="BlissRegular"/>
      <w:sz w:val="16"/>
    </w:rPr>
  </w:style>
  <w:style w:type="paragraph" w:styleId="SXArticlehead" w:customStyle="1">
    <w:name w:val="SX-Article head"/>
    <w:basedOn w:val="Normal"/>
    <w:qFormat w:val="1"/>
    <w:rsid w:val="009A3899"/>
    <w:pPr>
      <w:spacing w:after="0" w:before="210" w:line="210" w:lineRule="exact"/>
      <w:ind w:firstLine="288"/>
      <w:jc w:val="both"/>
    </w:pPr>
    <w:rPr>
      <w:b w:val="1"/>
      <w:sz w:val="18"/>
    </w:rPr>
  </w:style>
  <w:style w:type="paragraph" w:styleId="SXAuthornames" w:customStyle="1">
    <w:name w:val="SX-Author names"/>
    <w:basedOn w:val="Normal"/>
    <w:qFormat w:val="1"/>
    <w:rsid w:val="009A3899"/>
    <w:pPr>
      <w:spacing w:after="120" w:before="0" w:line="210" w:lineRule="exact"/>
    </w:pPr>
    <w:rPr>
      <w:rFonts w:ascii="BlissMedium" w:hAnsi="BlissMedium"/>
    </w:rPr>
  </w:style>
  <w:style w:type="paragraph" w:styleId="SXBodytext" w:customStyle="1">
    <w:name w:val="SX-Body text"/>
    <w:basedOn w:val="Normal"/>
    <w:next w:val="Normal"/>
    <w:qFormat w:val="1"/>
    <w:rsid w:val="009A3899"/>
    <w:pPr>
      <w:spacing w:line="210" w:lineRule="exact"/>
      <w:ind w:firstLine="288"/>
      <w:jc w:val="both"/>
    </w:pPr>
    <w:rPr>
      <w:sz w:val="18"/>
    </w:rPr>
  </w:style>
  <w:style w:type="paragraph" w:styleId="SXBodytextflush" w:customStyle="1">
    <w:name w:val="SX-Body text flush"/>
    <w:basedOn w:val="SXBodytext"/>
    <w:next w:val="SXBodytext"/>
    <w:qFormat w:val="1"/>
    <w:rsid w:val="009A3899"/>
    <w:pPr>
      <w:ind w:hanging="0"/>
    </w:pPr>
    <w:rPr/>
  </w:style>
  <w:style w:type="paragraph" w:styleId="SXCorrespondence" w:customStyle="1">
    <w:name w:val="SX-Correspondence"/>
    <w:basedOn w:val="SXAffiliation"/>
    <w:qFormat w:val="1"/>
    <w:rsid w:val="009A3899"/>
    <w:pPr>
      <w:spacing w:after="80" w:before="0"/>
    </w:pPr>
    <w:rPr/>
  </w:style>
  <w:style w:type="paragraph" w:styleId="SXDate" w:customStyle="1">
    <w:name w:val="SX-Date"/>
    <w:basedOn w:val="Normal"/>
    <w:qFormat w:val="1"/>
    <w:rsid w:val="009A3899"/>
    <w:pPr>
      <w:spacing w:after="0" w:before="180" w:line="190" w:lineRule="exact"/>
      <w:ind w:left="245" w:hanging="245"/>
      <w:jc w:val="both"/>
    </w:pPr>
    <w:rPr>
      <w:sz w:val="16"/>
    </w:rPr>
  </w:style>
  <w:style w:type="paragraph" w:styleId="SXEquation" w:customStyle="1">
    <w:name w:val="SX-Equation"/>
    <w:basedOn w:val="SXBodytextflush"/>
    <w:next w:val="SXBodytext"/>
    <w:qFormat w:val="1"/>
    <w:rsid w:val="009A3899"/>
    <w:pPr>
      <w:spacing w:line="240" w:lineRule="auto"/>
      <w:jc w:val="center"/>
    </w:pPr>
    <w:rPr/>
  </w:style>
  <w:style w:type="paragraph" w:styleId="SXLegend" w:customStyle="1">
    <w:name w:val="SX-Legend"/>
    <w:basedOn w:val="SXAuthornames"/>
    <w:qFormat w:val="1"/>
    <w:rsid w:val="009A3899"/>
    <w:pPr>
      <w:jc w:val="both"/>
    </w:pPr>
    <w:rPr>
      <w:sz w:val="18"/>
    </w:rPr>
  </w:style>
  <w:style w:type="paragraph" w:styleId="SXReferences" w:customStyle="1">
    <w:name w:val="SX-References"/>
    <w:basedOn w:val="Normal"/>
    <w:qFormat w:val="1"/>
    <w:rsid w:val="009A3899"/>
    <w:pPr>
      <w:spacing w:line="190" w:lineRule="exact"/>
      <w:ind w:left="245" w:hanging="245"/>
      <w:jc w:val="both"/>
    </w:pPr>
    <w:rPr>
      <w:sz w:val="16"/>
    </w:rPr>
  </w:style>
  <w:style w:type="paragraph" w:styleId="SXRefHead" w:customStyle="1">
    <w:name w:val="SX-RefHead"/>
    <w:basedOn w:val="Normal"/>
    <w:qFormat w:val="1"/>
    <w:rsid w:val="009A3899"/>
    <w:pPr>
      <w:spacing w:after="0" w:before="200" w:line="190" w:lineRule="exact"/>
    </w:pPr>
    <w:rPr>
      <w:b w:val="1"/>
      <w:sz w:val="16"/>
    </w:rPr>
  </w:style>
  <w:style w:type="paragraph" w:styleId="SXSOMHead" w:customStyle="1">
    <w:name w:val="SX-SOMHead"/>
    <w:basedOn w:val="SXRefHead"/>
    <w:qFormat w:val="1"/>
    <w:rsid w:val="009A3899"/>
    <w:pPr/>
    <w:rPr/>
  </w:style>
  <w:style w:type="paragraph" w:styleId="SXTablehead" w:customStyle="1">
    <w:name w:val="SX-Tablehead"/>
    <w:basedOn w:val="Normal"/>
    <w:qFormat w:val="1"/>
    <w:rsid w:val="009A3899"/>
    <w:pPr/>
    <w:rPr>
      <w:szCs w:val="24"/>
    </w:rPr>
  </w:style>
  <w:style w:type="paragraph" w:styleId="SXTablelegend" w:customStyle="1">
    <w:name w:val="SX-Tablelegend"/>
    <w:basedOn w:val="Normal"/>
    <w:qFormat w:val="1"/>
    <w:rsid w:val="009A3899"/>
    <w:pPr>
      <w:spacing w:line="190" w:lineRule="exact"/>
      <w:ind w:left="245" w:hanging="245"/>
      <w:jc w:val="both"/>
    </w:pPr>
    <w:rPr>
      <w:sz w:val="16"/>
    </w:rPr>
  </w:style>
  <w:style w:type="paragraph" w:styleId="SXTabletext" w:customStyle="1">
    <w:name w:val="SX-Tabletext"/>
    <w:basedOn w:val="Normal"/>
    <w:qFormat w:val="1"/>
    <w:rsid w:val="009A3899"/>
    <w:pPr>
      <w:spacing w:line="210" w:lineRule="exact"/>
      <w:jc w:val="center"/>
    </w:pPr>
    <w:rPr>
      <w:sz w:val="18"/>
    </w:rPr>
  </w:style>
  <w:style w:type="paragraph" w:styleId="SXTabletitle" w:customStyle="1">
    <w:name w:val="SX-Tabletitle"/>
    <w:basedOn w:val="Normal"/>
    <w:qFormat w:val="1"/>
    <w:rsid w:val="009A3899"/>
    <w:pPr>
      <w:spacing w:after="120" w:before="0" w:line="210" w:lineRule="exact"/>
      <w:jc w:val="both"/>
    </w:pPr>
    <w:rPr>
      <w:rFonts w:ascii="BlissMedium" w:hAnsi="BlissMedium"/>
      <w:sz w:val="18"/>
    </w:rPr>
  </w:style>
  <w:style w:type="paragraph" w:styleId="SXTitle" w:customStyle="1">
    <w:name w:val="SX-Title"/>
    <w:basedOn w:val="Normal"/>
    <w:qFormat w:val="1"/>
    <w:rsid w:val="009A3899"/>
    <w:pPr>
      <w:spacing w:after="240" w:before="0" w:line="500" w:lineRule="exact"/>
    </w:pPr>
    <w:rPr>
      <w:rFonts w:ascii="BlissBold" w:hAnsi="BlissBold"/>
      <w:b w:val="1"/>
      <w:sz w:val="44"/>
    </w:rPr>
  </w:style>
  <w:style w:type="paragraph" w:styleId="Tablecolumnhead" w:customStyle="1">
    <w:name w:val="Table column head"/>
    <w:basedOn w:val="BaseText"/>
    <w:qFormat w:val="1"/>
    <w:rsid w:val="009A3899"/>
    <w:pPr>
      <w:spacing w:after="0" w:before="0"/>
    </w:pPr>
    <w:rPr/>
  </w:style>
  <w:style w:type="paragraph" w:styleId="Tabletext" w:customStyle="1">
    <w:name w:val="Table text"/>
    <w:basedOn w:val="BaseText"/>
    <w:qFormat w:val="1"/>
    <w:rsid w:val="009A3899"/>
    <w:pPr>
      <w:spacing w:after="0" w:before="0"/>
    </w:pPr>
    <w:rPr/>
  </w:style>
  <w:style w:type="paragraph" w:styleId="TableLegend" w:customStyle="1">
    <w:name w:val="TableLegend"/>
    <w:basedOn w:val="BaseText"/>
    <w:qFormat w:val="1"/>
    <w:rsid w:val="009A3899"/>
    <w:pPr>
      <w:spacing w:after="0" w:before="0"/>
    </w:pPr>
    <w:rPr/>
  </w:style>
  <w:style w:type="paragraph" w:styleId="TableTitle" w:customStyle="1">
    <w:name w:val="TableTitle"/>
    <w:basedOn w:val="BaseHeading"/>
    <w:qFormat w:val="1"/>
    <w:rsid w:val="009A3899"/>
    <w:pPr>
      <w:outlineLvl w:val="9"/>
    </w:pPr>
    <w:rPr/>
  </w:style>
  <w:style w:type="paragraph" w:styleId="Teaser" w:customStyle="1">
    <w:name w:val="Teaser"/>
    <w:basedOn w:val="BaseText"/>
    <w:qFormat w:val="1"/>
    <w:rsid w:val="009A3899"/>
    <w:pPr/>
    <w:rPr/>
  </w:style>
  <w:style w:type="paragraph" w:styleId="TWIS" w:customStyle="1">
    <w:name w:val="TWIS"/>
    <w:basedOn w:val="AbstractSummary"/>
    <w:qFormat w:val="1"/>
    <w:rsid w:val="009A3899"/>
    <w:pPr/>
    <w:rPr/>
  </w:style>
  <w:style w:type="paragraph" w:styleId="TWISorEC" w:customStyle="1">
    <w:name w:val="TWIS or EC"/>
    <w:basedOn w:val="Normal"/>
    <w:qFormat w:val="1"/>
    <w:rsid w:val="009A3899"/>
    <w:pPr>
      <w:spacing w:line="210" w:lineRule="exact"/>
    </w:pPr>
    <w:rPr>
      <w:rFonts w:ascii="BlissRegular" w:hAnsi="BlissRegular"/>
      <w:sz w:val="19"/>
    </w:rPr>
  </w:style>
  <w:style w:type="paragraph" w:styleId="Worksector" w:customStyle="1">
    <w:name w:val="work-sector"/>
    <w:basedOn w:val="BaseText"/>
    <w:qFormat w:val="1"/>
    <w:rsid w:val="009A3899"/>
    <w:pPr>
      <w:jc w:val="right"/>
    </w:pPr>
    <w:rPr>
      <w:color w:val="003300"/>
    </w:rPr>
  </w:style>
  <w:style w:type="paragraph" w:styleId="DOI" w:customStyle="1">
    <w:name w:val="DOI"/>
    <w:basedOn w:val="DateAccepted"/>
    <w:qFormat w:val="1"/>
    <w:rsid w:val="009A7F20"/>
    <w:pPr/>
    <w:rPr/>
  </w:style>
  <w:style w:type="paragraph" w:styleId="Acknowledgement1" w:customStyle="1">
    <w:name w:val="acknowledgement"/>
    <w:basedOn w:val="Normal"/>
    <w:qFormat w:val="1"/>
    <w:rsid w:val="009A6B8F"/>
    <w:pPr>
      <w:spacing w:afterAutospacing="1" w:beforeAutospacing="1"/>
    </w:pPr>
    <w:rPr>
      <w:sz w:val="24"/>
      <w:szCs w:val="24"/>
    </w:rPr>
  </w:style>
  <w:style w:type="paragraph" w:styleId="Bibliography">
    <w:name w:val="Bibliography"/>
    <w:basedOn w:val="Normal"/>
    <w:next w:val="Normal"/>
    <w:uiPriority w:val="70"/>
    <w:qFormat w:val="1"/>
    <w:rsid w:val="00E53FD1"/>
    <w:pPr>
      <w:spacing w:line="480" w:lineRule="auto"/>
      <w:ind w:left="720" w:hanging="720"/>
    </w:pPr>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NormalWeb">
    <w:name w:val="Normal (Web)"/>
    <w:basedOn w:val="Normal"/>
    <w:uiPriority w:val="99"/>
    <w:unhideWhenUsed w:val="1"/>
    <w:qFormat w:val="1"/>
    <w:rsid w:val="00D47E56"/>
    <w:pPr>
      <w:spacing w:afterAutospacing="1" w:beforeAutospacing="1"/>
    </w:pPr>
    <w:rPr>
      <w:sz w:val="24"/>
      <w:szCs w:val="24"/>
      <w:lang w:val="en-CA"/>
    </w:rPr>
  </w:style>
  <w:style w:type="paragraph" w:styleId="NoSpacing">
    <w:name w:val="No Spacing"/>
    <w:basedOn w:val="Normal"/>
    <w:uiPriority w:val="1"/>
    <w:qFormat w:val="1"/>
    <w:rsid w:val="00ED3F64"/>
    <w:pPr>
      <w:spacing w:afterAutospacing="1" w:beforeAutospacing="1"/>
    </w:pPr>
    <w:rPr>
      <w:sz w:val="24"/>
      <w:szCs w:val="24"/>
      <w:lang w:val="en-CA"/>
    </w:rPr>
  </w:style>
  <w:style w:type="paragraph" w:styleId="Revision">
    <w:name w:val="Revision"/>
    <w:uiPriority w:val="99"/>
    <w:semiHidden w:val="1"/>
    <w:qFormat w:val="1"/>
    <w:rsid w:val="00E97D75"/>
    <w:pPr>
      <w:widowControl w:val="1"/>
      <w:bidi w:val="0"/>
      <w:spacing w:after="0" w:before="0"/>
      <w:jc w:val="left"/>
    </w:pPr>
    <w:rPr>
      <w:rFonts w:ascii="Times New Roman" w:cs="Times New Roman" w:eastAsia="Times New Roman" w:hAnsi="Times New Roman"/>
      <w:color w:val="auto"/>
      <w:kern w:val="0"/>
      <w:sz w:val="20"/>
      <w:szCs w:val="20"/>
      <w:lang w:bidi="ar-SA" w:eastAsia="en-CA" w:val="en-US"/>
    </w:rPr>
  </w:style>
  <w:style w:type="paragraph" w:styleId="ListParagraph">
    <w:name w:val="List Paragraph"/>
    <w:basedOn w:val="Normal"/>
    <w:uiPriority w:val="34"/>
    <w:qFormat w:val="1"/>
    <w:rsid w:val="00F53AC1"/>
    <w:pPr>
      <w:ind w:left="720" w:hanging="0"/>
    </w:pPr>
    <w:rPr/>
  </w:style>
  <w:style w:type="paragraph" w:styleId="SMHeading" w:customStyle="1">
    <w:name w:val="SM Heading"/>
    <w:basedOn w:val="Heading1"/>
    <w:qFormat w:val="1"/>
    <w:rsid w:val="00B124D4"/>
    <w:pPr>
      <w:keepLines w:val="0"/>
      <w:spacing w:after="60" w:before="240"/>
      <w:outlineLvl w:val="9"/>
    </w:pPr>
    <w:rPr>
      <w:bCs w:val="1"/>
      <w:kern w:val="2"/>
      <w:sz w:val="24"/>
      <w:szCs w:val="24"/>
      <w:lang w:eastAsia="en-US"/>
    </w:rPr>
  </w:style>
  <w:style w:type="paragraph" w:styleId="SMText" w:customStyle="1">
    <w:name w:val="SM Text"/>
    <w:basedOn w:val="Normal"/>
    <w:qFormat w:val="1"/>
    <w:rsid w:val="00B124D4"/>
    <w:pPr>
      <w:ind w:firstLine="480"/>
    </w:pPr>
    <w:rPr>
      <w:sz w:val="24"/>
      <w:lang w:eastAsia="en-US"/>
    </w:rPr>
  </w:style>
  <w:style w:type="paragraph" w:styleId="SMcaption" w:customStyle="1">
    <w:name w:val="SM caption"/>
    <w:basedOn w:val="SMText"/>
    <w:qFormat w:val="1"/>
    <w:rsid w:val="00B124D4"/>
    <w:pPr>
      <w:ind w:hanging="0"/>
    </w:pPr>
    <w:rPr/>
  </w:style>
  <w:style w:type="numbering" w:styleId="NoList" w:default="1">
    <w:name w:val="No List"/>
    <w:uiPriority w:val="99"/>
    <w:semiHidden w:val="1"/>
    <w:unhideWhenUsed w:val="1"/>
    <w:qFormat w:val="1"/>
  </w:style>
  <w:style w:type="table" w:styleId="TableNormal" w:default="1">
    <w:name w:val="Normal Table"/>
    <w:uiPriority w:val="99"/>
    <w:semiHidden w:val="1"/>
    <w:unhideWhenUsed w:val="1"/>
    <w:tblPr>
      <w:tblCellMar>
        <w:top w:w="0.0" w:type="dxa"/>
        <w:left w:w="108.0" w:type="dxa"/>
        <w:bottom w:w="0.0" w:type="dxa"/>
        <w:right w:w="108.0" w:type="dxa"/>
      </w:tblCellMar>
    </w:tblPr>
  </w:style>
  <w:style w:type="table" w:styleId="ListTable6Colorful">
    <w:name w:val="List Table 6 Colorful"/>
    <w:basedOn w:val="TableNormal"/>
    <w:uiPriority w:val="51"/>
    <w:rsid w:val="00B05542"/>
    <w:rPr>
      <w:color w:val="000000"/>
      <w:sz w:val="24"/>
      <w:szCs w:val="24"/>
    </w:rPr>
    <w:tblPr>
      <w:tblStyleRowBandSize w:val="1"/>
      <w:tblStyleColBandSize w:val="1"/>
      <w:tblBorders>
        <w:top w:color="000000" w:space="0" w:sz="4" w:val="single"/>
        <w:bottom w:color="000000" w:space="0" w:sz="4" w:val="single"/>
      </w:tblBorders>
    </w:tblPr>
    <w:tblStylePr w:type="firstRow">
      <w:rPr>
        <w:b w:val="1"/>
        <w:bCs w:val="1"/>
      </w:rPr>
      <w:tblPr/>
      <w:tcPr>
        <w:tcBorders>
          <w:bottom w:color="000000" w:space="0" w:sz="4" w:val="single"/>
        </w:tcBorders>
      </w:tcPr>
    </w:tblStylePr>
    <w:tblStylePr w:type="lastRow">
      <w:rPr>
        <w:b w:val="1"/>
        <w:bCs w:val="1"/>
      </w:rPr>
      <w:tblPr/>
      <w:tcPr>
        <w:tcBorders>
          <w:top w:color="000000" w:space="0" w:sz="4" w:val="double"/>
        </w:tcBorders>
      </w:tcPr>
    </w:tblStylePr>
    <w:tblStylePr w:type="firstCol">
      <w:rPr>
        <w:b w:val="1"/>
        <w:bCs w:val="1"/>
      </w:rPr>
      <w:tblPr/>
    </w:tblStylePr>
    <w:tblStylePr w:type="lastCol">
      <w:rPr>
        <w:b w:val="1"/>
        <w:bCs w:val="1"/>
      </w:rPr>
      <w:tblPr/>
    </w:tblStylePr>
    <w:tblStylePr w:type="band1Vert">
      <w:tblPr/>
      <w:tcPr>
        <w:shd w:color="auto" w:fill="cccccc" w:val="clear"/>
      </w:tcPr>
    </w:tblStylePr>
    <w:tblStylePr w:type="band1Horz">
      <w:tblPr/>
      <w:tcPr>
        <w:shd w:color="auto" w:fill="cccccc" w:val="clear"/>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footer" Target="footer2.xml"/><Relationship Id="rId10" Type="http://schemas.openxmlformats.org/officeDocument/2006/relationships/header" Target="header2.xml"/><Relationship Id="rId21" Type="http://schemas.openxmlformats.org/officeDocument/2006/relationships/footer" Target="footer3.xml"/><Relationship Id="rId13" Type="http://schemas.openxmlformats.org/officeDocument/2006/relationships/hyperlink" Target="http://datazone.birdlife.org/species/requestdis" TargetMode="External"/><Relationship Id="rId12" Type="http://schemas.openxmlformats.org/officeDocument/2006/relationships/hyperlink" Target="https://www.iucnredlist.org/"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richard.schuster@glel.carleton.ca" TargetMode="External"/><Relationship Id="rId15" Type="http://schemas.openxmlformats.org/officeDocument/2006/relationships/footer" Target="footer1.xml"/><Relationship Id="rId14" Type="http://schemas.openxmlformats.org/officeDocument/2006/relationships/hyperlink" Target="https://osf.io/e2fuw/?view_only=46eb2e525daf42d29df318a92762d885" TargetMode="External"/><Relationship Id="rId17" Type="http://schemas.openxmlformats.org/officeDocument/2006/relationships/image" Target="media/image3.png"/><Relationship Id="rId16" Type="http://schemas.openxmlformats.org/officeDocument/2006/relationships/image" Target="media/image4.png"/><Relationship Id="rId5" Type="http://schemas.openxmlformats.org/officeDocument/2006/relationships/numbering" Target="numbering.xml"/><Relationship Id="rId19" Type="http://schemas.openxmlformats.org/officeDocument/2006/relationships/image" Target="media/image2.png"/><Relationship Id="rId6" Type="http://schemas.openxmlformats.org/officeDocument/2006/relationships/styles" Target="styles.xml"/><Relationship Id="rId18" Type="http://schemas.openxmlformats.org/officeDocument/2006/relationships/image" Target="media/image1.png"/><Relationship Id="rId7" Type="http://schemas.openxmlformats.org/officeDocument/2006/relationships/customXml" Target="../customXML/item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gTHZ8eQ+UpKZXDIRDDCkIacZJQ==">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2021-12-21T17:28:00Z</dcterms:created>
  <dc:creator>bhanson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y fmtid="{D5CDD505-2E9C-101B-9397-08002B2CF9AE}" pid="3" name="ZOTERO_PREF_1">
    <vt:lpwstr>&lt;data data-version="3" zotero-version="5.0.96.3"&gt;&lt;session id="5CdhzvMU"/&gt;&lt;style id="http://www.zotero.org/styles/conservation-letters" hasBibliography="1" bibliographyStyleHasBeenSet="1"/&gt;&lt;prefs&gt;&lt;pref name="fieldType" value="Field"/&gt;&lt;/prefs&gt;&lt;/data&gt;</vt:lpwstr>
  </property>
</Properties>
</file>