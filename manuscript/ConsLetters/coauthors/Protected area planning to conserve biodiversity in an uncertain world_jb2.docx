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Vivitskaia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 xml:space="preserve">Department of Biology, 1125 Colonel </w:t>
      </w:r>
      <w:proofErr w:type="gramStart"/>
      <w:r>
        <w:rPr>
          <w:color w:val="000000"/>
          <w:sz w:val="24"/>
          <w:szCs w:val="24"/>
        </w:rPr>
        <w:t>By</w:t>
      </w:r>
      <w:proofErr w:type="gramEnd"/>
      <w:r>
        <w:rPr>
          <w:color w:val="000000"/>
          <w:sz w:val="24"/>
          <w:szCs w:val="24"/>
        </w:rPr>
        <w:t xml:space="preserve">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w:t>
      </w:r>
      <w:proofErr w:type="gramStart"/>
      <w:r>
        <w:rPr>
          <w:color w:val="000000"/>
          <w:sz w:val="24"/>
          <w:szCs w:val="24"/>
        </w:rPr>
        <w:t>Forest</w:t>
      </w:r>
      <w:proofErr w:type="gramEnd"/>
      <w:r>
        <w:rPr>
          <w:color w:val="000000"/>
          <w:sz w:val="24"/>
          <w:szCs w:val="24"/>
        </w:rPr>
        <w:t xml:space="preserve">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 xml:space="preserve">Wildlife Research Division, Environment and Climate Change Canada, 1125 Colonel </w:t>
      </w:r>
      <w:proofErr w:type="gramStart"/>
      <w:r>
        <w:rPr>
          <w:color w:val="000000"/>
          <w:sz w:val="24"/>
          <w:szCs w:val="24"/>
        </w:rPr>
        <w:t>By</w:t>
      </w:r>
      <w:proofErr w:type="gramEnd"/>
      <w:r>
        <w:rPr>
          <w:color w:val="000000"/>
          <w:sz w:val="24"/>
          <w:szCs w:val="24"/>
        </w:rPr>
        <w:t xml:space="preserve">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r>
        <w:rPr>
          <w:sz w:val="24"/>
          <w:szCs w:val="24"/>
        </w:rPr>
        <w:lastRenderedPageBreak/>
        <w:t>Running title: Protected area planning in an uncertain world</w:t>
      </w:r>
    </w:p>
    <w:p w14:paraId="25FC5138" w14:textId="79E274A7" w:rsidR="00FC423F" w:rsidRDefault="00451A43" w:rsidP="00341122">
      <w:pPr>
        <w:spacing w:line="480" w:lineRule="auto"/>
        <w:rPr>
          <w:bCs/>
          <w:sz w:val="24"/>
          <w:szCs w:val="24"/>
        </w:rPr>
      </w:pPr>
      <w:r>
        <w:rPr>
          <w:bCs/>
          <w:sz w:val="24"/>
          <w:szCs w:val="24"/>
        </w:rPr>
        <w:t>Keywords: biodiversity, protected areas, optimization, risk, governance, land use, climate change, optimization</w:t>
      </w:r>
    </w:p>
    <w:p w14:paraId="1294D852" w14:textId="6C48E269" w:rsidR="00887129" w:rsidRPr="003B7E7F" w:rsidRDefault="00887129" w:rsidP="00341122">
      <w:pPr>
        <w:spacing w:line="480" w:lineRule="auto"/>
        <w:rPr>
          <w:bCs/>
          <w:sz w:val="24"/>
          <w:szCs w:val="24"/>
          <w:highlight w:val="yellow"/>
        </w:rPr>
      </w:pPr>
      <w:r w:rsidRPr="003B7E7F">
        <w:rPr>
          <w:bCs/>
          <w:sz w:val="24"/>
          <w:szCs w:val="24"/>
          <w:highlight w:val="yellow"/>
        </w:rPr>
        <w:t>Number of words (Abstract):</w:t>
      </w:r>
      <w:r w:rsidR="00CA0C9D">
        <w:rPr>
          <w:bCs/>
          <w:sz w:val="24"/>
          <w:szCs w:val="24"/>
          <w:highlight w:val="yellow"/>
        </w:rPr>
        <w:t xml:space="preserve"> 146</w:t>
      </w:r>
    </w:p>
    <w:p w14:paraId="252B0F1F" w14:textId="370D59CB" w:rsidR="00887129" w:rsidRDefault="00887129" w:rsidP="00341122">
      <w:pPr>
        <w:spacing w:line="480" w:lineRule="auto"/>
        <w:rPr>
          <w:bCs/>
          <w:sz w:val="24"/>
          <w:szCs w:val="24"/>
        </w:rPr>
      </w:pPr>
      <w:r w:rsidRPr="00052607">
        <w:rPr>
          <w:bCs/>
          <w:sz w:val="24"/>
          <w:szCs w:val="24"/>
          <w:highlight w:val="yellow"/>
        </w:rPr>
        <w:t>Number of words (Manuscript):</w:t>
      </w:r>
      <w:r w:rsidR="002F14C8" w:rsidRPr="00052607">
        <w:rPr>
          <w:bCs/>
          <w:sz w:val="24"/>
          <w:szCs w:val="24"/>
          <w:highlight w:val="yellow"/>
        </w:rPr>
        <w:t xml:space="preserve"> 2845</w:t>
      </w:r>
    </w:p>
    <w:p w14:paraId="7FA22399" w14:textId="01B4DD27" w:rsidR="00887129" w:rsidRDefault="00887129" w:rsidP="00341122">
      <w:pPr>
        <w:spacing w:line="480" w:lineRule="auto"/>
        <w:rPr>
          <w:bCs/>
          <w:sz w:val="24"/>
          <w:szCs w:val="24"/>
        </w:rPr>
      </w:pPr>
      <w:r>
        <w:rPr>
          <w:bCs/>
          <w:sz w:val="24"/>
          <w:szCs w:val="24"/>
        </w:rPr>
        <w:t>Number of figures: 4</w:t>
      </w:r>
    </w:p>
    <w:p w14:paraId="7E45B934" w14:textId="4F3C8F32" w:rsidR="00887129" w:rsidRDefault="00887129" w:rsidP="00341122">
      <w:pPr>
        <w:spacing w:line="480" w:lineRule="auto"/>
        <w:rPr>
          <w:bCs/>
          <w:sz w:val="24"/>
          <w:szCs w:val="24"/>
        </w:rPr>
      </w:pPr>
      <w:r>
        <w:rPr>
          <w:bCs/>
          <w:sz w:val="24"/>
          <w:szCs w:val="24"/>
        </w:rPr>
        <w:t>Number of tables: 0</w:t>
      </w:r>
    </w:p>
    <w:p w14:paraId="45A5057D" w14:textId="674FF29D" w:rsidR="00887129" w:rsidRDefault="00887129" w:rsidP="00341122">
      <w:pPr>
        <w:spacing w:line="480" w:lineRule="auto"/>
        <w:rPr>
          <w:bCs/>
          <w:sz w:val="24"/>
          <w:szCs w:val="24"/>
          <w:highlight w:val="yellow"/>
        </w:rPr>
        <w:sectPr w:rsidR="00887129" w:rsidSect="00983F92">
          <w:headerReference w:type="even" r:id="rId10"/>
          <w:headerReference w:type="default" r:id="rId11"/>
          <w:footerReference w:type="even" r:id="rId12"/>
          <w:footerReference w:type="default" r:id="rId13"/>
          <w:headerReference w:type="first" r:id="rId14"/>
          <w:footerReference w:type="first" r:id="rId15"/>
          <w:pgSz w:w="12240" w:h="15840"/>
          <w:pgMar w:top="1296" w:right="1440" w:bottom="1296" w:left="1440" w:header="432" w:footer="720" w:gutter="0"/>
          <w:lnNumType w:countBy="1" w:restart="continuous"/>
          <w:pgNumType w:start="1"/>
          <w:cols w:space="720"/>
          <w:docGrid w:linePitch="272"/>
        </w:sectPr>
      </w:pPr>
      <w:r w:rsidRPr="003B7E7F">
        <w:rPr>
          <w:bCs/>
          <w:sz w:val="24"/>
          <w:szCs w:val="24"/>
          <w:highlight w:val="yellow"/>
        </w:rPr>
        <w:t>Number of references:</w:t>
      </w:r>
      <w:r w:rsidR="004341A2">
        <w:rPr>
          <w:bCs/>
          <w:sz w:val="24"/>
          <w:szCs w:val="24"/>
          <w:highlight w:val="yellow"/>
        </w:rPr>
        <w:t xml:space="preserve"> 41</w:t>
      </w:r>
    </w:p>
    <w:p w14:paraId="0FB81330" w14:textId="1AF39736" w:rsidR="00BB1499" w:rsidRPr="00993C81" w:rsidRDefault="00D0362E" w:rsidP="00993C81">
      <w:pPr>
        <w:spacing w:line="480" w:lineRule="auto"/>
        <w:rPr>
          <w:b/>
          <w:sz w:val="24"/>
          <w:szCs w:val="24"/>
        </w:rPr>
      </w:pPr>
      <w:r>
        <w:rPr>
          <w:b/>
          <w:sz w:val="24"/>
          <w:szCs w:val="24"/>
        </w:rPr>
        <w:lastRenderedPageBreak/>
        <w:t>Abstract:</w:t>
      </w:r>
      <w:r>
        <w:rPr>
          <w:sz w:val="24"/>
          <w:szCs w:val="24"/>
        </w:rPr>
        <w:t xml:space="preserve"> </w:t>
      </w:r>
      <w:r w:rsidR="00727D73">
        <w:t xml:space="preserve">     </w:t>
      </w:r>
      <w:commentRangeStart w:id="1"/>
      <w:commentRangeStart w:id="2"/>
      <w:r w:rsidR="007406B2">
        <w:rPr>
          <w:sz w:val="24"/>
          <w:szCs w:val="24"/>
        </w:rPr>
        <w:t>Many of the world’s p</w:t>
      </w:r>
      <w:r w:rsidR="00B8531F">
        <w:rPr>
          <w:sz w:val="24"/>
          <w:szCs w:val="24"/>
        </w:rPr>
        <w:t>rotected areas</w:t>
      </w:r>
      <w:r w:rsidR="007406B2">
        <w:rPr>
          <w:sz w:val="24"/>
          <w:szCs w:val="24"/>
        </w:rPr>
        <w:t xml:space="preserve"> face serious threats from</w:t>
      </w:r>
      <w:del w:id="3" w:author="Joe Bennett" w:date="2022-03-21T09:52:00Z">
        <w:r w:rsidR="007406B2" w:rsidDel="00B63284">
          <w:rPr>
            <w:sz w:val="24"/>
            <w:szCs w:val="24"/>
          </w:rPr>
          <w:delText xml:space="preserve"> – and </w:delText>
        </w:r>
        <w:r w:rsidR="00161E8B" w:rsidDel="00B63284">
          <w:rPr>
            <w:sz w:val="24"/>
            <w:szCs w:val="24"/>
          </w:rPr>
          <w:delText>can be rendered ineffective</w:delText>
        </w:r>
        <w:r w:rsidR="00CC1A82" w:rsidDel="00B63284">
          <w:rPr>
            <w:sz w:val="24"/>
            <w:szCs w:val="24"/>
          </w:rPr>
          <w:delText xml:space="preserve"> by</w:delText>
        </w:r>
        <w:r w:rsidDel="00B63284">
          <w:rPr>
            <w:sz w:val="24"/>
            <w:szCs w:val="24"/>
          </w:rPr>
          <w:delText xml:space="preserve"> </w:delText>
        </w:r>
        <w:r w:rsidR="007406B2" w:rsidDel="00B63284">
          <w:rPr>
            <w:sz w:val="24"/>
            <w:szCs w:val="24"/>
          </w:rPr>
          <w:delText>–</w:delText>
        </w:r>
      </w:del>
      <w:r w:rsidR="007406B2">
        <w:rPr>
          <w:sz w:val="24"/>
          <w:szCs w:val="24"/>
        </w:rPr>
        <w:t xml:space="preserve"> </w:t>
      </w:r>
      <w:r>
        <w:rPr>
          <w:sz w:val="24"/>
          <w:szCs w:val="24"/>
        </w:rPr>
        <w:t xml:space="preserve">weak governance, </w:t>
      </w:r>
      <w:r w:rsidR="003A78D6">
        <w:rPr>
          <w:sz w:val="24"/>
          <w:szCs w:val="24"/>
        </w:rPr>
        <w:t>land use</w:t>
      </w:r>
      <w:r>
        <w:rPr>
          <w:sz w:val="24"/>
          <w:szCs w:val="24"/>
        </w:rPr>
        <w:t xml:space="preserve"> intensification, and climate change.  </w:t>
      </w:r>
      <w:r w:rsidR="00312ACC">
        <w:rPr>
          <w:sz w:val="24"/>
          <w:szCs w:val="24"/>
        </w:rPr>
        <w:t xml:space="preserve">We </w:t>
      </w:r>
      <w:r w:rsidR="005D35EA">
        <w:rPr>
          <w:sz w:val="24"/>
          <w:szCs w:val="24"/>
        </w:rPr>
        <w:t xml:space="preserve">evaluated how such risks </w:t>
      </w:r>
      <w:r w:rsidR="005B3BB0">
        <w:rPr>
          <w:sz w:val="24"/>
          <w:szCs w:val="24"/>
        </w:rPr>
        <w:t>would affect</w:t>
      </w:r>
      <w:r w:rsidR="005D35EA">
        <w:rPr>
          <w:sz w:val="24"/>
          <w:szCs w:val="24"/>
        </w:rPr>
        <w:t xml:space="preserve"> </w:t>
      </w:r>
      <w:r w:rsidR="005B3BB0">
        <w:rPr>
          <w:sz w:val="24"/>
          <w:szCs w:val="24"/>
        </w:rPr>
        <w:t>the size</w:t>
      </w:r>
      <w:r w:rsidR="007D5C90">
        <w:rPr>
          <w:sz w:val="24"/>
          <w:szCs w:val="24"/>
        </w:rPr>
        <w:t xml:space="preserve"> and </w:t>
      </w:r>
      <w:r w:rsidR="005B3BB0">
        <w:rPr>
          <w:sz w:val="24"/>
          <w:szCs w:val="24"/>
        </w:rPr>
        <w:t>placement</w:t>
      </w:r>
      <w:r w:rsidR="007D5C90">
        <w:rPr>
          <w:sz w:val="24"/>
          <w:szCs w:val="24"/>
        </w:rPr>
        <w:t xml:space="preserve"> of </w:t>
      </w:r>
      <w:r w:rsidR="005B3BB0">
        <w:rPr>
          <w:sz w:val="24"/>
          <w:szCs w:val="24"/>
        </w:rPr>
        <w:t>protected areas</w:t>
      </w:r>
      <w:r w:rsidR="007D5C90">
        <w:rPr>
          <w:sz w:val="24"/>
          <w:szCs w:val="24"/>
        </w:rPr>
        <w:t xml:space="preserve"> required to protect the world’s terrestrial vertebrates.  </w:t>
      </w:r>
      <w:commentRangeEnd w:id="1"/>
      <w:r w:rsidR="00B63284">
        <w:rPr>
          <w:rStyle w:val="CommentReference"/>
        </w:rPr>
        <w:commentReference w:id="1"/>
      </w:r>
      <w:r w:rsidR="005B3BB0">
        <w:rPr>
          <w:sz w:val="24"/>
          <w:szCs w:val="24"/>
        </w:rPr>
        <w:t>Using</w:t>
      </w:r>
      <w:r>
        <w:rPr>
          <w:sz w:val="24"/>
          <w:szCs w:val="24"/>
        </w:rPr>
        <w:t xml:space="preserve"> </w:t>
      </w:r>
      <w:r w:rsidR="00E94581">
        <w:rPr>
          <w:sz w:val="24"/>
          <w:szCs w:val="24"/>
        </w:rPr>
        <w:t xml:space="preserve">hierarchical </w:t>
      </w:r>
      <w:r>
        <w:rPr>
          <w:sz w:val="24"/>
          <w:szCs w:val="24"/>
        </w:rPr>
        <w:t xml:space="preserve">spatial optimization </w:t>
      </w:r>
      <w:r w:rsidR="00161E8B">
        <w:rPr>
          <w:sz w:val="24"/>
          <w:szCs w:val="24"/>
        </w:rPr>
        <w:t>models</w:t>
      </w:r>
      <w:r w:rsidR="005B3BB0">
        <w:rPr>
          <w:sz w:val="24"/>
          <w:szCs w:val="24"/>
        </w:rPr>
        <w:t xml:space="preserve">, we </w:t>
      </w:r>
      <w:r w:rsidR="007406B2">
        <w:rPr>
          <w:sz w:val="24"/>
          <w:szCs w:val="24"/>
        </w:rPr>
        <w:t xml:space="preserve">illustrate </w:t>
      </w:r>
      <w:r w:rsidR="009A3AC9" w:rsidRPr="009A3AC9">
        <w:rPr>
          <w:sz w:val="24"/>
          <w:szCs w:val="24"/>
        </w:rPr>
        <w:t>how reducing exposure to these risks only requires expanding the land area of the global protected area system by 1.6</w:t>
      </w:r>
      <w:r w:rsidR="0006524B" w:rsidRPr="009A3AC9">
        <w:rPr>
          <w:sz w:val="24"/>
          <w:szCs w:val="24"/>
        </w:rPr>
        <w:t>%</w:t>
      </w:r>
      <w:r w:rsidR="0006524B">
        <w:rPr>
          <w:sz w:val="24"/>
          <w:szCs w:val="24"/>
        </w:rPr>
        <w:t xml:space="preserve"> and</w:t>
      </w:r>
      <w:r w:rsidR="009A3AC9">
        <w:rPr>
          <w:sz w:val="24"/>
          <w:szCs w:val="24"/>
        </w:rPr>
        <w:t xml:space="preserve"> </w:t>
      </w:r>
      <w:ins w:id="4" w:author="Joe Bennett" w:date="2022-03-21T09:55:00Z">
        <w:r w:rsidR="00B63284">
          <w:rPr>
            <w:sz w:val="24"/>
            <w:szCs w:val="24"/>
          </w:rPr>
          <w:t xml:space="preserve">can </w:t>
        </w:r>
      </w:ins>
      <w:r w:rsidR="009A3AC9">
        <w:rPr>
          <w:sz w:val="24"/>
          <w:szCs w:val="24"/>
        </w:rPr>
        <w:t xml:space="preserve">still </w:t>
      </w:r>
      <w:r w:rsidR="004066D6">
        <w:rPr>
          <w:sz w:val="24"/>
          <w:szCs w:val="24"/>
        </w:rPr>
        <w:t>meet conservation targets</w:t>
      </w:r>
      <w:r>
        <w:rPr>
          <w:sz w:val="24"/>
          <w:szCs w:val="24"/>
        </w:rPr>
        <w:t xml:space="preserve">. </w:t>
      </w:r>
      <w:commentRangeEnd w:id="2"/>
      <w:r w:rsidR="00B63284">
        <w:rPr>
          <w:rStyle w:val="CommentReference"/>
        </w:rPr>
        <w:commentReference w:id="2"/>
      </w:r>
      <w:r w:rsidR="00D03ECB">
        <w:rPr>
          <w:sz w:val="24"/>
          <w:szCs w:val="24"/>
        </w:rPr>
        <w:t>Incorporating</w:t>
      </w:r>
      <w:r w:rsidR="007406B2">
        <w:rPr>
          <w:sz w:val="24"/>
          <w:szCs w:val="24"/>
        </w:rPr>
        <w:t xml:space="preserve"> </w:t>
      </w:r>
      <w:r w:rsidR="002729D6">
        <w:rPr>
          <w:sz w:val="24"/>
          <w:szCs w:val="24"/>
        </w:rPr>
        <w:t>r</w:t>
      </w:r>
      <w:r w:rsidR="007406B2">
        <w:rPr>
          <w:sz w:val="24"/>
          <w:szCs w:val="24"/>
        </w:rPr>
        <w:t xml:space="preserve">isks from weak governance </w:t>
      </w:r>
      <w:r w:rsidR="00D53D75" w:rsidRPr="00D53D75">
        <w:rPr>
          <w:sz w:val="24"/>
          <w:szCs w:val="24"/>
        </w:rPr>
        <w:t xml:space="preserve">drove the </w:t>
      </w:r>
      <w:r w:rsidR="00CF2F32">
        <w:rPr>
          <w:sz w:val="24"/>
          <w:szCs w:val="24"/>
        </w:rPr>
        <w:t>greatest</w:t>
      </w:r>
      <w:r w:rsidR="00D53D75" w:rsidRPr="00D53D75">
        <w:rPr>
          <w:sz w:val="24"/>
          <w:szCs w:val="24"/>
        </w:rPr>
        <w:t xml:space="preserve"> changes in </w:t>
      </w:r>
      <w:r w:rsidR="00CF2F32">
        <w:rPr>
          <w:sz w:val="24"/>
          <w:szCs w:val="24"/>
        </w:rPr>
        <w:t>spatial priorities</w:t>
      </w:r>
      <w:r w:rsidR="00D53D75" w:rsidRPr="00D53D75">
        <w:rPr>
          <w:sz w:val="24"/>
          <w:szCs w:val="24"/>
        </w:rPr>
        <w:t xml:space="preserve"> for protection</w:t>
      </w:r>
      <w:r w:rsidR="000E66A7">
        <w:rPr>
          <w:sz w:val="24"/>
          <w:szCs w:val="24"/>
        </w:rPr>
        <w:t>, wh</w:t>
      </w:r>
      <w:r w:rsidR="002729D6">
        <w:rPr>
          <w:sz w:val="24"/>
          <w:szCs w:val="24"/>
        </w:rPr>
        <w:t>ile incorporating</w:t>
      </w:r>
      <w:r w:rsidR="000E66A7">
        <w:rPr>
          <w:sz w:val="24"/>
          <w:szCs w:val="24"/>
        </w:rPr>
        <w:t xml:space="preserve"> </w:t>
      </w:r>
      <w:r w:rsidR="002729D6">
        <w:rPr>
          <w:sz w:val="24"/>
          <w:szCs w:val="24"/>
        </w:rPr>
        <w:t xml:space="preserve">risks from </w:t>
      </w:r>
      <w:r w:rsidR="000E66A7">
        <w:rPr>
          <w:sz w:val="24"/>
          <w:szCs w:val="24"/>
        </w:rPr>
        <w:t xml:space="preserve">climate </w:t>
      </w:r>
      <w:del w:id="5" w:author="Joe Bennett" w:date="2022-03-21T09:58:00Z">
        <w:r w:rsidR="002729D6" w:rsidDel="00B63284">
          <w:rPr>
            <w:sz w:val="24"/>
            <w:szCs w:val="24"/>
          </w:rPr>
          <w:delText xml:space="preserve">velocity </w:delText>
        </w:r>
      </w:del>
      <w:ins w:id="6" w:author="Joe Bennett" w:date="2022-03-21T09:58:00Z">
        <w:r w:rsidR="00B63284">
          <w:rPr>
            <w:sz w:val="24"/>
            <w:szCs w:val="24"/>
          </w:rPr>
          <w:t xml:space="preserve">change </w:t>
        </w:r>
      </w:ins>
      <w:r w:rsidR="000E66A7">
        <w:rPr>
          <w:sz w:val="24"/>
          <w:szCs w:val="24"/>
        </w:rPr>
        <w:t>re</w:t>
      </w:r>
      <w:r w:rsidR="002729D6">
        <w:rPr>
          <w:sz w:val="24"/>
          <w:szCs w:val="24"/>
        </w:rPr>
        <w:t xml:space="preserve">quired </w:t>
      </w:r>
      <w:r w:rsidR="000E66A7">
        <w:rPr>
          <w:sz w:val="24"/>
          <w:szCs w:val="24"/>
        </w:rPr>
        <w:t>the largest increase</w:t>
      </w:r>
      <w:r w:rsidR="002729D6">
        <w:rPr>
          <w:sz w:val="24"/>
          <w:szCs w:val="24"/>
        </w:rPr>
        <w:t xml:space="preserve"> in </w:t>
      </w:r>
      <w:r w:rsidR="00B3314C">
        <w:rPr>
          <w:sz w:val="24"/>
          <w:szCs w:val="24"/>
        </w:rPr>
        <w:t xml:space="preserve">global protected </w:t>
      </w:r>
      <w:r w:rsidR="000E66A7">
        <w:rPr>
          <w:sz w:val="24"/>
          <w:szCs w:val="24"/>
        </w:rPr>
        <w:t>area</w:t>
      </w:r>
      <w:r>
        <w:rPr>
          <w:sz w:val="24"/>
          <w:szCs w:val="24"/>
        </w:rPr>
        <w:t xml:space="preserve">. </w:t>
      </w:r>
      <w:proofErr w:type="gramStart"/>
      <w:r w:rsidR="007406B2">
        <w:rPr>
          <w:sz w:val="24"/>
          <w:szCs w:val="24"/>
        </w:rPr>
        <w:t>In particular, conserving</w:t>
      </w:r>
      <w:proofErr w:type="gramEnd"/>
      <w:r w:rsidR="007406B2">
        <w:rPr>
          <w:sz w:val="24"/>
          <w:szCs w:val="24"/>
        </w:rPr>
        <w:t xml:space="preserve"> </w:t>
      </w:r>
      <w:r>
        <w:rPr>
          <w:sz w:val="24"/>
          <w:szCs w:val="24"/>
        </w:rPr>
        <w:t xml:space="preserve">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w:t>
      </w:r>
      <w:r w:rsidR="00EA5272">
        <w:rPr>
          <w:sz w:val="24"/>
          <w:szCs w:val="24"/>
        </w:rPr>
        <w:t xml:space="preserve">conservation </w:t>
      </w:r>
      <w:r>
        <w:rPr>
          <w:sz w:val="24"/>
          <w:szCs w:val="24"/>
        </w:rPr>
        <w:t xml:space="preserve">planning. </w:t>
      </w:r>
    </w:p>
    <w:p w14:paraId="23C4D8BA" w14:textId="77777777" w:rsidR="00C1706F" w:rsidRDefault="00D0362E" w:rsidP="00341122">
      <w:pPr>
        <w:spacing w:line="480" w:lineRule="auto"/>
        <w:rPr>
          <w:b/>
          <w:sz w:val="24"/>
          <w:szCs w:val="24"/>
        </w:rPr>
      </w:pPr>
      <w:r>
        <w:br w:type="page"/>
      </w:r>
    </w:p>
    <w:p w14:paraId="5E4B1E07" w14:textId="1B0FCB49" w:rsidR="005D7650" w:rsidRDefault="005D7650" w:rsidP="00341122">
      <w:pPr>
        <w:spacing w:line="480" w:lineRule="auto"/>
        <w:rPr>
          <w:b/>
          <w:sz w:val="24"/>
          <w:szCs w:val="24"/>
        </w:rPr>
      </w:pPr>
      <w:r>
        <w:rPr>
          <w:b/>
          <w:sz w:val="24"/>
          <w:szCs w:val="24"/>
        </w:rPr>
        <w:lastRenderedPageBreak/>
        <w:t>Introduction</w:t>
      </w:r>
    </w:p>
    <w:p w14:paraId="57DAFA38" w14:textId="009A9F1E" w:rsidR="006673C8" w:rsidRDefault="0087546D" w:rsidP="00341122">
      <w:pPr>
        <w:spacing w:line="480" w:lineRule="auto"/>
        <w:rPr>
          <w:color w:val="000000"/>
          <w:sz w:val="24"/>
          <w:szCs w:val="24"/>
        </w:rPr>
      </w:pPr>
      <w:del w:id="7" w:author="Joe Bennett" w:date="2022-03-21T10:00:00Z">
        <w:r w:rsidDel="00F965CB">
          <w:rPr>
            <w:bCs/>
            <w:sz w:val="24"/>
            <w:szCs w:val="24"/>
          </w:rPr>
          <w:delText xml:space="preserve">Even amongst a diverse and innovative set of conservation tools, </w:delText>
        </w:r>
        <w:r w:rsidDel="00F965CB">
          <w:rPr>
            <w:sz w:val="24"/>
            <w:szCs w:val="24"/>
          </w:rPr>
          <w:delText>p</w:delText>
        </w:r>
      </w:del>
      <w:ins w:id="8" w:author="Joe Bennett" w:date="2022-03-21T10:00:00Z">
        <w:r w:rsidR="00F965CB">
          <w:rPr>
            <w:bCs/>
            <w:sz w:val="24"/>
            <w:szCs w:val="24"/>
          </w:rPr>
          <w:t>P</w:t>
        </w:r>
      </w:ins>
      <w:r w:rsidR="00D0362E">
        <w:rPr>
          <w:color w:val="000000"/>
          <w:sz w:val="24"/>
          <w:szCs w:val="24"/>
        </w:rPr>
        <w:t xml:space="preserve">rotecting </w:t>
      </w:r>
      <w:r>
        <w:rPr>
          <w:color w:val="000000"/>
          <w:sz w:val="24"/>
          <w:szCs w:val="24"/>
        </w:rPr>
        <w:t xml:space="preserve">land </w:t>
      </w:r>
      <w:del w:id="9" w:author="Joe Bennett" w:date="2022-03-21T10:00:00Z">
        <w:r w:rsidDel="00F965CB">
          <w:rPr>
            <w:color w:val="000000"/>
            <w:sz w:val="24"/>
            <w:szCs w:val="24"/>
          </w:rPr>
          <w:delText xml:space="preserve">remains </w:delText>
        </w:r>
      </w:del>
      <w:ins w:id="10" w:author="Joe Bennett" w:date="2022-03-21T10:00:00Z">
        <w:r w:rsidR="00F965CB">
          <w:rPr>
            <w:color w:val="000000"/>
            <w:sz w:val="24"/>
            <w:szCs w:val="24"/>
          </w:rPr>
          <w:t xml:space="preserve">is </w:t>
        </w:r>
      </w:ins>
      <w:r w:rsidR="00D0362E">
        <w:rPr>
          <w:color w:val="000000"/>
          <w:sz w:val="24"/>
          <w:szCs w:val="24"/>
        </w:rPr>
        <w:t xml:space="preserve">one of the best strategies </w:t>
      </w:r>
      <w:r>
        <w:rPr>
          <w:color w:val="000000"/>
          <w:sz w:val="24"/>
          <w:szCs w:val="24"/>
        </w:rPr>
        <w:t>to stem the</w:t>
      </w:r>
      <w:r w:rsidR="00D0362E">
        <w:rPr>
          <w:color w:val="000000"/>
          <w:sz w:val="24"/>
          <w:szCs w:val="24"/>
        </w:rPr>
        <w:t xml:space="preserve"> biodiversity</w:t>
      </w:r>
      <w:r w:rsidR="006E670F">
        <w:rPr>
          <w:color w:val="000000"/>
          <w:sz w:val="24"/>
          <w:szCs w:val="24"/>
        </w:rPr>
        <w:t xml:space="preserve"> </w:t>
      </w:r>
      <w:r>
        <w:rPr>
          <w:color w:val="000000"/>
          <w:sz w:val="24"/>
          <w:szCs w:val="24"/>
        </w:rPr>
        <w:t xml:space="preserve">crisis </w:t>
      </w:r>
      <w:r w:rsidR="006E670F">
        <w:rPr>
          <w:color w:val="000000"/>
          <w:sz w:val="24"/>
          <w:szCs w:val="24"/>
        </w:rPr>
        <w:fldChar w:fldCharType="begin"/>
      </w:r>
      <w:r w:rsidR="00142612">
        <w:rPr>
          <w:color w:val="000000"/>
          <w:sz w:val="24"/>
          <w:szCs w:val="24"/>
        </w:rPr>
        <w:instrText xml:space="preserve"> ADDIN ZOTERO_ITEM CSL_CITATION {"citationID":"RetM7vky","properties":{"formattedCitation":"(Watson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6E670F" w:rsidRPr="006E670F">
        <w:rPr>
          <w:sz w:val="24"/>
        </w:rPr>
        <w:t>(Watson et al. 2014)</w:t>
      </w:r>
      <w:r w:rsidR="006E670F">
        <w:rPr>
          <w:color w:val="000000"/>
          <w:sz w:val="24"/>
          <w:szCs w:val="24"/>
        </w:rPr>
        <w:fldChar w:fldCharType="end"/>
      </w:r>
      <w:r w:rsidR="002A2CAA">
        <w:rPr>
          <w:color w:val="000000"/>
          <w:sz w:val="24"/>
          <w:szCs w:val="24"/>
        </w:rPr>
        <w:t xml:space="preserve"> and a cornerstone of international agreements </w:t>
      </w:r>
      <w:r w:rsidR="00F5468D">
        <w:rPr>
          <w:color w:val="000000"/>
          <w:sz w:val="24"/>
          <w:szCs w:val="24"/>
        </w:rPr>
        <w:t xml:space="preserve">to </w:t>
      </w:r>
      <w:r w:rsidR="008C6CE2">
        <w:rPr>
          <w:color w:val="000000"/>
          <w:sz w:val="24"/>
          <w:szCs w:val="24"/>
        </w:rPr>
        <w:t>safeguard</w:t>
      </w:r>
      <w:r w:rsidR="00F5468D">
        <w:rPr>
          <w:color w:val="000000"/>
          <w:sz w:val="24"/>
          <w:szCs w:val="24"/>
        </w:rPr>
        <w:t xml:space="preserve"> biodiversity</w:t>
      </w:r>
      <w:r w:rsidR="008C6CE2">
        <w:rPr>
          <w:color w:val="000000"/>
          <w:sz w:val="24"/>
          <w:szCs w:val="24"/>
        </w:rPr>
        <w:t xml:space="preserve"> </w:t>
      </w:r>
      <w:r w:rsidR="000D460D">
        <w:rPr>
          <w:sz w:val="24"/>
          <w:szCs w:val="24"/>
        </w:rPr>
        <w:fldChar w:fldCharType="begin"/>
      </w:r>
      <w:r w:rsidR="00142612">
        <w:rPr>
          <w:sz w:val="24"/>
          <w:szCs w:val="24"/>
        </w:rPr>
        <w:instrText xml:space="preserve"> ADDIN ZOTERO_ITEM CSL_CITATION {"citationID":"WMOOmHAk","properties":{"formattedCitation":"(Convention on Biological Diversity 2017; CBD (Convention on Biological Diversity) 2020)","plainCitation":"(Convention on Biological Diversity 2017; CBD (Convention on Biological Diversity) 2020)","noteIndex":0},"citationItems":[{"id":1812,"uris":["http://zotero.org/groups/805250/items/CSDUBBNT"],"itemData":{"id":1812,"type":"webpage","title":"Aichi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0D460D">
        <w:rPr>
          <w:sz w:val="24"/>
          <w:szCs w:val="24"/>
        </w:rPr>
        <w:fldChar w:fldCharType="separate"/>
      </w:r>
      <w:r w:rsidR="00142612" w:rsidRPr="00142612">
        <w:rPr>
          <w:sz w:val="24"/>
        </w:rPr>
        <w:t>(Convention on Biological Diversity 2017; CBD (Convention on Biological Diversity) 2020)</w:t>
      </w:r>
      <w:r w:rsidR="000D460D">
        <w:rPr>
          <w:sz w:val="24"/>
          <w:szCs w:val="24"/>
        </w:rPr>
        <w:fldChar w:fldCharType="end"/>
      </w:r>
      <w:r w:rsidR="00D0362E" w:rsidRPr="00E97D75">
        <w:rPr>
          <w:i/>
          <w:sz w:val="24"/>
          <w:szCs w:val="24"/>
        </w:rPr>
        <w:t>.</w:t>
      </w:r>
      <w:r w:rsidR="00D0362E">
        <w:rPr>
          <w:sz w:val="24"/>
          <w:szCs w:val="24"/>
        </w:rPr>
        <w:t xml:space="preserve"> </w:t>
      </w:r>
      <w:r w:rsidR="008C6CE2">
        <w:rPr>
          <w:sz w:val="24"/>
          <w:szCs w:val="24"/>
        </w:rPr>
        <w:t xml:space="preserve"> The effectiveness of a global network of protected areas</w:t>
      </w:r>
      <w:r w:rsidR="00F5468D">
        <w:rPr>
          <w:sz w:val="24"/>
          <w:szCs w:val="24"/>
        </w:rPr>
        <w:t xml:space="preserve"> depends </w:t>
      </w:r>
      <w:r w:rsidR="00E71356">
        <w:rPr>
          <w:sz w:val="24"/>
          <w:szCs w:val="24"/>
        </w:rPr>
        <w:t xml:space="preserve">upon </w:t>
      </w:r>
      <w:r w:rsidR="008C6CE2">
        <w:rPr>
          <w:sz w:val="24"/>
          <w:szCs w:val="24"/>
        </w:rPr>
        <w:t xml:space="preserve">the identification of </w:t>
      </w:r>
      <w:r w:rsidR="00F5468D">
        <w:rPr>
          <w:sz w:val="24"/>
          <w:szCs w:val="24"/>
        </w:rPr>
        <w:t>areas that will</w:t>
      </w:r>
      <w:r w:rsidR="00AA6F46">
        <w:rPr>
          <w:sz w:val="24"/>
          <w:szCs w:val="24"/>
        </w:rPr>
        <w:t xml:space="preserve"> both</w:t>
      </w:r>
      <w:r w:rsidR="00F5468D">
        <w:rPr>
          <w:sz w:val="24"/>
          <w:szCs w:val="24"/>
        </w:rPr>
        <w:t xml:space="preserve"> meet the needs of species </w:t>
      </w:r>
      <w:r w:rsidR="00990341">
        <w:rPr>
          <w:sz w:val="24"/>
          <w:szCs w:val="24"/>
        </w:rPr>
        <w:t>and</w:t>
      </w:r>
      <w:r w:rsidR="00F5468D">
        <w:rPr>
          <w:sz w:val="24"/>
          <w:szCs w:val="24"/>
        </w:rPr>
        <w:t xml:space="preserve"> provide the greatest return on </w:t>
      </w:r>
      <w:r w:rsidR="00990341">
        <w:rPr>
          <w:sz w:val="24"/>
          <w:szCs w:val="24"/>
        </w:rPr>
        <w:t xml:space="preserve">conservation </w:t>
      </w:r>
      <w:r w:rsidR="00F5468D">
        <w:rPr>
          <w:sz w:val="24"/>
          <w:szCs w:val="24"/>
        </w:rPr>
        <w:t>investment</w:t>
      </w:r>
      <w:r w:rsidR="00990341">
        <w:rPr>
          <w:sz w:val="24"/>
          <w:szCs w:val="24"/>
        </w:rPr>
        <w:t>s</w:t>
      </w:r>
      <w:r w:rsidR="00F5468D">
        <w:rPr>
          <w:sz w:val="24"/>
          <w:szCs w:val="24"/>
        </w:rPr>
        <w:t xml:space="preserve">.  </w:t>
      </w:r>
      <w:r w:rsidR="00321BD9">
        <w:rPr>
          <w:sz w:val="24"/>
          <w:szCs w:val="24"/>
        </w:rPr>
        <w:t>Yet</w:t>
      </w:r>
      <w:r w:rsidR="00166028">
        <w:rPr>
          <w:sz w:val="24"/>
          <w:szCs w:val="24"/>
        </w:rPr>
        <w:t xml:space="preserve"> most</w:t>
      </w:r>
      <w:r w:rsidR="00990341">
        <w:rPr>
          <w:sz w:val="24"/>
          <w:szCs w:val="24"/>
        </w:rPr>
        <w:t xml:space="preserve"> </w:t>
      </w:r>
      <w:r w:rsidR="00321BD9">
        <w:rPr>
          <w:sz w:val="24"/>
          <w:szCs w:val="24"/>
        </w:rPr>
        <w:t xml:space="preserve">spatial planning efforts base decisions heavily upon the estimated ecological value of land </w:t>
      </w:r>
      <w:r w:rsidR="00321BD9">
        <w:rPr>
          <w:sz w:val="24"/>
          <w:szCs w:val="24"/>
        </w:rPr>
        <w:fldChar w:fldCharType="begin"/>
      </w:r>
      <w:r w:rsidR="00142612">
        <w:rPr>
          <w:sz w:val="24"/>
          <w:szCs w:val="24"/>
        </w:rPr>
        <w: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321BD9">
        <w:rPr>
          <w:sz w:val="24"/>
          <w:szCs w:val="24"/>
        </w:rPr>
        <w:fldChar w:fldCharType="separate"/>
      </w:r>
      <w:r w:rsidR="00142612" w:rsidRPr="00142612">
        <w:rPr>
          <w:sz w:val="24"/>
        </w:rPr>
        <w:t>(Brooks et al. 2006; Venter et al. 2014; Convention on Biological Diversity 2017; CBD (Convention on Biological Diversity) 2020)</w:t>
      </w:r>
      <w:r w:rsidR="00321BD9">
        <w:rPr>
          <w:sz w:val="24"/>
          <w:szCs w:val="24"/>
        </w:rPr>
        <w:fldChar w:fldCharType="end"/>
      </w:r>
      <w:r w:rsidR="00321BD9">
        <w:rPr>
          <w:sz w:val="24"/>
          <w:szCs w:val="24"/>
        </w:rPr>
        <w:t xml:space="preserve"> and carry the</w:t>
      </w:r>
      <w:r w:rsidR="00166028">
        <w:rPr>
          <w:sz w:val="24"/>
          <w:szCs w:val="24"/>
        </w:rPr>
        <w:t xml:space="preserve"> tacit</w:t>
      </w:r>
      <w:r w:rsidR="00321BD9">
        <w:rPr>
          <w:sz w:val="24"/>
          <w:szCs w:val="24"/>
        </w:rPr>
        <w:t>,</w:t>
      </w:r>
      <w:r w:rsidR="00166028">
        <w:rPr>
          <w:sz w:val="24"/>
          <w:szCs w:val="24"/>
        </w:rPr>
        <w:t xml:space="preserve"> </w:t>
      </w:r>
      <w:r w:rsidR="00321BD9">
        <w:rPr>
          <w:sz w:val="24"/>
          <w:szCs w:val="24"/>
        </w:rPr>
        <w:t xml:space="preserve">but often incorrect, </w:t>
      </w:r>
      <w:r w:rsidR="00166028">
        <w:rPr>
          <w:sz w:val="24"/>
          <w:szCs w:val="24"/>
        </w:rPr>
        <w:t>assumption that protection will be enforced, effective, and permanent</w:t>
      </w:r>
      <w:r w:rsidR="00990341">
        <w:rPr>
          <w:sz w:val="24"/>
          <w:szCs w:val="24"/>
        </w:rPr>
        <w:t xml:space="preserve">.  </w:t>
      </w:r>
      <w:r w:rsidR="00321BD9">
        <w:rPr>
          <w:sz w:val="24"/>
          <w:szCs w:val="24"/>
        </w:rPr>
        <w:t>Despite evidence that</w:t>
      </w:r>
      <w:r w:rsidR="00990341">
        <w:rPr>
          <w:sz w:val="24"/>
          <w:szCs w:val="24"/>
        </w:rPr>
        <w:t xml:space="preserve"> </w:t>
      </w:r>
      <w:r w:rsidR="00D0362E">
        <w:rPr>
          <w:sz w:val="24"/>
          <w:szCs w:val="24"/>
        </w:rPr>
        <w:t xml:space="preserve">protected areas are subject to risks </w:t>
      </w:r>
      <w:r w:rsidR="00321BD9">
        <w:rPr>
          <w:sz w:val="24"/>
          <w:szCs w:val="24"/>
        </w:rPr>
        <w:t>associated with</w:t>
      </w:r>
      <w:r w:rsidR="00D0362E">
        <w:rPr>
          <w:sz w:val="24"/>
          <w:szCs w:val="24"/>
        </w:rPr>
        <w:t xml:space="preserve"> weak governance</w:t>
      </w:r>
      <w:r w:rsidR="0001246F">
        <w:rPr>
          <w:sz w:val="24"/>
          <w:szCs w:val="24"/>
        </w:rPr>
        <w:t xml:space="preserve"> (e.g., political instability and corruption; </w:t>
      </w:r>
      <w:r w:rsidR="0001246F">
        <w:rPr>
          <w:color w:val="000000"/>
          <w:sz w:val="24"/>
          <w:szCs w:val="24"/>
        </w:rPr>
        <w:fldChar w:fldCharType="begin"/>
      </w:r>
      <w:r w:rsidR="00142612">
        <w:rPr>
          <w:color w:val="000000"/>
          <w:sz w:val="24"/>
          <w:szCs w:val="24"/>
        </w:rPr>
        <w:instrText xml:space="preserve"> ADDIN ZOTERO_ITEM CSL_CITATION {"citationID":"Mh7DCt35","properties":{"formattedCitation":"(Hammill et al. 2016; Schulze et al. 2018)","plainCitation":"(Hammill et al. 2016; Schulze et al. 2018)","noteIndex":0},"citationItems":[{"id":746,"uris":["http://zotero.org/users/878981/items/QVRFZIGM"],"itemData":{"id":746,"type":"article-journal","abstract":"The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01246F" w:rsidRPr="0049405C">
        <w:rPr>
          <w:sz w:val="24"/>
        </w:rPr>
        <w:t>(Hammill et al. 2016; Schulze et al. 2018)</w:t>
      </w:r>
      <w:r w:rsidR="0001246F">
        <w:rPr>
          <w:color w:val="000000"/>
          <w:sz w:val="24"/>
          <w:szCs w:val="24"/>
        </w:rPr>
        <w:fldChar w:fldCharType="end"/>
      </w:r>
      <w:r w:rsidR="00D0362E">
        <w:rPr>
          <w:sz w:val="24"/>
          <w:szCs w:val="24"/>
        </w:rPr>
        <w:t xml:space="preserve">, </w:t>
      </w:r>
      <w:r w:rsidR="003A78D6">
        <w:rPr>
          <w:color w:val="000000"/>
          <w:sz w:val="24"/>
          <w:szCs w:val="24"/>
        </w:rPr>
        <w:t>land use</w:t>
      </w:r>
      <w:r w:rsidR="00D0362E">
        <w:rPr>
          <w:color w:val="000000"/>
          <w:sz w:val="24"/>
          <w:szCs w:val="24"/>
        </w:rPr>
        <w:t xml:space="preserve"> intensification</w:t>
      </w:r>
      <w:r w:rsidR="0001246F">
        <w:rPr>
          <w:color w:val="000000"/>
          <w:sz w:val="24"/>
          <w:szCs w:val="24"/>
        </w:rPr>
        <w:t xml:space="preserve"> (e.g., deforestation and degazetting of parks; </w:t>
      </w:r>
      <w:proofErr w:type="spellStart"/>
      <w:r w:rsidR="0001246F" w:rsidRPr="00F2093A">
        <w:rPr>
          <w:sz w:val="24"/>
        </w:rPr>
        <w:t>Tesfaw</w:t>
      </w:r>
      <w:proofErr w:type="spellEnd"/>
      <w:r w:rsidR="0001246F" w:rsidRPr="00F2093A">
        <w:rPr>
          <w:sz w:val="24"/>
        </w:rPr>
        <w:t xml:space="preserve"> et al. 2018</w:t>
      </w:r>
      <w:r w:rsidR="0001246F">
        <w:rPr>
          <w:sz w:val="24"/>
        </w:rPr>
        <w:t>)</w:t>
      </w:r>
      <w:r w:rsidR="00D0362E">
        <w:rPr>
          <w:color w:val="000000"/>
          <w:sz w:val="24"/>
          <w:szCs w:val="24"/>
        </w:rPr>
        <w:t xml:space="preserve">, and </w:t>
      </w:r>
      <w:r w:rsidR="00D0362E">
        <w:rPr>
          <w:sz w:val="24"/>
          <w:szCs w:val="24"/>
        </w:rPr>
        <w:t>c</w:t>
      </w:r>
      <w:r w:rsidR="00D0362E">
        <w:rPr>
          <w:color w:val="000000"/>
          <w:sz w:val="24"/>
          <w:szCs w:val="24"/>
        </w:rPr>
        <w:t>limate change</w:t>
      </w:r>
      <w:r w:rsidR="0001246F">
        <w:rPr>
          <w:color w:val="000000"/>
          <w:sz w:val="24"/>
          <w:szCs w:val="24"/>
        </w:rPr>
        <w:t xml:space="preserve"> (e.g., extreme weather events;</w:t>
      </w:r>
      <w:r w:rsidR="0001246F" w:rsidRPr="0001246F">
        <w:rPr>
          <w:sz w:val="24"/>
        </w:rPr>
        <w:t xml:space="preserve"> </w:t>
      </w:r>
      <w:r w:rsidR="0001246F" w:rsidRPr="00DD7972">
        <w:rPr>
          <w:sz w:val="24"/>
        </w:rPr>
        <w:t>Maxwell et al. 2019</w:t>
      </w:r>
      <w:r w:rsidR="0001246F">
        <w:rPr>
          <w:sz w:val="24"/>
        </w:rPr>
        <w:t>)</w:t>
      </w:r>
      <w:r w:rsidR="00321BD9">
        <w:rPr>
          <w:sz w:val="24"/>
        </w:rPr>
        <w:t xml:space="preserve">, few plans have explicitly considered </w:t>
      </w:r>
      <w:r w:rsidR="00D0362E">
        <w:rPr>
          <w:color w:val="000000"/>
          <w:sz w:val="24"/>
          <w:szCs w:val="24"/>
        </w:rPr>
        <w:t>these risks</w:t>
      </w:r>
      <w:r w:rsidR="00A215CF">
        <w:rPr>
          <w:sz w:val="24"/>
          <w:szCs w:val="24"/>
        </w:rPr>
        <w:t xml:space="preserve"> </w:t>
      </w:r>
      <w:r w:rsidR="00DD7205">
        <w:rPr>
          <w:sz w:val="24"/>
          <w:szCs w:val="24"/>
        </w:rPr>
        <w:fldChar w:fldCharType="begin"/>
      </w:r>
      <w:r w:rsidR="00142612">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142612" w:rsidRPr="00142612">
        <w:rPr>
          <w:sz w:val="24"/>
        </w:rPr>
        <w:t>(McBride et al. 2007; Alagador et al. 2014)</w:t>
      </w:r>
      <w:r w:rsidR="00DD7205">
        <w:rPr>
          <w:sz w:val="24"/>
          <w:szCs w:val="24"/>
        </w:rPr>
        <w:fldChar w:fldCharType="end"/>
      </w:r>
      <w:r w:rsidR="00D0362E">
        <w:rPr>
          <w:color w:val="000000"/>
          <w:sz w:val="24"/>
          <w:szCs w:val="24"/>
        </w:rPr>
        <w:t xml:space="preserve">. </w:t>
      </w:r>
      <w:r w:rsidR="006673C8">
        <w:rPr>
          <w:color w:val="000000"/>
          <w:sz w:val="24"/>
          <w:szCs w:val="24"/>
        </w:rPr>
        <w:t xml:space="preserve"> </w:t>
      </w:r>
      <w:r w:rsidR="003F64F4" w:rsidRPr="003F64F4">
        <w:rPr>
          <w:color w:val="000000"/>
          <w:sz w:val="24"/>
          <w:szCs w:val="24"/>
        </w:rPr>
        <w:t>Here we demonstrate how we can expand the planning lens to include risks as well as ecological value, with the goal of improving the resilience and performance of protected areas</w:t>
      </w:r>
      <w:r w:rsidR="00956AF4">
        <w:rPr>
          <w:color w:val="000000"/>
          <w:sz w:val="24"/>
          <w:szCs w:val="24"/>
        </w:rPr>
        <w:t>.</w:t>
      </w:r>
    </w:p>
    <w:p w14:paraId="148324E8" w14:textId="671583D2" w:rsidR="00C1706F" w:rsidRDefault="00D0362E" w:rsidP="007A6A5C">
      <w:pPr>
        <w:spacing w:line="480" w:lineRule="auto"/>
        <w:ind w:firstLine="720"/>
        <w:rPr>
          <w:sz w:val="24"/>
          <w:szCs w:val="24"/>
        </w:rPr>
      </w:pPr>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w:t>
      </w:r>
      <w:proofErr w:type="spellStart"/>
      <w:r>
        <w:rPr>
          <w:sz w:val="24"/>
          <w:szCs w:val="24"/>
        </w:rPr>
        <w:t>i</w:t>
      </w:r>
      <w:proofErr w:type="spellEnd"/>
      <w:r>
        <w:rPr>
          <w:sz w:val="24"/>
          <w:szCs w:val="24"/>
        </w:rPr>
        <w:t xml:space="preserve">) governance, (ii) </w:t>
      </w:r>
      <w:r w:rsidR="003A78D6">
        <w:rPr>
          <w:sz w:val="24"/>
          <w:szCs w:val="24"/>
        </w:rPr>
        <w:t>land use</w:t>
      </w:r>
      <w:r>
        <w:rPr>
          <w:sz w:val="24"/>
          <w:szCs w:val="24"/>
        </w:rPr>
        <w:t xml:space="preserve">, and (iii) climate. </w:t>
      </w:r>
      <w:r w:rsidR="00965AD4" w:rsidRPr="002C3F8A">
        <w:rPr>
          <w:sz w:val="24"/>
          <w:szCs w:val="24"/>
        </w:rPr>
        <w:t xml:space="preserve">We then generated plans for establishing protected areas (“prioritizations”) based on scenarios for different risk factors. Our framework provides a flexible approach for incorporating </w:t>
      </w:r>
      <w:ins w:id="11" w:author="Joe Bennett" w:date="2022-03-21T10:06:00Z">
        <w:r w:rsidR="008950A4">
          <w:rPr>
            <w:sz w:val="24"/>
            <w:szCs w:val="24"/>
          </w:rPr>
          <w:t xml:space="preserve">multiple </w:t>
        </w:r>
      </w:ins>
      <w:r w:rsidR="00965AD4" w:rsidRPr="002C3F8A">
        <w:rPr>
          <w:sz w:val="24"/>
          <w:szCs w:val="24"/>
        </w:rPr>
        <w:t>risk metrics into conservation decision making</w:t>
      </w:r>
      <w:del w:id="12" w:author="Joe Bennett" w:date="2022-03-21T10:06:00Z">
        <w:r w:rsidR="00E357D8" w:rsidRPr="002C3F8A" w:rsidDel="008950A4">
          <w:rPr>
            <w:sz w:val="24"/>
            <w:szCs w:val="24"/>
          </w:rPr>
          <w:delText xml:space="preserve"> </w:delText>
        </w:r>
        <w:r w:rsidR="00E357D8" w:rsidDel="008950A4">
          <w:rPr>
            <w:sz w:val="24"/>
            <w:szCs w:val="24"/>
          </w:rPr>
          <w:fldChar w:fldCharType="begin"/>
        </w:r>
        <w:r w:rsidR="00142612" w:rsidDel="008950A4">
          <w:rPr>
            <w:sz w:val="24"/>
            <w:szCs w:val="24"/>
          </w:rPr>
          <w:delInstrText xml:space="preserve"> ADDIN ZOTERO_ITEM CSL_CITATION {"citationID":"sZDnUkko","properties":{"formattedCitation":"(Garcia et al. 2014)","plainCitation":"(Garcia et al. 2014)","noteIndex":0},"citationItems":[{"id":1225,"uris":["http://zotero.org/users/878981/items/AMMZNZ6E"],"itemData":{"id":1225,"type":"article-journal","container-title":"Science","issue":"6183","page":"1247579","source":"Google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delInstrText>
        </w:r>
        <w:r w:rsidR="00E357D8" w:rsidDel="008950A4">
          <w:rPr>
            <w:sz w:val="24"/>
            <w:szCs w:val="24"/>
          </w:rPr>
          <w:fldChar w:fldCharType="separate"/>
        </w:r>
        <w:r w:rsidR="00E357D8" w:rsidRPr="00E357D8" w:rsidDel="008950A4">
          <w:rPr>
            <w:sz w:val="24"/>
          </w:rPr>
          <w:delText>(Garcia et al. 2014)</w:delText>
        </w:r>
        <w:r w:rsidR="00E357D8" w:rsidDel="008950A4">
          <w:rPr>
            <w:sz w:val="24"/>
            <w:szCs w:val="24"/>
          </w:rPr>
          <w:fldChar w:fldCharType="end"/>
        </w:r>
      </w:del>
      <w:r>
        <w:rPr>
          <w:sz w:val="24"/>
          <w:szCs w:val="24"/>
        </w:rPr>
        <w:t>.</w:t>
      </w:r>
    </w:p>
    <w:p w14:paraId="51EC280C" w14:textId="77777777" w:rsidR="00303099" w:rsidRDefault="00303099" w:rsidP="004B379D">
      <w:pPr>
        <w:spacing w:line="480" w:lineRule="auto"/>
        <w:rPr>
          <w:sz w:val="24"/>
          <w:szCs w:val="24"/>
        </w:rPr>
      </w:pPr>
    </w:p>
    <w:p w14:paraId="781DB27F" w14:textId="77777777" w:rsidR="00303099" w:rsidRPr="00B124D4" w:rsidRDefault="00303099" w:rsidP="00303099">
      <w:pPr>
        <w:spacing w:line="480" w:lineRule="auto"/>
        <w:rPr>
          <w:b/>
          <w:sz w:val="24"/>
          <w:szCs w:val="24"/>
        </w:rPr>
      </w:pPr>
      <w:r w:rsidRPr="00B124D4">
        <w:rPr>
          <w:b/>
          <w:sz w:val="24"/>
          <w:szCs w:val="24"/>
        </w:rPr>
        <w:t>Methods</w:t>
      </w:r>
    </w:p>
    <w:p w14:paraId="3E8B1DAA" w14:textId="3E7CAD9D" w:rsidR="00303099" w:rsidRDefault="00303099" w:rsidP="00566BC2">
      <w:pPr>
        <w:spacing w:line="480" w:lineRule="auto"/>
        <w:rPr>
          <w:color w:val="000000"/>
          <w:sz w:val="24"/>
          <w:szCs w:val="24"/>
        </w:rPr>
      </w:pPr>
      <w:r>
        <w:rPr>
          <w:sz w:val="24"/>
          <w:szCs w:val="24"/>
        </w:rPr>
        <w:lastRenderedPageBreak/>
        <w:t xml:space="preserve">We considered the influence of risk categories on allocating protection decisions at a global scale in suitable habitat for all 29,350 vertebrate species from the IUCN Red List of Threatened Species </w:t>
      </w:r>
      <w:r>
        <w:rPr>
          <w:sz w:val="24"/>
          <w:szCs w:val="24"/>
        </w:rPr>
        <w:fldChar w:fldCharType="begin"/>
      </w:r>
      <w:r w:rsidR="00142612">
        <w:rPr>
          <w:sz w:val="24"/>
          <w:szCs w:val="24"/>
        </w:rPr>
        <w:instrText xml:space="preserve"> ADDIN ZOTERO_ITEM CSL_CITATION {"citationID":"Tcq6gaKa","properties":{"formattedCitation":"(IUCN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Pr="00815657">
        <w:rPr>
          <w:sz w:val="24"/>
        </w:rPr>
        <w:t>(IUCN 2019)</w:t>
      </w:r>
      <w:r>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Pr>
          <w:sz w:val="24"/>
          <w:szCs w:val="24"/>
        </w:rPr>
        <w:fldChar w:fldCharType="begin"/>
      </w:r>
      <w:r w:rsidR="00142612">
        <w:rPr>
          <w:sz w:val="24"/>
          <w:szCs w:val="24"/>
        </w:rPr>
        <w:instrText xml:space="preserve"> ADDIN ZOTERO_ITEM CSL_CITATION {"citationID":"fhzxZB1v","properties":{"formattedCitation":"(Margules &amp; Pressey 2000; Ball et al. 2009; Moilanen et al. 2009)","plainCitation":"(Margules &amp; Pressey 2000; Ball et al. 2009;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L"}],"issued":{"date-parts":[["2000",5]]}}},{"id":2916,"uris":["http://zotero.org/groups/2381425/items/8ZZKUEH9"],"itemData":{"id":2916,"type":"chapter","container-title":"Spatial conservation prioritization. Quantitative methods &amp; computational tools","ISBN":"0960-3115","note":"DOI: 10.1111/conl.12625\nPMID: 25246403","page":"e12625","publisher":"Oxford University Press","title":"Marxan and Relatives: Software for Spatial Conservation Prioritization","URL":"https://onlinelibrary.wiley.com/doi/abs/10.1111/conl.12625","author":[{"family":"Ball","given":"Ian R."},{"family":"Possingham","given":"Hugh P."},{"family":"Watts","given":"Matthew E."}],"issued":{"date-parts":[["2009"]]}}},{"id":782,"uris":["http://zotero.org/users/878981/items/GQQSSC7Z"],"itemData":{"id":782,"type":"book","publisher":"Oxford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00142612" w:rsidRPr="00142612">
        <w:rPr>
          <w:sz w:val="24"/>
        </w:rPr>
        <w:t>(Margules &amp; Pressey 2000; Ball et al. 2009; Moilanen et al. 2009)</w:t>
      </w:r>
      <w:r>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Pr>
          <w:sz w:val="24"/>
          <w:szCs w:val="24"/>
        </w:rPr>
        <w:fldChar w:fldCharType="begin"/>
      </w:r>
      <w:r w:rsidR="00142612">
        <w:rPr>
          <w:sz w:val="24"/>
          <w:szCs w:val="24"/>
        </w:rPr>
        <w:instrText xml:space="preserve"> ADDIN ZOTERO_ITEM CSL_CITATION {"citationID":"lwrp3oUy","properties":{"formattedCitation":"(Deb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Pr="005748DA">
        <w:rPr>
          <w:sz w:val="24"/>
        </w:rPr>
        <w:t>(Deb 2014)</w:t>
      </w:r>
      <w:r>
        <w:rPr>
          <w:sz w:val="24"/>
          <w:szCs w:val="24"/>
        </w:rPr>
        <w:fldChar w:fldCharType="end"/>
      </w:r>
      <w:r>
        <w:rPr>
          <w:sz w:val="24"/>
          <w:szCs w:val="24"/>
        </w:rPr>
        <w:t>.</w:t>
      </w:r>
      <w:r>
        <w:rPr>
          <w:sz w:val="24"/>
          <w:szCs w:val="24"/>
        </w:rPr>
        <w:tab/>
      </w:r>
    </w:p>
    <w:p w14:paraId="1D1E3313" w14:textId="77777777" w:rsidR="00303099" w:rsidRPr="00B124D4" w:rsidRDefault="00303099" w:rsidP="00303099">
      <w:pPr>
        <w:pStyle w:val="NormalWeb"/>
        <w:spacing w:before="120" w:after="120" w:line="480" w:lineRule="auto"/>
        <w:rPr>
          <w:iCs/>
          <w:u w:val="single"/>
        </w:rPr>
      </w:pPr>
      <w:r w:rsidRPr="00B124D4">
        <w:rPr>
          <w:iCs/>
          <w:color w:val="000000"/>
          <w:u w:val="single"/>
        </w:rPr>
        <w:t>Biodiversity Data </w:t>
      </w:r>
    </w:p>
    <w:p w14:paraId="2A9A0FA2" w14:textId="31610B89" w:rsidR="00303099" w:rsidRPr="00B21B63" w:rsidRDefault="00303099" w:rsidP="00303099">
      <w:pPr>
        <w:pStyle w:val="NormalWeb"/>
        <w:spacing w:before="120" w:after="120" w:line="480" w:lineRule="auto"/>
        <w:rPr>
          <w:lang w:val="en-US"/>
        </w:rPr>
      </w:pPr>
      <w:r>
        <w:rPr>
          <w:color w:val="000000"/>
        </w:rPr>
        <w:t>We produced area of habitat</w:t>
      </w:r>
      <w:r w:rsidRPr="00B124D4">
        <w:rPr>
          <w:color w:val="000000"/>
        </w:rPr>
        <w:t xml:space="preserve"> </w:t>
      </w:r>
      <w:r>
        <w:rPr>
          <w:color w:val="000000"/>
        </w:rPr>
        <w:t>(</w:t>
      </w:r>
      <w:r w:rsidRPr="00B124D4">
        <w:rPr>
          <w:color w:val="000000"/>
        </w:rPr>
        <w:t>AOH</w:t>
      </w:r>
      <w:r>
        <w:rPr>
          <w:color w:val="000000"/>
        </w:rPr>
        <w:t>)</w:t>
      </w:r>
      <w:r w:rsidRPr="00B124D4">
        <w:rPr>
          <w:color w:val="000000"/>
        </w:rPr>
        <w:t xml:space="preserve"> </w:t>
      </w:r>
      <w:ins w:id="13" w:author="Joe Bennett" w:date="2022-03-21T10:08:00Z">
        <w:r w:rsidR="008950A4">
          <w:rPr>
            <w:color w:val="000000"/>
          </w:rPr>
          <w:t xml:space="preserve">estimates </w:t>
        </w:r>
      </w:ins>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00142612">
        <w:rPr>
          <w:color w:val="000000"/>
        </w:rPr>
        <w:instrText xml:space="preserve"> ADDIN ZOTERO_ITEM CSL_CITATION {"citationID":"CRjbfzpW","properties":{"formattedCitation":"(Brooks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r w:rsidR="00142612" w:rsidRPr="00142612">
        <w:t>(Brooks et al. 2019)</w:t>
      </w:r>
      <w:r w:rsidRPr="00092722">
        <w:rPr>
          <w:color w:val="000000"/>
        </w:rPr>
        <w:fldChar w:fldCharType="end"/>
      </w:r>
      <w:r w:rsidRPr="00092722">
        <w:rPr>
          <w:color w:val="000000"/>
        </w:rPr>
        <w:t>. Species range polygons obtained from the IUCN Red List spatial data (</w:t>
      </w:r>
      <w:hyperlink r:id="rId20" w:history="1">
        <w:r w:rsidRPr="00092722">
          <w:rPr>
            <w:rStyle w:val="Hyperlink"/>
          </w:rPr>
          <w:t>https://www.iucnredlist.org/</w:t>
        </w:r>
      </w:hyperlink>
      <w:r w:rsidRPr="00092722">
        <w:rPr>
          <w:color w:val="000000"/>
        </w:rPr>
        <w:t>) and Birdlife International (</w:t>
      </w:r>
      <w:hyperlink r:id="rId21"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w:t>
      </w:r>
      <w:proofErr w:type="spellStart"/>
      <w:r w:rsidRPr="00B124D4">
        <w:rPr>
          <w:color w:val="000000"/>
        </w:rPr>
        <w:t>rasters</w:t>
      </w:r>
      <w:proofErr w:type="spellEnd"/>
      <w:r w:rsidRPr="00B124D4">
        <w:rPr>
          <w:color w:val="000000"/>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commentRangeStart w:id="14"/>
      <w:r>
        <w:rPr>
          <w:color w:val="000000"/>
        </w:rPr>
        <w:fldChar w:fldCharType="begin"/>
      </w:r>
      <w:r w:rsidR="00142612">
        <w:rPr>
          <w:color w:val="000000"/>
        </w:rPr>
        <w:instrText xml:space="preserve"> ADDIN ZOTERO_ITEM CSL_CITATION {"citationID":"zY18I1gM","properties":{"formattedCitation":"(Santini et al. 2019)","plainCitation":"(Santini et al. 2019)","noteIndex":0},"citationItems":[{"id":2940,"uris":["http://zotero.org/users/878981/items/EPMJMK4N"],"itemData":{"id":2940,"type":"article-journal","abstract":"The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142612">
        <w:rPr>
          <w:rFonts w:ascii="Cambria Math" w:hAnsi="Cambria Math" w:cs="Cambria Math"/>
          <w:color w:val="000000"/>
        </w:rPr>
        <w:instrText>∼</w:instrText>
      </w:r>
      <w:r w:rsidR="00142612">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r w:rsidR="00142612" w:rsidRPr="00142612">
        <w:t>(Santini et al. 2019)</w:t>
      </w:r>
      <w:r>
        <w:rPr>
          <w:color w:val="000000"/>
        </w:rPr>
        <w:fldChar w:fldCharType="end"/>
      </w:r>
      <w:r w:rsidRPr="00B124D4">
        <w:rPr>
          <w:color w:val="000000"/>
        </w:rPr>
        <w:t xml:space="preserve">. </w:t>
      </w:r>
      <w:commentRangeEnd w:id="14"/>
      <w:r w:rsidR="008950A4">
        <w:rPr>
          <w:rStyle w:val="CommentReference"/>
          <w:lang w:val="en-US"/>
        </w:rPr>
        <w:commentReference w:id="14"/>
      </w:r>
      <w:r w:rsidRPr="00B124D4">
        <w:rPr>
          <w:color w:val="000000"/>
        </w:rPr>
        <w:t>ESA land cover classification data was aggregated from 300 m resolution to match the global 1 km grid using a majority rule. Species ranges were additionally filtered so that only areas within a species</w:t>
      </w:r>
      <w:r>
        <w:rPr>
          <w:color w:val="000000"/>
        </w:rPr>
        <w:t>’</w:t>
      </w:r>
      <w:r w:rsidRPr="00B124D4">
        <w:rPr>
          <w:color w:val="000000"/>
        </w:rPr>
        <w:t xml:space="preserve"> accepted elevational range were included. Global elevation data derived from SRTM was obtained from </w:t>
      </w:r>
      <w:proofErr w:type="spellStart"/>
      <w:r w:rsidRPr="00B124D4">
        <w:rPr>
          <w:color w:val="000000"/>
        </w:rPr>
        <w:t>WorldClim</w:t>
      </w:r>
      <w:proofErr w:type="spellEnd"/>
      <w:r w:rsidRPr="00B124D4">
        <w:rPr>
          <w:color w:val="000000"/>
        </w:rPr>
        <w:t xml:space="preserve"> v. 2 </w:t>
      </w:r>
      <w:r>
        <w:rPr>
          <w:color w:val="000000"/>
        </w:rPr>
        <w:fldChar w:fldCharType="begin"/>
      </w:r>
      <w:r w:rsidR="00142612">
        <w:rPr>
          <w:color w:val="000000"/>
        </w:rPr>
        <w:instrText xml:space="preserve"> ADDIN ZOTERO_ITEM CSL_CITATION {"citationID":"3ZcuGV2Q","properties":{"formattedCitation":"(Fick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Pr="00BB0F83">
        <w:t>(Fick &amp; Hijmans 2017)</w:t>
      </w:r>
      <w:r>
        <w:rPr>
          <w:color w:val="000000"/>
        </w:rPr>
        <w:fldChar w:fldCharType="end"/>
      </w:r>
      <w:r w:rsidRPr="00B124D4">
        <w:rPr>
          <w:color w:val="000000"/>
        </w:rPr>
        <w:t xml:space="preserve">. </w:t>
      </w:r>
      <w:r w:rsidR="00B21B63" w:rsidRPr="00B21B63">
        <w:rPr>
          <w:color w:val="000000"/>
        </w:rPr>
        <w:t xml:space="preserve">For bird species </w:t>
      </w:r>
      <w:r w:rsidR="00B21B63" w:rsidRPr="00B21B63">
        <w:rPr>
          <w:color w:val="000000"/>
        </w:rPr>
        <w:lastRenderedPageBreak/>
        <w:t>with multiple seasonal distributions, data for resident, breeding, and non-breeding ranges were processed separately</w:t>
      </w:r>
      <w:r w:rsidRPr="00B124D4">
        <w:rPr>
          <w:color w:val="000000"/>
        </w:rPr>
        <w:t>. </w:t>
      </w:r>
    </w:p>
    <w:p w14:paraId="73568860" w14:textId="77777777" w:rsidR="00303099" w:rsidRPr="00B124D4" w:rsidRDefault="00303099" w:rsidP="00303099">
      <w:pPr>
        <w:spacing w:before="120" w:after="120" w:line="480" w:lineRule="auto"/>
        <w:rPr>
          <w:sz w:val="24"/>
          <w:szCs w:val="24"/>
          <w:u w:val="single"/>
        </w:rPr>
      </w:pPr>
      <w:r w:rsidRPr="00B124D4">
        <w:rPr>
          <w:sz w:val="24"/>
          <w:szCs w:val="24"/>
          <w:u w:val="single"/>
        </w:rPr>
        <w:t>Basic administrative delineations</w:t>
      </w:r>
    </w:p>
    <w:p w14:paraId="59BAB280" w14:textId="505DA951" w:rsidR="00303099" w:rsidRPr="00B124D4" w:rsidRDefault="00303099" w:rsidP="00303099">
      <w:pPr>
        <w:spacing w:before="120" w:after="120" w:line="480" w:lineRule="auto"/>
        <w:rPr>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sidR="00142612">
        <w:rPr>
          <w:color w:val="000000"/>
          <w:sz w:val="24"/>
          <w:szCs w:val="24"/>
        </w:rPr>
        <w:instrText xml:space="preserve"> ADDIN ZOTERO_ITEM CSL_CITATION {"citationID":"HXntbHOH","properties":{"formattedCitation":"(Butchart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Pr="002C1AD8">
        <w:rPr>
          <w:sz w:val="24"/>
        </w:rPr>
        <w:t>(Butchart et al. 2015)</w:t>
      </w:r>
      <w:r>
        <w:rPr>
          <w:color w:val="000000"/>
          <w:sz w:val="24"/>
          <w:szCs w:val="24"/>
        </w:rPr>
        <w:fldChar w:fldCharType="end"/>
      </w:r>
      <w:r w:rsidRPr="00B124D4">
        <w:rPr>
          <w:color w:val="000000"/>
          <w:sz w:val="24"/>
          <w:szCs w:val="24"/>
        </w:rPr>
        <w:t>, we (</w:t>
      </w:r>
      <w:proofErr w:type="spellStart"/>
      <w:r w:rsidRPr="00B124D4">
        <w:rPr>
          <w:color w:val="000000"/>
          <w:sz w:val="24"/>
          <w:szCs w:val="24"/>
        </w:rPr>
        <w:t>i</w:t>
      </w:r>
      <w:proofErr w:type="spellEnd"/>
      <w:r w:rsidRPr="00B124D4">
        <w:rPr>
          <w:color w:val="000000"/>
          <w:sz w:val="24"/>
          <w:szCs w:val="24"/>
        </w:rPr>
        <w:t>)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sidR="00142612">
        <w:rPr>
          <w:sz w:val="24"/>
          <w:szCs w:val="24"/>
        </w:rPr>
        <w:instrText xml:space="preserve"> ADDIN ZOTERO_ITEM CSL_CITATION {"citationID":"5I34vRzQ","properties":{"formattedCitation":"(Coetzer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06778A">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6A5EBA6E" w14:textId="77777777" w:rsidR="00303099" w:rsidRPr="00B124D4" w:rsidRDefault="00303099" w:rsidP="00303099">
      <w:pPr>
        <w:spacing w:before="120" w:after="120" w:line="480" w:lineRule="auto"/>
        <w:rPr>
          <w:sz w:val="24"/>
          <w:szCs w:val="24"/>
          <w:u w:val="single"/>
        </w:rPr>
      </w:pPr>
      <w:r w:rsidRPr="00B124D4">
        <w:rPr>
          <w:sz w:val="24"/>
          <w:szCs w:val="24"/>
          <w:u w:val="single"/>
        </w:rPr>
        <w:t>Governance risk</w:t>
      </w:r>
    </w:p>
    <w:p w14:paraId="4F22F74F" w14:textId="2DD17628" w:rsidR="00303099" w:rsidRPr="00B124D4" w:rsidRDefault="00303099" w:rsidP="00303099">
      <w:pPr>
        <w:spacing w:before="120" w:after="120" w:line="480" w:lineRule="auto"/>
        <w:rPr>
          <w:sz w:val="24"/>
          <w:szCs w:val="24"/>
        </w:rPr>
      </w:pPr>
      <w:r w:rsidRPr="00B124D4">
        <w:rPr>
          <w:sz w:val="24"/>
          <w:szCs w:val="24"/>
        </w:rPr>
        <w:t xml:space="preserve">We used worldwide governance indicators from the World Bank </w:t>
      </w:r>
      <w:r>
        <w:rPr>
          <w:sz w:val="24"/>
          <w:szCs w:val="24"/>
        </w:rPr>
        <w:fldChar w:fldCharType="begin"/>
      </w:r>
      <w:r w:rsidR="00142612">
        <w:rPr>
          <w:sz w:val="24"/>
          <w:szCs w:val="24"/>
        </w:rPr>
        <w:instrText xml:space="preserve"> ADDIN ZOTERO_ITEM CSL_CITATION {"citationID":"3jUpBG9D","properties":{"formattedCitation":"(Kaufmann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Pr>
          <w:sz w:val="24"/>
          <w:szCs w:val="24"/>
        </w:rPr>
        <w:fldChar w:fldCharType="separate"/>
      </w:r>
      <w:r w:rsidRPr="00DF7244">
        <w:rPr>
          <w:sz w:val="24"/>
        </w:rPr>
        <w:t>(Kaufmann et al. 2011)</w:t>
      </w:r>
      <w:r>
        <w:rPr>
          <w:sz w:val="24"/>
          <w:szCs w:val="24"/>
        </w:rPr>
        <w:fldChar w:fldCharType="end"/>
      </w:r>
      <w:r w:rsidRPr="00B124D4">
        <w:rPr>
          <w:sz w:val="24"/>
          <w:szCs w:val="24"/>
        </w:rPr>
        <w:t xml:space="preserve"> to capture </w:t>
      </w:r>
      <w:r>
        <w:rPr>
          <w:sz w:val="24"/>
          <w:szCs w:val="24"/>
        </w:rPr>
        <w:t>governance risk</w:t>
      </w:r>
      <w:r w:rsidRPr="00B124D4">
        <w:rPr>
          <w:sz w:val="24"/>
          <w:szCs w:val="24"/>
        </w:rPr>
        <w:t xml:space="preserve">. The indicators include six scaled measures: voice and accountability; political stability and absence of violence; government effectiveness; regulatory quality; rule of law; and control of corruption (see Table </w:t>
      </w:r>
      <w:r w:rsidR="00C96048">
        <w:rPr>
          <w:sz w:val="24"/>
          <w:szCs w:val="24"/>
        </w:rPr>
        <w:t>S</w:t>
      </w:r>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sidR="00142612">
        <w:rPr>
          <w:sz w:val="24"/>
          <w:szCs w:val="24"/>
        </w:rPr>
        <w:instrText xml:space="preserve"> ADDIN ZOTERO_ITEM CSL_CITATION {"citationID":"gLv7kDcB","properties":{"formattedCitation":"(Barnes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Pr="00E6070F">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sidR="00142612">
        <w:rPr>
          <w:sz w:val="24"/>
          <w:szCs w:val="24"/>
        </w:rPr>
        <w:instrText xml:space="preserve"> ADDIN ZOTERO_ITEM CSL_CITATION {"citationID":"39XOQjOR","properties":{"formattedCitation":"(Coetzer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7914B3">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sidR="00142612">
        <w:rPr>
          <w:sz w:val="24"/>
          <w:szCs w:val="24"/>
        </w:rPr>
        <w:instrText xml:space="preserve"> ADDIN ZOTERO_ITEM CSL_CITATION {"citationID":"yOLCAGsX","properties":{"formattedCitation":"(Baynham-Herd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Pr="001A7F89">
        <w:rPr>
          <w:sz w:val="24"/>
        </w:rPr>
        <w:t>(Baynham-Herd et al. 2018)</w:t>
      </w:r>
      <w:r>
        <w:rPr>
          <w:sz w:val="24"/>
          <w:szCs w:val="24"/>
        </w:rPr>
        <w:fldChar w:fldCharType="end"/>
      </w:r>
      <w:r w:rsidRPr="00B124D4">
        <w:rPr>
          <w:sz w:val="24"/>
          <w:szCs w:val="24"/>
        </w:rPr>
        <w:t xml:space="preserve"> (Fig</w:t>
      </w:r>
      <w:r>
        <w:rPr>
          <w:sz w:val="24"/>
          <w:szCs w:val="24"/>
        </w:rPr>
        <w:t>ure</w:t>
      </w:r>
      <w:r w:rsidRPr="00B124D4">
        <w:rPr>
          <w:sz w:val="24"/>
          <w:szCs w:val="24"/>
        </w:rPr>
        <w:t xml:space="preserve"> </w:t>
      </w:r>
      <w:r w:rsidR="00C96048">
        <w:rPr>
          <w:sz w:val="24"/>
          <w:szCs w:val="24"/>
        </w:rPr>
        <w:t>S</w:t>
      </w:r>
      <w:r w:rsidRPr="00B124D4">
        <w:rPr>
          <w:sz w:val="24"/>
          <w:szCs w:val="24"/>
        </w:rPr>
        <w:t>1).</w:t>
      </w:r>
    </w:p>
    <w:p w14:paraId="0B767A61" w14:textId="77777777" w:rsidR="00303099" w:rsidRPr="00B124D4" w:rsidRDefault="00303099" w:rsidP="00303099">
      <w:pPr>
        <w:spacing w:before="120" w:after="120" w:line="480" w:lineRule="auto"/>
        <w:rPr>
          <w:sz w:val="24"/>
          <w:szCs w:val="24"/>
          <w:u w:val="single"/>
        </w:rPr>
      </w:pPr>
      <w:r w:rsidRPr="00B124D4">
        <w:rPr>
          <w:sz w:val="24"/>
          <w:szCs w:val="24"/>
          <w:u w:val="single"/>
        </w:rPr>
        <w:lastRenderedPageBreak/>
        <w:t>Land use risk</w:t>
      </w:r>
    </w:p>
    <w:p w14:paraId="5B418532" w14:textId="223D25C9" w:rsidR="00303099" w:rsidRPr="00B124D4" w:rsidRDefault="00303099" w:rsidP="00303099">
      <w:pPr>
        <w:spacing w:before="120" w:after="120" w:line="480" w:lineRule="auto"/>
        <w:rPr>
          <w:sz w:val="24"/>
          <w:szCs w:val="24"/>
        </w:rPr>
      </w:pPr>
      <w:r w:rsidRPr="00B124D4">
        <w:rPr>
          <w:sz w:val="24"/>
          <w:szCs w:val="24"/>
        </w:rPr>
        <w:t xml:space="preserve">We used a global land systems map produced </w:t>
      </w:r>
      <w:commentRangeStart w:id="15"/>
      <w:r w:rsidRPr="00B124D4">
        <w:rPr>
          <w:sz w:val="24"/>
          <w:szCs w:val="24"/>
        </w:rPr>
        <w:t>by</w:t>
      </w:r>
      <w:commentRangeEnd w:id="15"/>
      <w:r w:rsidR="00EA2F8E">
        <w:rPr>
          <w:rStyle w:val="CommentReference"/>
        </w:rPr>
        <w:commentReference w:id="15"/>
      </w:r>
      <w:r w:rsidRPr="00B124D4">
        <w:rPr>
          <w:sz w:val="24"/>
          <w:szCs w:val="24"/>
        </w:rPr>
        <w:t xml:space="preserve"> </w:t>
      </w:r>
      <w:r>
        <w:rPr>
          <w:sz w:val="24"/>
          <w:szCs w:val="24"/>
        </w:rPr>
        <w:fldChar w:fldCharType="begin"/>
      </w:r>
      <w:r w:rsidR="00142612">
        <w:rPr>
          <w:sz w:val="24"/>
          <w:szCs w:val="24"/>
        </w:rPr>
        <w:instrText xml:space="preserve"> ADDIN ZOTERO_ITEM CSL_CITATION {"citationID":"kGx6Tj9L","properties":{"formattedCitation":"(Kehoe et al. 2017)","plainCitation":"(Kehoe et al. 2017)","noteIndex":0},"citationItems":[{"id":813,"uris":["http://zotero.org/users/878981/items/FH46N624"],"itemData":{"id":813,"type":"article-journal","abstract":"The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142612" w:rsidRPr="00142612">
        <w:rPr>
          <w:sz w:val="24"/>
        </w:rPr>
        <w:t>(Kehoe et al. 2017)</w:t>
      </w:r>
      <w:r>
        <w:rPr>
          <w:sz w:val="24"/>
          <w:szCs w:val="24"/>
        </w:rPr>
        <w:fldChar w:fldCharType="end"/>
      </w:r>
      <w:r w:rsidRPr="00B124D4">
        <w:rPr>
          <w:sz w:val="24"/>
          <w:szCs w:val="24"/>
        </w:rPr>
        <w:t xml:space="preserve"> to incorporate the risk of land</w:t>
      </w:r>
      <w:r w:rsidR="004163AF">
        <w:rPr>
          <w:sz w:val="24"/>
          <w:szCs w:val="24"/>
        </w:rPr>
        <w:t>-</w:t>
      </w:r>
      <w:r w:rsidRPr="00B124D4">
        <w:rPr>
          <w:sz w:val="24"/>
          <w:szCs w:val="24"/>
        </w:rPr>
        <w:t xml:space="preserve">use change. This map is based on a global land systems map for the year 2000 </w:t>
      </w:r>
      <w:r>
        <w:rPr>
          <w:sz w:val="24"/>
          <w:szCs w:val="24"/>
        </w:rPr>
        <w:fldChar w:fldCharType="begin"/>
      </w:r>
      <w:r w:rsidR="00142612">
        <w:rPr>
          <w:sz w:val="24"/>
          <w:szCs w:val="24"/>
        </w:rPr>
        <w:instrText xml:space="preserve"> ADDIN ZOTERO_ITEM CSL_CITATION {"citationID":"1T53MCGO","properties":{"formattedCitation":"(Asselen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Pr="00AE23A7">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r w:rsidR="004163AF">
        <w:rPr>
          <w:sz w:val="24"/>
          <w:szCs w:val="24"/>
        </w:rPr>
        <w:t>-</w:t>
      </w:r>
      <w:r w:rsidRPr="00B124D4">
        <w:rPr>
          <w:sz w:val="24"/>
          <w:szCs w:val="24"/>
        </w:rPr>
        <w:t>use datasets to a spatial resolution of 1 km</w:t>
      </w:r>
      <w:r w:rsidRPr="00B124D4">
        <w:rPr>
          <w:sz w:val="24"/>
          <w:szCs w:val="24"/>
          <w:vertAlign w:val="superscript"/>
        </w:rPr>
        <w:t>2</w:t>
      </w:r>
      <w:r w:rsidRPr="00B124D4">
        <w:rPr>
          <w:sz w:val="24"/>
          <w:szCs w:val="24"/>
        </w:rPr>
        <w:t xml:space="preserve">. </w:t>
      </w:r>
      <w:commentRangeStart w:id="16"/>
      <w:r>
        <w:rPr>
          <w:sz w:val="24"/>
          <w:szCs w:val="24"/>
        </w:rPr>
        <w:fldChar w:fldCharType="begin"/>
      </w:r>
      <w:r w:rsidR="00142612">
        <w:rPr>
          <w:sz w:val="24"/>
          <w:szCs w:val="24"/>
        </w:rPr>
        <w:instrText xml:space="preserve"> ADDIN ZOTERO_ITEM CSL_CITATION {"citationID":"QGxaF5hZ","properties":{"formattedCitation":"(Kehoe et al. 2017)","plainCitation":"(Kehoe et al. 2017)","noteIndex":0},"citationItems":[{"id":813,"uris":["http://zotero.org/users/878981/items/FH46N624"],"itemData":{"id":813,"type":"article-journal","abstract":"The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142612" w:rsidRPr="00142612">
        <w:rPr>
          <w:sz w:val="24"/>
        </w:rPr>
        <w:t>(Kehoe et al. 2017)</w:t>
      </w:r>
      <w:r>
        <w:rPr>
          <w:sz w:val="24"/>
          <w:szCs w:val="24"/>
        </w:rPr>
        <w:fldChar w:fldCharType="end"/>
      </w:r>
      <w:commentRangeEnd w:id="16"/>
      <w:r w:rsidR="00EA2F8E">
        <w:rPr>
          <w:rStyle w:val="CommentReference"/>
        </w:rPr>
        <w:commentReference w:id="16"/>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sidR="00142612">
        <w:rPr>
          <w:sz w:val="24"/>
          <w:szCs w:val="24"/>
        </w:rPr>
        <w:instrText xml:space="preserve"> ADDIN ZOTERO_ITEM CSL_CITATION {"citationID":"ONtmRtqO","properties":{"formattedCitation":"(Hudson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A42C1C">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r>
        <w:rPr>
          <w:sz w:val="24"/>
          <w:szCs w:val="24"/>
        </w:rPr>
        <w:fldChar w:fldCharType="begin"/>
      </w:r>
      <w:r w:rsidR="00142612">
        <w:rPr>
          <w:sz w:val="24"/>
          <w:szCs w:val="24"/>
        </w:rPr>
        <w:instrText xml:space="preserve"> ADDIN ZOTERO_ITEM CSL_CITATION {"citationID":"4lEkWIOB","properties":{"formattedCitation":"(Asselen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142612" w:rsidRPr="00142612">
        <w:rPr>
          <w:sz w:val="24"/>
        </w:rPr>
        <w:t>(Asselen &amp; Verburg 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sidR="00142612">
        <w:rPr>
          <w:sz w:val="24"/>
          <w:szCs w:val="24"/>
        </w:rPr>
        <w:instrText xml:space="preserve"> ADDIN ZOTERO_ITEM CSL_CITATION {"citationID":"Iqry4bWt","properties":{"formattedCitation":"(Kehoe et al. 2017)","plainCitation":"(Kehoe et al. 2017)","noteIndex":0},"citationItems":[{"id":813,"uris":["http://zotero.org/users/878981/items/FH46N624"],"itemData":{"id":813,"type":"article-journal","abstract":"The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142612" w:rsidRPr="00142612">
        <w:rPr>
          <w:sz w:val="24"/>
        </w:rPr>
        <w:t>(Kehoe et al. 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sidR="00142612">
        <w:rPr>
          <w:sz w:val="24"/>
          <w:szCs w:val="24"/>
        </w:rPr>
        <w:instrText xml:space="preserve"> ADDIN ZOTERO_ITEM CSL_CITATION {"citationID":"MbUPjLvl","properties":{"formattedCitation":"(Hudson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7B18DD">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sidR="00142612">
        <w:rPr>
          <w:sz w:val="24"/>
          <w:szCs w:val="24"/>
        </w:rPr>
        <w:instrText xml:space="preserve"> ADDIN ZOTERO_ITEM CSL_CITATION {"citationID":"0s6x4ngd","properties":{"formattedCitation":"(Newbold et al. 2015)","plainCitation":"(Newbold et al. 2015)","noteIndex":0},"citationItems":[{"id":811,"uris":["http://zotero.org/users/878981/items/3U9VHLJ8"],"itemData":{"id":811,"type":"article-journal","abstract":"Analysis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r w:rsidR="00142612" w:rsidRPr="00142612">
        <w:rPr>
          <w:sz w:val="24"/>
        </w:rPr>
        <w:t>(Newbold et al. 2015)</w:t>
      </w:r>
      <w:r>
        <w:rPr>
          <w:sz w:val="24"/>
          <w:szCs w:val="24"/>
        </w:rPr>
        <w:fldChar w:fldCharType="end"/>
      </w:r>
      <w:r w:rsidRPr="00B124D4">
        <w:rPr>
          <w:sz w:val="24"/>
          <w:szCs w:val="24"/>
        </w:rPr>
        <w:t>) of relative percent biodiversity change for each land-system class for species abundance as a measure of the land use pressure (Fig</w:t>
      </w:r>
      <w:r>
        <w:rPr>
          <w:sz w:val="24"/>
          <w:szCs w:val="24"/>
        </w:rPr>
        <w:t>ure</w:t>
      </w:r>
      <w:r w:rsidRPr="00B124D4">
        <w:rPr>
          <w:sz w:val="24"/>
          <w:szCs w:val="24"/>
        </w:rPr>
        <w:t xml:space="preserve"> </w:t>
      </w:r>
      <w:r w:rsidR="00C96048">
        <w:rPr>
          <w:sz w:val="24"/>
          <w:szCs w:val="24"/>
        </w:rPr>
        <w:t>S</w:t>
      </w:r>
      <w:r w:rsidRPr="00B124D4">
        <w:rPr>
          <w:sz w:val="24"/>
          <w:szCs w:val="24"/>
        </w:rPr>
        <w:t>2).</w:t>
      </w:r>
    </w:p>
    <w:p w14:paraId="7B9FC493" w14:textId="77777777" w:rsidR="00303099" w:rsidRPr="00B124D4" w:rsidRDefault="00303099" w:rsidP="00303099">
      <w:pPr>
        <w:spacing w:before="120" w:after="120" w:line="480" w:lineRule="auto"/>
        <w:rPr>
          <w:sz w:val="24"/>
          <w:szCs w:val="24"/>
          <w:u w:val="single"/>
        </w:rPr>
      </w:pPr>
      <w:r w:rsidRPr="00B124D4">
        <w:rPr>
          <w:sz w:val="24"/>
          <w:szCs w:val="24"/>
          <w:u w:val="single"/>
        </w:rPr>
        <w:t>Climate risk</w:t>
      </w:r>
    </w:p>
    <w:p w14:paraId="3B452D72" w14:textId="4609EB8B" w:rsidR="00303099" w:rsidRPr="00B124D4" w:rsidRDefault="00303099" w:rsidP="00303099">
      <w:pPr>
        <w:spacing w:before="120" w:after="120" w:line="480" w:lineRule="auto"/>
        <w:rPr>
          <w:sz w:val="24"/>
          <w:szCs w:val="24"/>
        </w:rPr>
      </w:pPr>
      <w:r>
        <w:rPr>
          <w:sz w:val="24"/>
          <w:szCs w:val="24"/>
        </w:rPr>
        <w:t>We used, v</w:t>
      </w:r>
      <w:r w:rsidRPr="00B124D4">
        <w:rPr>
          <w:sz w:val="24"/>
          <w:szCs w:val="24"/>
        </w:rPr>
        <w:t>elocity of climate change</w:t>
      </w:r>
      <w:r>
        <w:rPr>
          <w:sz w:val="24"/>
          <w:szCs w:val="24"/>
        </w:rPr>
        <w:t>, which is</w:t>
      </w:r>
      <w:r w:rsidRPr="00B124D4">
        <w:rPr>
          <w:sz w:val="24"/>
          <w:szCs w:val="24"/>
        </w:rPr>
        <w:t xml:space="preserve"> an instantaneous measurement of how projected temperature increases translate to horizontal </w:t>
      </w:r>
      <w:r w:rsidR="008E7670">
        <w:rPr>
          <w:sz w:val="24"/>
          <w:szCs w:val="24"/>
        </w:rPr>
        <w:t xml:space="preserve">climate </w:t>
      </w:r>
      <w:r w:rsidRPr="00B124D4">
        <w:rPr>
          <w:sz w:val="24"/>
          <w:szCs w:val="24"/>
        </w:rPr>
        <w:t xml:space="preserve">velocity on the landscape </w:t>
      </w:r>
      <w:r>
        <w:rPr>
          <w:sz w:val="24"/>
          <w:szCs w:val="24"/>
        </w:rPr>
        <w:fldChar w:fldCharType="begin"/>
      </w:r>
      <w:r w:rsidR="00142612">
        <w:rPr>
          <w:sz w:val="24"/>
          <w:szCs w:val="24"/>
        </w:rPr>
        <w:instrText xml:space="preserve"> ADDIN ZOTERO_ITEM CSL_CITATION {"citationID":"M4fOaf4G","properties":{"formattedCitation":"(Loarie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Pr="00494DC4">
        <w:rPr>
          <w:sz w:val="24"/>
        </w:rPr>
        <w:t>(Loarie et al. 2009)</w:t>
      </w:r>
      <w:r>
        <w:rPr>
          <w:sz w:val="24"/>
          <w:szCs w:val="24"/>
        </w:rPr>
        <w:fldChar w:fldCharType="end"/>
      </w:r>
      <w:r w:rsidRPr="00B124D4">
        <w:rPr>
          <w:sz w:val="24"/>
          <w:szCs w:val="24"/>
        </w:rPr>
        <w:t>.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w:t>
      </w:r>
      <w:proofErr w:type="gramStart"/>
      <w:r w:rsidRPr="00B124D4">
        <w:rPr>
          <w:sz w:val="24"/>
          <w:szCs w:val="24"/>
        </w:rPr>
        <w:t>e.g.</w:t>
      </w:r>
      <w:proofErr w:type="gramEnd"/>
      <w:r w:rsidRPr="00B124D4">
        <w:rPr>
          <w:sz w:val="24"/>
          <w:szCs w:val="24"/>
        </w:rPr>
        <w:t xml:space="preserve"> 10s or 100s of meters) upslope or downslope. By contrast, keeping pace with preferred climate under the same magnitude of temperature rise in the plains may require much larger dispersal distances – 100s or 1000s of </w:t>
      </w:r>
      <w:r w:rsidRPr="00B124D4">
        <w:rPr>
          <w:sz w:val="24"/>
          <w:szCs w:val="24"/>
        </w:rPr>
        <w:lastRenderedPageBreak/>
        <w:t xml:space="preserve">kilometers. Velocity of future temperature change used here follows the method of </w:t>
      </w:r>
      <w:r>
        <w:rPr>
          <w:sz w:val="24"/>
          <w:szCs w:val="24"/>
        </w:rPr>
        <w:fldChar w:fldCharType="begin"/>
      </w:r>
      <w:r w:rsidR="00142612">
        <w:rPr>
          <w:sz w:val="24"/>
          <w:szCs w:val="24"/>
        </w:rPr>
        <w:instrText xml:space="preserve"> ADDIN ZOTERO_ITEM CSL_CITATION {"citationID":"F04fXZNg","properties":{"formattedCitation":"(Loarie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142612" w:rsidRPr="00142612">
        <w:rPr>
          <w:sz w:val="24"/>
        </w:rPr>
        <w:t>(Loarie et al. 2009)</w:t>
      </w:r>
      <w:r>
        <w:rPr>
          <w:sz w:val="24"/>
          <w:szCs w:val="24"/>
        </w:rPr>
        <w:fldChar w:fldCharType="end"/>
      </w:r>
      <w:ins w:id="17" w:author="Joe Bennett" w:date="2022-03-21T10:19:00Z">
        <w:r w:rsidR="00EA2F8E">
          <w:rPr>
            <w:sz w:val="24"/>
            <w:szCs w:val="24"/>
          </w:rPr>
          <w:t>,</w:t>
        </w:r>
      </w:ins>
      <w:del w:id="18" w:author="Joe Bennett" w:date="2022-03-21T10:19:00Z">
        <w:r w:rsidRPr="00B124D4" w:rsidDel="00EA2F8E">
          <w:rPr>
            <w:sz w:val="24"/>
            <w:szCs w:val="24"/>
          </w:rPr>
          <w:delText xml:space="preserve"> –</w:delText>
        </w:r>
      </w:del>
      <w:r w:rsidRPr="00B124D4">
        <w:rPr>
          <w:sz w:val="24"/>
          <w:szCs w:val="24"/>
        </w:rPr>
        <w:t xml:space="preserve"> and is essentially the ratio of the projected temporal rate of change (C/year) to the spatial rate of change (C/km). </w:t>
      </w:r>
      <w:bookmarkStart w:id="19" w:name="_Hlk82783034"/>
      <w:r w:rsidRPr="00B124D4">
        <w:rPr>
          <w:sz w:val="24"/>
          <w:szCs w:val="24"/>
        </w:rPr>
        <w:t xml:space="preserve">Projected temporal rate of change </w:t>
      </w:r>
      <w:r>
        <w:rPr>
          <w:sz w:val="24"/>
          <w:szCs w:val="24"/>
        </w:rPr>
        <w:t>wa</w:t>
      </w:r>
      <w:r w:rsidRPr="00B124D4">
        <w:rPr>
          <w:sz w:val="24"/>
          <w:szCs w:val="24"/>
        </w:rPr>
        <w:t xml:space="preserve">s based on the </w:t>
      </w:r>
      <w:del w:id="20" w:author="Joe Bennett" w:date="2022-03-21T10:19:00Z">
        <w:r w:rsidRPr="00B124D4" w:rsidDel="00EA2F8E">
          <w:rPr>
            <w:sz w:val="24"/>
            <w:szCs w:val="24"/>
          </w:rPr>
          <w:delText>20 year</w:delText>
        </w:r>
      </w:del>
      <w:ins w:id="21" w:author="Joe Bennett" w:date="2022-03-21T10:19:00Z">
        <w:r w:rsidR="00EA2F8E" w:rsidRPr="00B124D4">
          <w:rPr>
            <w:sz w:val="24"/>
            <w:szCs w:val="24"/>
          </w:rPr>
          <w:t>20-year</w:t>
        </w:r>
      </w:ins>
      <w:r w:rsidRPr="00B124D4">
        <w:rPr>
          <w:sz w:val="24"/>
          <w:szCs w:val="24"/>
        </w:rPr>
        <w:t xml:space="preserve"> mean (2040-2060) projection for mean annual temperature from the HadGEM2-ES model (CMIP5) and the baseline (1960-1990) temperature available from </w:t>
      </w:r>
      <w:proofErr w:type="spellStart"/>
      <w:r w:rsidRPr="00B124D4">
        <w:rPr>
          <w:sz w:val="24"/>
          <w:szCs w:val="24"/>
        </w:rPr>
        <w:t>Worldclim</w:t>
      </w:r>
      <w:proofErr w:type="spellEnd"/>
      <w:r w:rsidRPr="00B124D4">
        <w:rPr>
          <w:sz w:val="24"/>
          <w:szCs w:val="24"/>
        </w:rPr>
        <w:t xml:space="preserve"> v1.4. </w:t>
      </w:r>
      <w:bookmarkEnd w:id="19"/>
      <w:r w:rsidRPr="00B124D4">
        <w:rPr>
          <w:sz w:val="24"/>
          <w:szCs w:val="24"/>
        </w:rPr>
        <w:t>Spatial rate of change was derived from 30 arc second elevation data and calculated with the ‘terrain’ function from the R ‘raster’ package.</w:t>
      </w:r>
    </w:p>
    <w:p w14:paraId="67ED3392" w14:textId="77777777" w:rsidR="00303099" w:rsidRPr="00B124D4" w:rsidRDefault="00303099" w:rsidP="00303099">
      <w:pPr>
        <w:spacing w:before="120" w:after="120" w:line="480" w:lineRule="auto"/>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11E05AFB" w14:textId="77777777" w:rsidR="00303099" w:rsidRPr="00B124D4" w:rsidRDefault="00303099" w:rsidP="00303099">
      <w:pPr>
        <w:spacing w:before="120" w:after="120" w:line="480" w:lineRule="auto"/>
        <w:rPr>
          <w:sz w:val="24"/>
          <w:szCs w:val="24"/>
          <w:u w:val="single"/>
        </w:rPr>
      </w:pPr>
      <w:bookmarkStart w:id="22"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22"/>
    <w:p w14:paraId="670F1B15" w14:textId="536BFEE5" w:rsidR="00303099" w:rsidRDefault="00303099" w:rsidP="00303099">
      <w:pPr>
        <w:spacing w:before="120" w:after="120" w:line="480" w:lineRule="auto"/>
        <w:rPr>
          <w:sz w:val="24"/>
          <w:szCs w:val="24"/>
        </w:rPr>
      </w:pPr>
      <w:r>
        <w:rPr>
          <w:sz w:val="24"/>
          <w:szCs w:val="24"/>
        </w:rPr>
        <w:t xml:space="preserve">We created 16 planning scenarios, such that solutions accounted for all possible combinations of risk categories within each hierarchical level (Table </w:t>
      </w:r>
      <w:r w:rsidR="00C96048">
        <w:rPr>
          <w:sz w:val="24"/>
          <w:szCs w:val="24"/>
        </w:rPr>
        <w:t>S</w:t>
      </w:r>
      <w:r>
        <w:rPr>
          <w:sz w:val="24"/>
          <w:szCs w:val="24"/>
        </w:rPr>
        <w:t>1). We then compared these risk-based solutions to those produced with a null scenario that adopted the traditional area-minimizing approach to optimization without considering risk</w:t>
      </w:r>
      <w:r w:rsidR="0024440F">
        <w:rPr>
          <w:sz w:val="24"/>
          <w:szCs w:val="24"/>
        </w:rPr>
        <w:t>.</w:t>
      </w:r>
      <w:r w:rsidRPr="00B124D4">
        <w:rPr>
          <w:sz w:val="24"/>
          <w:szCs w:val="24"/>
        </w:rPr>
        <w:t xml:space="preserve"> </w:t>
      </w:r>
    </w:p>
    <w:p w14:paraId="498EF4E8" w14:textId="38372358" w:rsidR="00303099" w:rsidRPr="00B124D4" w:rsidRDefault="00303099" w:rsidP="00303099">
      <w:pPr>
        <w:spacing w:before="120" w:after="120" w:line="480" w:lineRule="auto"/>
        <w:rPr>
          <w:sz w:val="24"/>
          <w:szCs w:val="24"/>
        </w:rPr>
      </w:pPr>
      <w:r w:rsidRPr="00B124D4">
        <w:rPr>
          <w:sz w:val="24"/>
          <w:szCs w:val="24"/>
        </w:rPr>
        <w:t xml:space="preserve">We processed all data described previously to a 10 x 10 km resolution and clipped data to the extent of land based on the global administrative areas database. </w:t>
      </w:r>
      <w:r>
        <w:rPr>
          <w:sz w:val="24"/>
          <w:szCs w:val="24"/>
        </w:rPr>
        <w:t>Our multi-objective approach</w:t>
      </w:r>
      <w:r w:rsidRPr="00B124D4">
        <w:rPr>
          <w:sz w:val="24"/>
          <w:szCs w:val="24"/>
        </w:rPr>
        <w:t xml:space="preserve"> </w:t>
      </w:r>
      <w:r>
        <w:rPr>
          <w:sz w:val="24"/>
          <w:szCs w:val="24"/>
        </w:rPr>
        <w:t>uses</w:t>
      </w:r>
      <w:r w:rsidRPr="00B124D4">
        <w:rPr>
          <w:sz w:val="24"/>
          <w:szCs w:val="24"/>
        </w:rPr>
        <w:t xml:space="preserve"> a hierarchical (lexicographic) </w:t>
      </w:r>
      <w:r w:rsidR="00690EA6">
        <w:rPr>
          <w:sz w:val="24"/>
          <w:szCs w:val="24"/>
        </w:rPr>
        <w:t>framework</w:t>
      </w:r>
      <w:r w:rsidR="00690EA6" w:rsidRPr="00B124D4">
        <w:rPr>
          <w:sz w:val="24"/>
          <w:szCs w:val="24"/>
        </w:rPr>
        <w:t xml:space="preserve"> </w:t>
      </w:r>
      <w:r w:rsidRPr="00B124D4">
        <w:rPr>
          <w:sz w:val="24"/>
          <w:szCs w:val="24"/>
        </w:rPr>
        <w:t xml:space="preserve">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sidRPr="00B124D4">
        <w:rPr>
          <w:sz w:val="24"/>
          <w:szCs w:val="24"/>
        </w:rPr>
        <w:t>i</w:t>
      </w:r>
      <w:proofErr w:type="spellEnd"/>
      <w:r w:rsidRPr="00B124D4">
        <w:rPr>
          <w:sz w:val="24"/>
          <w:szCs w:val="24"/>
        </w:rPr>
        <w:t xml:space="preserve">) governance risk, ii) land use risk, and iii) climate risk. To compare different scenarios, we calculated solutions for each unique objective combination (n = 15), as </w:t>
      </w:r>
      <w:r w:rsidRPr="00B124D4">
        <w:rPr>
          <w:sz w:val="24"/>
          <w:szCs w:val="24"/>
        </w:rPr>
        <w:lastRenderedPageBreak/>
        <w:t>well as one where we use a constant objective function as the null scenario, as the order of the hierarchy can influence the results.</w:t>
      </w:r>
      <w:r>
        <w:rPr>
          <w:sz w:val="24"/>
          <w:szCs w:val="24"/>
        </w:rPr>
        <w:t xml:space="preserve"> For a detailed mathematical exploration of this method, see the online Supporting Information. </w:t>
      </w:r>
    </w:p>
    <w:p w14:paraId="51B9CAD6" w14:textId="3CE15467" w:rsidR="00CB6C0D" w:rsidRDefault="00303099" w:rsidP="005C20B6">
      <w:pPr>
        <w:pStyle w:val="SMText"/>
        <w:spacing w:before="120" w:after="120" w:line="480" w:lineRule="auto"/>
        <w:ind w:firstLine="0"/>
        <w:rPr>
          <w:szCs w:val="24"/>
        </w:rPr>
      </w:pPr>
      <w:r w:rsidRPr="00B124D4">
        <w:rPr>
          <w:szCs w:val="24"/>
        </w:rPr>
        <w:t xml:space="preserve">For all scenarios we locked in current protected areas. Following </w:t>
      </w:r>
      <w:r>
        <w:rPr>
          <w:szCs w:val="24"/>
        </w:rPr>
        <w:fldChar w:fldCharType="begin"/>
      </w:r>
      <w:r w:rsidR="00142612">
        <w:rPr>
          <w:szCs w:val="24"/>
        </w:rPr>
        <w:instrText xml:space="preserve"> ADDIN ZOTERO_ITEM CSL_CITATION {"citationID":"MBJXUs9K","properties":{"formattedCitation":"(Hanson et al. 2020)","plainCitation":"(Hanson et al. 2020)","noteIndex":0},"citationItems":[{"id":2935,"uris":["http://zotero.org/users/878981/items/UB8NATHX"],"itemData":{"id":2935,"type":"article-journal","abstract":"Environmental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r w:rsidR="00142612" w:rsidRPr="00142612">
        <w:t>(Hanson et al. 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xml:space="preserve">. </w:t>
      </w:r>
      <w:commentRangeStart w:id="23"/>
      <w:r w:rsidRPr="00B124D4">
        <w:rPr>
          <w:szCs w:val="24"/>
        </w:rPr>
        <w:t>This upper limit affected only 206 (1%) species, and sensitivity analyses showed that it had little effect on our results</w:t>
      </w:r>
      <w:commentRangeEnd w:id="23"/>
      <w:r w:rsidR="00EA2F8E">
        <w:rPr>
          <w:rStyle w:val="CommentReference"/>
          <w:lang w:eastAsia="en-CA"/>
        </w:rPr>
        <w:commentReference w:id="23"/>
      </w:r>
      <w:r w:rsidRPr="00B124D4">
        <w:rPr>
          <w:szCs w:val="24"/>
        </w:rPr>
        <w:t xml:space="preserve">. We acknowledge that these targets are arbitrary; however, they are more precise than previous targets based on species’ ranges (which can contain a large amount of unsuitable habitat), and account for the increased vulnerability of species with smaller range sizes </w:t>
      </w:r>
      <w:r>
        <w:rPr>
          <w:szCs w:val="24"/>
        </w:rPr>
        <w:fldChar w:fldCharType="begin"/>
      </w:r>
      <w:r w:rsidR="00142612">
        <w:rPr>
          <w:szCs w:val="24"/>
        </w:rPr>
        <w:instrText xml:space="preserve"> ADDIN ZOTERO_ITEM CSL_CITATION {"citationID":"d2y2rHsl","properties":{"formattedCitation":"(Pimm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Pr="000F20C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26C92020" w14:textId="77777777" w:rsidR="00FE7A6F" w:rsidRDefault="00FE7A6F" w:rsidP="005C20B6">
      <w:pPr>
        <w:pStyle w:val="SMText"/>
        <w:spacing w:before="120" w:after="120" w:line="480" w:lineRule="auto"/>
        <w:ind w:firstLine="0"/>
        <w:rPr>
          <w:szCs w:val="24"/>
        </w:rPr>
      </w:pPr>
    </w:p>
    <w:p w14:paraId="172FF9E9" w14:textId="6F2B94E2" w:rsidR="004B379D" w:rsidRPr="00986E18" w:rsidRDefault="004B379D" w:rsidP="00341122">
      <w:pPr>
        <w:spacing w:line="480" w:lineRule="auto"/>
        <w:rPr>
          <w:b/>
          <w:bCs/>
          <w:sz w:val="24"/>
          <w:szCs w:val="24"/>
        </w:rPr>
      </w:pPr>
      <w:r w:rsidRPr="00986E18">
        <w:rPr>
          <w:b/>
          <w:bCs/>
          <w:sz w:val="24"/>
          <w:szCs w:val="24"/>
        </w:rPr>
        <w:t>Results</w:t>
      </w:r>
    </w:p>
    <w:p w14:paraId="5FA745A3" w14:textId="30687070" w:rsidR="00CB6C0D" w:rsidRDefault="00CB6C0D" w:rsidP="00341122">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r w:rsidR="00EA1F27">
        <w:rPr>
          <w:sz w:val="24"/>
          <w:szCs w:val="24"/>
        </w:rPr>
        <w:lastRenderedPageBreak/>
        <w:t>based solely on ecological value to species</w:t>
      </w:r>
      <w:r w:rsidRPr="00CB6C0D">
        <w:rPr>
          <w:sz w:val="24"/>
          <w:szCs w:val="24"/>
        </w:rPr>
        <w:t xml:space="preserve">. </w:t>
      </w:r>
      <w:r w:rsidR="004E4FED">
        <w:rPr>
          <w:sz w:val="24"/>
          <w:szCs w:val="24"/>
        </w:rPr>
        <w:t>Among</w:t>
      </w:r>
      <w:r w:rsidRPr="00CB6C0D">
        <w:rPr>
          <w:sz w:val="24"/>
          <w:szCs w:val="24"/>
        </w:rPr>
        <w:t xml:space="preserve"> </w:t>
      </w:r>
      <w:r w:rsidR="004E4FED">
        <w:rPr>
          <w:sz w:val="24"/>
          <w:szCs w:val="24"/>
        </w:rPr>
        <w:t xml:space="preserve">single-risk </w:t>
      </w:r>
      <w:r w:rsidRPr="00CB6C0D">
        <w:rPr>
          <w:sz w:val="24"/>
          <w:szCs w:val="24"/>
        </w:rPr>
        <w:t xml:space="preserve">scenarios, </w:t>
      </w:r>
      <w:r w:rsidR="004E4FED">
        <w:rPr>
          <w:sz w:val="24"/>
          <w:szCs w:val="24"/>
        </w:rPr>
        <w:t xml:space="preserve">accommodating risks due to climate change velocity </w:t>
      </w:r>
      <w:r w:rsidRPr="00CB6C0D">
        <w:rPr>
          <w:sz w:val="24"/>
          <w:szCs w:val="24"/>
        </w:rPr>
        <w:t xml:space="preserve">required the greatest increase in global protected area, compared to scenarios including </w:t>
      </w:r>
      <w:r w:rsidR="004E4FED" w:rsidRPr="00CB6C0D">
        <w:rPr>
          <w:sz w:val="24"/>
          <w:szCs w:val="24"/>
        </w:rPr>
        <w:t xml:space="preserve">only </w:t>
      </w:r>
      <w:r w:rsidRPr="00CB6C0D">
        <w:rPr>
          <w:sz w:val="24"/>
          <w:szCs w:val="24"/>
        </w:rPr>
        <w:t xml:space="preserve">governance or land use intensification risks (Table </w:t>
      </w:r>
      <w:r w:rsidR="00C96048">
        <w:rPr>
          <w:sz w:val="24"/>
          <w:szCs w:val="24"/>
        </w:rPr>
        <w:t>S</w:t>
      </w:r>
      <w:r w:rsidRPr="00CB6C0D">
        <w:rPr>
          <w:sz w:val="24"/>
          <w:szCs w:val="24"/>
        </w:rPr>
        <w:t>1).</w:t>
      </w:r>
      <w:r w:rsidR="00D0362E">
        <w:rPr>
          <w:sz w:val="24"/>
          <w:szCs w:val="24"/>
        </w:rPr>
        <w:tab/>
      </w:r>
    </w:p>
    <w:p w14:paraId="2F276C83" w14:textId="4A435BD6" w:rsidR="00C1706F" w:rsidRDefault="002C1963" w:rsidP="00341122">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w:t>
      </w:r>
      <w:r w:rsidR="00210ED2">
        <w:rPr>
          <w:sz w:val="24"/>
          <w:szCs w:val="24"/>
        </w:rPr>
        <w:t xml:space="preserve">ll </w:t>
      </w:r>
      <w:r w:rsidR="00590FF7">
        <w:rPr>
          <w:sz w:val="24"/>
          <w:szCs w:val="24"/>
        </w:rPr>
        <w:t xml:space="preserve">15 scenarios </w:t>
      </w:r>
      <w:r>
        <w:rPr>
          <w:sz w:val="24"/>
          <w:szCs w:val="24"/>
        </w:rPr>
        <w:t>prioritized</w:t>
      </w:r>
      <w:r w:rsidR="00590FF7">
        <w:rPr>
          <w:sz w:val="24"/>
          <w:szCs w:val="24"/>
        </w:rPr>
        <w:t xml:space="preserve"> the same 8.5 million km</w:t>
      </w:r>
      <w:r w:rsidR="00590FF7">
        <w:rPr>
          <w:sz w:val="24"/>
          <w:szCs w:val="24"/>
          <w:vertAlign w:val="superscript"/>
        </w:rPr>
        <w:t>2</w:t>
      </w:r>
      <w:del w:id="24" w:author="Joe Bennett" w:date="2022-03-21T10:25:00Z">
        <w:r w:rsidR="00590FF7" w:rsidDel="00A32572">
          <w:rPr>
            <w:sz w:val="24"/>
            <w:szCs w:val="24"/>
            <w:vertAlign w:val="superscript"/>
          </w:rPr>
          <w:delText xml:space="preserve"> </w:delText>
        </w:r>
      </w:del>
      <w:r w:rsidR="00AC0449">
        <w:rPr>
          <w:sz w:val="24"/>
          <w:szCs w:val="24"/>
          <w:vertAlign w:val="superscript"/>
        </w:rPr>
        <w:t xml:space="preserve"> </w:t>
      </w:r>
      <w:r w:rsidR="00AC0449">
        <w:rPr>
          <w:sz w:val="24"/>
          <w:szCs w:val="24"/>
        </w:rPr>
        <w:t>(</w:t>
      </w:r>
      <w:r w:rsidR="00590FF7">
        <w:rPr>
          <w:sz w:val="24"/>
          <w:szCs w:val="24"/>
        </w:rPr>
        <w:t xml:space="preserve">5.8% of global land area) </w:t>
      </w:r>
      <w:r w:rsidR="00D0362E">
        <w:rPr>
          <w:sz w:val="24"/>
          <w:szCs w:val="24"/>
        </w:rPr>
        <w:t>(</w:t>
      </w:r>
      <w:r w:rsidR="00D06B57">
        <w:rPr>
          <w:sz w:val="24"/>
          <w:szCs w:val="24"/>
        </w:rPr>
        <w:t>“</w:t>
      </w:r>
      <w:r w:rsidR="00AC0449">
        <w:rPr>
          <w:sz w:val="24"/>
          <w:szCs w:val="24"/>
        </w:rPr>
        <w:t>no regrets</w:t>
      </w:r>
      <w:r w:rsidR="00D06B57">
        <w:rPr>
          <w:sz w:val="24"/>
          <w:szCs w:val="24"/>
        </w:rPr>
        <w:t>”</w:t>
      </w:r>
      <w:r w:rsidR="00AC0449">
        <w:rPr>
          <w:sz w:val="24"/>
          <w:szCs w:val="24"/>
        </w:rPr>
        <w:t xml:space="preserve"> areas, </w:t>
      </w:r>
      <w:r w:rsidR="00D0362E">
        <w:rPr>
          <w:sz w:val="24"/>
          <w:szCs w:val="24"/>
        </w:rPr>
        <w:t>F</w:t>
      </w:r>
      <w:r w:rsidR="00122296">
        <w:rPr>
          <w:sz w:val="24"/>
          <w:szCs w:val="24"/>
        </w:rPr>
        <w:t>ig.</w:t>
      </w:r>
      <w:r w:rsidR="00D0362E">
        <w:rPr>
          <w:sz w:val="24"/>
          <w:szCs w:val="24"/>
        </w:rPr>
        <w:t xml:space="preserve"> 2</w:t>
      </w:r>
      <w:r w:rsidR="00210ED2">
        <w:rPr>
          <w:sz w:val="24"/>
          <w:szCs w:val="24"/>
        </w:rPr>
        <w:t xml:space="preserve">), </w:t>
      </w:r>
      <w:r>
        <w:rPr>
          <w:sz w:val="24"/>
          <w:szCs w:val="24"/>
        </w:rPr>
        <w:t xml:space="preserve">much of which </w:t>
      </w:r>
      <w:proofErr w:type="gramStart"/>
      <w:r>
        <w:rPr>
          <w:sz w:val="24"/>
          <w:szCs w:val="24"/>
        </w:rPr>
        <w:t xml:space="preserve">was </w:t>
      </w:r>
      <w:r w:rsidR="00C44CE4">
        <w:rPr>
          <w:sz w:val="24"/>
          <w:szCs w:val="24"/>
        </w:rPr>
        <w:t>located in</w:t>
      </w:r>
      <w:proofErr w:type="gramEnd"/>
      <w:r w:rsidR="00C44CE4">
        <w:rPr>
          <w:sz w:val="24"/>
          <w:szCs w:val="24"/>
        </w:rPr>
        <w:t xml:space="preserve"> Canada, Kenya and Peru (Figure S4).  </w:t>
      </w:r>
      <w:r w:rsidR="00D0362E">
        <w:rPr>
          <w:sz w:val="24"/>
          <w:szCs w:val="24"/>
        </w:rPr>
        <w:t xml:space="preserve">There </w:t>
      </w:r>
      <w:r>
        <w:rPr>
          <w:sz w:val="24"/>
          <w:szCs w:val="24"/>
        </w:rPr>
        <w:t xml:space="preserve">also </w:t>
      </w:r>
      <w:r w:rsidR="00D0362E">
        <w:rPr>
          <w:sz w:val="24"/>
          <w:szCs w:val="24"/>
        </w:rPr>
        <w:t>was</w:t>
      </w:r>
      <w:r w:rsidR="00920626">
        <w:t xml:space="preserve"> </w:t>
      </w:r>
      <w:r>
        <w:rPr>
          <w:sz w:val="24"/>
          <w:szCs w:val="24"/>
        </w:rPr>
        <w:t xml:space="preserve">substantial </w:t>
      </w:r>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142612">
        <w:rPr>
          <w:sz w:val="24"/>
          <w:szCs w:val="24"/>
        </w:rPr>
        <w:instrText xml:space="preserve"> ADDIN ZOTERO_ITEM CSL_CITATION {"citationID":"LkUvQWj4","properties":{"formattedCitation":"(Myers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3928AD" w:rsidRPr="003928AD">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(Fig</w:t>
      </w:r>
      <w:r w:rsidR="00076D53">
        <w:rPr>
          <w:sz w:val="24"/>
          <w:szCs w:val="24"/>
        </w:rPr>
        <w:t>ure</w:t>
      </w:r>
      <w:r w:rsidR="00D0362E">
        <w:rPr>
          <w:sz w:val="24"/>
          <w:szCs w:val="24"/>
        </w:rPr>
        <w:t xml:space="preserve"> </w:t>
      </w:r>
      <w:r w:rsidR="00C96048">
        <w:rPr>
          <w:sz w:val="24"/>
          <w:szCs w:val="24"/>
        </w:rPr>
        <w:t>S</w:t>
      </w:r>
      <w:r w:rsidR="00D0362E">
        <w:rPr>
          <w:sz w:val="24"/>
          <w:szCs w:val="24"/>
        </w:rPr>
        <w:t>5).</w:t>
      </w:r>
    </w:p>
    <w:p w14:paraId="7943F204" w14:textId="1BE85CFD" w:rsidR="00C1706F" w:rsidRDefault="00D0362E" w:rsidP="00026E6C">
      <w:pPr>
        <w:spacing w:line="480" w:lineRule="auto"/>
        <w:rPr>
          <w:sz w:val="24"/>
          <w:szCs w:val="24"/>
        </w:rPr>
      </w:pPr>
      <w:r>
        <w:rPr>
          <w:sz w:val="24"/>
          <w:szCs w:val="24"/>
        </w:rPr>
        <w:tab/>
      </w:r>
      <w:r w:rsidR="00DE7F8A">
        <w:rPr>
          <w:sz w:val="24"/>
          <w:szCs w:val="24"/>
        </w:rPr>
        <w:t xml:space="preserve">At the same time, </w:t>
      </w:r>
      <w:r w:rsidR="006B57E1">
        <w:rPr>
          <w:sz w:val="24"/>
          <w:szCs w:val="24"/>
        </w:rPr>
        <w:t xml:space="preserve">risk </w:t>
      </w:r>
      <w:r w:rsidR="00DE7F8A">
        <w:rPr>
          <w:sz w:val="24"/>
          <w:szCs w:val="24"/>
        </w:rPr>
        <w:t>scenarios elicited several prominent shifts in spatial priorities</w:t>
      </w:r>
      <w:r w:rsidR="006B57E1">
        <w:rPr>
          <w:sz w:val="24"/>
          <w:szCs w:val="24"/>
        </w:rPr>
        <w:t xml:space="preserve"> </w:t>
      </w:r>
      <w:r w:rsidR="00B3314C">
        <w:rPr>
          <w:sz w:val="24"/>
          <w:szCs w:val="24"/>
        </w:rPr>
        <w:t xml:space="preserve">among </w:t>
      </w:r>
      <w:r w:rsidR="006B57E1">
        <w:rPr>
          <w:sz w:val="24"/>
          <w:szCs w:val="24"/>
        </w:rPr>
        <w:t xml:space="preserve">areas </w:t>
      </w:r>
      <w:r w:rsidR="00B3314C">
        <w:rPr>
          <w:sz w:val="24"/>
          <w:szCs w:val="24"/>
        </w:rPr>
        <w:t>varying in</w:t>
      </w:r>
      <w:r w:rsidR="006B57E1">
        <w:rPr>
          <w:sz w:val="24"/>
          <w:szCs w:val="24"/>
        </w:rPr>
        <w:t xml:space="preserve"> risk exposure</w:t>
      </w:r>
      <w:r w:rsidR="00DE7F8A">
        <w:rPr>
          <w:sz w:val="24"/>
          <w:szCs w:val="24"/>
        </w:rPr>
        <w:t xml:space="preserve"> </w:t>
      </w:r>
      <w:r>
        <w:rPr>
          <w:sz w:val="24"/>
          <w:szCs w:val="24"/>
        </w:rPr>
        <w:t>(Fig</w:t>
      </w:r>
      <w:r w:rsidR="00122296">
        <w:rPr>
          <w:sz w:val="24"/>
          <w:szCs w:val="24"/>
        </w:rPr>
        <w:t>.</w:t>
      </w:r>
      <w:r>
        <w:rPr>
          <w:sz w:val="24"/>
          <w:szCs w:val="24"/>
        </w:rPr>
        <w:t xml:space="preserve"> 3; Table </w:t>
      </w:r>
      <w:r w:rsidR="00C96048">
        <w:rPr>
          <w:sz w:val="24"/>
          <w:szCs w:val="24"/>
        </w:rPr>
        <w:t>S</w:t>
      </w:r>
      <w:r>
        <w:rPr>
          <w:sz w:val="24"/>
          <w:szCs w:val="24"/>
        </w:rPr>
        <w:t>2</w:t>
      </w:r>
      <w:r w:rsidR="006B57E1">
        <w:rPr>
          <w:sz w:val="24"/>
          <w:szCs w:val="24"/>
        </w:rPr>
        <w:t>)</w:t>
      </w:r>
      <w:r>
        <w:rPr>
          <w:sz w:val="24"/>
          <w:szCs w:val="24"/>
        </w:rPr>
        <w:t xml:space="preserve">. </w:t>
      </w:r>
      <w:r w:rsidR="00332606">
        <w:rPr>
          <w:sz w:val="24"/>
          <w:szCs w:val="24"/>
        </w:rPr>
        <w:t xml:space="preserve"> </w:t>
      </w:r>
      <w:r w:rsidR="00511559">
        <w:rPr>
          <w:sz w:val="24"/>
          <w:szCs w:val="24"/>
        </w:rPr>
        <w:t>In</w:t>
      </w:r>
      <w:r w:rsidR="00332606">
        <w:rPr>
          <w:sz w:val="24"/>
          <w:szCs w:val="24"/>
        </w:rPr>
        <w:t xml:space="preserve"> some </w:t>
      </w:r>
      <w:r w:rsidR="006B57E1">
        <w:rPr>
          <w:sz w:val="24"/>
          <w:szCs w:val="24"/>
        </w:rPr>
        <w:t>cases</w:t>
      </w:r>
      <w:r w:rsidR="00332606">
        <w:rPr>
          <w:sz w:val="24"/>
          <w:szCs w:val="24"/>
        </w:rPr>
        <w:t xml:space="preserve">, high risks to protected areas in weakly-governed countries could be compensated by expanding protected areas in </w:t>
      </w:r>
      <w:r w:rsidR="008A4AD9">
        <w:rPr>
          <w:sz w:val="24"/>
          <w:szCs w:val="24"/>
        </w:rPr>
        <w:t xml:space="preserve">well-governed </w:t>
      </w:r>
      <w:r w:rsidR="00332606">
        <w:rPr>
          <w:sz w:val="24"/>
          <w:szCs w:val="24"/>
        </w:rPr>
        <w:t>neighboring nations</w:t>
      </w:r>
      <w:r w:rsidR="00DE6917">
        <w:rPr>
          <w:sz w:val="24"/>
          <w:szCs w:val="24"/>
        </w:rPr>
        <w:t xml:space="preserve"> (Fig</w:t>
      </w:r>
      <w:r w:rsidR="00511559">
        <w:rPr>
          <w:sz w:val="24"/>
          <w:szCs w:val="24"/>
        </w:rPr>
        <w:t xml:space="preserve"> S6)</w:t>
      </w:r>
      <w:r w:rsidR="00332606">
        <w:rPr>
          <w:sz w:val="24"/>
          <w:szCs w:val="24"/>
        </w:rPr>
        <w:t xml:space="preserve">.  For example, challenges </w:t>
      </w:r>
      <w:r w:rsidR="00D25740">
        <w:rPr>
          <w:sz w:val="24"/>
          <w:szCs w:val="24"/>
        </w:rPr>
        <w:t>to the</w:t>
      </w:r>
      <w:r w:rsidR="00332606">
        <w:rPr>
          <w:sz w:val="24"/>
          <w:szCs w:val="24"/>
        </w:rPr>
        <w:t xml:space="preserve"> transborder conservation of </w:t>
      </w:r>
      <w:r w:rsidR="00D25740">
        <w:rPr>
          <w:sz w:val="24"/>
          <w:szCs w:val="24"/>
        </w:rPr>
        <w:t>the</w:t>
      </w:r>
      <w:r w:rsidR="00332606">
        <w:rPr>
          <w:sz w:val="24"/>
          <w:szCs w:val="24"/>
        </w:rPr>
        <w:t xml:space="preserve"> </w:t>
      </w:r>
      <w:r w:rsidR="006B57E1">
        <w:rPr>
          <w:sz w:val="24"/>
          <w:szCs w:val="24"/>
        </w:rPr>
        <w:t xml:space="preserve">wide-ranging and </w:t>
      </w:r>
      <w:r w:rsidR="00332606">
        <w:rPr>
          <w:sz w:val="24"/>
          <w:szCs w:val="24"/>
        </w:rPr>
        <w:t>IUCN-vulnerable caribou (</w:t>
      </w:r>
      <w:r w:rsidR="00332606">
        <w:rPr>
          <w:i/>
          <w:sz w:val="24"/>
          <w:szCs w:val="24"/>
        </w:rPr>
        <w:t>Rangifer tarandus</w:t>
      </w:r>
      <w:r w:rsidR="00332606">
        <w:rPr>
          <w:sz w:val="24"/>
          <w:szCs w:val="24"/>
        </w:rPr>
        <w:t>)</w:t>
      </w:r>
      <w:r w:rsidR="00D25740">
        <w:rPr>
          <w:sz w:val="24"/>
          <w:szCs w:val="24"/>
        </w:rPr>
        <w:t xml:space="preserve"> due to weak governance in Russia (Table S3) </w:t>
      </w:r>
      <w:r w:rsidR="005106B1">
        <w:rPr>
          <w:sz w:val="24"/>
          <w:szCs w:val="24"/>
        </w:rPr>
        <w:t xml:space="preserve">were </w:t>
      </w:r>
      <w:r w:rsidR="00640D82">
        <w:rPr>
          <w:sz w:val="24"/>
          <w:szCs w:val="24"/>
        </w:rPr>
        <w:t>mitigated</w:t>
      </w:r>
      <w:r w:rsidR="00D25740">
        <w:rPr>
          <w:sz w:val="24"/>
          <w:szCs w:val="24"/>
        </w:rPr>
        <w:t xml:space="preserve"> by increasing the land area protected by Finland from 16.2% to 36.4% </w:t>
      </w:r>
      <w:r>
        <w:rPr>
          <w:sz w:val="24"/>
          <w:szCs w:val="24"/>
        </w:rPr>
        <w:t>(Fig</w:t>
      </w:r>
      <w:r w:rsidR="00122296">
        <w:rPr>
          <w:sz w:val="24"/>
          <w:szCs w:val="24"/>
        </w:rPr>
        <w:t>.</w:t>
      </w:r>
      <w:r>
        <w:rPr>
          <w:sz w:val="24"/>
          <w:szCs w:val="24"/>
        </w:rPr>
        <w:t xml:space="preserve"> 4). </w:t>
      </w:r>
      <w:r w:rsidR="006B57E1">
        <w:rPr>
          <w:sz w:val="24"/>
          <w:szCs w:val="24"/>
        </w:rPr>
        <w:t xml:space="preserve"> </w:t>
      </w:r>
      <w:r w:rsidR="00D3438F">
        <w:rPr>
          <w:sz w:val="24"/>
          <w:szCs w:val="24"/>
        </w:rPr>
        <w:t>H</w:t>
      </w:r>
      <w:r w:rsidR="00511559">
        <w:rPr>
          <w:sz w:val="24"/>
          <w:szCs w:val="24"/>
        </w:rPr>
        <w:t>igh exposure to risk</w:t>
      </w:r>
      <w:r w:rsidR="00D3438F">
        <w:rPr>
          <w:sz w:val="24"/>
          <w:szCs w:val="24"/>
        </w:rPr>
        <w:t>s from land use change</w:t>
      </w:r>
      <w:r w:rsidR="006B57E1">
        <w:rPr>
          <w:sz w:val="24"/>
          <w:szCs w:val="24"/>
        </w:rPr>
        <w:t xml:space="preserve"> could be offset in a similar fashion, such as by </w:t>
      </w:r>
      <w:r w:rsidR="00DE6917">
        <w:rPr>
          <w:sz w:val="24"/>
          <w:szCs w:val="24"/>
        </w:rPr>
        <w:t xml:space="preserve">protecting </w:t>
      </w:r>
      <w:r w:rsidR="00511559">
        <w:rPr>
          <w:sz w:val="24"/>
          <w:szCs w:val="24"/>
        </w:rPr>
        <w:t xml:space="preserve">more </w:t>
      </w:r>
      <w:r w:rsidR="00DE6917">
        <w:rPr>
          <w:sz w:val="24"/>
          <w:szCs w:val="24"/>
        </w:rPr>
        <w:t>land in Liberia</w:t>
      </w:r>
      <w:r w:rsidR="00511559">
        <w:rPr>
          <w:sz w:val="24"/>
          <w:szCs w:val="24"/>
        </w:rPr>
        <w:t xml:space="preserve"> (32% rather than 22.5% in null scenario)</w:t>
      </w:r>
      <w:r w:rsidR="00DE6917">
        <w:rPr>
          <w:sz w:val="24"/>
          <w:szCs w:val="24"/>
        </w:rPr>
        <w:t xml:space="preserve"> </w:t>
      </w:r>
      <w:r w:rsidR="006B57E1">
        <w:rPr>
          <w:sz w:val="24"/>
          <w:szCs w:val="24"/>
        </w:rPr>
        <w:t xml:space="preserve">than in the </w:t>
      </w:r>
      <w:r w:rsidR="00B86B80">
        <w:rPr>
          <w:sz w:val="24"/>
          <w:szCs w:val="24"/>
        </w:rPr>
        <w:t>agriculturally intensifying</w:t>
      </w:r>
      <w:r w:rsidR="006B57E1">
        <w:rPr>
          <w:sz w:val="24"/>
          <w:szCs w:val="24"/>
        </w:rPr>
        <w:t xml:space="preserve"> nation of Sierra Leone </w:t>
      </w:r>
      <w:r w:rsidR="00DE6917">
        <w:rPr>
          <w:sz w:val="24"/>
          <w:szCs w:val="24"/>
        </w:rPr>
        <w:t xml:space="preserve">(Fig. 4).  </w:t>
      </w:r>
      <w:r w:rsidR="00026E6C">
        <w:rPr>
          <w:sz w:val="24"/>
          <w:szCs w:val="24"/>
        </w:rPr>
        <w:t>Likewise, c</w:t>
      </w:r>
      <w:r w:rsidR="00563136">
        <w:rPr>
          <w:sz w:val="24"/>
          <w:szCs w:val="24"/>
        </w:rPr>
        <w:t>limate-associated risks in</w:t>
      </w:r>
      <w:r>
        <w:rPr>
          <w:sz w:val="24"/>
          <w:szCs w:val="24"/>
        </w:rPr>
        <w:t xml:space="preserve"> Hungary and Serbia (Fig</w:t>
      </w:r>
      <w:r w:rsidR="00076D53">
        <w:rPr>
          <w:sz w:val="24"/>
          <w:szCs w:val="24"/>
        </w:rPr>
        <w:t>ure</w:t>
      </w:r>
      <w:r>
        <w:rPr>
          <w:sz w:val="24"/>
          <w:szCs w:val="24"/>
        </w:rPr>
        <w:t xml:space="preserve"> </w:t>
      </w:r>
      <w:r w:rsidR="00C96048">
        <w:rPr>
          <w:sz w:val="24"/>
          <w:szCs w:val="24"/>
        </w:rPr>
        <w:t>S</w:t>
      </w:r>
      <w:r>
        <w:rPr>
          <w:sz w:val="24"/>
          <w:szCs w:val="24"/>
        </w:rPr>
        <w:t>3)</w:t>
      </w:r>
      <w:r w:rsidR="00563136">
        <w:rPr>
          <w:sz w:val="24"/>
          <w:szCs w:val="24"/>
        </w:rPr>
        <w:t xml:space="preserve"> might be tempered by protecting twice as much land (20.4% from 10.2% in null) in</w:t>
      </w:r>
      <w:r>
        <w:rPr>
          <w:sz w:val="24"/>
          <w:szCs w:val="24"/>
        </w:rPr>
        <w:t xml:space="preserve"> nearby Kosovo</w:t>
      </w:r>
      <w:r w:rsidR="00563136">
        <w:rPr>
          <w:sz w:val="24"/>
          <w:szCs w:val="24"/>
        </w:rPr>
        <w:t>, which</w:t>
      </w:r>
      <w:r>
        <w:rPr>
          <w:sz w:val="24"/>
          <w:szCs w:val="24"/>
        </w:rPr>
        <w:t xml:space="preserve"> has lower predicted climate velocity</w:t>
      </w:r>
      <w:r w:rsidR="007E168D">
        <w:rPr>
          <w:sz w:val="24"/>
          <w:szCs w:val="24"/>
        </w:rPr>
        <w:t xml:space="preserve"> </w:t>
      </w:r>
      <w:r>
        <w:rPr>
          <w:sz w:val="24"/>
          <w:szCs w:val="24"/>
        </w:rPr>
        <w:t>(Fig</w:t>
      </w:r>
      <w:r w:rsidR="00021F02">
        <w:rPr>
          <w:sz w:val="24"/>
          <w:szCs w:val="24"/>
        </w:rPr>
        <w:t xml:space="preserve">. </w:t>
      </w:r>
      <w:r>
        <w:rPr>
          <w:sz w:val="24"/>
          <w:szCs w:val="24"/>
        </w:rPr>
        <w:t xml:space="preserve">4). </w:t>
      </w:r>
      <w:r w:rsidR="00026E6C">
        <w:rPr>
          <w:sz w:val="24"/>
          <w:szCs w:val="24"/>
        </w:rPr>
        <w:t>A</w:t>
      </w:r>
      <w:r w:rsidR="00064830">
        <w:rPr>
          <w:sz w:val="24"/>
          <w:szCs w:val="24"/>
        </w:rPr>
        <w:t xml:space="preserve">ddressing risks from </w:t>
      </w:r>
      <w:r>
        <w:rPr>
          <w:sz w:val="24"/>
          <w:szCs w:val="24"/>
        </w:rPr>
        <w:t>extreme</w:t>
      </w:r>
      <w:r w:rsidR="00064830">
        <w:rPr>
          <w:sz w:val="24"/>
          <w:szCs w:val="24"/>
        </w:rPr>
        <w:t xml:space="preserve"> weather</w:t>
      </w:r>
      <w:r>
        <w:rPr>
          <w:sz w:val="24"/>
          <w:szCs w:val="24"/>
        </w:rPr>
        <w:t xml:space="preserve"> events</w:t>
      </w:r>
      <w:r w:rsidR="007E168D">
        <w:rPr>
          <w:sz w:val="24"/>
          <w:szCs w:val="24"/>
        </w:rPr>
        <w:t xml:space="preserve"> </w:t>
      </w:r>
      <w:r w:rsidR="00036FED">
        <w:rPr>
          <w:sz w:val="24"/>
          <w:szCs w:val="24"/>
        </w:rPr>
        <w:fldChar w:fldCharType="begin"/>
      </w:r>
      <w:r w:rsidR="00142612">
        <w:rPr>
          <w:sz w:val="24"/>
          <w:szCs w:val="24"/>
        </w:rPr>
        <w:instrText xml:space="preserve"> ADDIN ZOTERO_ITEM CSL_CITATION {"citationID":"6uBjev7q","properties":{"formattedCitation":"(La Sorte et al. 2021)","plainCitation":"(La Sorte et al. 2021)","noteIndex":0},"citationItems":[{"id":2933,"uris":["http://zotero.org/users/878981/items/STX2UEC8"],"itemData":{"id":2933,"type":"article-journal","abstract":"Anthropogenic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036FED" w:rsidRPr="00036FED">
        <w:rPr>
          <w:sz w:val="24"/>
        </w:rPr>
        <w:t>(La Sorte et al. 2021)</w:t>
      </w:r>
      <w:r w:rsidR="00036FED">
        <w:rPr>
          <w:sz w:val="24"/>
          <w:szCs w:val="24"/>
        </w:rPr>
        <w:fldChar w:fldCharType="end"/>
      </w:r>
      <w:r w:rsidR="00DA6A12">
        <w:rPr>
          <w:sz w:val="24"/>
          <w:szCs w:val="24"/>
        </w:rPr>
        <w:t xml:space="preserve"> </w:t>
      </w:r>
      <w:r>
        <w:rPr>
          <w:sz w:val="24"/>
          <w:szCs w:val="24"/>
        </w:rPr>
        <w:t>(Fig</w:t>
      </w:r>
      <w:r w:rsidR="00076D53">
        <w:rPr>
          <w:sz w:val="24"/>
          <w:szCs w:val="24"/>
        </w:rPr>
        <w:t>ures</w:t>
      </w:r>
      <w:r>
        <w:rPr>
          <w:sz w:val="24"/>
          <w:szCs w:val="24"/>
        </w:rPr>
        <w:t xml:space="preserve"> </w:t>
      </w:r>
      <w:r w:rsidR="00C96048">
        <w:rPr>
          <w:sz w:val="24"/>
          <w:szCs w:val="24"/>
        </w:rPr>
        <w:t>S</w:t>
      </w:r>
      <w:r w:rsidR="007514FE">
        <w:rPr>
          <w:sz w:val="24"/>
          <w:szCs w:val="24"/>
        </w:rPr>
        <w:t>7</w:t>
      </w:r>
      <w:r w:rsidR="00233322">
        <w:rPr>
          <w:sz w:val="24"/>
          <w:szCs w:val="24"/>
        </w:rPr>
        <w:t xml:space="preserve"> – </w:t>
      </w:r>
      <w:r w:rsidR="00C96048">
        <w:rPr>
          <w:sz w:val="24"/>
          <w:szCs w:val="24"/>
        </w:rPr>
        <w:t>S</w:t>
      </w:r>
      <w:r w:rsidR="00233322">
        <w:rPr>
          <w:sz w:val="24"/>
          <w:szCs w:val="24"/>
        </w:rPr>
        <w:t>9</w:t>
      </w:r>
      <w:r>
        <w:rPr>
          <w:sz w:val="24"/>
          <w:szCs w:val="24"/>
        </w:rPr>
        <w:t xml:space="preserve">) </w:t>
      </w:r>
      <w:r w:rsidR="00064830">
        <w:rPr>
          <w:sz w:val="24"/>
          <w:szCs w:val="24"/>
        </w:rPr>
        <w:t xml:space="preserve">also required shifting some priority areas to less climatically volatile locations.   </w:t>
      </w:r>
    </w:p>
    <w:p w14:paraId="35DFCCE5" w14:textId="0EF792B9" w:rsidR="004921CA" w:rsidRPr="00B86B80" w:rsidRDefault="004921CA" w:rsidP="00341122">
      <w:pPr>
        <w:spacing w:line="480" w:lineRule="auto"/>
        <w:rPr>
          <w:b/>
          <w:bCs/>
          <w:sz w:val="24"/>
          <w:szCs w:val="24"/>
        </w:rPr>
      </w:pPr>
      <w:r w:rsidRPr="00B86B80">
        <w:rPr>
          <w:b/>
          <w:bCs/>
          <w:sz w:val="24"/>
          <w:szCs w:val="24"/>
        </w:rPr>
        <w:t>Discussion</w:t>
      </w:r>
    </w:p>
    <w:p w14:paraId="3512D75F" w14:textId="0CB9FFCA" w:rsidR="00E102F3" w:rsidRDefault="00892D5D" w:rsidP="00E90F3D">
      <w:pPr>
        <w:spacing w:line="480" w:lineRule="auto"/>
        <w:ind w:firstLine="720"/>
        <w:rPr>
          <w:sz w:val="24"/>
          <w:szCs w:val="24"/>
        </w:rPr>
      </w:pPr>
      <w:r>
        <w:rPr>
          <w:sz w:val="24"/>
          <w:szCs w:val="24"/>
        </w:rPr>
        <w:lastRenderedPageBreak/>
        <w:t>Although a growing body of literature shows that p</w:t>
      </w:r>
      <w:r w:rsidR="00C460EF">
        <w:rPr>
          <w:sz w:val="24"/>
          <w:szCs w:val="24"/>
        </w:rPr>
        <w:t>rotected area</w:t>
      </w:r>
      <w:r>
        <w:rPr>
          <w:sz w:val="24"/>
          <w:szCs w:val="24"/>
        </w:rPr>
        <w:t>s</w:t>
      </w:r>
      <w:r w:rsidR="00C460EF">
        <w:rPr>
          <w:sz w:val="24"/>
          <w:szCs w:val="24"/>
        </w:rPr>
        <w:t xml:space="preserve"> </w:t>
      </w:r>
      <w:r>
        <w:rPr>
          <w:sz w:val="24"/>
          <w:szCs w:val="24"/>
        </w:rPr>
        <w:t>are seldom effective if subject to unmitigated risks from</w:t>
      </w:r>
      <w:r w:rsidR="00C460EF">
        <w:rPr>
          <w:sz w:val="24"/>
          <w:szCs w:val="24"/>
        </w:rPr>
        <w:t xml:space="preserve"> land use </w:t>
      </w:r>
      <w:r>
        <w:rPr>
          <w:sz w:val="24"/>
          <w:szCs w:val="24"/>
        </w:rPr>
        <w:t>change</w:t>
      </w:r>
      <w:r w:rsidR="00C460EF">
        <w:rPr>
          <w:sz w:val="24"/>
          <w:szCs w:val="24"/>
        </w:rPr>
        <w:t xml:space="preserve">, </w:t>
      </w:r>
      <w:r w:rsidR="0002287D">
        <w:rPr>
          <w:sz w:val="24"/>
          <w:szCs w:val="24"/>
        </w:rPr>
        <w:t>weak</w:t>
      </w:r>
      <w:r w:rsidR="00C460EF">
        <w:rPr>
          <w:sz w:val="24"/>
          <w:szCs w:val="24"/>
        </w:rPr>
        <w:t xml:space="preserve"> governance </w:t>
      </w:r>
      <w:r w:rsidR="008B7C3E">
        <w:rPr>
          <w:sz w:val="24"/>
          <w:szCs w:val="24"/>
        </w:rPr>
        <w:t xml:space="preserve">and </w:t>
      </w:r>
      <w:r w:rsidR="00C460EF">
        <w:rPr>
          <w:sz w:val="24"/>
          <w:szCs w:val="24"/>
        </w:rPr>
        <w:t>climate change</w:t>
      </w:r>
      <w:r w:rsidR="00B229E6">
        <w:rPr>
          <w:sz w:val="24"/>
          <w:szCs w:val="24"/>
        </w:rPr>
        <w:t xml:space="preserve"> (</w:t>
      </w:r>
      <w:ins w:id="25" w:author="Joe Bennett" w:date="2022-03-21T10:44:00Z">
        <w:r w:rsidR="00F12711">
          <w:rPr>
            <w:color w:val="000000"/>
            <w:sz w:val="24"/>
            <w:szCs w:val="24"/>
          </w:rPr>
          <w:fldChar w:fldCharType="begin"/>
        </w:r>
        <w:r w:rsidR="00F12711">
          <w:rPr>
            <w:color w:val="000000"/>
            <w:sz w:val="24"/>
            <w:szCs w:val="24"/>
          </w:rPr>
          <w:instrText xml:space="preserve"> ADDIN ZOTERO_ITEM CSL_CITATION {"citationID":"Mh7DCt35","properties":{"formattedCitation":"(Hammill et al. 2016; Schulze et al. 2018)","plainCitation":"(Hammill et al. 2016; Schulze et al. 2018)","noteIndex":0},"citationItems":[{"id":746,"uris":["http://zotero.org/users/878981/items/QVRFZIGM"],"itemData":{"id":746,"type":"article-journal","abstract":"The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F12711">
          <w:rPr>
            <w:color w:val="000000"/>
            <w:sz w:val="24"/>
            <w:szCs w:val="24"/>
          </w:rPr>
          <w:fldChar w:fldCharType="separate"/>
        </w:r>
        <w:r w:rsidR="00F12711">
          <w:rPr>
            <w:sz w:val="24"/>
          </w:rPr>
          <w:t xml:space="preserve">e.g., </w:t>
        </w:r>
        <w:r w:rsidR="00F12711" w:rsidRPr="0049405C">
          <w:rPr>
            <w:sz w:val="24"/>
          </w:rPr>
          <w:t>Hammill et al. 2016; Schulze et al. 2018)</w:t>
        </w:r>
        <w:r w:rsidR="00F12711">
          <w:rPr>
            <w:color w:val="000000"/>
            <w:sz w:val="24"/>
            <w:szCs w:val="24"/>
          </w:rPr>
          <w:fldChar w:fldCharType="end"/>
        </w:r>
        <w:r w:rsidR="00F12711">
          <w:rPr>
            <w:color w:val="000000"/>
            <w:sz w:val="24"/>
            <w:szCs w:val="24"/>
          </w:rPr>
          <w:t xml:space="preserve">; </w:t>
        </w:r>
        <w:proofErr w:type="spellStart"/>
        <w:r w:rsidR="00F12711" w:rsidRPr="00F2093A">
          <w:rPr>
            <w:sz w:val="24"/>
          </w:rPr>
          <w:t>Tesfaw</w:t>
        </w:r>
        <w:proofErr w:type="spellEnd"/>
        <w:r w:rsidR="00F12711" w:rsidRPr="00F2093A">
          <w:rPr>
            <w:sz w:val="24"/>
          </w:rPr>
          <w:t xml:space="preserve"> et al. 2018</w:t>
        </w:r>
        <w:r w:rsidR="00F12711">
          <w:rPr>
            <w:color w:val="000000"/>
            <w:sz w:val="24"/>
            <w:szCs w:val="24"/>
          </w:rPr>
          <w:t>;</w:t>
        </w:r>
        <w:r w:rsidR="00F12711" w:rsidRPr="0001246F">
          <w:rPr>
            <w:sz w:val="24"/>
          </w:rPr>
          <w:t xml:space="preserve"> </w:t>
        </w:r>
        <w:r w:rsidR="00F12711" w:rsidRPr="00DD7972">
          <w:rPr>
            <w:sz w:val="24"/>
          </w:rPr>
          <w:t xml:space="preserve">Maxwell et al. </w:t>
        </w:r>
        <w:commentRangeStart w:id="26"/>
        <w:r w:rsidR="00F12711" w:rsidRPr="00DD7972">
          <w:rPr>
            <w:sz w:val="24"/>
          </w:rPr>
          <w:t>2019</w:t>
        </w:r>
      </w:ins>
      <w:del w:id="27" w:author="Joe Bennett" w:date="2022-03-21T10:43:00Z">
        <w:r w:rsidR="00B229E6" w:rsidDel="00F12711">
          <w:rPr>
            <w:sz w:val="24"/>
            <w:szCs w:val="24"/>
          </w:rPr>
          <w:delText>CITE</w:delText>
        </w:r>
      </w:del>
      <w:commentRangeEnd w:id="26"/>
      <w:r w:rsidR="00F12711">
        <w:rPr>
          <w:rStyle w:val="CommentReference"/>
        </w:rPr>
        <w:commentReference w:id="26"/>
      </w:r>
      <w:r w:rsidR="00B229E6">
        <w:rPr>
          <w:sz w:val="24"/>
          <w:szCs w:val="24"/>
        </w:rPr>
        <w:t>)</w:t>
      </w:r>
      <w:r>
        <w:rPr>
          <w:sz w:val="24"/>
          <w:szCs w:val="24"/>
        </w:rPr>
        <w:t xml:space="preserve">, </w:t>
      </w:r>
      <w:commentRangeStart w:id="28"/>
      <w:r>
        <w:rPr>
          <w:sz w:val="24"/>
          <w:szCs w:val="24"/>
        </w:rPr>
        <w:t>most spatial planning efforts prioritize land based solely upon estimated ecological value</w:t>
      </w:r>
      <w:commentRangeEnd w:id="28"/>
      <w:r w:rsidR="00566C92">
        <w:rPr>
          <w:rStyle w:val="CommentReference"/>
        </w:rPr>
        <w:commentReference w:id="28"/>
      </w:r>
      <w:r w:rsidR="008B7C3E">
        <w:rPr>
          <w:sz w:val="24"/>
          <w:szCs w:val="24"/>
        </w:rPr>
        <w:t>.</w:t>
      </w:r>
      <w:r w:rsidR="00C460EF">
        <w:rPr>
          <w:sz w:val="24"/>
          <w:szCs w:val="24"/>
        </w:rPr>
        <w:t xml:space="preserve"> </w:t>
      </w:r>
      <w:r w:rsidR="00142091">
        <w:rPr>
          <w:sz w:val="24"/>
          <w:szCs w:val="24"/>
        </w:rPr>
        <w:t xml:space="preserve"> </w:t>
      </w:r>
      <w:r w:rsidR="00246B50">
        <w:rPr>
          <w:sz w:val="24"/>
          <w:szCs w:val="24"/>
        </w:rPr>
        <w:t xml:space="preserve">We show </w:t>
      </w:r>
      <w:r w:rsidR="00142091">
        <w:rPr>
          <w:sz w:val="24"/>
          <w:szCs w:val="24"/>
        </w:rPr>
        <w:t>how</w:t>
      </w:r>
      <w:r w:rsidR="005F7B4F">
        <w:rPr>
          <w:sz w:val="24"/>
          <w:szCs w:val="24"/>
        </w:rPr>
        <w:t xml:space="preserve"> </w:t>
      </w:r>
      <w:r w:rsidR="00246B50">
        <w:rPr>
          <w:sz w:val="24"/>
          <w:szCs w:val="24"/>
        </w:rPr>
        <w:t>only small (1.6%) increases in land area</w:t>
      </w:r>
      <w:r w:rsidR="0023706C">
        <w:rPr>
          <w:sz w:val="24"/>
          <w:szCs w:val="24"/>
        </w:rPr>
        <w:t xml:space="preserve">, but importantly a change in the spatial configuration of where protected areas are places, </w:t>
      </w:r>
      <w:r w:rsidR="00531AAB">
        <w:rPr>
          <w:sz w:val="24"/>
          <w:szCs w:val="24"/>
        </w:rPr>
        <w:t>may reduce the vulnerability of</w:t>
      </w:r>
      <w:r w:rsidR="00246B50">
        <w:rPr>
          <w:sz w:val="24"/>
          <w:szCs w:val="24"/>
        </w:rPr>
        <w:t xml:space="preserve"> protected areas</w:t>
      </w:r>
      <w:r w:rsidR="00531AAB">
        <w:rPr>
          <w:sz w:val="24"/>
          <w:szCs w:val="24"/>
        </w:rPr>
        <w:t xml:space="preserve"> to future threats</w:t>
      </w:r>
      <w:r w:rsidR="00246B50">
        <w:rPr>
          <w:sz w:val="24"/>
          <w:szCs w:val="24"/>
        </w:rPr>
        <w:t xml:space="preserve"> if risk </w:t>
      </w:r>
      <w:proofErr w:type="gramStart"/>
      <w:r w:rsidR="00246B50">
        <w:rPr>
          <w:sz w:val="24"/>
          <w:szCs w:val="24"/>
        </w:rPr>
        <w:t>are</w:t>
      </w:r>
      <w:proofErr w:type="gramEnd"/>
      <w:r w:rsidR="00246B50">
        <w:rPr>
          <w:sz w:val="24"/>
          <w:szCs w:val="24"/>
        </w:rPr>
        <w:t xml:space="preserve"> explicitly considered during planning stages</w:t>
      </w:r>
      <w:r w:rsidR="00142091">
        <w:rPr>
          <w:sz w:val="24"/>
          <w:szCs w:val="24"/>
        </w:rPr>
        <w:t xml:space="preserve"> </w:t>
      </w:r>
      <w:r w:rsidR="006508C2" w:rsidRPr="00CB6C0D">
        <w:rPr>
          <w:sz w:val="24"/>
          <w:szCs w:val="24"/>
        </w:rPr>
        <w:t>(Fig</w:t>
      </w:r>
      <w:r w:rsidR="006508C2">
        <w:rPr>
          <w:sz w:val="24"/>
          <w:szCs w:val="24"/>
        </w:rPr>
        <w:t>.</w:t>
      </w:r>
      <w:r w:rsidR="006508C2" w:rsidRPr="00CB6C0D">
        <w:rPr>
          <w:sz w:val="24"/>
          <w:szCs w:val="24"/>
        </w:rPr>
        <w:t xml:space="preserve"> 1).</w:t>
      </w:r>
      <w:r w:rsidR="00EA5CA0">
        <w:rPr>
          <w:sz w:val="24"/>
          <w:szCs w:val="24"/>
        </w:rPr>
        <w:t xml:space="preserve"> </w:t>
      </w:r>
      <w:r w:rsidR="00EA4184">
        <w:rPr>
          <w:sz w:val="24"/>
          <w:szCs w:val="24"/>
        </w:rPr>
        <w:t>Across all planning scenarios, we identified 8.5 million km</w:t>
      </w:r>
      <w:r w:rsidR="00EA4184">
        <w:rPr>
          <w:sz w:val="24"/>
          <w:szCs w:val="24"/>
          <w:vertAlign w:val="superscript"/>
        </w:rPr>
        <w:t xml:space="preserve">2 </w:t>
      </w:r>
      <w:r w:rsidR="00EA4184">
        <w:rPr>
          <w:sz w:val="24"/>
          <w:szCs w:val="24"/>
        </w:rPr>
        <w:t>of priority lands that either uniquely contributed to conservation targets (e.g., high endemism) or were resilient to</w:t>
      </w:r>
      <w:r w:rsidR="00341B30">
        <w:rPr>
          <w:sz w:val="24"/>
          <w:szCs w:val="24"/>
        </w:rPr>
        <w:t xml:space="preserve"> the</w:t>
      </w:r>
      <w:r w:rsidR="00EA4184">
        <w:rPr>
          <w:sz w:val="24"/>
          <w:szCs w:val="24"/>
        </w:rPr>
        <w:t xml:space="preserve"> risks </w:t>
      </w:r>
      <w:r w:rsidR="00341B30">
        <w:rPr>
          <w:sz w:val="24"/>
          <w:szCs w:val="24"/>
        </w:rPr>
        <w:t xml:space="preserve">we </w:t>
      </w:r>
      <w:r w:rsidR="00EA4184">
        <w:rPr>
          <w:sz w:val="24"/>
          <w:szCs w:val="24"/>
        </w:rPr>
        <w:t xml:space="preserve">modeled.  </w:t>
      </w:r>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Such</w:t>
      </w:r>
      <w:r w:rsidR="00EA4184">
        <w:rPr>
          <w:sz w:val="24"/>
          <w:szCs w:val="24"/>
        </w:rPr>
        <w:t xml:space="preserve"> shared priority areas </w:t>
      </w:r>
      <w:r w:rsidR="00E102F3">
        <w:rPr>
          <w:sz w:val="24"/>
          <w:szCs w:val="24"/>
        </w:rPr>
        <w:t xml:space="preserve">across planning scenarios </w:t>
      </w:r>
      <w:r w:rsidR="00EA4184">
        <w:rPr>
          <w:sz w:val="24"/>
          <w:szCs w:val="24"/>
        </w:rPr>
        <w:t xml:space="preserve">are likely to provide good return on conservation investments.  </w:t>
      </w:r>
    </w:p>
    <w:p w14:paraId="29775261" w14:textId="2042F65F" w:rsidR="00C36837" w:rsidRDefault="00E102F3" w:rsidP="00C36837">
      <w:pPr>
        <w:spacing w:line="480" w:lineRule="auto"/>
        <w:ind w:firstLine="720"/>
        <w:rPr>
          <w:sz w:val="24"/>
          <w:szCs w:val="24"/>
        </w:rPr>
      </w:pPr>
      <w:r>
        <w:rPr>
          <w:sz w:val="24"/>
          <w:szCs w:val="24"/>
        </w:rPr>
        <w:t xml:space="preserve">Despite modest differences across scenarios in the global land area required to conserve terrestrial vertebrates, </w:t>
      </w:r>
      <w:r w:rsidR="00B22E8F">
        <w:rPr>
          <w:sz w:val="24"/>
          <w:szCs w:val="24"/>
        </w:rPr>
        <w:t xml:space="preserve">shifts in the locations of priority areas sometimes resulted in </w:t>
      </w:r>
      <w:r>
        <w:rPr>
          <w:sz w:val="24"/>
          <w:szCs w:val="24"/>
        </w:rPr>
        <w:t xml:space="preserve">substantial increases within </w:t>
      </w:r>
      <w:r w:rsidR="00B22E8F">
        <w:rPr>
          <w:sz w:val="24"/>
          <w:szCs w:val="24"/>
        </w:rPr>
        <w:t xml:space="preserve">any given nation.  </w:t>
      </w:r>
      <w:r w:rsidR="004B406B">
        <w:rPr>
          <w:sz w:val="24"/>
          <w:szCs w:val="24"/>
        </w:rPr>
        <w:t>These asymmetries highlight</w:t>
      </w:r>
      <w:r w:rsidR="00066912">
        <w:rPr>
          <w:sz w:val="24"/>
          <w:szCs w:val="24"/>
        </w:rPr>
        <w:t xml:space="preserve"> the </w:t>
      </w:r>
      <w:r w:rsidR="00D0362E">
        <w:rPr>
          <w:sz w:val="24"/>
          <w:szCs w:val="24"/>
        </w:rPr>
        <w:t xml:space="preserve">importance of </w:t>
      </w:r>
      <w:r w:rsidR="009236EE">
        <w:rPr>
          <w:sz w:val="24"/>
          <w:szCs w:val="24"/>
        </w:rPr>
        <w:t xml:space="preserve">cross-jurisdictional coordination </w:t>
      </w:r>
      <w:r w:rsidR="007A66B4">
        <w:rPr>
          <w:sz w:val="24"/>
          <w:szCs w:val="24"/>
        </w:rPr>
        <w:fldChar w:fldCharType="begin"/>
      </w:r>
      <w:r w:rsidR="00142612">
        <w:rPr>
          <w:sz w:val="24"/>
          <w:szCs w:val="24"/>
        </w:rPr>
        <w:instrText xml:space="preserve"> ADDIN ZOTERO_ITEM CSL_CITATION {"citationID":"un8xJs07","properties":{"formattedCitation":"(Dallimer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7A66B4">
        <w:rPr>
          <w:sz w:val="24"/>
          <w:szCs w:val="24"/>
        </w:rPr>
        <w:fldChar w:fldCharType="separate"/>
      </w:r>
      <w:r w:rsidR="007A66B4" w:rsidRPr="007A66B4">
        <w:rPr>
          <w:sz w:val="24"/>
        </w:rPr>
        <w:t>(Dallimer &amp; Strange 2015)</w:t>
      </w:r>
      <w:r w:rsidR="007A66B4">
        <w:rPr>
          <w:sz w:val="24"/>
          <w:szCs w:val="24"/>
        </w:rPr>
        <w:fldChar w:fldCharType="end"/>
      </w:r>
      <w:r w:rsidR="00D0362E">
        <w:rPr>
          <w:sz w:val="24"/>
          <w:szCs w:val="24"/>
        </w:rPr>
        <w:t xml:space="preserve"> </w:t>
      </w:r>
      <w:r w:rsidR="009236EE">
        <w:rPr>
          <w:sz w:val="24"/>
          <w:szCs w:val="24"/>
        </w:rPr>
        <w:t>to promote collaboration and improve the effectiveness</w:t>
      </w:r>
      <w:r w:rsidR="00D0362E">
        <w:rPr>
          <w:sz w:val="24"/>
          <w:szCs w:val="24"/>
        </w:rPr>
        <w:t xml:space="preserve"> </w:t>
      </w:r>
      <w:r w:rsidR="00B57720">
        <w:rPr>
          <w:sz w:val="24"/>
          <w:szCs w:val="24"/>
        </w:rPr>
        <w:t xml:space="preserve">of </w:t>
      </w:r>
      <w:r w:rsidR="00D0362E">
        <w:rPr>
          <w:sz w:val="24"/>
          <w:szCs w:val="24"/>
        </w:rPr>
        <w:t xml:space="preserve">protected area systems. </w:t>
      </w:r>
      <w:r w:rsidR="001A1944">
        <w:rPr>
          <w:sz w:val="24"/>
          <w:szCs w:val="24"/>
        </w:rPr>
        <w:t xml:space="preserve"> </w:t>
      </w:r>
      <w:r w:rsidR="00C85FC4">
        <w:rPr>
          <w:sz w:val="24"/>
          <w:szCs w:val="24"/>
        </w:rPr>
        <w:t xml:space="preserve">In regions where nations vary widely in exposure to risks, coordination may provide opportunity to offset or otherwise mitigate risks by adjusting the geographic locations and/or boundaries of protected areas.  </w:t>
      </w:r>
      <w:r w:rsidR="00C35785">
        <w:rPr>
          <w:sz w:val="24"/>
          <w:szCs w:val="24"/>
        </w:rPr>
        <w:t>C</w:t>
      </w:r>
      <w:r w:rsidR="00D0362E">
        <w:rPr>
          <w:sz w:val="24"/>
          <w:szCs w:val="24"/>
        </w:rPr>
        <w:t>ooperative governance frameworks</w:t>
      </w:r>
      <w:r w:rsidR="001057B2">
        <w:rPr>
          <w:sz w:val="24"/>
          <w:szCs w:val="24"/>
        </w:rPr>
        <w:t xml:space="preserve"> </w:t>
      </w:r>
      <w:r w:rsidR="0001474F">
        <w:rPr>
          <w:sz w:val="24"/>
          <w:szCs w:val="24"/>
        </w:rPr>
        <w:fldChar w:fldCharType="begin"/>
      </w:r>
      <w:r w:rsidR="00142612">
        <w:rPr>
          <w:sz w:val="24"/>
          <w:szCs w:val="24"/>
        </w:rPr>
        <w:instrText xml:space="preserve"> ADDIN ZOTERO_ITEM CSL_CITATION {"citationID":"v5ThmbZw","properties":{"formattedCitation":"(Miller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01474F" w:rsidRPr="0001474F">
        <w:rPr>
          <w:sz w:val="24"/>
        </w:rPr>
        <w:t>(Miller et al. 2019)</w:t>
      </w:r>
      <w:r w:rsidR="0001474F">
        <w:rPr>
          <w:sz w:val="24"/>
          <w:szCs w:val="24"/>
        </w:rPr>
        <w:fldChar w:fldCharType="end"/>
      </w:r>
      <w:r w:rsidR="00D0362E">
        <w:rPr>
          <w:sz w:val="24"/>
          <w:szCs w:val="24"/>
        </w:rPr>
        <w:t xml:space="preserve"> are especially important for countries supporting</w:t>
      </w:r>
      <w:r w:rsidR="00276948">
        <w:rPr>
          <w:sz w:val="24"/>
          <w:szCs w:val="24"/>
        </w:rPr>
        <w:t xml:space="preserve"> </w:t>
      </w:r>
      <w:r w:rsidR="00D0362E">
        <w:rPr>
          <w:sz w:val="24"/>
          <w:szCs w:val="24"/>
        </w:rPr>
        <w:t xml:space="preserve">wide-ranging species that are expected to be impacted by climate, </w:t>
      </w:r>
      <w:r w:rsidR="003A78D6">
        <w:rPr>
          <w:sz w:val="24"/>
          <w:szCs w:val="24"/>
        </w:rPr>
        <w:t>land use</w:t>
      </w:r>
      <w:r w:rsidR="00D0362E">
        <w:rPr>
          <w:sz w:val="24"/>
          <w:szCs w:val="24"/>
        </w:rPr>
        <w:t>, and governance risk across borders</w:t>
      </w:r>
      <w:r w:rsidR="00276948">
        <w:t xml:space="preserve"> </w:t>
      </w:r>
      <w:r w:rsidR="00D0362E">
        <w:rPr>
          <w:sz w:val="24"/>
          <w:szCs w:val="24"/>
        </w:rPr>
        <w:t>(Fig</w:t>
      </w:r>
      <w:r w:rsidR="00021F02">
        <w:rPr>
          <w:sz w:val="24"/>
          <w:szCs w:val="24"/>
        </w:rPr>
        <w:t>.</w:t>
      </w:r>
      <w:r w:rsidR="00D0362E">
        <w:rPr>
          <w:sz w:val="24"/>
          <w:szCs w:val="24"/>
        </w:rPr>
        <w:t xml:space="preserve"> 3). These governance frameworks, both within and among</w:t>
      </w:r>
      <w:r w:rsidR="00276948">
        <w:t xml:space="preserve"> </w:t>
      </w:r>
      <w:r w:rsidR="00D0362E">
        <w:rPr>
          <w:sz w:val="24"/>
          <w:szCs w:val="24"/>
        </w:rPr>
        <w:t>countries, would need to be developed in an environmentally just and equitable way to deliver benefits to biodiversity and local communities</w:t>
      </w:r>
      <w:r w:rsidR="001057B2">
        <w:rPr>
          <w:sz w:val="24"/>
          <w:szCs w:val="24"/>
        </w:rPr>
        <w:t xml:space="preserve"> </w:t>
      </w:r>
      <w:r w:rsidR="00BA2A46">
        <w:rPr>
          <w:sz w:val="24"/>
          <w:szCs w:val="24"/>
        </w:rPr>
        <w:fldChar w:fldCharType="begin"/>
      </w:r>
      <w:r w:rsidR="00142612">
        <w:rPr>
          <w:sz w:val="24"/>
          <w:szCs w:val="24"/>
        </w:rPr>
        <w:instrText xml:space="preserve"> ADDIN ZOTERO_ITEM CSL_CITATION {"citationID":"LmXn2D8v","properties":{"formattedCitation":"(Martin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BA2A46" w:rsidRPr="00BA2A46">
        <w:rPr>
          <w:sz w:val="24"/>
        </w:rPr>
        <w:t>(Martin et al. 2013)</w:t>
      </w:r>
      <w:r w:rsidR="00BA2A46">
        <w:rPr>
          <w:sz w:val="24"/>
          <w:szCs w:val="24"/>
        </w:rPr>
        <w:fldChar w:fldCharType="end"/>
      </w:r>
      <w:r w:rsidR="00D0362E">
        <w:rPr>
          <w:sz w:val="24"/>
          <w:szCs w:val="24"/>
        </w:rPr>
        <w:t>.</w:t>
      </w:r>
      <w:r w:rsidR="00C36837">
        <w:rPr>
          <w:sz w:val="24"/>
          <w:szCs w:val="24"/>
        </w:rPr>
        <w:t xml:space="preserve">  </w:t>
      </w:r>
    </w:p>
    <w:p w14:paraId="3EA86B3B" w14:textId="61A01553" w:rsidR="00C1706F" w:rsidRDefault="00C1706F" w:rsidP="000D3C14">
      <w:pPr>
        <w:spacing w:line="480" w:lineRule="auto"/>
        <w:ind w:firstLine="720"/>
        <w:rPr>
          <w:sz w:val="24"/>
          <w:szCs w:val="24"/>
        </w:rPr>
      </w:pPr>
    </w:p>
    <w:p w14:paraId="714EB881" w14:textId="77777777" w:rsidR="00AA3A88" w:rsidRDefault="00E3363E" w:rsidP="00E90F3D">
      <w:pPr>
        <w:spacing w:line="480" w:lineRule="auto"/>
        <w:ind w:firstLine="720"/>
        <w:rPr>
          <w:ins w:id="29" w:author="Joe Bennett" w:date="2022-03-22T07:33:00Z"/>
          <w:color w:val="000000"/>
          <w:sz w:val="24"/>
          <w:szCs w:val="24"/>
        </w:rPr>
      </w:pPr>
      <w:r>
        <w:rPr>
          <w:sz w:val="24"/>
          <w:szCs w:val="24"/>
        </w:rPr>
        <w:t xml:space="preserve">A novel contribution of our framework is that it </w:t>
      </w:r>
      <w:r w:rsidR="00566435">
        <w:rPr>
          <w:sz w:val="24"/>
          <w:szCs w:val="24"/>
        </w:rPr>
        <w:t>explicitly incorporate</w:t>
      </w:r>
      <w:r>
        <w:rPr>
          <w:sz w:val="24"/>
          <w:szCs w:val="24"/>
        </w:rPr>
        <w:t>s</w:t>
      </w:r>
      <w:r w:rsidR="00566435">
        <w:rPr>
          <w:sz w:val="24"/>
          <w:szCs w:val="24"/>
        </w:rPr>
        <w:t xml:space="preserve"> multiple risk factors at the same time. </w:t>
      </w:r>
      <w:r w:rsidR="00D0362E">
        <w:rPr>
          <w:sz w:val="24"/>
          <w:szCs w:val="24"/>
        </w:rPr>
        <w:t xml:space="preserve">Previous work has incorporated </w:t>
      </w:r>
      <w:r w:rsidR="00D86C23">
        <w:rPr>
          <w:sz w:val="24"/>
          <w:szCs w:val="24"/>
        </w:rPr>
        <w:t xml:space="preserve">single </w:t>
      </w:r>
      <w:r w:rsidR="00D0362E">
        <w:rPr>
          <w:sz w:val="24"/>
          <w:szCs w:val="24"/>
        </w:rPr>
        <w:t>risk factors analogous to those we used, including governance</w:t>
      </w:r>
      <w:r w:rsidR="00CC50A4">
        <w:rPr>
          <w:sz w:val="24"/>
          <w:szCs w:val="24"/>
        </w:rPr>
        <w:t xml:space="preserve"> </w:t>
      </w:r>
      <w:r w:rsidR="00CC50A4">
        <w:rPr>
          <w:sz w:val="24"/>
          <w:szCs w:val="24"/>
        </w:rPr>
        <w:fldChar w:fldCharType="begin"/>
      </w:r>
      <w:r w:rsidR="00142612">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CC50A4" w:rsidRPr="00CC50A4">
        <w:rPr>
          <w:sz w:val="24"/>
        </w:rPr>
        <w:t>(Mascia &amp; Pailler 2011; Eklund &amp; Cabeza-Jaimejuan 2017)</w:t>
      </w:r>
      <w:r w:rsidR="00CC50A4">
        <w:rPr>
          <w:sz w:val="24"/>
          <w:szCs w:val="24"/>
        </w:rPr>
        <w:fldChar w:fldCharType="end"/>
      </w:r>
      <w:r w:rsidR="00D0362E">
        <w:rPr>
          <w:sz w:val="24"/>
          <w:szCs w:val="24"/>
        </w:rPr>
        <w:t>, climate change</w:t>
      </w:r>
      <w:r w:rsidR="00187FE5">
        <w:rPr>
          <w:sz w:val="24"/>
          <w:szCs w:val="24"/>
        </w:rPr>
        <w:t xml:space="preserve"> </w:t>
      </w:r>
      <w:r w:rsidR="00051151">
        <w:rPr>
          <w:sz w:val="24"/>
          <w:szCs w:val="24"/>
        </w:rPr>
        <w:fldChar w:fldCharType="begin"/>
      </w:r>
      <w:r w:rsidR="00142612">
        <w:rPr>
          <w:sz w:val="24"/>
          <w:szCs w:val="24"/>
        </w:rPr>
        <w:instrText xml:space="preserve"> ADDIN ZOTERO_ITEM CSL_CITATION {"citationID":"RUQULO3z","properties":{"formattedCitation":"(Hoffmann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142612" w:rsidRPr="00142612">
        <w:rPr>
          <w:sz w:val="24"/>
        </w:rPr>
        <w:t>(Hoffmann et al. 2019)</w:t>
      </w:r>
      <w:r w:rsidR="00051151">
        <w:rPr>
          <w:sz w:val="24"/>
          <w:szCs w:val="24"/>
        </w:rPr>
        <w:fldChar w:fldCharType="end"/>
      </w:r>
      <w:r w:rsidR="00D0362E">
        <w:rPr>
          <w:sz w:val="24"/>
          <w:szCs w:val="24"/>
        </w:rPr>
        <w:t xml:space="preserve"> and </w:t>
      </w:r>
      <w:r w:rsidR="003A78D6">
        <w:rPr>
          <w:sz w:val="24"/>
          <w:szCs w:val="24"/>
        </w:rPr>
        <w:t>land use</w:t>
      </w:r>
      <w:r w:rsidR="00D0362E">
        <w:rPr>
          <w:sz w:val="24"/>
          <w:szCs w:val="24"/>
        </w:rPr>
        <w:t xml:space="preserve"> change</w:t>
      </w:r>
      <w:r w:rsidR="00F64B15">
        <w:rPr>
          <w:sz w:val="24"/>
          <w:szCs w:val="24"/>
        </w:rPr>
        <w:t xml:space="preserve"> </w:t>
      </w:r>
      <w:r w:rsidR="00F64B15">
        <w:rPr>
          <w:sz w:val="24"/>
          <w:szCs w:val="24"/>
        </w:rPr>
        <w:fldChar w:fldCharType="begin"/>
      </w:r>
      <w:r w:rsidR="00142612">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F64B15" w:rsidRPr="00F64B15">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Our results similarly demonstrate that protected area expansion decisions can be profoundly influenced by all three risk factors </w:t>
      </w:r>
      <w:r w:rsidR="008C1905" w:rsidRPr="00D456FF">
        <w:rPr>
          <w:sz w:val="24"/>
          <w:szCs w:val="24"/>
        </w:rPr>
        <w:t>combined</w:t>
      </w:r>
      <w:ins w:id="30" w:author="Joe Bennett" w:date="2022-03-22T06:52:00Z">
        <w:r w:rsidR="00566C92">
          <w:rPr>
            <w:sz w:val="24"/>
            <w:szCs w:val="24"/>
          </w:rPr>
          <w:t>,</w:t>
        </w:r>
      </w:ins>
      <w:r w:rsidR="008C1905" w:rsidRPr="00D456FF">
        <w:rPr>
          <w:sz w:val="24"/>
          <w:szCs w:val="24"/>
        </w:rPr>
        <w:t xml:space="preserve"> yet</w:t>
      </w:r>
      <w:r w:rsidR="00D456FF" w:rsidRPr="00D456FF">
        <w:rPr>
          <w:sz w:val="24"/>
          <w:szCs w:val="24"/>
        </w:rPr>
        <w:t xml:space="preserve"> </w:t>
      </w:r>
      <w:ins w:id="31" w:author="Joe Bennett" w:date="2022-03-22T06:52:00Z">
        <w:r w:rsidR="00566C92">
          <w:rPr>
            <w:sz w:val="24"/>
            <w:szCs w:val="24"/>
          </w:rPr>
          <w:t xml:space="preserve">they also </w:t>
        </w:r>
      </w:ins>
      <w:r w:rsidR="00D456FF" w:rsidRPr="00D456FF">
        <w:rPr>
          <w:sz w:val="24"/>
          <w:szCs w:val="24"/>
        </w:rPr>
        <w:t>show that relatively little additional protected area is required to account for these risks.</w:t>
      </w:r>
      <w:r w:rsidR="00D0362E">
        <w:rPr>
          <w:color w:val="000000"/>
          <w:sz w:val="24"/>
          <w:szCs w:val="24"/>
        </w:rPr>
        <w:t xml:space="preserve"> </w:t>
      </w:r>
    </w:p>
    <w:p w14:paraId="7C57A05D" w14:textId="1A2215A0" w:rsidR="00D822C8" w:rsidRDefault="00D0362E" w:rsidP="00E90F3D">
      <w:pPr>
        <w:spacing w:line="480" w:lineRule="auto"/>
        <w:ind w:firstLine="720"/>
        <w:rPr>
          <w:sz w:val="24"/>
          <w:szCs w:val="24"/>
        </w:rPr>
      </w:pPr>
      <w:r>
        <w:rPr>
          <w:color w:val="000000"/>
          <w:sz w:val="24"/>
          <w:szCs w:val="24"/>
        </w:rPr>
        <w:t xml:space="preserve">Our flexible framework and methods can </w:t>
      </w:r>
      <w:ins w:id="32" w:author="Joe Bennett" w:date="2022-03-22T07:33:00Z">
        <w:r w:rsidR="00AA3A88">
          <w:rPr>
            <w:color w:val="000000"/>
            <w:sz w:val="24"/>
            <w:szCs w:val="24"/>
          </w:rPr>
          <w:t xml:space="preserve">also </w:t>
        </w:r>
      </w:ins>
      <w:r>
        <w:rPr>
          <w:color w:val="000000"/>
          <w:sz w:val="24"/>
          <w:szCs w:val="24"/>
        </w:rPr>
        <w:t xml:space="preserve">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r w:rsidR="00D822C8" w:rsidRPr="00D822C8">
        <w:rPr>
          <w:sz w:val="24"/>
          <w:szCs w:val="24"/>
        </w:rPr>
        <w:t xml:space="preserve"> </w:t>
      </w:r>
      <w:ins w:id="33" w:author="Joe Bennett" w:date="2022-03-22T07:34:00Z">
        <w:r w:rsidR="00AA3A88">
          <w:rPr>
            <w:sz w:val="24"/>
            <w:szCs w:val="24"/>
          </w:rPr>
          <w:t xml:space="preserve">Indeed, our risk metrics were chosen as reasonable examples, rather than </w:t>
        </w:r>
      </w:ins>
      <w:ins w:id="34" w:author="Joe Bennett" w:date="2022-03-22T07:36:00Z">
        <w:r w:rsidR="00D21DBB">
          <w:rPr>
            <w:sz w:val="24"/>
            <w:szCs w:val="24"/>
          </w:rPr>
          <w:t xml:space="preserve">definitive recommendations. </w:t>
        </w:r>
      </w:ins>
      <w:ins w:id="35" w:author="Joe Bennett" w:date="2022-03-22T07:31:00Z">
        <w:r w:rsidR="00AA3A88">
          <w:rPr>
            <w:sz w:val="24"/>
            <w:szCs w:val="24"/>
          </w:rPr>
          <w:t>Our alternative climate risk framework (presen</w:t>
        </w:r>
      </w:ins>
      <w:ins w:id="36" w:author="Joe Bennett" w:date="2022-03-22T07:32:00Z">
        <w:r w:rsidR="00AA3A88">
          <w:rPr>
            <w:sz w:val="24"/>
            <w:szCs w:val="24"/>
          </w:rPr>
          <w:t xml:space="preserve">ted in the Supporting Information) </w:t>
        </w:r>
      </w:ins>
      <w:ins w:id="37" w:author="Joe Bennett" w:date="2022-03-22T07:31:00Z">
        <w:r w:rsidR="00AA3A88">
          <w:rPr>
            <w:sz w:val="24"/>
            <w:szCs w:val="24"/>
          </w:rPr>
          <w:t xml:space="preserve">illustrates the importance of </w:t>
        </w:r>
      </w:ins>
      <w:ins w:id="38" w:author="Joe Bennett" w:date="2022-03-22T07:35:00Z">
        <w:r w:rsidR="00AA3A88">
          <w:rPr>
            <w:sz w:val="24"/>
            <w:szCs w:val="24"/>
          </w:rPr>
          <w:t xml:space="preserve">metric </w:t>
        </w:r>
        <w:commentRangeStart w:id="39"/>
        <w:r w:rsidR="00AA3A88">
          <w:rPr>
            <w:sz w:val="24"/>
            <w:szCs w:val="24"/>
          </w:rPr>
          <w:t>choice</w:t>
        </w:r>
      </w:ins>
      <w:commentRangeEnd w:id="39"/>
      <w:ins w:id="40" w:author="Joe Bennett" w:date="2022-03-22T07:37:00Z">
        <w:r w:rsidR="00070C92">
          <w:rPr>
            <w:rStyle w:val="CommentReference"/>
          </w:rPr>
          <w:commentReference w:id="39"/>
        </w:r>
      </w:ins>
      <w:ins w:id="41" w:author="Joe Bennett" w:date="2022-03-22T07:31:00Z">
        <w:r w:rsidR="00AA3A88">
          <w:rPr>
            <w:sz w:val="24"/>
            <w:szCs w:val="24"/>
          </w:rPr>
          <w:t xml:space="preserve">. </w:t>
        </w:r>
      </w:ins>
      <w:r w:rsidR="00D822C8">
        <w:rPr>
          <w:sz w:val="24"/>
          <w:szCs w:val="24"/>
        </w:rPr>
        <w:t>Th</w:t>
      </w:r>
      <w:ins w:id="42" w:author="Joe Bennett" w:date="2022-03-22T07:32:00Z">
        <w:r w:rsidR="00AA3A88">
          <w:rPr>
            <w:sz w:val="24"/>
            <w:szCs w:val="24"/>
          </w:rPr>
          <w:t>e</w:t>
        </w:r>
      </w:ins>
      <w:del w:id="43" w:author="Joe Bennett" w:date="2022-03-22T07:32:00Z">
        <w:r w:rsidR="00D822C8" w:rsidDel="00AA3A88">
          <w:rPr>
            <w:sz w:val="24"/>
            <w:szCs w:val="24"/>
          </w:rPr>
          <w:delText>is</w:delText>
        </w:r>
      </w:del>
      <w:r w:rsidR="00D822C8">
        <w:rPr>
          <w:sz w:val="24"/>
          <w:szCs w:val="24"/>
        </w:rPr>
        <w:t xml:space="preserve"> difference between </w:t>
      </w:r>
      <w:ins w:id="44" w:author="Joe Bennett" w:date="2022-03-22T07:32:00Z">
        <w:r w:rsidR="00AA3A88">
          <w:rPr>
            <w:sz w:val="24"/>
            <w:szCs w:val="24"/>
          </w:rPr>
          <w:t xml:space="preserve">our </w:t>
        </w:r>
      </w:ins>
      <w:r w:rsidR="00D822C8">
        <w:rPr>
          <w:sz w:val="24"/>
          <w:szCs w:val="24"/>
        </w:rPr>
        <w:t xml:space="preserve">climate risk scenarios highlights the need for agencies to carefully consider their choices of risk metrics and suggests that smaller-scale planning exercises should choose metrics that are most relevant for each region.  </w:t>
      </w:r>
    </w:p>
    <w:p w14:paraId="54E355AB" w14:textId="2D1705A4" w:rsidR="00C1706F" w:rsidRDefault="00D0362E" w:rsidP="00341122">
      <w:pPr>
        <w:pBdr>
          <w:top w:val="nil"/>
          <w:left w:val="nil"/>
          <w:bottom w:val="nil"/>
          <w:right w:val="nil"/>
          <w:between w:val="nil"/>
        </w:pBdr>
        <w:spacing w:before="120" w:line="480" w:lineRule="auto"/>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142612">
        <w:rPr>
          <w:color w:val="000000"/>
          <w:sz w:val="24"/>
          <w:szCs w:val="24"/>
        </w:rPr>
        <w:instrText xml:space="preserve"> ADDIN ZOTERO_ITEM CSL_CITATION {"citationID":"gZY86rVm","properties":{"formattedCitation":"(Kelly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D86875" w:rsidRPr="00D86875">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142612">
        <w:rPr>
          <w:color w:val="000000"/>
          <w:sz w:val="24"/>
          <w:szCs w:val="24"/>
        </w:rPr>
        <w:instrText xml:space="preserve"> ADDIN ZOTERO_ITEM CSL_CITATION {"citationID":"dldwb6Rj","properties":{"formattedCitation":"(Di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A06FC9" w:rsidRPr="00A06FC9">
        <w:rPr>
          <w:sz w:val="24"/>
        </w:rPr>
        <w:t>(Di Minin et al. 2016)</w:t>
      </w:r>
      <w:r w:rsidR="00A06FC9">
        <w:rPr>
          <w:color w:val="000000"/>
          <w:sz w:val="24"/>
          <w:szCs w:val="24"/>
        </w:rPr>
        <w:fldChar w:fldCharType="end"/>
      </w:r>
      <w:r>
        <w:rPr>
          <w:color w:val="000000"/>
          <w:sz w:val="24"/>
          <w:szCs w:val="24"/>
        </w:rPr>
        <w:t xml:space="preserve">, and </w:t>
      </w:r>
      <w:r w:rsidR="00A25E85">
        <w:rPr>
          <w:color w:val="000000"/>
          <w:sz w:val="24"/>
          <w:szCs w:val="24"/>
        </w:rPr>
        <w:t xml:space="preserve">governance risk </w:t>
      </w:r>
      <w:r>
        <w:rPr>
          <w:color w:val="000000"/>
          <w:sz w:val="24"/>
          <w:szCs w:val="24"/>
        </w:rPr>
        <w:t xml:space="preserve">might compromise the effectiveness of protected areas. </w:t>
      </w:r>
      <w:r w:rsidR="000601B2" w:rsidRPr="000601B2">
        <w:rPr>
          <w:color w:val="000000"/>
          <w:sz w:val="24"/>
          <w:szCs w:val="24"/>
        </w:rPr>
        <w:t xml:space="preserve">Yet, as we work towards an ambitious new plan to curb biodiversity loss </w:t>
      </w:r>
      <w:commentRangeStart w:id="45"/>
      <w:r w:rsidR="0067395D">
        <w:rPr>
          <w:color w:val="000000"/>
          <w:sz w:val="24"/>
          <w:szCs w:val="24"/>
        </w:rPr>
        <w:fldChar w:fldCharType="begin"/>
      </w:r>
      <w:r w:rsidR="00142612">
        <w:rPr>
          <w:color w:val="000000"/>
          <w:sz w:val="24"/>
          <w:szCs w:val="24"/>
        </w:rPr>
        <w:instrText xml:space="preserve"> ADDIN ZOTERO_ITEM CSL_CITATION {"citationID":"90RoxqJH","properties":{"formattedCitation":"(CBD (Convention on Biological Diversity) 2020)","plainCitation":"(CBD (Convention on Biological Diversity) 2020)","noteIndex":0},"citationItems":[{"id":721,"uris":["http://zotero.org/users/878981/items/SFEVMJYB"],"itemData":{"id":721,"type":"webpage","title":"Zero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7395D">
        <w:rPr>
          <w:color w:val="000000"/>
          <w:sz w:val="24"/>
          <w:szCs w:val="24"/>
        </w:rPr>
        <w:fldChar w:fldCharType="separate"/>
      </w:r>
      <w:r w:rsidR="00142612" w:rsidRPr="00142612">
        <w:rPr>
          <w:sz w:val="24"/>
        </w:rPr>
        <w:t>(CBD (Convention on Biological Diversity) 2020)</w:t>
      </w:r>
      <w:r w:rsidR="0067395D">
        <w:rPr>
          <w:color w:val="000000"/>
          <w:sz w:val="24"/>
          <w:szCs w:val="24"/>
        </w:rPr>
        <w:fldChar w:fldCharType="end"/>
      </w:r>
      <w:commentRangeEnd w:id="45"/>
      <w:r w:rsidR="00AA3A88">
        <w:rPr>
          <w:rStyle w:val="CommentReference"/>
        </w:rPr>
        <w:commentReference w:id="45"/>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w:t>
      </w:r>
      <w:r>
        <w:rPr>
          <w:color w:val="000000"/>
          <w:sz w:val="24"/>
          <w:szCs w:val="24"/>
        </w:rPr>
        <w:lastRenderedPageBreak/>
        <w:t xml:space="preserve">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6A3748" w:rsidRDefault="001340B5" w:rsidP="003746CC">
      <w:pPr>
        <w:pStyle w:val="Bibliography"/>
        <w:rPr>
          <w:b/>
          <w:color w:val="000000"/>
          <w:sz w:val="24"/>
          <w:szCs w:val="24"/>
        </w:rPr>
      </w:pPr>
      <w:r w:rsidRPr="006A3748">
        <w:rPr>
          <w:b/>
          <w:color w:val="000000"/>
          <w:sz w:val="24"/>
          <w:szCs w:val="24"/>
        </w:rPr>
        <w:t>References</w:t>
      </w:r>
    </w:p>
    <w:p w14:paraId="7A7A5F48" w14:textId="01CBC3A0" w:rsidR="00142612" w:rsidRDefault="0041311C" w:rsidP="00142612">
      <w:pPr>
        <w:pStyle w:val="Bibliography"/>
      </w:pPr>
      <w:r w:rsidRPr="006A3748">
        <w:rPr>
          <w:b/>
          <w:color w:val="000000"/>
        </w:rPr>
        <w:fldChar w:fldCharType="begin"/>
      </w:r>
      <w:r w:rsidR="00142612">
        <w:rPr>
          <w:b/>
          <w:color w:val="000000"/>
        </w:rPr>
        <w:instrText xml:space="preserve"> ADDIN ZOTERO_BIBL {"uncited":[],"omitted":[],"custom":[]} CSL_BIBLIOGRAPHY </w:instrText>
      </w:r>
      <w:r w:rsidRPr="006A3748">
        <w:rPr>
          <w:b/>
          <w:color w:val="000000"/>
        </w:rPr>
        <w:fldChar w:fldCharType="separate"/>
      </w:r>
      <w:r w:rsidR="00142612">
        <w:t xml:space="preserve">Alagador, D., Cerdeira, J.O. &amp; Araújo, M.B. (2014). Shifting protected areas: scheduling spatial priorities under climate change. </w:t>
      </w:r>
      <w:r w:rsidR="00142612">
        <w:rPr>
          <w:i/>
          <w:iCs/>
        </w:rPr>
        <w:t>Journal of applied ecology</w:t>
      </w:r>
      <w:r w:rsidR="00142612">
        <w:t>, 51, 703–713.</w:t>
      </w:r>
    </w:p>
    <w:p w14:paraId="43A643C5" w14:textId="77777777" w:rsidR="00142612" w:rsidRDefault="00142612" w:rsidP="00142612">
      <w:pPr>
        <w:pStyle w:val="Bibliography"/>
      </w:pPr>
      <w:r w:rsidRPr="00142612">
        <w:rPr>
          <w:lang w:val="de-AT"/>
        </w:rPr>
        <w:t xml:space="preserve">Asselen, S. van &amp; Verburg, P.H. (2012). </w:t>
      </w:r>
      <w:r>
        <w:t xml:space="preserve">A Land System representation for global assessments and land-use modeling. </w:t>
      </w:r>
      <w:r>
        <w:rPr>
          <w:i/>
          <w:iCs/>
        </w:rPr>
        <w:t>Global Change Biology</w:t>
      </w:r>
      <w:r>
        <w:t>, 18, 3125–3148.</w:t>
      </w:r>
    </w:p>
    <w:p w14:paraId="5C82BBA6" w14:textId="77777777" w:rsidR="00142612" w:rsidRDefault="00142612" w:rsidP="00142612">
      <w:pPr>
        <w:pStyle w:val="Bibliography"/>
      </w:pPr>
      <w:r>
        <w:t xml:space="preserve">Ball, I.R., Possingham, H.P. &amp; Watts, M.E. (2009). Marxan and Relatives: Software for Spatial Conservation Prioritization. In: </w:t>
      </w:r>
      <w:r>
        <w:rPr>
          <w:i/>
          <w:iCs/>
        </w:rPr>
        <w:t>Spatial conservation prioritization. Quantitative methods &amp; computational tools</w:t>
      </w:r>
      <w:r>
        <w:t>. Oxford University Press, p. e12625.</w:t>
      </w:r>
    </w:p>
    <w:p w14:paraId="1E65BC67" w14:textId="77777777" w:rsidR="00142612" w:rsidRDefault="00142612" w:rsidP="00142612">
      <w:pPr>
        <w:pStyle w:val="Bibliography"/>
      </w:pPr>
      <w:r>
        <w:t xml:space="preserve">Barnes, M.D., Craigie, I.D., Harrison, L.B., Geldmann, J., Collen, B., Whitmee, S., Balmford, A., Burgess, N.D., Brooks, T., Hockings, M. &amp; Woodley, S. (2016). Wildlife population trends in protected areas predicted by national socio-economic metrics and body size. </w:t>
      </w:r>
      <w:r>
        <w:rPr>
          <w:i/>
          <w:iCs/>
        </w:rPr>
        <w:t>Nature Communications</w:t>
      </w:r>
      <w:r>
        <w:t>, 7, 12747.</w:t>
      </w:r>
    </w:p>
    <w:p w14:paraId="3FF980E0" w14:textId="77777777" w:rsidR="00142612" w:rsidRDefault="00142612" w:rsidP="00142612">
      <w:pPr>
        <w:pStyle w:val="Bibliography"/>
      </w:pPr>
      <w:r>
        <w:t xml:space="preserve">Baynham-Herd, Z., Amano, T., Sutherland, W.J. &amp; Donald, P.F. (2018). Governance explains variation in national responses to the biodiversity crisis. </w:t>
      </w:r>
      <w:r>
        <w:rPr>
          <w:i/>
          <w:iCs/>
        </w:rPr>
        <w:t>Environmental Conservation</w:t>
      </w:r>
      <w:r>
        <w:t>, 45, 407–418.</w:t>
      </w:r>
    </w:p>
    <w:p w14:paraId="61D1F9D3" w14:textId="77777777" w:rsidR="00142612" w:rsidRDefault="00142612" w:rsidP="00142612">
      <w:pPr>
        <w:pStyle w:val="Bibliography"/>
      </w:pPr>
      <w:r>
        <w:t xml:space="preserve">Brooks, T.M., Mittermeier, R.A., da Fonseca, G.A., Gerlach, J., Hoffmann, M., Lamoreux, J.F., Mittermeier, C.G., Pilgrim, J.D. &amp; Rodrigues, A.S. (2006). Global biodiversity conservation priorities. </w:t>
      </w:r>
      <w:r>
        <w:rPr>
          <w:i/>
          <w:iCs/>
        </w:rPr>
        <w:t>science</w:t>
      </w:r>
      <w:r>
        <w:t>, 313, 58–61.</w:t>
      </w:r>
    </w:p>
    <w:p w14:paraId="4F69F56F" w14:textId="77777777" w:rsidR="00142612" w:rsidRDefault="00142612" w:rsidP="00142612">
      <w:pPr>
        <w:pStyle w:val="Bibliography"/>
      </w:pPr>
      <w:r>
        <w:t xml:space="preserve">Brooks, T.M., Pimm, S.L., Akçakaya, H.R., Buchanan, G.M., Butchart, S.H.M., Foden, W., Hilton-Taylor, C., Hoffmann, M., Jenkins, C.N., Joppa, L., Li, B.V., Menon, V., Ocampo-Peñuela, N. &amp; Rondinini, C. (2019). </w:t>
      </w:r>
      <w:r>
        <w:lastRenderedPageBreak/>
        <w:t xml:space="preserve">Measuring Terrestrial Area of Habitat (AOH) and Its Utility for the IUCN Red List. </w:t>
      </w:r>
      <w:r>
        <w:rPr>
          <w:i/>
          <w:iCs/>
        </w:rPr>
        <w:t>Trends in Ecology &amp; Evolution</w:t>
      </w:r>
      <w:r>
        <w:t>, 34, 977–986.</w:t>
      </w:r>
    </w:p>
    <w:p w14:paraId="2EF97EBD" w14:textId="77777777" w:rsidR="00142612" w:rsidRDefault="00142612" w:rsidP="00142612">
      <w:pPr>
        <w:pStyle w:val="Bibliography"/>
      </w:pPr>
      <w:r>
        <w:t xml:space="preserve">Butchart, S.H.M., Clarke, M., Smith, R.J., Sykes, R.E., Scharlemann, J.P.W., Harfoot, M., 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 Burgess, N.D. (2015). Shortfalls and Solutions for Meeting National and Global Conservation Area Targets. </w:t>
      </w:r>
      <w:r>
        <w:rPr>
          <w:i/>
          <w:iCs/>
        </w:rPr>
        <w:t>Conservation Letters</w:t>
      </w:r>
      <w:r>
        <w:t>, 8, 329–337.</w:t>
      </w:r>
    </w:p>
    <w:p w14:paraId="347FE337" w14:textId="77777777" w:rsidR="00142612" w:rsidRDefault="00142612" w:rsidP="00142612">
      <w:pPr>
        <w:pStyle w:val="Bibliography"/>
      </w:pPr>
      <w:r>
        <w:t>CBD (Convention on Biological Diversity). (2020). Zero draft of the post-2020 global biodiversity framework [WWW Document]. URL https://www.cbd.int/doc/c/efb0/1f84/a892b98d2982a829962b6371/wg2020-02-03-en.pdf</w:t>
      </w:r>
    </w:p>
    <w:p w14:paraId="293C848E" w14:textId="77777777" w:rsidR="00142612" w:rsidRDefault="00142612" w:rsidP="00142612">
      <w:pPr>
        <w:pStyle w:val="Bibliography"/>
      </w:pPr>
      <w:r>
        <w:t xml:space="preserve">Coetzer, K.L., Witkowski, E.T.F. &amp; Erasmus, B.F.N. (2014). Reviewing Biosphere Reserves globally: effective conservation action or bureaucratic label? </w:t>
      </w:r>
      <w:r>
        <w:rPr>
          <w:i/>
          <w:iCs/>
        </w:rPr>
        <w:t>Biological Reviews</w:t>
      </w:r>
      <w:r>
        <w:t>, 89, 82–104.</w:t>
      </w:r>
    </w:p>
    <w:p w14:paraId="11B611AF" w14:textId="77777777" w:rsidR="00142612" w:rsidRDefault="00142612" w:rsidP="00142612">
      <w:pPr>
        <w:pStyle w:val="Bibliography"/>
      </w:pPr>
      <w:r>
        <w:t>Convention on Biological Diversity. (2017). Aichi Biodiversity Targets [WWW Document]. URL https://www.cbd.int/sp/targets/</w:t>
      </w:r>
    </w:p>
    <w:p w14:paraId="10D10EBD" w14:textId="77777777" w:rsidR="00142612" w:rsidRDefault="00142612" w:rsidP="00142612">
      <w:pPr>
        <w:pStyle w:val="Bibliography"/>
      </w:pPr>
      <w:r>
        <w:t xml:space="preserve">Dallimer, M. &amp; Strange, N. (2015). Why socio-political borders and boundaries matter in conservation. </w:t>
      </w:r>
      <w:r>
        <w:rPr>
          <w:i/>
          <w:iCs/>
        </w:rPr>
        <w:t>Trends in Ecology &amp; Evolution</w:t>
      </w:r>
      <w:r>
        <w:t>, 30, 132–139.</w:t>
      </w:r>
    </w:p>
    <w:p w14:paraId="3F2F29EC" w14:textId="77777777" w:rsidR="00142612" w:rsidRDefault="00142612" w:rsidP="00142612">
      <w:pPr>
        <w:pStyle w:val="Bibliography"/>
      </w:pPr>
      <w:r>
        <w:t xml:space="preserve">Deb, K. (2014). Multi-objective optimization. In: </w:t>
      </w:r>
      <w:r>
        <w:rPr>
          <w:i/>
          <w:iCs/>
        </w:rPr>
        <w:t>Search methodologies</w:t>
      </w:r>
      <w:r>
        <w:t>. Springer, pp. 403–449.</w:t>
      </w:r>
    </w:p>
    <w:p w14:paraId="0F682498" w14:textId="77777777" w:rsidR="00142612" w:rsidRDefault="00142612" w:rsidP="00142612">
      <w:pPr>
        <w:pStyle w:val="Bibliography"/>
      </w:pPr>
      <w:r>
        <w:t xml:space="preserve">Di Minin, E., Slotow, R., Hunter, L.T.B., Montesino Pouzols, F., Toivonen, T., Verburg, P.H., Leader-Williams, N., Petracca, L. &amp; Moilanen, A. (2016). Global priorities for national carnivore conservation under land use change. </w:t>
      </w:r>
      <w:r>
        <w:rPr>
          <w:i/>
          <w:iCs/>
        </w:rPr>
        <w:t>Scientific Reports</w:t>
      </w:r>
      <w:r>
        <w:t>, 6, 23814.</w:t>
      </w:r>
    </w:p>
    <w:p w14:paraId="2950973D" w14:textId="77777777" w:rsidR="00142612" w:rsidRDefault="00142612" w:rsidP="00142612">
      <w:pPr>
        <w:pStyle w:val="Bibliography"/>
      </w:pPr>
      <w:r>
        <w:t xml:space="preserve">Eklund, J.F. &amp; Cabeza-Jaimejuan, M.D.M. (2017). Quality of governance and effectiveness of protected areas: crucial concepts for conservation planning. </w:t>
      </w:r>
      <w:r>
        <w:rPr>
          <w:i/>
          <w:iCs/>
        </w:rPr>
        <w:t>Annals of the New York Academy of Sciences</w:t>
      </w:r>
      <w:r>
        <w:t>.</w:t>
      </w:r>
    </w:p>
    <w:p w14:paraId="13C6C599" w14:textId="77777777" w:rsidR="00142612" w:rsidRDefault="00142612" w:rsidP="00142612">
      <w:pPr>
        <w:pStyle w:val="Bibliography"/>
      </w:pPr>
      <w:r>
        <w:t xml:space="preserve">Fick, S.E. &amp; Hijmans, R.J. (2017). WorldClim 2: new 1-km spatial resolution climate surfaces for global land areas. </w:t>
      </w:r>
      <w:r>
        <w:rPr>
          <w:i/>
          <w:iCs/>
        </w:rPr>
        <w:t>International Journal of Climatology</w:t>
      </w:r>
      <w:r>
        <w:t>, 37, 4302–4315.</w:t>
      </w:r>
    </w:p>
    <w:p w14:paraId="4B97282B" w14:textId="3742AD17" w:rsidR="00142612" w:rsidDel="008950A4" w:rsidRDefault="00142612" w:rsidP="00142612">
      <w:pPr>
        <w:pStyle w:val="Bibliography"/>
        <w:rPr>
          <w:del w:id="46" w:author="Joe Bennett" w:date="2022-03-21T10:06:00Z"/>
        </w:rPr>
      </w:pPr>
      <w:del w:id="47" w:author="Joe Bennett" w:date="2022-03-21T10:06:00Z">
        <w:r w:rsidDel="008950A4">
          <w:delText xml:space="preserve">Garcia, R.A., Cabeza, M., Rahbek, C. &amp; Araújo, M.B. (2014). Multiple dimensions of climate change and their implications for biodiversity. </w:delText>
        </w:r>
        <w:r w:rsidDel="008950A4">
          <w:rPr>
            <w:i/>
            <w:iCs/>
          </w:rPr>
          <w:delText>Science</w:delText>
        </w:r>
        <w:r w:rsidDel="008950A4">
          <w:delText>, 344, 1247579.</w:delText>
        </w:r>
      </w:del>
    </w:p>
    <w:p w14:paraId="00ECCC32" w14:textId="77777777" w:rsidR="00142612" w:rsidRDefault="00142612" w:rsidP="00142612">
      <w:pPr>
        <w:pStyle w:val="Bibliography"/>
      </w:pPr>
      <w:r>
        <w:lastRenderedPageBreak/>
        <w:t xml:space="preserve">Hammill, E., Tulloch, A.I.T., Possingham, H.P., Strange, N. &amp; Wilson, K.A. (2016). Factoring attitudes towards armed conflict risk into selection of protected areas for conservation. </w:t>
      </w:r>
      <w:r>
        <w:rPr>
          <w:i/>
          <w:iCs/>
        </w:rPr>
        <w:t>Nature Communications</w:t>
      </w:r>
      <w:r>
        <w:t>, 7, 11042.</w:t>
      </w:r>
    </w:p>
    <w:p w14:paraId="17625416" w14:textId="77777777" w:rsidR="00142612" w:rsidRDefault="00142612" w:rsidP="00142612">
      <w:pPr>
        <w:pStyle w:val="Bibliography"/>
      </w:pPr>
      <w:r>
        <w:t xml:space="preserve">Hanson, J.O., Rhodes, J.R., Butchart, S.H.M., Buchanan, G.M., Rondinini, C., Ficetola, G.F. &amp; Fuller, R.A. (2020). Global conservation of species’ niches. </w:t>
      </w:r>
      <w:r>
        <w:rPr>
          <w:i/>
          <w:iCs/>
        </w:rPr>
        <w:t>Nature</w:t>
      </w:r>
      <w:r>
        <w:t>, 580, 232–234.</w:t>
      </w:r>
    </w:p>
    <w:p w14:paraId="32409321" w14:textId="77777777" w:rsidR="00142612" w:rsidRDefault="00142612" w:rsidP="00142612">
      <w:pPr>
        <w:pStyle w:val="Bibliography"/>
      </w:pPr>
      <w:r>
        <w:t xml:space="preserve">Hoffmann, S., Irl, S.D. &amp; Beierkuhnlein, C. (2019). Predicted climate shifts within terrestrial protected areas worldwide. </w:t>
      </w:r>
      <w:r>
        <w:rPr>
          <w:i/>
          <w:iCs/>
        </w:rPr>
        <w:t>Nature communications</w:t>
      </w:r>
      <w:r>
        <w:t>, 10, 1–10.</w:t>
      </w:r>
    </w:p>
    <w:p w14:paraId="725934BC" w14:textId="77777777" w:rsidR="00142612" w:rsidRDefault="00142612" w:rsidP="00142612">
      <w:pPr>
        <w:pStyle w:val="Bibliography"/>
      </w:pPr>
      <w:r>
        <w:t xml:space="preserve">Hudson, L.N., Newbold, T., Contu, S., Hill, S.L.L., Lysenko, I., De Palma, A., 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w:t>
      </w:r>
      <w:r>
        <w:lastRenderedPageBreak/>
        <w:t xml:space="preserve">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A.J., Vassilev, K., Verboven, H.A.F., Vergara, C.H., Vergara, P.M., Verhulst, J., Walker, T.R., Wang, Y., Watling, J.I., Wells, K., Williams, C.D., Willig, M.R., Woinarski, J.C.Z., Wolf, J.H.D., Woodcock, B.A., Yu, D.W., Zaitsev, A.S., Collen, B., Ewers, R.M., Mace, G.M., Purves, D.W., Scharlemann, J.P.W. &amp; Purvis, A. (2014). The PREDICTS database: a global database of how local terrestrial biodiversity responds to human impacts. </w:t>
      </w:r>
      <w:r>
        <w:rPr>
          <w:i/>
          <w:iCs/>
        </w:rPr>
        <w:t>Ecology and Evolution</w:t>
      </w:r>
      <w:r>
        <w:t>, 4, 4701–4735.</w:t>
      </w:r>
    </w:p>
    <w:p w14:paraId="63490D63" w14:textId="77777777" w:rsidR="00142612" w:rsidRDefault="00142612" w:rsidP="00142612">
      <w:pPr>
        <w:pStyle w:val="Bibliography"/>
      </w:pPr>
      <w:r>
        <w:t>IUCN. (2019). The IUCN Red List of Threatened Species. version 1.18.</w:t>
      </w:r>
    </w:p>
    <w:p w14:paraId="04938595" w14:textId="77777777" w:rsidR="00142612" w:rsidRDefault="00142612" w:rsidP="00142612">
      <w:pPr>
        <w:pStyle w:val="Bibliography"/>
      </w:pPr>
      <w:r w:rsidRPr="00142612">
        <w:rPr>
          <w:lang w:val="de-AT"/>
        </w:rPr>
        <w:t xml:space="preserve">Kaufmann, D., Kraay, A. &amp; Mastruzzi, M. (2011). </w:t>
      </w:r>
      <w:r>
        <w:t xml:space="preserve">The Worldwide Governance Indicators: Methodology and Analytical Issues1. </w:t>
      </w:r>
      <w:r>
        <w:rPr>
          <w:i/>
          <w:iCs/>
        </w:rPr>
        <w:t>Hague Journal on the Rule of Law</w:t>
      </w:r>
      <w:r>
        <w:t>, 3, 220–246.</w:t>
      </w:r>
    </w:p>
    <w:p w14:paraId="2A7846D9" w14:textId="77777777" w:rsidR="00142612" w:rsidRDefault="00142612" w:rsidP="00142612">
      <w:pPr>
        <w:pStyle w:val="Bibliography"/>
      </w:pPr>
      <w:r>
        <w:t xml:space="preserve">Kehoe, L., Romero-Muñoz, A., Polaina, E., Estes, L., Kreft, H. &amp; Kuemmerle, T. (2017). Biodiversity at risk under future cropland expansion and intensification. </w:t>
      </w:r>
      <w:r>
        <w:rPr>
          <w:i/>
          <w:iCs/>
        </w:rPr>
        <w:t>Nature Ecology &amp; Evolution</w:t>
      </w:r>
      <w:r>
        <w:t>, 1, 1129–1135.</w:t>
      </w:r>
    </w:p>
    <w:p w14:paraId="6342C2A1" w14:textId="77777777" w:rsidR="00142612" w:rsidRDefault="00142612" w:rsidP="00142612">
      <w:pPr>
        <w:pStyle w:val="Bibliography"/>
      </w:pPr>
      <w:r>
        <w:t xml:space="preserve">Kelly, L.T., Giljohann, K.M., Duane, A., Aquilué, N., Archibald, S., Batllori, E., Bennett, A.F., Buckland, S.T., Canelles, Q., Clarke, M.F., Fortin, M.-J., Hermoso, V., Herrando, S., Keane, R.E., Lake, F.K., McCarthy, M.A., Morán-Ordóñez, A., Parr, C.L., Pausas, J.G., Penman, T.D., Regos, A., Rumpff, L., Santos, J.L., Smith, A.L., Syphard, A.D., Tingley, M.W. &amp; Brotons, L. (2020). Fire and biodiversity in the Anthropocene. </w:t>
      </w:r>
      <w:r>
        <w:rPr>
          <w:i/>
          <w:iCs/>
        </w:rPr>
        <w:t>Science</w:t>
      </w:r>
      <w:r>
        <w:t>, 370.</w:t>
      </w:r>
    </w:p>
    <w:p w14:paraId="1331857D" w14:textId="77777777" w:rsidR="00142612" w:rsidRDefault="00142612" w:rsidP="00142612">
      <w:pPr>
        <w:pStyle w:val="Bibliography"/>
      </w:pPr>
      <w:r>
        <w:t xml:space="preserve">La Sorte, F.A., Johnston, A. &amp; Ault, T.R. (2021). Global trends in the frequency and duration of temperature extremes. </w:t>
      </w:r>
      <w:r>
        <w:rPr>
          <w:i/>
          <w:iCs/>
        </w:rPr>
        <w:t>Climatic Change</w:t>
      </w:r>
      <w:r>
        <w:t>, 166, 1.</w:t>
      </w:r>
    </w:p>
    <w:p w14:paraId="6DDACE92" w14:textId="77777777" w:rsidR="00142612" w:rsidRDefault="00142612" w:rsidP="00142612">
      <w:pPr>
        <w:pStyle w:val="Bibliography"/>
      </w:pPr>
      <w:r>
        <w:t xml:space="preserve">Loarie, S.R., Duffy, P.B., Hamilton, H., Asner, G.P., Field, C.B. &amp; Ackerly, D.D. (2009). The velocity of climate change. </w:t>
      </w:r>
      <w:r>
        <w:rPr>
          <w:i/>
          <w:iCs/>
        </w:rPr>
        <w:t>Nature</w:t>
      </w:r>
      <w:r>
        <w:t>, 462, 1052–1055.</w:t>
      </w:r>
    </w:p>
    <w:p w14:paraId="7E339FC9" w14:textId="77777777" w:rsidR="00142612" w:rsidRDefault="00142612" w:rsidP="00142612">
      <w:pPr>
        <w:pStyle w:val="Bibliography"/>
      </w:pPr>
      <w:r>
        <w:t xml:space="preserve">Margules, C.R. &amp; Pressey, R.L. (2000). Systematic conservation planning. </w:t>
      </w:r>
      <w:r>
        <w:rPr>
          <w:i/>
          <w:iCs/>
        </w:rPr>
        <w:t>Nature</w:t>
      </w:r>
      <w:r>
        <w:t>, 405, 243–53.</w:t>
      </w:r>
    </w:p>
    <w:p w14:paraId="1D85DFD4" w14:textId="77777777" w:rsidR="00142612" w:rsidRDefault="00142612" w:rsidP="00142612">
      <w:pPr>
        <w:pStyle w:val="Bibliography"/>
      </w:pPr>
      <w:r>
        <w:t xml:space="preserve">Martin, A., McGuire, S. &amp; Sullivan, S. (2013). Global environmental justice and biodiversity conservation. </w:t>
      </w:r>
      <w:r>
        <w:rPr>
          <w:i/>
          <w:iCs/>
        </w:rPr>
        <w:t>The Geographical Journal</w:t>
      </w:r>
      <w:r>
        <w:t>, 179, 122–131.</w:t>
      </w:r>
    </w:p>
    <w:p w14:paraId="33E87A98" w14:textId="77777777" w:rsidR="00142612" w:rsidRDefault="00142612" w:rsidP="00142612">
      <w:pPr>
        <w:pStyle w:val="Bibliography"/>
      </w:pPr>
      <w:r>
        <w:lastRenderedPageBreak/>
        <w:t xml:space="preserve">Mascia, M.B. &amp; Pailler, S. (2011). Protected area downgrading, downsizing, and degazettement (PADDD) and its conservation implications. </w:t>
      </w:r>
      <w:r>
        <w:rPr>
          <w:i/>
          <w:iCs/>
        </w:rPr>
        <w:t>Conservation Letters</w:t>
      </w:r>
      <w:r>
        <w:t>, 4, 9–20.</w:t>
      </w:r>
    </w:p>
    <w:p w14:paraId="78B3E3FE" w14:textId="77777777" w:rsidR="00142612" w:rsidRDefault="00142612" w:rsidP="00142612">
      <w:pPr>
        <w:pStyle w:val="Bibliography"/>
      </w:pPr>
      <w:r>
        <w:t xml:space="preserve">McBride, M.F., Wilson, K.A., Bode, M. &amp; Possingham, H.P. (2007). Incorporating the effects of socioeconomic uncertainty into priority setting for conservation investment. </w:t>
      </w:r>
      <w:r>
        <w:rPr>
          <w:i/>
          <w:iCs/>
        </w:rPr>
        <w:t>Conservation Biology</w:t>
      </w:r>
      <w:r>
        <w:t>, 21, 1463–1474.</w:t>
      </w:r>
    </w:p>
    <w:p w14:paraId="283E921E" w14:textId="77777777" w:rsidR="00142612" w:rsidRDefault="00142612" w:rsidP="00142612">
      <w:pPr>
        <w:pStyle w:val="Bibliography"/>
      </w:pPr>
      <w:r>
        <w:t xml:space="preserve">Miller, R.L., Marsh, H., Benham, C. &amp; Hamann, M. (2019). A framework for improving the cross-jurisdictional governance of a marine migratory species. </w:t>
      </w:r>
      <w:r>
        <w:rPr>
          <w:i/>
          <w:iCs/>
        </w:rPr>
        <w:t>Conservation Science and Practice</w:t>
      </w:r>
      <w:r>
        <w:t>, 1, e58.</w:t>
      </w:r>
    </w:p>
    <w:p w14:paraId="037852B5" w14:textId="77777777" w:rsidR="00142612" w:rsidRDefault="00142612" w:rsidP="00142612">
      <w:pPr>
        <w:pStyle w:val="Bibliography"/>
      </w:pPr>
      <w:r>
        <w:t xml:space="preserve">Moilanen, A., Wilson, K. &amp; Possingham, H. (2009). </w:t>
      </w:r>
      <w:r>
        <w:rPr>
          <w:i/>
          <w:iCs/>
        </w:rPr>
        <w:t>Spatial conservation prioritization: quantitative methods and computational tools</w:t>
      </w:r>
      <w:r>
        <w:t>. Oxford University Press.</w:t>
      </w:r>
    </w:p>
    <w:p w14:paraId="3A099A02" w14:textId="77777777" w:rsidR="00142612" w:rsidRDefault="00142612" w:rsidP="00142612">
      <w:pPr>
        <w:pStyle w:val="Bibliography"/>
      </w:pPr>
      <w:r>
        <w:t xml:space="preserve">Myers, N., Mittermeier, R.A., Mittermeier, C.G., da Fonseca, G.A.B. &amp; Kent, J. (2000). Biodiversity hotspots for conservation priorities. </w:t>
      </w:r>
      <w:r>
        <w:rPr>
          <w:i/>
          <w:iCs/>
        </w:rPr>
        <w:t>Nature</w:t>
      </w:r>
      <w:r>
        <w:t>, 403, 853–858.</w:t>
      </w:r>
    </w:p>
    <w:p w14:paraId="1D6617AB" w14:textId="77777777" w:rsidR="00142612" w:rsidRDefault="00142612" w:rsidP="00142612">
      <w:pPr>
        <w:pStyle w:val="Bibliography"/>
      </w:pPr>
      <w:r>
        <w:t xml:space="preserve">Newbold, T., Hudson, L.N., Hill, S.L.L., Contu, S., Lysenko, I., Senior, R.A., 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&amp; Purvis, A. (2015). Global effects of land use on local terrestrial biodiversity. </w:t>
      </w:r>
      <w:r>
        <w:rPr>
          <w:i/>
          <w:iCs/>
        </w:rPr>
        <w:t>Nature</w:t>
      </w:r>
      <w:r>
        <w:t>, 520, 45–50.</w:t>
      </w:r>
    </w:p>
    <w:p w14:paraId="70A6C5E6" w14:textId="77777777" w:rsidR="00142612" w:rsidRDefault="00142612" w:rsidP="00142612">
      <w:pPr>
        <w:pStyle w:val="Bibliography"/>
      </w:pPr>
      <w:r>
        <w:t xml:space="preserve">Pimm, S.L. &amp; Raven, P. (2000). Extinction by numbers. </w:t>
      </w:r>
      <w:r>
        <w:rPr>
          <w:i/>
          <w:iCs/>
        </w:rPr>
        <w:t>Nature</w:t>
      </w:r>
      <w:r>
        <w:t>, 403, 843–845.</w:t>
      </w:r>
    </w:p>
    <w:p w14:paraId="4902ED09" w14:textId="77777777" w:rsidR="00142612" w:rsidRDefault="00142612" w:rsidP="00142612">
      <w:pPr>
        <w:pStyle w:val="Bibliography"/>
      </w:pPr>
      <w:r>
        <w:t xml:space="preserve">Pouzols, F.M., Toivonen, T., Di Minin, E., Kukkala, A.S., Kullberg, P., Kuusterä, J., Lehtomäki, J., Tenkanen, H., Verburg, P.H. &amp; Moilanen, A. (2014). Global protected area expansion is compromised by projected land-use and parochialism. </w:t>
      </w:r>
      <w:r>
        <w:rPr>
          <w:i/>
          <w:iCs/>
        </w:rPr>
        <w:t>Nature</w:t>
      </w:r>
      <w:r>
        <w:t>, 516, 383–386.</w:t>
      </w:r>
    </w:p>
    <w:p w14:paraId="104C3C14" w14:textId="77777777" w:rsidR="00142612" w:rsidRDefault="00142612" w:rsidP="00142612">
      <w:pPr>
        <w:pStyle w:val="Bibliography"/>
      </w:pPr>
      <w:r>
        <w:t xml:space="preserve">Santini, L., Butchart, S.H.M., Rondinini, C., Benítez-López, A., Hilbers, J.P., Schipper, A.M., Cengic, M., Tobias, J.A. &amp; Huijbregts, M.A.J. (2019). Applying habitat and population-density models to land-cover time series to inform IUCN Red List assessments. </w:t>
      </w:r>
      <w:r>
        <w:rPr>
          <w:i/>
          <w:iCs/>
        </w:rPr>
        <w:t>Conservation Biology</w:t>
      </w:r>
      <w:r>
        <w:t>, 33, 1084–1093.</w:t>
      </w:r>
    </w:p>
    <w:p w14:paraId="57A97B85" w14:textId="77777777" w:rsidR="00142612" w:rsidRDefault="00142612" w:rsidP="00142612">
      <w:pPr>
        <w:pStyle w:val="Bibliography"/>
      </w:pPr>
      <w:r>
        <w:t xml:space="preserve">Schulze, K., Knights, K., Coad, L., Geldmann, J., Leverington, F., Eassom, A., Marr, M., Butchart, S.H., Hockings, M. &amp; Burgess, N.D. (2018). An assessment of threats to terrestrial protected areas. </w:t>
      </w:r>
      <w:r>
        <w:rPr>
          <w:i/>
          <w:iCs/>
        </w:rPr>
        <w:t>Conservation Letters</w:t>
      </w:r>
      <w:r>
        <w:t>, 11, e12435.</w:t>
      </w:r>
    </w:p>
    <w:p w14:paraId="1BF47642" w14:textId="77777777" w:rsidR="00142612" w:rsidRDefault="00142612" w:rsidP="00142612">
      <w:pPr>
        <w:pStyle w:val="Bibliography"/>
      </w:pPr>
      <w:r>
        <w:t xml:space="preserve">Venter, O., Fuller, R.A., Segan, D.B., Carwardine, J., Brooks, T., Butchart, S.H.M., Di Marco, M., Iwamura, T., Joseph, L., O’Grady, D., Possingham, H.P., Rondinini, C., Smith, R.J., Venter, M. &amp; Watson, J.E.M. </w:t>
      </w:r>
      <w:r>
        <w:lastRenderedPageBreak/>
        <w:t xml:space="preserve">(2014). Targeting Global Protected Area Expansion for Imperiled Biodiversity. </w:t>
      </w:r>
      <w:r>
        <w:rPr>
          <w:i/>
          <w:iCs/>
        </w:rPr>
        <w:t>PLOS Biology</w:t>
      </w:r>
      <w:r>
        <w:t>, 12, e1001891.</w:t>
      </w:r>
    </w:p>
    <w:p w14:paraId="0C698CC2" w14:textId="77777777" w:rsidR="00142612" w:rsidRDefault="00142612" w:rsidP="00142612">
      <w:pPr>
        <w:pStyle w:val="Bibliography"/>
      </w:pPr>
      <w:r>
        <w:t xml:space="preserve">Watson, J.E., Dudley, N., Segan, D.B. &amp; Hockings, M. (2014). The performance and potential of protected areas. </w:t>
      </w:r>
      <w:r>
        <w:rPr>
          <w:i/>
          <w:iCs/>
        </w:rPr>
        <w:t>Nature</w:t>
      </w:r>
      <w:r>
        <w:t>, 515, 67–73.</w:t>
      </w:r>
    </w:p>
    <w:p w14:paraId="3323C199" w14:textId="4D6F0CF3" w:rsidR="0041311C" w:rsidRPr="006A3748" w:rsidRDefault="0041311C">
      <w:pPr>
        <w:rPr>
          <w:b/>
          <w:color w:val="000000"/>
          <w:sz w:val="24"/>
          <w:szCs w:val="24"/>
        </w:rPr>
      </w:pPr>
      <w:r w:rsidRPr="006A3748">
        <w:rPr>
          <w:b/>
          <w:color w:val="000000"/>
          <w:sz w:val="24"/>
          <w:szCs w:val="24"/>
        </w:rPr>
        <w:fldChar w:fldCharType="end"/>
      </w:r>
      <w:r w:rsidRPr="006A3748">
        <w:rPr>
          <w:b/>
          <w:color w:val="000000"/>
          <w:sz w:val="24"/>
          <w:szCs w:val="24"/>
        </w:rPr>
        <w:br w:type="page"/>
      </w:r>
    </w:p>
    <w:p w14:paraId="2844A0D8" w14:textId="34F80052" w:rsidR="00DE4B30" w:rsidRDefault="00D0362E" w:rsidP="00AF3C5E">
      <w:pPr>
        <w:pBdr>
          <w:top w:val="nil"/>
          <w:left w:val="nil"/>
          <w:bottom w:val="nil"/>
          <w:right w:val="nil"/>
          <w:between w:val="nil"/>
        </w:pBdr>
        <w:spacing w:before="120" w:line="480" w:lineRule="auto"/>
        <w:rPr>
          <w:color w:val="000000"/>
          <w:sz w:val="24"/>
          <w:szCs w:val="24"/>
        </w:rPr>
      </w:pPr>
      <w:bookmarkStart w:id="48" w:name="_heading=h.30j0zll" w:colFirst="0" w:colLast="0"/>
      <w:bookmarkEnd w:id="48"/>
      <w:r>
        <w:rPr>
          <w:b/>
          <w:color w:val="000000"/>
          <w:sz w:val="24"/>
          <w:szCs w:val="24"/>
        </w:rPr>
        <w:lastRenderedPageBreak/>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 xml:space="preserve">Peter </w:t>
      </w:r>
      <w:proofErr w:type="spellStart"/>
      <w:r w:rsidR="00BE173A">
        <w:rPr>
          <w:color w:val="000000"/>
          <w:sz w:val="24"/>
          <w:szCs w:val="24"/>
        </w:rPr>
        <w:t>Arcese</w:t>
      </w:r>
      <w:proofErr w:type="spellEnd"/>
      <w:r w:rsidR="00BE173A">
        <w:rPr>
          <w:color w:val="000000"/>
          <w:sz w:val="24"/>
          <w:szCs w:val="24"/>
        </w:rPr>
        <w:t xml:space="preserve">, Steven </w:t>
      </w:r>
      <w:proofErr w:type="gramStart"/>
      <w:r w:rsidR="00BE173A">
        <w:rPr>
          <w:color w:val="000000"/>
          <w:sz w:val="24"/>
          <w:szCs w:val="24"/>
        </w:rPr>
        <w:t>Cooke</w:t>
      </w:r>
      <w:proofErr w:type="gramEnd"/>
      <w:r w:rsidR="00BE173A">
        <w:rPr>
          <w:color w:val="000000"/>
          <w:sz w:val="24"/>
          <w:szCs w:val="24"/>
        </w:rPr>
        <w:t xml:space="preserve"> and Lenore Fahrig for helpful discussions.</w:t>
      </w:r>
      <w:r w:rsidR="003320BD">
        <w:rPr>
          <w:color w:val="000000"/>
          <w:sz w:val="24"/>
          <w:szCs w:val="24"/>
        </w:rPr>
        <w:t xml:space="preserve"> RS was funded by the </w:t>
      </w:r>
      <w:r w:rsidR="008E1AFD">
        <w:rPr>
          <w:color w:val="000000"/>
          <w:sz w:val="24"/>
          <w:szCs w:val="24"/>
        </w:rPr>
        <w:t xml:space="preserve">Liber </w:t>
      </w:r>
      <w:proofErr w:type="spellStart"/>
      <w:r w:rsidR="008E1AFD">
        <w:rPr>
          <w:color w:val="000000"/>
          <w:sz w:val="24"/>
          <w:szCs w:val="24"/>
        </w:rPr>
        <w:t>Ero</w:t>
      </w:r>
      <w:proofErr w:type="spellEnd"/>
      <w:r w:rsidR="008E1AFD">
        <w:rPr>
          <w:color w:val="000000"/>
          <w:sz w:val="24"/>
          <w:szCs w:val="24"/>
        </w:rPr>
        <w:t xml:space="preserve"> Fellowship Program</w:t>
      </w:r>
      <w:r w:rsidR="003320BD">
        <w:rPr>
          <w:color w:val="000000"/>
          <w:sz w:val="24"/>
          <w:szCs w:val="24"/>
        </w:rPr>
        <w:t xml:space="preserve">. JRB was funded by the </w:t>
      </w:r>
      <w:r w:rsidR="0013130A">
        <w:rPr>
          <w:color w:val="000000"/>
          <w:sz w:val="24"/>
          <w:szCs w:val="24"/>
        </w:rPr>
        <w:t xml:space="preserve">Natural Science and Engineering Research Council of Canada (NSERC) Discovery Grant </w:t>
      </w:r>
      <w:r w:rsidR="0013130A" w:rsidRPr="0013130A">
        <w:rPr>
          <w:color w:val="000000"/>
          <w:sz w:val="24"/>
          <w:szCs w:val="24"/>
        </w:rPr>
        <w:t>2016-06147</w:t>
      </w:r>
      <w:r w:rsidR="003320BD">
        <w:rPr>
          <w:color w:val="000000"/>
          <w:sz w:val="24"/>
          <w:szCs w:val="24"/>
        </w:rPr>
        <w:t xml:space="preserve"> and </w:t>
      </w:r>
      <w:r w:rsidR="00DE4B30">
        <w:rPr>
          <w:color w:val="000000"/>
          <w:sz w:val="24"/>
          <w:szCs w:val="24"/>
        </w:rPr>
        <w:t>Environment and Climate Change Canada Grant GCXE19S058</w:t>
      </w:r>
      <w:r w:rsidR="003320BD">
        <w:rPr>
          <w:color w:val="000000"/>
          <w:sz w:val="24"/>
          <w:szCs w:val="24"/>
        </w:rPr>
        <w:t>.</w:t>
      </w:r>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bookmarkStart w:id="49" w:name="_heading=h.1fob9te" w:colFirst="0" w:colLast="0"/>
      <w:bookmarkEnd w:id="49"/>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50" w:name="_heading=h.3znysh7" w:colFirst="0" w:colLast="0"/>
      <w:bookmarkEnd w:id="50"/>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22">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val="en-CA"/>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val="en-CA"/>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val="en-CA"/>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77777777"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w:t>
      </w:r>
      <w:proofErr w:type="spellStart"/>
      <w:r>
        <w:rPr>
          <w:sz w:val="24"/>
          <w:szCs w:val="24"/>
        </w:rPr>
        <w:t>kmeans</w:t>
      </w:r>
      <w:proofErr w:type="spellEnd"/>
      <w:r>
        <w:rPr>
          <w:sz w:val="24"/>
          <w:szCs w:val="24"/>
        </w:rPr>
        <w:t xml:space="preserve"> method </w:t>
      </w:r>
      <w:commentRangeStart w:id="51"/>
      <w:r>
        <w:rPr>
          <w:sz w:val="24"/>
          <w:szCs w:val="24"/>
        </w:rPr>
        <w:t>(</w:t>
      </w:r>
      <w:r>
        <w:rPr>
          <w:i/>
          <w:sz w:val="24"/>
          <w:szCs w:val="24"/>
        </w:rPr>
        <w:t>79</w:t>
      </w:r>
      <w:r>
        <w:rPr>
          <w:sz w:val="24"/>
          <w:szCs w:val="24"/>
        </w:rPr>
        <w:t xml:space="preserve">) </w:t>
      </w:r>
      <w:commentRangeEnd w:id="51"/>
      <w:r w:rsidR="00AA3A88">
        <w:rPr>
          <w:rStyle w:val="CommentReference"/>
        </w:rPr>
        <w:commentReference w:id="51"/>
      </w:r>
      <w:r>
        <w:rPr>
          <w:sz w:val="24"/>
          <w:szCs w:val="24"/>
        </w:rPr>
        <w:t>was used to generate class intervals for visualization.</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lang w:val="en-CA"/>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w:t>
      </w:r>
      <w:proofErr w:type="gramStart"/>
      <w:r>
        <w:rPr>
          <w:sz w:val="24"/>
          <w:szCs w:val="24"/>
        </w:rPr>
        <w:t>Hungary</w:t>
      </w:r>
      <w:proofErr w:type="gramEnd"/>
      <w:r>
        <w:rPr>
          <w:sz w:val="24"/>
          <w:szCs w:val="24"/>
        </w:rPr>
        <w:t xml:space="preserve">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7"/>
      <w:footerReference w:type="default" r:id="rId28"/>
      <w:pgSz w:w="15840" w:h="12240" w:orient="landscape"/>
      <w:pgMar w:top="1134" w:right="1134" w:bottom="1134" w:left="1134" w:header="0" w:footer="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 Bennett" w:date="2022-03-21T09:54:00Z" w:initials="JB">
    <w:p w14:paraId="0D04C963" w14:textId="77777777" w:rsidR="00B63284" w:rsidRDefault="00B63284" w:rsidP="00563BE3">
      <w:pPr>
        <w:pStyle w:val="CommentText"/>
      </w:pPr>
      <w:r>
        <w:rPr>
          <w:rStyle w:val="CommentReference"/>
        </w:rPr>
        <w:annotationRef/>
      </w:r>
      <w:r>
        <w:t>I prefer opening to Jeff's version. First sentence doesn't mention risk, then second does. Might confuse?</w:t>
      </w:r>
    </w:p>
  </w:comment>
  <w:comment w:id="2" w:author="Joe Bennett" w:date="2022-03-21T09:57:00Z" w:initials="JB">
    <w:p w14:paraId="4121A832" w14:textId="77777777" w:rsidR="00B63284" w:rsidRDefault="00B63284" w:rsidP="00563BE3">
      <w:pPr>
        <w:pStyle w:val="CommentText"/>
      </w:pPr>
      <w:r>
        <w:rPr>
          <w:rStyle w:val="CommentReference"/>
        </w:rPr>
        <w:annotationRef/>
      </w:r>
      <w:r>
        <w:t>Yeah, for first half, I prefer Jeff version</w:t>
      </w:r>
    </w:p>
  </w:comment>
  <w:comment w:id="14" w:author="Joe Bennett" w:date="2022-03-21T10:09:00Z" w:initials="JB">
    <w:p w14:paraId="2EE132AD" w14:textId="77777777" w:rsidR="008950A4" w:rsidRDefault="008950A4" w:rsidP="00563BE3">
      <w:pPr>
        <w:pStyle w:val="CommentText"/>
      </w:pPr>
      <w:r>
        <w:rPr>
          <w:rStyle w:val="CommentReference"/>
        </w:rPr>
        <w:annotationRef/>
      </w:r>
      <w:r>
        <w:t>Flagging for reference formattring</w:t>
      </w:r>
    </w:p>
  </w:comment>
  <w:comment w:id="15" w:author="Joe Bennett" w:date="2022-03-21T10:15:00Z" w:initials="JB">
    <w:p w14:paraId="38FD43AC" w14:textId="77777777" w:rsidR="00EA2F8E" w:rsidRDefault="00EA2F8E" w:rsidP="00563BE3">
      <w:pPr>
        <w:pStyle w:val="CommentText"/>
      </w:pPr>
      <w:r>
        <w:rPr>
          <w:rStyle w:val="CommentReference"/>
        </w:rPr>
        <w:annotationRef/>
      </w:r>
      <w:r>
        <w:t>Ref formatting</w:t>
      </w:r>
    </w:p>
  </w:comment>
  <w:comment w:id="16" w:author="Joe Bennett" w:date="2022-03-21T10:16:00Z" w:initials="JB">
    <w:p w14:paraId="59839DF0" w14:textId="77777777" w:rsidR="00EA2F8E" w:rsidRDefault="00EA2F8E" w:rsidP="00563BE3">
      <w:pPr>
        <w:pStyle w:val="CommentText"/>
      </w:pPr>
      <w:r>
        <w:rPr>
          <w:rStyle w:val="CommentReference"/>
        </w:rPr>
        <w:annotationRef/>
      </w:r>
      <w:r>
        <w:t xml:space="preserve">Ref. I'll stop highlighting them now. </w:t>
      </w:r>
    </w:p>
  </w:comment>
  <w:comment w:id="23" w:author="Joe Bennett" w:date="2022-03-21T10:22:00Z" w:initials="JB">
    <w:p w14:paraId="03B51336" w14:textId="77777777" w:rsidR="00EA2F8E" w:rsidRDefault="00EA2F8E">
      <w:pPr>
        <w:pStyle w:val="CommentText"/>
      </w:pPr>
      <w:r>
        <w:rPr>
          <w:rStyle w:val="CommentReference"/>
        </w:rPr>
        <w:annotationRef/>
      </w:r>
      <w:r>
        <w:t xml:space="preserve">I wonder if we'll get asked to present these. </w:t>
      </w:r>
    </w:p>
    <w:p w14:paraId="54AEA188" w14:textId="77777777" w:rsidR="00EA2F8E" w:rsidRDefault="00EA2F8E">
      <w:pPr>
        <w:pStyle w:val="CommentText"/>
      </w:pPr>
    </w:p>
    <w:p w14:paraId="4A77D0F9" w14:textId="77777777" w:rsidR="00EA2F8E" w:rsidRDefault="00EA2F8E" w:rsidP="00563BE3">
      <w:pPr>
        <w:pStyle w:val="CommentText"/>
      </w:pPr>
      <w:r>
        <w:t>Can we say "negligible" effect here?</w:t>
      </w:r>
    </w:p>
  </w:comment>
  <w:comment w:id="26" w:author="Joe Bennett" w:date="2022-03-21T10:45:00Z" w:initials="JB">
    <w:p w14:paraId="7C8832F1" w14:textId="77777777" w:rsidR="00F12711" w:rsidRDefault="00F12711" w:rsidP="00563BE3">
      <w:pPr>
        <w:pStyle w:val="CommentText"/>
      </w:pPr>
      <w:r>
        <w:rPr>
          <w:rStyle w:val="CommentReference"/>
        </w:rPr>
        <w:annotationRef/>
      </w:r>
      <w:r>
        <w:t>I just moved these from intro - I didn't yet confirm that they're appropriate.</w:t>
      </w:r>
    </w:p>
  </w:comment>
  <w:comment w:id="28" w:author="Joe Bennett" w:date="2022-03-22T06:50:00Z" w:initials="JB">
    <w:p w14:paraId="4D52617F" w14:textId="77777777" w:rsidR="00566C92" w:rsidRDefault="00566C92">
      <w:pPr>
        <w:pStyle w:val="CommentText"/>
      </w:pPr>
      <w:r>
        <w:rPr>
          <w:rStyle w:val="CommentReference"/>
        </w:rPr>
        <w:annotationRef/>
      </w:r>
      <w:r>
        <w:t xml:space="preserve">Should we change to "most systematic conservation planning efforts prioritize land based on ecological value and some measure of cost"? I wonder if someone might (rightly) say that most spatial planning efforts prioritize based on politics. </w:t>
      </w:r>
    </w:p>
    <w:p w14:paraId="6C731F7F" w14:textId="77777777" w:rsidR="00566C92" w:rsidRDefault="00566C92">
      <w:pPr>
        <w:pStyle w:val="CommentText"/>
      </w:pPr>
    </w:p>
    <w:p w14:paraId="178C4D97" w14:textId="77777777" w:rsidR="00566C92" w:rsidRDefault="00566C92" w:rsidP="00016E07">
      <w:pPr>
        <w:pStyle w:val="CommentText"/>
      </w:pPr>
      <w:r>
        <w:t>Or maybe I'm just being paranoid.</w:t>
      </w:r>
    </w:p>
  </w:comment>
  <w:comment w:id="39" w:author="Joe Bennett" w:date="2022-03-22T07:37:00Z" w:initials="JB">
    <w:p w14:paraId="5B8E36FC" w14:textId="77777777" w:rsidR="00070C92" w:rsidRDefault="00070C92" w:rsidP="00945D74">
      <w:pPr>
        <w:pStyle w:val="CommentText"/>
      </w:pPr>
      <w:r>
        <w:rPr>
          <w:rStyle w:val="CommentReference"/>
        </w:rPr>
        <w:annotationRef/>
      </w:r>
      <w:r>
        <w:t xml:space="preserve">This OK? I felt like it would head off a potential reivewer comment. </w:t>
      </w:r>
    </w:p>
  </w:comment>
  <w:comment w:id="45" w:author="Joe Bennett" w:date="2022-03-22T07:11:00Z" w:initials="JB">
    <w:p w14:paraId="4ED836E6" w14:textId="79E04C2B" w:rsidR="00AA3A88" w:rsidRDefault="00AA3A88" w:rsidP="006F6FBF">
      <w:pPr>
        <w:pStyle w:val="CommentText"/>
      </w:pPr>
      <w:r>
        <w:rPr>
          <w:rStyle w:val="CommentReference"/>
        </w:rPr>
        <w:annotationRef/>
      </w:r>
      <w:r>
        <w:t>Can delete "Convention on…" here?</w:t>
      </w:r>
    </w:p>
  </w:comment>
  <w:comment w:id="51" w:author="Joe Bennett" w:date="2022-03-22T07:16:00Z" w:initials="JB">
    <w:p w14:paraId="1D3FC427" w14:textId="77777777" w:rsidR="00AA3A88" w:rsidRDefault="00AA3A88" w:rsidP="00466521">
      <w:pPr>
        <w:pStyle w:val="CommentText"/>
      </w:pPr>
      <w:r>
        <w:rPr>
          <w:rStyle w:val="CommentReference"/>
        </w:rPr>
        <w:annotationRef/>
      </w:r>
      <w:r>
        <w:t>Residual. Can we delete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04C963" w15:done="0"/>
  <w15:commentEx w15:paraId="4121A832" w15:done="0"/>
  <w15:commentEx w15:paraId="2EE132AD" w15:done="0"/>
  <w15:commentEx w15:paraId="38FD43AC" w15:done="0"/>
  <w15:commentEx w15:paraId="59839DF0" w15:done="0"/>
  <w15:commentEx w15:paraId="4A77D0F9" w15:done="0"/>
  <w15:commentEx w15:paraId="7C8832F1" w15:done="0"/>
  <w15:commentEx w15:paraId="178C4D97" w15:done="0"/>
  <w15:commentEx w15:paraId="5B8E36FC" w15:done="0"/>
  <w15:commentEx w15:paraId="4ED836E6" w15:done="0"/>
  <w15:commentEx w15:paraId="1D3FC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2C9DF" w16cex:dateUtc="2022-03-21T13:54:00Z"/>
  <w16cex:commentExtensible w16cex:durableId="25E2CA6C" w16cex:dateUtc="2022-03-21T13:57:00Z"/>
  <w16cex:commentExtensible w16cex:durableId="25E2CD51" w16cex:dateUtc="2022-03-21T14:09:00Z"/>
  <w16cex:commentExtensible w16cex:durableId="25E2CEDD" w16cex:dateUtc="2022-03-21T14:15:00Z"/>
  <w16cex:commentExtensible w16cex:durableId="25E2CEF0" w16cex:dateUtc="2022-03-21T14:16:00Z"/>
  <w16cex:commentExtensible w16cex:durableId="25E2D04B" w16cex:dateUtc="2022-03-21T14:22:00Z"/>
  <w16cex:commentExtensible w16cex:durableId="25E2D5B2" w16cex:dateUtc="2022-03-21T14:45:00Z"/>
  <w16cex:commentExtensible w16cex:durableId="25E3F030" w16cex:dateUtc="2022-03-22T10:50:00Z"/>
  <w16cex:commentExtensible w16cex:durableId="25E3FB40" w16cex:dateUtc="2022-03-22T11:37:00Z"/>
  <w16cex:commentExtensible w16cex:durableId="25E3F534" w16cex:dateUtc="2022-03-22T11:11:00Z"/>
  <w16cex:commentExtensible w16cex:durableId="25E3F657" w16cex:dateUtc="2022-03-22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04C963" w16cid:durableId="25E2C9DF"/>
  <w16cid:commentId w16cid:paraId="4121A832" w16cid:durableId="25E2CA6C"/>
  <w16cid:commentId w16cid:paraId="2EE132AD" w16cid:durableId="25E2CD51"/>
  <w16cid:commentId w16cid:paraId="38FD43AC" w16cid:durableId="25E2CEDD"/>
  <w16cid:commentId w16cid:paraId="59839DF0" w16cid:durableId="25E2CEF0"/>
  <w16cid:commentId w16cid:paraId="4A77D0F9" w16cid:durableId="25E2D04B"/>
  <w16cid:commentId w16cid:paraId="7C8832F1" w16cid:durableId="25E2D5B2"/>
  <w16cid:commentId w16cid:paraId="178C4D97" w16cid:durableId="25E3F030"/>
  <w16cid:commentId w16cid:paraId="5B8E36FC" w16cid:durableId="25E3FB40"/>
  <w16cid:commentId w16cid:paraId="4ED836E6" w16cid:durableId="25E3F534"/>
  <w16cid:commentId w16cid:paraId="1D3FC427" w16cid:durableId="25E3F6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CEAEB" w14:textId="77777777" w:rsidR="003B3C1A" w:rsidRDefault="003B3C1A">
      <w:r>
        <w:separator/>
      </w:r>
    </w:p>
  </w:endnote>
  <w:endnote w:type="continuationSeparator" w:id="0">
    <w:p w14:paraId="5820FBBE" w14:textId="77777777" w:rsidR="003B3C1A" w:rsidRDefault="003B3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00AF" w14:textId="77777777" w:rsidR="00B57720" w:rsidRDefault="00B57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607710C1"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46C31">
      <w:rPr>
        <w:smallCaps/>
        <w:noProof/>
        <w:color w:val="4F81BD"/>
      </w:rPr>
      <w:t>25</w:t>
    </w:r>
    <w:r>
      <w:rPr>
        <w:smallCaps/>
        <w:color w:val="4F81BD"/>
      </w:rPr>
      <w:fldChar w:fldCharType="end"/>
    </w:r>
  </w:p>
  <w:p w14:paraId="714DFC41" w14:textId="77777777" w:rsidR="00B57720" w:rsidRDefault="00B5772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B57720" w:rsidRDefault="00B5772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12A2C880" w:rsidR="00B57720" w:rsidRDefault="00B57720">
        <w:pPr>
          <w:pStyle w:val="Footer"/>
          <w:jc w:val="center"/>
        </w:pPr>
        <w:r>
          <w:fldChar w:fldCharType="begin"/>
        </w:r>
        <w:r>
          <w:instrText xml:space="preserve"> PAGE   \* MERGEFORMAT </w:instrText>
        </w:r>
        <w:r>
          <w:fldChar w:fldCharType="separate"/>
        </w:r>
        <w:r w:rsidR="00C46C31">
          <w:rPr>
            <w:noProof/>
          </w:rPr>
          <w:t>30</w:t>
        </w:r>
        <w:r>
          <w:rPr>
            <w:noProof/>
          </w:rPr>
          <w:fldChar w:fldCharType="end"/>
        </w:r>
      </w:p>
    </w:sdtContent>
  </w:sdt>
  <w:p w14:paraId="41683AF2" w14:textId="3EF518CF" w:rsidR="00B57720" w:rsidRDefault="00B5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F2445" w14:textId="77777777" w:rsidR="003B3C1A" w:rsidRDefault="003B3C1A">
      <w:r>
        <w:separator/>
      </w:r>
    </w:p>
  </w:footnote>
  <w:footnote w:type="continuationSeparator" w:id="0">
    <w:p w14:paraId="3901929A" w14:textId="77777777" w:rsidR="003B3C1A" w:rsidRDefault="003B3C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59B6" w14:textId="77777777" w:rsidR="00B57720" w:rsidRDefault="00B57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3586" w14:textId="77777777" w:rsidR="00B57720" w:rsidRDefault="00B577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B57720" w:rsidRDefault="00B5772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lang w:val="en-CA"/>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B57720" w:rsidRDefault="00B5772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57720" w:rsidRPr="005001AC" w:rsidRDefault="00B57720" w:rsidP="00B57720">
    <w:pPr>
      <w:jc w:val="right"/>
    </w:pPr>
  </w:p>
  <w:p w14:paraId="47875A84" w14:textId="77777777" w:rsidR="00B57720" w:rsidRDefault="00B57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21F02"/>
    <w:rsid w:val="0002287D"/>
    <w:rsid w:val="00024D7E"/>
    <w:rsid w:val="00026E6C"/>
    <w:rsid w:val="00027F4C"/>
    <w:rsid w:val="0003323D"/>
    <w:rsid w:val="00033270"/>
    <w:rsid w:val="00035724"/>
    <w:rsid w:val="00036FED"/>
    <w:rsid w:val="00037B6B"/>
    <w:rsid w:val="000445BA"/>
    <w:rsid w:val="0004617C"/>
    <w:rsid w:val="00051151"/>
    <w:rsid w:val="00052607"/>
    <w:rsid w:val="00057149"/>
    <w:rsid w:val="000601B2"/>
    <w:rsid w:val="000610E3"/>
    <w:rsid w:val="00062EA7"/>
    <w:rsid w:val="00063F81"/>
    <w:rsid w:val="00064830"/>
    <w:rsid w:val="00064E45"/>
    <w:rsid w:val="0006524B"/>
    <w:rsid w:val="0006611D"/>
    <w:rsid w:val="00066912"/>
    <w:rsid w:val="0006778A"/>
    <w:rsid w:val="00070C92"/>
    <w:rsid w:val="00076B4A"/>
    <w:rsid w:val="00076D53"/>
    <w:rsid w:val="000830C4"/>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3C14"/>
    <w:rsid w:val="000D460D"/>
    <w:rsid w:val="000D5094"/>
    <w:rsid w:val="000D660A"/>
    <w:rsid w:val="000E4FB5"/>
    <w:rsid w:val="000E66A7"/>
    <w:rsid w:val="000F1C3B"/>
    <w:rsid w:val="000F20C0"/>
    <w:rsid w:val="00104687"/>
    <w:rsid w:val="001057B2"/>
    <w:rsid w:val="001102DB"/>
    <w:rsid w:val="0011048E"/>
    <w:rsid w:val="00115958"/>
    <w:rsid w:val="001168FB"/>
    <w:rsid w:val="00122296"/>
    <w:rsid w:val="00123CE1"/>
    <w:rsid w:val="00126600"/>
    <w:rsid w:val="0013130A"/>
    <w:rsid w:val="00132A0A"/>
    <w:rsid w:val="001340B5"/>
    <w:rsid w:val="0013490A"/>
    <w:rsid w:val="00142091"/>
    <w:rsid w:val="00142612"/>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0AFE"/>
    <w:rsid w:val="001955BD"/>
    <w:rsid w:val="001A090A"/>
    <w:rsid w:val="001A1944"/>
    <w:rsid w:val="001A4D49"/>
    <w:rsid w:val="001A7F89"/>
    <w:rsid w:val="001B25FE"/>
    <w:rsid w:val="001C543A"/>
    <w:rsid w:val="001E534E"/>
    <w:rsid w:val="001E68CD"/>
    <w:rsid w:val="00210ED2"/>
    <w:rsid w:val="00212E3A"/>
    <w:rsid w:val="00213F86"/>
    <w:rsid w:val="00215BA1"/>
    <w:rsid w:val="00221EA4"/>
    <w:rsid w:val="0022294C"/>
    <w:rsid w:val="00223AE6"/>
    <w:rsid w:val="002256EF"/>
    <w:rsid w:val="00233322"/>
    <w:rsid w:val="0023706C"/>
    <w:rsid w:val="0023759B"/>
    <w:rsid w:val="002412BA"/>
    <w:rsid w:val="00242161"/>
    <w:rsid w:val="0024440F"/>
    <w:rsid w:val="00246B50"/>
    <w:rsid w:val="00250E82"/>
    <w:rsid w:val="002532C5"/>
    <w:rsid w:val="002552EC"/>
    <w:rsid w:val="00262AAB"/>
    <w:rsid w:val="00263546"/>
    <w:rsid w:val="00266191"/>
    <w:rsid w:val="00266809"/>
    <w:rsid w:val="0026742E"/>
    <w:rsid w:val="0027105A"/>
    <w:rsid w:val="0027118B"/>
    <w:rsid w:val="002729C5"/>
    <w:rsid w:val="002729D6"/>
    <w:rsid w:val="00275510"/>
    <w:rsid w:val="00276948"/>
    <w:rsid w:val="00280B02"/>
    <w:rsid w:val="00292416"/>
    <w:rsid w:val="00294755"/>
    <w:rsid w:val="002A2CAA"/>
    <w:rsid w:val="002A5EBF"/>
    <w:rsid w:val="002B1E4D"/>
    <w:rsid w:val="002B2D45"/>
    <w:rsid w:val="002B4024"/>
    <w:rsid w:val="002B494A"/>
    <w:rsid w:val="002B59DC"/>
    <w:rsid w:val="002C1963"/>
    <w:rsid w:val="002C1AD8"/>
    <w:rsid w:val="002C3F8A"/>
    <w:rsid w:val="002C59C9"/>
    <w:rsid w:val="002C5CEB"/>
    <w:rsid w:val="002C7D5A"/>
    <w:rsid w:val="002D15A8"/>
    <w:rsid w:val="002D1F49"/>
    <w:rsid w:val="002D3713"/>
    <w:rsid w:val="002D47F7"/>
    <w:rsid w:val="002F14C8"/>
    <w:rsid w:val="002F3038"/>
    <w:rsid w:val="002F5B5E"/>
    <w:rsid w:val="0030291A"/>
    <w:rsid w:val="00303099"/>
    <w:rsid w:val="00303428"/>
    <w:rsid w:val="003065C7"/>
    <w:rsid w:val="00306644"/>
    <w:rsid w:val="00307DAA"/>
    <w:rsid w:val="00312ACC"/>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4088"/>
    <w:rsid w:val="0038721B"/>
    <w:rsid w:val="003928AD"/>
    <w:rsid w:val="003A0E91"/>
    <w:rsid w:val="003A78D6"/>
    <w:rsid w:val="003B04A9"/>
    <w:rsid w:val="003B20C9"/>
    <w:rsid w:val="003B3C1A"/>
    <w:rsid w:val="003B51A5"/>
    <w:rsid w:val="003B53F4"/>
    <w:rsid w:val="003B7E7F"/>
    <w:rsid w:val="003C2889"/>
    <w:rsid w:val="003C332C"/>
    <w:rsid w:val="003D706F"/>
    <w:rsid w:val="003E23CE"/>
    <w:rsid w:val="003E3D06"/>
    <w:rsid w:val="003E3F19"/>
    <w:rsid w:val="003E628A"/>
    <w:rsid w:val="003F5475"/>
    <w:rsid w:val="003F64F4"/>
    <w:rsid w:val="003F7500"/>
    <w:rsid w:val="004066D6"/>
    <w:rsid w:val="0041311C"/>
    <w:rsid w:val="00413D88"/>
    <w:rsid w:val="00414FE9"/>
    <w:rsid w:val="004163AF"/>
    <w:rsid w:val="00420C78"/>
    <w:rsid w:val="004279AD"/>
    <w:rsid w:val="004341A2"/>
    <w:rsid w:val="00441069"/>
    <w:rsid w:val="00445268"/>
    <w:rsid w:val="004508B2"/>
    <w:rsid w:val="004511DA"/>
    <w:rsid w:val="00451A43"/>
    <w:rsid w:val="004554EB"/>
    <w:rsid w:val="00455DF1"/>
    <w:rsid w:val="004560A9"/>
    <w:rsid w:val="00465393"/>
    <w:rsid w:val="0048311C"/>
    <w:rsid w:val="004835FD"/>
    <w:rsid w:val="00485BFE"/>
    <w:rsid w:val="00487034"/>
    <w:rsid w:val="004921CA"/>
    <w:rsid w:val="0049405C"/>
    <w:rsid w:val="00494725"/>
    <w:rsid w:val="00494CE4"/>
    <w:rsid w:val="00494DC4"/>
    <w:rsid w:val="0049770E"/>
    <w:rsid w:val="004A11FA"/>
    <w:rsid w:val="004A3B9B"/>
    <w:rsid w:val="004A3D6D"/>
    <w:rsid w:val="004A5DB7"/>
    <w:rsid w:val="004B0EB7"/>
    <w:rsid w:val="004B379D"/>
    <w:rsid w:val="004B406B"/>
    <w:rsid w:val="004B5320"/>
    <w:rsid w:val="004C0431"/>
    <w:rsid w:val="004C3B36"/>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125F0"/>
    <w:rsid w:val="00531AAB"/>
    <w:rsid w:val="0053265F"/>
    <w:rsid w:val="00540003"/>
    <w:rsid w:val="00545F2F"/>
    <w:rsid w:val="00546CCA"/>
    <w:rsid w:val="0055077D"/>
    <w:rsid w:val="00561DE5"/>
    <w:rsid w:val="00562FEF"/>
    <w:rsid w:val="00563136"/>
    <w:rsid w:val="00563BE3"/>
    <w:rsid w:val="00566435"/>
    <w:rsid w:val="00566BC2"/>
    <w:rsid w:val="00566C92"/>
    <w:rsid w:val="00571ACA"/>
    <w:rsid w:val="00574074"/>
    <w:rsid w:val="005748DA"/>
    <w:rsid w:val="00575085"/>
    <w:rsid w:val="005776AE"/>
    <w:rsid w:val="00582AC1"/>
    <w:rsid w:val="005867F1"/>
    <w:rsid w:val="00590FF7"/>
    <w:rsid w:val="00592DA6"/>
    <w:rsid w:val="00595D44"/>
    <w:rsid w:val="00597FB3"/>
    <w:rsid w:val="005A04D2"/>
    <w:rsid w:val="005A446B"/>
    <w:rsid w:val="005A7566"/>
    <w:rsid w:val="005B1D03"/>
    <w:rsid w:val="005B3BB0"/>
    <w:rsid w:val="005C13C2"/>
    <w:rsid w:val="005C20B6"/>
    <w:rsid w:val="005C4C2F"/>
    <w:rsid w:val="005D35EA"/>
    <w:rsid w:val="005D50E2"/>
    <w:rsid w:val="005D7650"/>
    <w:rsid w:val="005E34B5"/>
    <w:rsid w:val="005F32D6"/>
    <w:rsid w:val="005F460F"/>
    <w:rsid w:val="005F554D"/>
    <w:rsid w:val="005F7B4F"/>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90EA6"/>
    <w:rsid w:val="00691B6C"/>
    <w:rsid w:val="00694B14"/>
    <w:rsid w:val="00695219"/>
    <w:rsid w:val="00696260"/>
    <w:rsid w:val="006A3748"/>
    <w:rsid w:val="006A4A8E"/>
    <w:rsid w:val="006A6772"/>
    <w:rsid w:val="006A75FB"/>
    <w:rsid w:val="006A7C34"/>
    <w:rsid w:val="006B57E1"/>
    <w:rsid w:val="006B6B04"/>
    <w:rsid w:val="006B7B9D"/>
    <w:rsid w:val="006C1095"/>
    <w:rsid w:val="006C3BFE"/>
    <w:rsid w:val="006D3B9B"/>
    <w:rsid w:val="006D3BBA"/>
    <w:rsid w:val="006D5663"/>
    <w:rsid w:val="006D7CF0"/>
    <w:rsid w:val="006E670F"/>
    <w:rsid w:val="006F0528"/>
    <w:rsid w:val="006F4753"/>
    <w:rsid w:val="007017E8"/>
    <w:rsid w:val="00705FC4"/>
    <w:rsid w:val="00706438"/>
    <w:rsid w:val="00710F55"/>
    <w:rsid w:val="00711646"/>
    <w:rsid w:val="00715453"/>
    <w:rsid w:val="007215B6"/>
    <w:rsid w:val="007253E4"/>
    <w:rsid w:val="00726439"/>
    <w:rsid w:val="00727D73"/>
    <w:rsid w:val="00732746"/>
    <w:rsid w:val="00735A04"/>
    <w:rsid w:val="00736ABA"/>
    <w:rsid w:val="007406B2"/>
    <w:rsid w:val="007514FE"/>
    <w:rsid w:val="00760275"/>
    <w:rsid w:val="007618B0"/>
    <w:rsid w:val="007711B0"/>
    <w:rsid w:val="00773DAB"/>
    <w:rsid w:val="00777409"/>
    <w:rsid w:val="007801C1"/>
    <w:rsid w:val="00780DAC"/>
    <w:rsid w:val="00783C8B"/>
    <w:rsid w:val="007914B3"/>
    <w:rsid w:val="007960A0"/>
    <w:rsid w:val="007960A5"/>
    <w:rsid w:val="007A055E"/>
    <w:rsid w:val="007A5DBC"/>
    <w:rsid w:val="007A66B4"/>
    <w:rsid w:val="007A6A5C"/>
    <w:rsid w:val="007A74AA"/>
    <w:rsid w:val="007B06E7"/>
    <w:rsid w:val="007B0EAE"/>
    <w:rsid w:val="007B18DD"/>
    <w:rsid w:val="007B20EB"/>
    <w:rsid w:val="007C42B8"/>
    <w:rsid w:val="007C48CD"/>
    <w:rsid w:val="007C6A37"/>
    <w:rsid w:val="007C6E8F"/>
    <w:rsid w:val="007D244F"/>
    <w:rsid w:val="007D59C8"/>
    <w:rsid w:val="007D5C90"/>
    <w:rsid w:val="007D73FF"/>
    <w:rsid w:val="007E0824"/>
    <w:rsid w:val="007E168D"/>
    <w:rsid w:val="007E3744"/>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92D5D"/>
    <w:rsid w:val="0089429C"/>
    <w:rsid w:val="008950A4"/>
    <w:rsid w:val="008A4AD9"/>
    <w:rsid w:val="008A667A"/>
    <w:rsid w:val="008B3CE7"/>
    <w:rsid w:val="008B7C3E"/>
    <w:rsid w:val="008C0F34"/>
    <w:rsid w:val="008C1905"/>
    <w:rsid w:val="008C6CE2"/>
    <w:rsid w:val="008D2720"/>
    <w:rsid w:val="008D6531"/>
    <w:rsid w:val="008E1AFD"/>
    <w:rsid w:val="008E575D"/>
    <w:rsid w:val="008E7670"/>
    <w:rsid w:val="0090134A"/>
    <w:rsid w:val="00903DA3"/>
    <w:rsid w:val="00904B25"/>
    <w:rsid w:val="00905DCA"/>
    <w:rsid w:val="009156CF"/>
    <w:rsid w:val="00920626"/>
    <w:rsid w:val="00921B0E"/>
    <w:rsid w:val="009236EE"/>
    <w:rsid w:val="00930180"/>
    <w:rsid w:val="00931CEC"/>
    <w:rsid w:val="009327D3"/>
    <w:rsid w:val="00935843"/>
    <w:rsid w:val="00951B69"/>
    <w:rsid w:val="00956505"/>
    <w:rsid w:val="00956AF4"/>
    <w:rsid w:val="0096220F"/>
    <w:rsid w:val="00965AD4"/>
    <w:rsid w:val="00967599"/>
    <w:rsid w:val="009717AF"/>
    <w:rsid w:val="00983F92"/>
    <w:rsid w:val="00986A2A"/>
    <w:rsid w:val="00986E18"/>
    <w:rsid w:val="00990341"/>
    <w:rsid w:val="00993C81"/>
    <w:rsid w:val="009949F9"/>
    <w:rsid w:val="009A0755"/>
    <w:rsid w:val="009A3AC9"/>
    <w:rsid w:val="009A5C3A"/>
    <w:rsid w:val="009A7873"/>
    <w:rsid w:val="009A7E5B"/>
    <w:rsid w:val="009B338F"/>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25E85"/>
    <w:rsid w:val="00A32572"/>
    <w:rsid w:val="00A42C1C"/>
    <w:rsid w:val="00A462D3"/>
    <w:rsid w:val="00A56CBE"/>
    <w:rsid w:val="00A74362"/>
    <w:rsid w:val="00A74D7A"/>
    <w:rsid w:val="00A859E3"/>
    <w:rsid w:val="00A86BBE"/>
    <w:rsid w:val="00AA3A88"/>
    <w:rsid w:val="00AA6F46"/>
    <w:rsid w:val="00AB670B"/>
    <w:rsid w:val="00AC0449"/>
    <w:rsid w:val="00AC2B66"/>
    <w:rsid w:val="00AC48F5"/>
    <w:rsid w:val="00AE00B4"/>
    <w:rsid w:val="00AE23A7"/>
    <w:rsid w:val="00AE29E7"/>
    <w:rsid w:val="00AF3C5E"/>
    <w:rsid w:val="00AF5BCA"/>
    <w:rsid w:val="00B06C2A"/>
    <w:rsid w:val="00B124D4"/>
    <w:rsid w:val="00B14AC3"/>
    <w:rsid w:val="00B17115"/>
    <w:rsid w:val="00B21B63"/>
    <w:rsid w:val="00B22911"/>
    <w:rsid w:val="00B229E6"/>
    <w:rsid w:val="00B22E8F"/>
    <w:rsid w:val="00B26AC0"/>
    <w:rsid w:val="00B3314C"/>
    <w:rsid w:val="00B37D62"/>
    <w:rsid w:val="00B403C3"/>
    <w:rsid w:val="00B46633"/>
    <w:rsid w:val="00B5607D"/>
    <w:rsid w:val="00B57720"/>
    <w:rsid w:val="00B63284"/>
    <w:rsid w:val="00B664B2"/>
    <w:rsid w:val="00B74912"/>
    <w:rsid w:val="00B7543B"/>
    <w:rsid w:val="00B81D82"/>
    <w:rsid w:val="00B8531F"/>
    <w:rsid w:val="00B86B80"/>
    <w:rsid w:val="00B97054"/>
    <w:rsid w:val="00BA2A46"/>
    <w:rsid w:val="00BA5140"/>
    <w:rsid w:val="00BB0F83"/>
    <w:rsid w:val="00BB1499"/>
    <w:rsid w:val="00BB1BD0"/>
    <w:rsid w:val="00BB5761"/>
    <w:rsid w:val="00BB5BB2"/>
    <w:rsid w:val="00BC12DC"/>
    <w:rsid w:val="00BC2F04"/>
    <w:rsid w:val="00BD6056"/>
    <w:rsid w:val="00BD67F9"/>
    <w:rsid w:val="00BD711E"/>
    <w:rsid w:val="00BE173A"/>
    <w:rsid w:val="00BE1922"/>
    <w:rsid w:val="00BE70B3"/>
    <w:rsid w:val="00BF5B27"/>
    <w:rsid w:val="00C161AB"/>
    <w:rsid w:val="00C1706F"/>
    <w:rsid w:val="00C2601E"/>
    <w:rsid w:val="00C3113B"/>
    <w:rsid w:val="00C35785"/>
    <w:rsid w:val="00C36837"/>
    <w:rsid w:val="00C445E3"/>
    <w:rsid w:val="00C44CE4"/>
    <w:rsid w:val="00C45847"/>
    <w:rsid w:val="00C45E23"/>
    <w:rsid w:val="00C460EF"/>
    <w:rsid w:val="00C46C31"/>
    <w:rsid w:val="00C63F8D"/>
    <w:rsid w:val="00C70C59"/>
    <w:rsid w:val="00C73870"/>
    <w:rsid w:val="00C75E7E"/>
    <w:rsid w:val="00C83870"/>
    <w:rsid w:val="00C85FC4"/>
    <w:rsid w:val="00C86112"/>
    <w:rsid w:val="00C87802"/>
    <w:rsid w:val="00C9117C"/>
    <w:rsid w:val="00C93219"/>
    <w:rsid w:val="00C93F8B"/>
    <w:rsid w:val="00C96048"/>
    <w:rsid w:val="00CA0C9D"/>
    <w:rsid w:val="00CB1F27"/>
    <w:rsid w:val="00CB4CEA"/>
    <w:rsid w:val="00CB6C0D"/>
    <w:rsid w:val="00CB783B"/>
    <w:rsid w:val="00CC1110"/>
    <w:rsid w:val="00CC1A82"/>
    <w:rsid w:val="00CC4D21"/>
    <w:rsid w:val="00CC50A4"/>
    <w:rsid w:val="00CC520D"/>
    <w:rsid w:val="00CC52BA"/>
    <w:rsid w:val="00CD4C14"/>
    <w:rsid w:val="00CD50B3"/>
    <w:rsid w:val="00CE0B5D"/>
    <w:rsid w:val="00CE1081"/>
    <w:rsid w:val="00CE653E"/>
    <w:rsid w:val="00CF27B7"/>
    <w:rsid w:val="00CF2BD2"/>
    <w:rsid w:val="00CF2F32"/>
    <w:rsid w:val="00CF7798"/>
    <w:rsid w:val="00D03024"/>
    <w:rsid w:val="00D0362E"/>
    <w:rsid w:val="00D03ECB"/>
    <w:rsid w:val="00D06B57"/>
    <w:rsid w:val="00D10F3F"/>
    <w:rsid w:val="00D1395F"/>
    <w:rsid w:val="00D17AD9"/>
    <w:rsid w:val="00D21DBB"/>
    <w:rsid w:val="00D25740"/>
    <w:rsid w:val="00D26023"/>
    <w:rsid w:val="00D3438F"/>
    <w:rsid w:val="00D3515A"/>
    <w:rsid w:val="00D35251"/>
    <w:rsid w:val="00D41671"/>
    <w:rsid w:val="00D456FF"/>
    <w:rsid w:val="00D47E56"/>
    <w:rsid w:val="00D53D75"/>
    <w:rsid w:val="00D5480B"/>
    <w:rsid w:val="00D657FE"/>
    <w:rsid w:val="00D822C8"/>
    <w:rsid w:val="00D86875"/>
    <w:rsid w:val="00D86C23"/>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102F3"/>
    <w:rsid w:val="00E12087"/>
    <w:rsid w:val="00E13CC6"/>
    <w:rsid w:val="00E14DE2"/>
    <w:rsid w:val="00E14DF0"/>
    <w:rsid w:val="00E17112"/>
    <w:rsid w:val="00E2732B"/>
    <w:rsid w:val="00E3363E"/>
    <w:rsid w:val="00E357D8"/>
    <w:rsid w:val="00E4476F"/>
    <w:rsid w:val="00E5108F"/>
    <w:rsid w:val="00E54E04"/>
    <w:rsid w:val="00E57B06"/>
    <w:rsid w:val="00E6070F"/>
    <w:rsid w:val="00E644ED"/>
    <w:rsid w:val="00E6669D"/>
    <w:rsid w:val="00E71356"/>
    <w:rsid w:val="00E71D7C"/>
    <w:rsid w:val="00E7620C"/>
    <w:rsid w:val="00E86433"/>
    <w:rsid w:val="00E900CD"/>
    <w:rsid w:val="00E90F3D"/>
    <w:rsid w:val="00E94581"/>
    <w:rsid w:val="00E95209"/>
    <w:rsid w:val="00E97D75"/>
    <w:rsid w:val="00EA0D0D"/>
    <w:rsid w:val="00EA1F27"/>
    <w:rsid w:val="00EA2F8E"/>
    <w:rsid w:val="00EA4184"/>
    <w:rsid w:val="00EA5272"/>
    <w:rsid w:val="00EA5CA0"/>
    <w:rsid w:val="00EA6AD0"/>
    <w:rsid w:val="00EA7B1B"/>
    <w:rsid w:val="00EB0EC8"/>
    <w:rsid w:val="00EB4738"/>
    <w:rsid w:val="00EB779A"/>
    <w:rsid w:val="00ED3F64"/>
    <w:rsid w:val="00EE0E7E"/>
    <w:rsid w:val="00EF0CA8"/>
    <w:rsid w:val="00EF428A"/>
    <w:rsid w:val="00EF6A7B"/>
    <w:rsid w:val="00EF6EFF"/>
    <w:rsid w:val="00F0206B"/>
    <w:rsid w:val="00F039E7"/>
    <w:rsid w:val="00F052BE"/>
    <w:rsid w:val="00F1170A"/>
    <w:rsid w:val="00F12711"/>
    <w:rsid w:val="00F2093A"/>
    <w:rsid w:val="00F2502B"/>
    <w:rsid w:val="00F26631"/>
    <w:rsid w:val="00F26967"/>
    <w:rsid w:val="00F35D0B"/>
    <w:rsid w:val="00F43089"/>
    <w:rsid w:val="00F4764F"/>
    <w:rsid w:val="00F51232"/>
    <w:rsid w:val="00F52278"/>
    <w:rsid w:val="00F53AC1"/>
    <w:rsid w:val="00F5468D"/>
    <w:rsid w:val="00F64B15"/>
    <w:rsid w:val="00F71EFD"/>
    <w:rsid w:val="00F74022"/>
    <w:rsid w:val="00F77B6B"/>
    <w:rsid w:val="00F858DE"/>
    <w:rsid w:val="00F85AF2"/>
    <w:rsid w:val="00F85E7C"/>
    <w:rsid w:val="00F90627"/>
    <w:rsid w:val="00F92CB0"/>
    <w:rsid w:val="00F965CB"/>
    <w:rsid w:val="00FA1F57"/>
    <w:rsid w:val="00FA6481"/>
    <w:rsid w:val="00FA70EA"/>
    <w:rsid w:val="00FA7C92"/>
    <w:rsid w:val="00FB11EC"/>
    <w:rsid w:val="00FB4EC0"/>
    <w:rsid w:val="00FC2C48"/>
    <w:rsid w:val="00FC34E0"/>
    <w:rsid w:val="00FC423F"/>
    <w:rsid w:val="00FC520B"/>
    <w:rsid w:val="00FC6E8F"/>
    <w:rsid w:val="00FC6ED9"/>
    <w:rsid w:val="00FD0CE4"/>
    <w:rsid w:val="00FD24EC"/>
    <w:rsid w:val="00FD26D9"/>
    <w:rsid w:val="00FD5984"/>
    <w:rsid w:val="00FE7A6F"/>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162A4009-C9B7-4C35-9C33-1C6F4B0A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datazone.birdlife.org/species/requestdis" TargetMode="Externa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www.iucnredlist.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footer" Target="footer4.xm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openxmlformats.org/officeDocument/2006/relationships/header" Target="header3.xml"/><Relationship Id="rId22" Type="http://schemas.openxmlformats.org/officeDocument/2006/relationships/hyperlink" Target="https://osf.io/e2fuw/?view_only=46eb2e525daf42d29df318a92762d885" TargetMode="External"/><Relationship Id="rId27" Type="http://schemas.openxmlformats.org/officeDocument/2006/relationships/header" Target="header4.xml"/><Relationship Id="rId30"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D1B745-68D6-4B9B-A2E7-1ED9F911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23</Pages>
  <Words>21332</Words>
  <Characters>121595</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142642</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Joe Bennett</cp:lastModifiedBy>
  <cp:revision>3</cp:revision>
  <cp:lastPrinted>2021-10-14T12:22:00Z</cp:lastPrinted>
  <dcterms:created xsi:type="dcterms:W3CDTF">2022-01-10T13:16:00Z</dcterms:created>
  <dcterms:modified xsi:type="dcterms:W3CDTF">2022-03-22T11:37:00Z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zotero-version="6.0"&gt;&lt;session id="cLKsbbAe"/&gt;&lt;style id="http://www.zotero.org/styles/nature" hasBibliography="1" bibliographyStyleHasBeenSet="1"/&gt;&lt;prefs&gt;&lt;pref name="fieldType" value="Field"/&gt;&lt;/prefs&gt;&lt;/data&gt;</vt:lpwstr>
  </property>
</Properties>
</file>