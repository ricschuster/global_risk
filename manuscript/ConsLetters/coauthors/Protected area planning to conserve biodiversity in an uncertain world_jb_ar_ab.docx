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xml:space="preserve">, </w:t>
      </w:r>
      <w:proofErr w:type="spellStart"/>
      <w:r>
        <w:rPr>
          <w:color w:val="000000"/>
          <w:sz w:val="24"/>
          <w:szCs w:val="24"/>
        </w:rPr>
        <w:t>Vivitskaia</w:t>
      </w:r>
      <w:proofErr w:type="spellEnd"/>
      <w:r>
        <w:rPr>
          <w:color w:val="000000"/>
          <w:sz w:val="24"/>
          <w:szCs w:val="24"/>
        </w:rPr>
        <w:t xml:space="preserve">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 xml:space="preserve">Department of Biology, 1125 Colonel </w:t>
      </w:r>
      <w:proofErr w:type="gramStart"/>
      <w:r>
        <w:rPr>
          <w:color w:val="000000"/>
          <w:sz w:val="24"/>
          <w:szCs w:val="24"/>
        </w:rPr>
        <w:t>By</w:t>
      </w:r>
      <w:proofErr w:type="gramEnd"/>
      <w:r>
        <w:rPr>
          <w:color w:val="000000"/>
          <w:sz w:val="24"/>
          <w:szCs w:val="24"/>
        </w:rPr>
        <w:t xml:space="preserve">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w:t>
      </w:r>
      <w:proofErr w:type="gramStart"/>
      <w:r>
        <w:rPr>
          <w:color w:val="000000"/>
          <w:sz w:val="24"/>
          <w:szCs w:val="24"/>
        </w:rPr>
        <w:t>Forest</w:t>
      </w:r>
      <w:proofErr w:type="gramEnd"/>
      <w:r>
        <w:rPr>
          <w:color w:val="000000"/>
          <w:sz w:val="24"/>
          <w:szCs w:val="24"/>
        </w:rPr>
        <w:t xml:space="preserve">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 xml:space="preserve">Wildlife Research Division, Environment and Climate Change Canada, 1125 Colonel </w:t>
      </w:r>
      <w:proofErr w:type="gramStart"/>
      <w:r>
        <w:rPr>
          <w:color w:val="000000"/>
          <w:sz w:val="24"/>
          <w:szCs w:val="24"/>
        </w:rPr>
        <w:t>By</w:t>
      </w:r>
      <w:proofErr w:type="gramEnd"/>
      <w:r>
        <w:rPr>
          <w:color w:val="000000"/>
          <w:sz w:val="24"/>
          <w:szCs w:val="24"/>
        </w:rPr>
        <w:t xml:space="preserve">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30DA928E" w:rsidR="00C1706F" w:rsidRDefault="00D0362E" w:rsidP="00A74D7A">
      <w:pPr>
        <w:spacing w:line="480" w:lineRule="auto"/>
        <w:rPr>
          <w:ins w:id="1" w:author="Joe Bennett" w:date="2021-12-27T08:28:00Z"/>
          <w:sz w:val="24"/>
          <w:szCs w:val="24"/>
        </w:rPr>
      </w:pPr>
      <w:r>
        <w:rPr>
          <w:sz w:val="24"/>
          <w:szCs w:val="24"/>
        </w:rPr>
        <w:t xml:space="preserve">*Corresponding author. Email: </w:t>
      </w:r>
      <w:hyperlink r:id="rId9">
        <w:r>
          <w:rPr>
            <w:sz w:val="24"/>
            <w:szCs w:val="24"/>
          </w:rPr>
          <w:t>richard.schuster@glel.carleton.ca</w:t>
        </w:r>
      </w:hyperlink>
    </w:p>
    <w:p w14:paraId="4C350DFA" w14:textId="09B0D339" w:rsidR="00451A43" w:rsidRPr="00A74D7A" w:rsidRDefault="00451A43" w:rsidP="00A74D7A">
      <w:pPr>
        <w:spacing w:line="480" w:lineRule="auto"/>
        <w:rPr>
          <w:sz w:val="24"/>
          <w:szCs w:val="24"/>
        </w:rPr>
      </w:pPr>
      <w:ins w:id="2" w:author="Joe Bennett" w:date="2021-12-27T08:28:00Z">
        <w:r>
          <w:rPr>
            <w:sz w:val="24"/>
            <w:szCs w:val="24"/>
          </w:rPr>
          <w:lastRenderedPageBreak/>
          <w:t xml:space="preserve">Running title: </w:t>
        </w:r>
      </w:ins>
      <w:ins w:id="3" w:author="Joe Bennett" w:date="2021-12-27T08:29:00Z">
        <w:r>
          <w:rPr>
            <w:sz w:val="24"/>
            <w:szCs w:val="24"/>
          </w:rPr>
          <w:t>Protected area planning in an uncertain world</w:t>
        </w:r>
      </w:ins>
    </w:p>
    <w:p w14:paraId="25FC5138" w14:textId="79E274A7" w:rsidR="00FC423F" w:rsidRDefault="00451A43" w:rsidP="00341122">
      <w:pPr>
        <w:spacing w:line="480" w:lineRule="auto"/>
        <w:rPr>
          <w:ins w:id="4" w:author="Joe Bennett" w:date="2021-12-27T08:30:00Z"/>
          <w:bCs/>
          <w:sz w:val="24"/>
          <w:szCs w:val="24"/>
        </w:rPr>
      </w:pPr>
      <w:ins w:id="5" w:author="Joe Bennett" w:date="2021-12-27T08:29:00Z">
        <w:r>
          <w:rPr>
            <w:bCs/>
            <w:sz w:val="24"/>
            <w:szCs w:val="24"/>
          </w:rPr>
          <w:t xml:space="preserve">Keywords: </w:t>
        </w:r>
      </w:ins>
      <w:ins w:id="6" w:author="Joe Bennett" w:date="2021-12-27T08:30:00Z">
        <w:r>
          <w:rPr>
            <w:bCs/>
            <w:sz w:val="24"/>
            <w:szCs w:val="24"/>
          </w:rPr>
          <w:t>biodiversity, protected areas, optimization, risk, governance, land use, climate change, optimization</w:t>
        </w:r>
      </w:ins>
    </w:p>
    <w:p w14:paraId="1294D852" w14:textId="0FA417A0" w:rsidR="00887129" w:rsidRPr="00887129" w:rsidRDefault="00887129" w:rsidP="00341122">
      <w:pPr>
        <w:spacing w:line="480" w:lineRule="auto"/>
        <w:rPr>
          <w:ins w:id="7" w:author="Joe Bennett" w:date="2021-12-27T08:32:00Z"/>
          <w:bCs/>
          <w:sz w:val="24"/>
          <w:szCs w:val="24"/>
          <w:highlight w:val="yellow"/>
          <w:rPrChange w:id="8" w:author="Joe Bennett" w:date="2021-12-27T08:32:00Z">
            <w:rPr>
              <w:ins w:id="9" w:author="Joe Bennett" w:date="2021-12-27T08:32:00Z"/>
              <w:bCs/>
              <w:sz w:val="24"/>
              <w:szCs w:val="24"/>
            </w:rPr>
          </w:rPrChange>
        </w:rPr>
      </w:pPr>
      <w:ins w:id="10" w:author="Joe Bennett" w:date="2021-12-27T08:32:00Z">
        <w:r w:rsidRPr="00887129">
          <w:rPr>
            <w:bCs/>
            <w:sz w:val="24"/>
            <w:szCs w:val="24"/>
            <w:highlight w:val="yellow"/>
            <w:rPrChange w:id="11" w:author="Joe Bennett" w:date="2021-12-27T08:32:00Z">
              <w:rPr>
                <w:bCs/>
                <w:sz w:val="24"/>
                <w:szCs w:val="24"/>
              </w:rPr>
            </w:rPrChange>
          </w:rPr>
          <w:t>Number of words (Abstract):</w:t>
        </w:r>
      </w:ins>
    </w:p>
    <w:p w14:paraId="252B0F1F" w14:textId="6DE545CF" w:rsidR="00887129" w:rsidRDefault="00887129" w:rsidP="00341122">
      <w:pPr>
        <w:spacing w:line="480" w:lineRule="auto"/>
        <w:rPr>
          <w:ins w:id="12" w:author="Joe Bennett" w:date="2021-12-27T08:32:00Z"/>
          <w:bCs/>
          <w:sz w:val="24"/>
          <w:szCs w:val="24"/>
        </w:rPr>
      </w:pPr>
      <w:ins w:id="13" w:author="Joe Bennett" w:date="2021-12-27T08:32:00Z">
        <w:r w:rsidRPr="00887129">
          <w:rPr>
            <w:bCs/>
            <w:sz w:val="24"/>
            <w:szCs w:val="24"/>
            <w:highlight w:val="yellow"/>
            <w:rPrChange w:id="14" w:author="Joe Bennett" w:date="2021-12-27T08:32:00Z">
              <w:rPr>
                <w:bCs/>
                <w:sz w:val="24"/>
                <w:szCs w:val="24"/>
              </w:rPr>
            </w:rPrChange>
          </w:rPr>
          <w:t>Number of words (Manuscript):</w:t>
        </w:r>
        <w:r>
          <w:rPr>
            <w:bCs/>
            <w:sz w:val="24"/>
            <w:szCs w:val="24"/>
          </w:rPr>
          <w:t xml:space="preserve"> </w:t>
        </w:r>
      </w:ins>
    </w:p>
    <w:p w14:paraId="7FA22399" w14:textId="01B4DD27" w:rsidR="00887129" w:rsidRDefault="00887129" w:rsidP="00341122">
      <w:pPr>
        <w:spacing w:line="480" w:lineRule="auto"/>
        <w:rPr>
          <w:ins w:id="15" w:author="Joe Bennett" w:date="2021-12-27T08:31:00Z"/>
          <w:bCs/>
          <w:sz w:val="24"/>
          <w:szCs w:val="24"/>
        </w:rPr>
      </w:pPr>
      <w:ins w:id="16" w:author="Joe Bennett" w:date="2021-12-27T08:31:00Z">
        <w:r>
          <w:rPr>
            <w:bCs/>
            <w:sz w:val="24"/>
            <w:szCs w:val="24"/>
          </w:rPr>
          <w:t>Number of figures: 4</w:t>
        </w:r>
      </w:ins>
    </w:p>
    <w:p w14:paraId="7E45B934" w14:textId="7D747242" w:rsidR="00887129" w:rsidRDefault="00887129" w:rsidP="00341122">
      <w:pPr>
        <w:spacing w:line="480" w:lineRule="auto"/>
        <w:rPr>
          <w:ins w:id="17" w:author="Joe Bennett" w:date="2021-12-27T08:32:00Z"/>
          <w:bCs/>
          <w:sz w:val="24"/>
          <w:szCs w:val="24"/>
        </w:rPr>
      </w:pPr>
      <w:ins w:id="18" w:author="Joe Bennett" w:date="2021-12-27T08:31:00Z">
        <w:r>
          <w:rPr>
            <w:bCs/>
            <w:sz w:val="24"/>
            <w:szCs w:val="24"/>
          </w:rPr>
          <w:t xml:space="preserve">Number of </w:t>
        </w:r>
      </w:ins>
      <w:ins w:id="19" w:author="Joe Bennett" w:date="2021-12-27T08:32:00Z">
        <w:r>
          <w:rPr>
            <w:bCs/>
            <w:sz w:val="24"/>
            <w:szCs w:val="24"/>
          </w:rPr>
          <w:t>tables: 0</w:t>
        </w:r>
      </w:ins>
    </w:p>
    <w:p w14:paraId="45A5057D" w14:textId="77777777" w:rsidR="00887129" w:rsidRDefault="00887129" w:rsidP="00341122">
      <w:pPr>
        <w:spacing w:line="480" w:lineRule="auto"/>
        <w:rPr>
          <w:ins w:id="20" w:author="Joe Bennett" w:date="2021-12-27T08:33:00Z"/>
          <w:bCs/>
          <w:sz w:val="24"/>
          <w:szCs w:val="24"/>
          <w:highlight w:val="yellow"/>
        </w:rPr>
        <w:sectPr w:rsidR="00887129" w:rsidSect="00983F92">
          <w:footerReference w:type="default" r:id="rId10"/>
          <w:headerReference w:type="first" r:id="rId11"/>
          <w:footerReference w:type="first" r:id="rId12"/>
          <w:pgSz w:w="12240" w:h="15840"/>
          <w:pgMar w:top="1296" w:right="1440" w:bottom="1296" w:left="1440" w:header="432" w:footer="720" w:gutter="0"/>
          <w:lnNumType w:countBy="1" w:restart="continuous"/>
          <w:pgNumType w:start="1"/>
          <w:cols w:space="720"/>
          <w:docGrid w:linePitch="272"/>
        </w:sectPr>
      </w:pPr>
      <w:ins w:id="21" w:author="Joe Bennett" w:date="2021-12-27T08:33:00Z">
        <w:r w:rsidRPr="00887129">
          <w:rPr>
            <w:bCs/>
            <w:sz w:val="24"/>
            <w:szCs w:val="24"/>
            <w:highlight w:val="yellow"/>
            <w:rPrChange w:id="22" w:author="Joe Bennett" w:date="2021-12-27T08:33:00Z">
              <w:rPr>
                <w:bCs/>
                <w:sz w:val="24"/>
                <w:szCs w:val="24"/>
              </w:rPr>
            </w:rPrChange>
          </w:rPr>
          <w:t>Number of references:</w:t>
        </w:r>
      </w:ins>
    </w:p>
    <w:p w14:paraId="775058D1" w14:textId="31B213CB" w:rsidR="00887129" w:rsidRPr="00451A43" w:rsidDel="00887129" w:rsidRDefault="00887129" w:rsidP="00341122">
      <w:pPr>
        <w:spacing w:line="480" w:lineRule="auto"/>
        <w:rPr>
          <w:del w:id="23" w:author="Joe Bennett" w:date="2021-12-27T08:33:00Z"/>
          <w:bCs/>
          <w:sz w:val="24"/>
          <w:szCs w:val="24"/>
          <w:rPrChange w:id="24" w:author="Joe Bennett" w:date="2021-12-27T08:29:00Z">
            <w:rPr>
              <w:del w:id="25" w:author="Joe Bennett" w:date="2021-12-27T08:33:00Z"/>
              <w:b/>
              <w:sz w:val="24"/>
              <w:szCs w:val="24"/>
            </w:rPr>
          </w:rPrChange>
        </w:rPr>
      </w:pPr>
    </w:p>
    <w:p w14:paraId="2890A939" w14:textId="17AE32F5" w:rsidR="00FC423F" w:rsidDel="00887129" w:rsidRDefault="00FC423F" w:rsidP="00341122">
      <w:pPr>
        <w:spacing w:line="480" w:lineRule="auto"/>
        <w:rPr>
          <w:del w:id="26" w:author="Joe Bennett" w:date="2021-12-27T08:33:00Z"/>
          <w:b/>
          <w:sz w:val="24"/>
          <w:szCs w:val="24"/>
        </w:rPr>
      </w:pPr>
    </w:p>
    <w:p w14:paraId="0FB81330" w14:textId="5969461B" w:rsidR="00BB1499" w:rsidRPr="00993C81" w:rsidRDefault="00D0362E" w:rsidP="00993C81">
      <w:pPr>
        <w:spacing w:line="480" w:lineRule="auto"/>
        <w:rPr>
          <w:b/>
          <w:sz w:val="24"/>
          <w:szCs w:val="24"/>
        </w:rPr>
      </w:pPr>
      <w:r>
        <w:rPr>
          <w:b/>
          <w:sz w:val="24"/>
          <w:szCs w:val="24"/>
        </w:rPr>
        <w:t>Abstract:</w:t>
      </w:r>
      <w:r>
        <w:rPr>
          <w:sz w:val="24"/>
          <w:szCs w:val="24"/>
        </w:rPr>
        <w:t xml:space="preserve"> </w:t>
      </w:r>
      <w:r w:rsidR="00727D73">
        <w:t xml:space="preserve">     </w:t>
      </w:r>
      <w:del w:id="27" w:author="Amanda D. Rodewald" w:date="2021-12-28T10:17:00Z">
        <w:r w:rsidDel="00B8531F">
          <w:rPr>
            <w:sz w:val="24"/>
            <w:szCs w:val="24"/>
          </w:rPr>
          <w:delText xml:space="preserve">Despite </w:delText>
        </w:r>
      </w:del>
      <w:ins w:id="28" w:author="Amanda D. Rodewald" w:date="2021-12-28T10:59:00Z">
        <w:r w:rsidR="007406B2">
          <w:rPr>
            <w:sz w:val="24"/>
            <w:szCs w:val="24"/>
          </w:rPr>
          <w:t>Many of the world’s</w:t>
        </w:r>
      </w:ins>
      <w:ins w:id="29" w:author="Amanda D. Rodewald" w:date="2021-12-28T11:00:00Z">
        <w:r w:rsidR="007406B2">
          <w:rPr>
            <w:sz w:val="24"/>
            <w:szCs w:val="24"/>
          </w:rPr>
          <w:t xml:space="preserve"> p</w:t>
        </w:r>
      </w:ins>
      <w:ins w:id="30" w:author="Amanda D. Rodewald" w:date="2021-12-28T10:17:00Z">
        <w:r w:rsidR="00B8531F">
          <w:rPr>
            <w:sz w:val="24"/>
            <w:szCs w:val="24"/>
          </w:rPr>
          <w:t>rotected areas</w:t>
        </w:r>
      </w:ins>
      <w:ins w:id="31" w:author="Amanda D. Rodewald" w:date="2021-12-28T11:00:00Z">
        <w:r w:rsidR="007406B2">
          <w:rPr>
            <w:sz w:val="24"/>
            <w:szCs w:val="24"/>
          </w:rPr>
          <w:t xml:space="preserve"> </w:t>
        </w:r>
      </w:ins>
      <w:ins w:id="32" w:author="Amanda D. Rodewald" w:date="2021-12-28T10:59:00Z">
        <w:r w:rsidR="007406B2">
          <w:rPr>
            <w:sz w:val="24"/>
            <w:szCs w:val="24"/>
          </w:rPr>
          <w:t>face</w:t>
        </w:r>
      </w:ins>
      <w:ins w:id="33" w:author="Amanda D. Rodewald" w:date="2021-12-28T11:00:00Z">
        <w:r w:rsidR="007406B2">
          <w:rPr>
            <w:sz w:val="24"/>
            <w:szCs w:val="24"/>
          </w:rPr>
          <w:t xml:space="preserve"> serious</w:t>
        </w:r>
      </w:ins>
      <w:ins w:id="34" w:author="Amanda D. Rodewald" w:date="2021-12-28T10:59:00Z">
        <w:r w:rsidR="007406B2">
          <w:rPr>
            <w:sz w:val="24"/>
            <w:szCs w:val="24"/>
          </w:rPr>
          <w:t xml:space="preserve"> threats from </w:t>
        </w:r>
      </w:ins>
      <w:ins w:id="35" w:author="Amanda D. Rodewald" w:date="2021-12-28T11:00:00Z">
        <w:r w:rsidR="007406B2">
          <w:rPr>
            <w:sz w:val="24"/>
            <w:szCs w:val="24"/>
          </w:rPr>
          <w:t xml:space="preserve">– </w:t>
        </w:r>
      </w:ins>
      <w:ins w:id="36" w:author="Amanda D. Rodewald" w:date="2021-12-28T10:59:00Z">
        <w:r w:rsidR="007406B2">
          <w:rPr>
            <w:sz w:val="24"/>
            <w:szCs w:val="24"/>
          </w:rPr>
          <w:t xml:space="preserve">and </w:t>
        </w:r>
        <w:r w:rsidR="00161E8B">
          <w:rPr>
            <w:sz w:val="24"/>
            <w:szCs w:val="24"/>
          </w:rPr>
          <w:t>can be rendered ineffective</w:t>
        </w:r>
      </w:ins>
      <w:del w:id="37" w:author="Amanda D. Rodewald" w:date="2021-12-28T10:17:00Z">
        <w:r w:rsidDel="00B8531F">
          <w:rPr>
            <w:sz w:val="24"/>
            <w:szCs w:val="24"/>
          </w:rPr>
          <w:delText>being</w:delText>
        </w:r>
      </w:del>
      <w:del w:id="38" w:author="Amanda D. Rodewald" w:date="2021-12-28T10:23:00Z">
        <w:r w:rsidDel="00CC1A82">
          <w:rPr>
            <w:sz w:val="24"/>
            <w:szCs w:val="24"/>
          </w:rPr>
          <w:delText xml:space="preserve"> key instruments for conservation, </w:delText>
        </w:r>
      </w:del>
      <w:del w:id="39" w:author="Amanda D. Rodewald" w:date="2021-12-28T10:18:00Z">
        <w:r w:rsidDel="00B8531F">
          <w:rPr>
            <w:sz w:val="24"/>
            <w:szCs w:val="24"/>
          </w:rPr>
          <w:delText>protected areas are vulnerable to risks associated with</w:delText>
        </w:r>
      </w:del>
      <w:ins w:id="40" w:author="Amanda D. Rodewald" w:date="2021-12-28T10:23:00Z">
        <w:r w:rsidR="00CC1A82">
          <w:rPr>
            <w:sz w:val="24"/>
            <w:szCs w:val="24"/>
          </w:rPr>
          <w:t xml:space="preserve"> by</w:t>
        </w:r>
      </w:ins>
      <w:r>
        <w:rPr>
          <w:sz w:val="24"/>
          <w:szCs w:val="24"/>
        </w:rPr>
        <w:t xml:space="preserve"> </w:t>
      </w:r>
      <w:ins w:id="41" w:author="Amanda D. Rodewald" w:date="2021-12-28T11:00:00Z">
        <w:r w:rsidR="007406B2">
          <w:rPr>
            <w:sz w:val="24"/>
            <w:szCs w:val="24"/>
          </w:rPr>
          <w:t xml:space="preserve">– </w:t>
        </w:r>
      </w:ins>
      <w:r>
        <w:rPr>
          <w:sz w:val="24"/>
          <w:szCs w:val="24"/>
        </w:rPr>
        <w:t xml:space="preserve">weak governance, </w:t>
      </w:r>
      <w:r w:rsidR="003A78D6">
        <w:rPr>
          <w:sz w:val="24"/>
          <w:szCs w:val="24"/>
        </w:rPr>
        <w:t>land use</w:t>
      </w:r>
      <w:r>
        <w:rPr>
          <w:sz w:val="24"/>
          <w:szCs w:val="24"/>
        </w:rPr>
        <w:t xml:space="preserve"> intensification, and climate change.  </w:t>
      </w:r>
      <w:r w:rsidR="00312ACC">
        <w:rPr>
          <w:sz w:val="24"/>
          <w:szCs w:val="24"/>
        </w:rPr>
        <w:t xml:space="preserve">We </w:t>
      </w:r>
      <w:ins w:id="42" w:author="Amanda D. Rodewald" w:date="2021-12-28T10:25:00Z">
        <w:r w:rsidR="005D35EA">
          <w:rPr>
            <w:sz w:val="24"/>
            <w:szCs w:val="24"/>
          </w:rPr>
          <w:t xml:space="preserve">evaluated </w:t>
        </w:r>
      </w:ins>
      <w:ins w:id="43" w:author="Amanda D. Rodewald" w:date="2021-12-28T10:26:00Z">
        <w:r w:rsidR="005D35EA">
          <w:rPr>
            <w:sz w:val="24"/>
            <w:szCs w:val="24"/>
          </w:rPr>
          <w:t xml:space="preserve">how such risks </w:t>
        </w:r>
      </w:ins>
      <w:ins w:id="44" w:author="Amanda D. Rodewald" w:date="2021-12-28T10:31:00Z">
        <w:r w:rsidR="005B3BB0">
          <w:rPr>
            <w:sz w:val="24"/>
            <w:szCs w:val="24"/>
          </w:rPr>
          <w:t>would affect</w:t>
        </w:r>
      </w:ins>
      <w:ins w:id="45" w:author="Amanda D. Rodewald" w:date="2021-12-28T10:26:00Z">
        <w:r w:rsidR="005D35EA">
          <w:rPr>
            <w:sz w:val="24"/>
            <w:szCs w:val="24"/>
          </w:rPr>
          <w:t xml:space="preserve"> </w:t>
        </w:r>
      </w:ins>
      <w:ins w:id="46" w:author="Amanda D. Rodewald" w:date="2021-12-28T10:30:00Z">
        <w:r w:rsidR="005B3BB0">
          <w:rPr>
            <w:sz w:val="24"/>
            <w:szCs w:val="24"/>
          </w:rPr>
          <w:t xml:space="preserve">the </w:t>
        </w:r>
      </w:ins>
      <w:ins w:id="47" w:author="Amanda D. Rodewald" w:date="2021-12-28T10:32:00Z">
        <w:r w:rsidR="005B3BB0">
          <w:rPr>
            <w:sz w:val="24"/>
            <w:szCs w:val="24"/>
          </w:rPr>
          <w:t>size</w:t>
        </w:r>
      </w:ins>
      <w:ins w:id="48" w:author="Amanda D. Rodewald" w:date="2021-12-28T10:28:00Z">
        <w:r w:rsidR="007D5C90">
          <w:rPr>
            <w:sz w:val="24"/>
            <w:szCs w:val="24"/>
          </w:rPr>
          <w:t xml:space="preserve"> and </w:t>
        </w:r>
      </w:ins>
      <w:ins w:id="49" w:author="Amanda D. Rodewald" w:date="2021-12-28T10:31:00Z">
        <w:r w:rsidR="005B3BB0">
          <w:rPr>
            <w:sz w:val="24"/>
            <w:szCs w:val="24"/>
          </w:rPr>
          <w:t>placement</w:t>
        </w:r>
      </w:ins>
      <w:ins w:id="50" w:author="Amanda D. Rodewald" w:date="2021-12-28T10:28:00Z">
        <w:r w:rsidR="007D5C90">
          <w:rPr>
            <w:sz w:val="24"/>
            <w:szCs w:val="24"/>
          </w:rPr>
          <w:t xml:space="preserve"> of </w:t>
        </w:r>
      </w:ins>
      <w:ins w:id="51" w:author="Amanda D. Rodewald" w:date="2021-12-28T10:31:00Z">
        <w:r w:rsidR="005B3BB0">
          <w:rPr>
            <w:sz w:val="24"/>
            <w:szCs w:val="24"/>
          </w:rPr>
          <w:t>protected areas</w:t>
        </w:r>
      </w:ins>
      <w:ins w:id="52" w:author="Amanda D. Rodewald" w:date="2021-12-28T10:28:00Z">
        <w:r w:rsidR="007D5C90">
          <w:rPr>
            <w:sz w:val="24"/>
            <w:szCs w:val="24"/>
          </w:rPr>
          <w:t xml:space="preserve"> required to protect </w:t>
        </w:r>
      </w:ins>
      <w:ins w:id="53" w:author="Amanda D. Rodewald" w:date="2021-12-28T10:29:00Z">
        <w:r w:rsidR="007D5C90">
          <w:rPr>
            <w:sz w:val="24"/>
            <w:szCs w:val="24"/>
          </w:rPr>
          <w:t xml:space="preserve">the world’s </w:t>
        </w:r>
      </w:ins>
      <w:ins w:id="54" w:author="Amanda D. Rodewald" w:date="2021-12-28T10:28:00Z">
        <w:r w:rsidR="007D5C90">
          <w:rPr>
            <w:sz w:val="24"/>
            <w:szCs w:val="24"/>
          </w:rPr>
          <w:t>terrestrial verte</w:t>
        </w:r>
      </w:ins>
      <w:ins w:id="55" w:author="Amanda D. Rodewald" w:date="2021-12-28T10:29:00Z">
        <w:r w:rsidR="007D5C90">
          <w:rPr>
            <w:sz w:val="24"/>
            <w:szCs w:val="24"/>
          </w:rPr>
          <w:t xml:space="preserve">brates.  </w:t>
        </w:r>
      </w:ins>
      <w:del w:id="56" w:author="Amanda D. Rodewald" w:date="2021-12-28T10:31:00Z">
        <w:r w:rsidR="00312ACC" w:rsidDel="005B3BB0">
          <w:rPr>
            <w:sz w:val="24"/>
            <w:szCs w:val="24"/>
          </w:rPr>
          <w:delText xml:space="preserve">developed </w:delText>
        </w:r>
        <w:r w:rsidDel="005B3BB0">
          <w:rPr>
            <w:sz w:val="24"/>
            <w:szCs w:val="24"/>
          </w:rPr>
          <w:delText>a</w:delText>
        </w:r>
      </w:del>
      <w:ins w:id="57" w:author="Amanda D. Rodewald" w:date="2021-12-28T10:31:00Z">
        <w:r w:rsidR="005B3BB0">
          <w:rPr>
            <w:sz w:val="24"/>
            <w:szCs w:val="24"/>
          </w:rPr>
          <w:t>Using</w:t>
        </w:r>
      </w:ins>
      <w:r>
        <w:rPr>
          <w:sz w:val="24"/>
          <w:szCs w:val="24"/>
        </w:rPr>
        <w:t xml:space="preserve"> </w:t>
      </w:r>
      <w:r w:rsidR="00E94581">
        <w:rPr>
          <w:sz w:val="24"/>
          <w:szCs w:val="24"/>
        </w:rPr>
        <w:t xml:space="preserve">hierarchical </w:t>
      </w:r>
      <w:r>
        <w:rPr>
          <w:sz w:val="24"/>
          <w:szCs w:val="24"/>
        </w:rPr>
        <w:t xml:space="preserve">spatial optimization </w:t>
      </w:r>
      <w:del w:id="58" w:author="Amanda D. Rodewald" w:date="2021-12-28T10:54:00Z">
        <w:r w:rsidDel="00161E8B">
          <w:rPr>
            <w:sz w:val="24"/>
            <w:szCs w:val="24"/>
          </w:rPr>
          <w:delText>routine</w:delText>
        </w:r>
      </w:del>
      <w:ins w:id="59" w:author="Amanda D. Rodewald" w:date="2021-12-28T10:54:00Z">
        <w:r w:rsidR="00161E8B">
          <w:rPr>
            <w:sz w:val="24"/>
            <w:szCs w:val="24"/>
          </w:rPr>
          <w:t>models</w:t>
        </w:r>
      </w:ins>
      <w:ins w:id="60" w:author="Amanda D. Rodewald" w:date="2021-12-28T10:31:00Z">
        <w:r w:rsidR="005B3BB0">
          <w:rPr>
            <w:sz w:val="24"/>
            <w:szCs w:val="24"/>
          </w:rPr>
          <w:t xml:space="preserve">, </w:t>
        </w:r>
        <w:commentRangeStart w:id="61"/>
        <w:r w:rsidR="005B3BB0">
          <w:rPr>
            <w:sz w:val="24"/>
            <w:szCs w:val="24"/>
          </w:rPr>
          <w:t xml:space="preserve">we </w:t>
        </w:r>
      </w:ins>
      <w:ins w:id="62" w:author="Amanda D. Rodewald" w:date="2021-12-28T11:01:00Z">
        <w:r w:rsidR="007406B2">
          <w:rPr>
            <w:sz w:val="24"/>
            <w:szCs w:val="24"/>
          </w:rPr>
          <w:t>illustrate how</w:t>
        </w:r>
      </w:ins>
      <w:ins w:id="63" w:author="Amanda D. Rodewald" w:date="2021-12-28T10:31:00Z">
        <w:r w:rsidR="005B3BB0">
          <w:rPr>
            <w:sz w:val="24"/>
            <w:szCs w:val="24"/>
          </w:rPr>
          <w:t xml:space="preserve"> </w:t>
        </w:r>
      </w:ins>
      <w:del w:id="64" w:author="Amanda D. Rodewald" w:date="2021-12-28T10:32:00Z">
        <w:r w:rsidDel="005B3BB0">
          <w:rPr>
            <w:sz w:val="24"/>
            <w:szCs w:val="24"/>
          </w:rPr>
          <w:delText xml:space="preserve"> to maximize protection </w:delText>
        </w:r>
        <w:r w:rsidR="003B51A5" w:rsidDel="005B3BB0">
          <w:rPr>
            <w:sz w:val="24"/>
            <w:szCs w:val="24"/>
          </w:rPr>
          <w:delText>for</w:delText>
        </w:r>
        <w:r w:rsidDel="005B3BB0">
          <w:rPr>
            <w:sz w:val="24"/>
            <w:szCs w:val="24"/>
          </w:rPr>
          <w:delText xml:space="preserve"> all known terrestrial vertebrate </w:delText>
        </w:r>
        <w:r w:rsidR="00F26967" w:rsidDel="005B3BB0">
          <w:rPr>
            <w:sz w:val="24"/>
            <w:szCs w:val="24"/>
          </w:rPr>
          <w:delText>species and</w:delText>
        </w:r>
        <w:r w:rsidDel="005B3BB0">
          <w:rPr>
            <w:sz w:val="24"/>
            <w:szCs w:val="24"/>
          </w:rPr>
          <w:delText xml:space="preserve"> found that expanding </w:delText>
        </w:r>
      </w:del>
      <w:del w:id="65" w:author="Amanda D. Rodewald" w:date="2021-12-28T11:01:00Z">
        <w:r w:rsidDel="007406B2">
          <w:rPr>
            <w:sz w:val="24"/>
            <w:szCs w:val="24"/>
          </w:rPr>
          <w:delText>th</w:delText>
        </w:r>
      </w:del>
      <w:ins w:id="66" w:author="Amanda D. Rodewald" w:date="2021-12-28T10:56:00Z">
        <w:r w:rsidR="00161E8B">
          <w:rPr>
            <w:sz w:val="24"/>
            <w:szCs w:val="24"/>
          </w:rPr>
          <w:t xml:space="preserve">expanding the land area of </w:t>
        </w:r>
      </w:ins>
      <w:del w:id="67" w:author="Amanda D. Rodewald" w:date="2021-12-28T10:32:00Z">
        <w:r w:rsidDel="004066D6">
          <w:rPr>
            <w:sz w:val="24"/>
            <w:szCs w:val="24"/>
          </w:rPr>
          <w:delText>e</w:delText>
        </w:r>
      </w:del>
      <w:del w:id="68" w:author="Amanda D. Rodewald" w:date="2021-12-28T10:56:00Z">
        <w:r w:rsidDel="00161E8B">
          <w:rPr>
            <w:sz w:val="24"/>
            <w:szCs w:val="24"/>
          </w:rPr>
          <w:delText xml:space="preserve"> </w:delText>
        </w:r>
      </w:del>
      <w:ins w:id="69" w:author="Amanda D. Rodewald" w:date="2021-12-28T10:57:00Z">
        <w:r w:rsidR="00161E8B">
          <w:rPr>
            <w:sz w:val="24"/>
            <w:szCs w:val="24"/>
          </w:rPr>
          <w:t>t</w:t>
        </w:r>
      </w:ins>
      <w:ins w:id="70" w:author="Amanda D. Rodewald" w:date="2021-12-28T10:56:00Z">
        <w:r w:rsidR="00161E8B">
          <w:rPr>
            <w:sz w:val="24"/>
            <w:szCs w:val="24"/>
          </w:rPr>
          <w:t xml:space="preserve">he </w:t>
        </w:r>
      </w:ins>
      <w:r>
        <w:rPr>
          <w:sz w:val="24"/>
          <w:szCs w:val="24"/>
        </w:rPr>
        <w:t>global protected area system</w:t>
      </w:r>
      <w:ins w:id="71" w:author="Amanda D. Rodewald" w:date="2021-12-28T10:55:00Z">
        <w:r w:rsidR="00161E8B">
          <w:rPr>
            <w:sz w:val="24"/>
            <w:szCs w:val="24"/>
          </w:rPr>
          <w:t xml:space="preserve"> by only 1.6%</w:t>
        </w:r>
      </w:ins>
      <w:commentRangeEnd w:id="61"/>
      <w:r w:rsidR="005F460F">
        <w:rPr>
          <w:rStyle w:val="CommentReference"/>
        </w:rPr>
        <w:commentReference w:id="61"/>
      </w:r>
      <w:r>
        <w:rPr>
          <w:sz w:val="24"/>
          <w:szCs w:val="24"/>
        </w:rPr>
        <w:t xml:space="preserve"> </w:t>
      </w:r>
      <w:ins w:id="72" w:author="Amanda D. Rodewald" w:date="2021-12-28T11:01:00Z">
        <w:r w:rsidR="007406B2">
          <w:rPr>
            <w:sz w:val="24"/>
            <w:szCs w:val="24"/>
          </w:rPr>
          <w:t>c</w:t>
        </w:r>
      </w:ins>
      <w:ins w:id="73" w:author="Amanda D. Rodewald" w:date="2021-12-28T10:32:00Z">
        <w:r w:rsidR="004066D6">
          <w:rPr>
            <w:sz w:val="24"/>
            <w:szCs w:val="24"/>
          </w:rPr>
          <w:t xml:space="preserve">ould </w:t>
        </w:r>
      </w:ins>
      <w:ins w:id="74" w:author="Amanda D. Rodewald" w:date="2021-12-28T10:33:00Z">
        <w:r w:rsidR="004066D6">
          <w:rPr>
            <w:sz w:val="24"/>
            <w:szCs w:val="24"/>
          </w:rPr>
          <w:t>meet conservation targets</w:t>
        </w:r>
      </w:ins>
      <w:ins w:id="75" w:author="Amanda D. Rodewald" w:date="2021-12-28T10:32:00Z">
        <w:r w:rsidR="004066D6">
          <w:rPr>
            <w:sz w:val="24"/>
            <w:szCs w:val="24"/>
          </w:rPr>
          <w:t xml:space="preserve"> </w:t>
        </w:r>
      </w:ins>
      <w:del w:id="76" w:author="Amanda D. Rodewald" w:date="2021-12-28T10:34:00Z">
        <w:r w:rsidR="00312ACC" w:rsidDel="004066D6">
          <w:rPr>
            <w:sz w:val="24"/>
            <w:szCs w:val="24"/>
          </w:rPr>
          <w:delText>while</w:delText>
        </w:r>
        <w:r w:rsidDel="004066D6">
          <w:rPr>
            <w:sz w:val="24"/>
            <w:szCs w:val="24"/>
          </w:rPr>
          <w:delText xml:space="preserve"> explicitly account</w:delText>
        </w:r>
        <w:r w:rsidR="00312ACC" w:rsidDel="004066D6">
          <w:rPr>
            <w:sz w:val="24"/>
            <w:szCs w:val="24"/>
          </w:rPr>
          <w:delText>ing</w:delText>
        </w:r>
      </w:del>
      <w:ins w:id="77" w:author="Amanda D. Rodewald" w:date="2021-12-28T10:58:00Z">
        <w:r w:rsidR="00161E8B">
          <w:rPr>
            <w:sz w:val="24"/>
            <w:szCs w:val="24"/>
          </w:rPr>
          <w:t>while</w:t>
        </w:r>
      </w:ins>
      <w:ins w:id="78" w:author="Amanda D. Rodewald" w:date="2021-12-28T10:34:00Z">
        <w:r w:rsidR="004066D6">
          <w:rPr>
            <w:sz w:val="24"/>
            <w:szCs w:val="24"/>
          </w:rPr>
          <w:t xml:space="preserve"> </w:t>
        </w:r>
      </w:ins>
      <w:del w:id="79" w:author="Amanda D. Rodewald" w:date="2021-12-28T11:00:00Z">
        <w:r w:rsidDel="007406B2">
          <w:rPr>
            <w:sz w:val="24"/>
            <w:szCs w:val="24"/>
          </w:rPr>
          <w:delText xml:space="preserve"> for</w:delText>
        </w:r>
      </w:del>
      <w:ins w:id="80" w:author="Amanda D. Rodewald" w:date="2021-12-28T10:58:00Z">
        <w:r w:rsidR="00161E8B">
          <w:rPr>
            <w:sz w:val="24"/>
            <w:szCs w:val="24"/>
          </w:rPr>
          <w:t>reducing exposure to</w:t>
        </w:r>
      </w:ins>
      <w:r>
        <w:rPr>
          <w:sz w:val="24"/>
          <w:szCs w:val="24"/>
        </w:rPr>
        <w:t xml:space="preserve"> </w:t>
      </w:r>
      <w:del w:id="81" w:author="Amanda D. Rodewald" w:date="2021-12-28T10:34:00Z">
        <w:r w:rsidDel="004066D6">
          <w:rPr>
            <w:sz w:val="24"/>
            <w:szCs w:val="24"/>
          </w:rPr>
          <w:delText xml:space="preserve">such </w:delText>
        </w:r>
      </w:del>
      <w:r>
        <w:rPr>
          <w:sz w:val="24"/>
          <w:szCs w:val="24"/>
        </w:rPr>
        <w:t>risks</w:t>
      </w:r>
      <w:del w:id="82" w:author="Amanda D. Rodewald" w:date="2021-12-28T10:57:00Z">
        <w:r w:rsidDel="00161E8B">
          <w:rPr>
            <w:sz w:val="24"/>
            <w:szCs w:val="24"/>
          </w:rPr>
          <w:delText xml:space="preserve"> </w:delText>
        </w:r>
      </w:del>
      <w:del w:id="83" w:author="Amanda D. Rodewald" w:date="2021-12-28T10:34:00Z">
        <w:r w:rsidDel="004066D6">
          <w:rPr>
            <w:sz w:val="24"/>
            <w:szCs w:val="24"/>
          </w:rPr>
          <w:delText>require</w:delText>
        </w:r>
        <w:r w:rsidR="00312ACC" w:rsidDel="004066D6">
          <w:rPr>
            <w:sz w:val="24"/>
            <w:szCs w:val="24"/>
          </w:rPr>
          <w:delText>s</w:delText>
        </w:r>
        <w:r w:rsidDel="004066D6">
          <w:rPr>
            <w:sz w:val="24"/>
            <w:szCs w:val="24"/>
          </w:rPr>
          <w:delText xml:space="preserve"> </w:delText>
        </w:r>
      </w:del>
      <w:del w:id="84" w:author="Amanda D. Rodewald" w:date="2021-12-28T10:57:00Z">
        <w:r w:rsidDel="00161E8B">
          <w:rPr>
            <w:sz w:val="24"/>
            <w:szCs w:val="24"/>
          </w:rPr>
          <w:delText>small (1.6%) increase</w:delText>
        </w:r>
      </w:del>
      <w:del w:id="85" w:author="Amanda D. Rodewald" w:date="2021-12-28T10:34:00Z">
        <w:r w:rsidDel="004066D6">
          <w:rPr>
            <w:sz w:val="24"/>
            <w:szCs w:val="24"/>
          </w:rPr>
          <w:delText>s</w:delText>
        </w:r>
      </w:del>
      <w:del w:id="86" w:author="Amanda D. Rodewald" w:date="2021-12-28T10:57:00Z">
        <w:r w:rsidDel="00161E8B">
          <w:rPr>
            <w:sz w:val="24"/>
            <w:szCs w:val="24"/>
          </w:rPr>
          <w:delText xml:space="preserve"> in land </w:delText>
        </w:r>
        <w:r w:rsidR="00EA5272" w:rsidDel="00161E8B">
          <w:rPr>
            <w:sz w:val="24"/>
            <w:szCs w:val="24"/>
          </w:rPr>
          <w:delText xml:space="preserve">area </w:delText>
        </w:r>
        <w:r w:rsidDel="00161E8B">
          <w:rPr>
            <w:sz w:val="24"/>
            <w:szCs w:val="24"/>
          </w:rPr>
          <w:delText xml:space="preserve">relative to </w:delText>
        </w:r>
      </w:del>
      <w:del w:id="87" w:author="Amanda D. Rodewald" w:date="2021-12-28T10:35:00Z">
        <w:r w:rsidDel="00FB4EC0">
          <w:rPr>
            <w:sz w:val="24"/>
            <w:szCs w:val="24"/>
          </w:rPr>
          <w:delText xml:space="preserve">plans </w:delText>
        </w:r>
      </w:del>
      <w:del w:id="88" w:author="Amanda D. Rodewald" w:date="2021-12-28T10:57:00Z">
        <w:r w:rsidDel="00161E8B">
          <w:rPr>
            <w:sz w:val="24"/>
            <w:szCs w:val="24"/>
          </w:rPr>
          <w:delText>that do not consider risk</w:delText>
        </w:r>
      </w:del>
      <w:r>
        <w:rPr>
          <w:sz w:val="24"/>
          <w:szCs w:val="24"/>
        </w:rPr>
        <w:t xml:space="preserve">. </w:t>
      </w:r>
      <w:ins w:id="89" w:author="Amanda D. Rodewald" w:date="2021-12-28T11:01:00Z">
        <w:r w:rsidR="007406B2">
          <w:rPr>
            <w:sz w:val="24"/>
            <w:szCs w:val="24"/>
          </w:rPr>
          <w:t xml:space="preserve"> Risks f</w:t>
        </w:r>
      </w:ins>
      <w:ins w:id="90" w:author="Amanda D. Rodewald" w:date="2021-12-28T11:02:00Z">
        <w:r w:rsidR="007406B2">
          <w:rPr>
            <w:sz w:val="24"/>
            <w:szCs w:val="24"/>
          </w:rPr>
          <w:t xml:space="preserve">rom weak governance </w:t>
        </w:r>
      </w:ins>
      <w:del w:id="91" w:author="Amanda D. Rodewald" w:date="2021-12-28T11:02:00Z">
        <w:r w:rsidDel="007406B2">
          <w:rPr>
            <w:sz w:val="24"/>
            <w:szCs w:val="24"/>
          </w:rPr>
          <w:delText>Among the three risk categories,</w:delText>
        </w:r>
        <w:r w:rsidR="00D53D75" w:rsidDel="007406B2">
          <w:rPr>
            <w:sz w:val="24"/>
            <w:szCs w:val="24"/>
          </w:rPr>
          <w:delText xml:space="preserve"> </w:delText>
        </w:r>
        <w:r w:rsidR="00D53D75" w:rsidRPr="00D53D75" w:rsidDel="007406B2">
          <w:rPr>
            <w:sz w:val="24"/>
            <w:szCs w:val="24"/>
          </w:rPr>
          <w:delText xml:space="preserve">the risk of governance failure </w:delText>
        </w:r>
      </w:del>
      <w:r w:rsidR="00D53D75" w:rsidRPr="00D53D75">
        <w:rPr>
          <w:sz w:val="24"/>
          <w:szCs w:val="24"/>
        </w:rPr>
        <w:t xml:space="preserve">drove the </w:t>
      </w:r>
      <w:del w:id="92" w:author="Amanda D. Rodewald" w:date="2021-12-28T10:36:00Z">
        <w:r w:rsidR="00D53D75" w:rsidRPr="00D53D75" w:rsidDel="00CF2F32">
          <w:rPr>
            <w:sz w:val="24"/>
            <w:szCs w:val="24"/>
          </w:rPr>
          <w:delText>biggest</w:delText>
        </w:r>
      </w:del>
      <w:ins w:id="93" w:author="Amanda D. Rodewald" w:date="2021-12-28T10:35:00Z">
        <w:r w:rsidR="00CF2F32">
          <w:rPr>
            <w:sz w:val="24"/>
            <w:szCs w:val="24"/>
          </w:rPr>
          <w:t>greatest</w:t>
        </w:r>
      </w:ins>
      <w:r w:rsidR="00D53D75" w:rsidRPr="00D53D75">
        <w:rPr>
          <w:sz w:val="24"/>
          <w:szCs w:val="24"/>
        </w:rPr>
        <w:t xml:space="preserve"> changes in </w:t>
      </w:r>
      <w:ins w:id="94" w:author="Amanda D. Rodewald" w:date="2021-12-28T10:36:00Z">
        <w:r w:rsidR="00CF2F32">
          <w:rPr>
            <w:sz w:val="24"/>
            <w:szCs w:val="24"/>
          </w:rPr>
          <w:t>spatial priorities</w:t>
        </w:r>
      </w:ins>
      <w:del w:id="95" w:author="Amanda D. Rodewald" w:date="2021-12-28T10:36:00Z">
        <w:r w:rsidR="00D53D75" w:rsidRPr="00D53D75" w:rsidDel="00CF2F32">
          <w:rPr>
            <w:sz w:val="24"/>
            <w:szCs w:val="24"/>
          </w:rPr>
          <w:delText>priority areas</w:delText>
        </w:r>
      </w:del>
      <w:r w:rsidR="00D53D75" w:rsidRPr="00D53D75">
        <w:rPr>
          <w:sz w:val="24"/>
          <w:szCs w:val="24"/>
        </w:rPr>
        <w:t xml:space="preserve"> for protection</w:t>
      </w:r>
      <w:ins w:id="96" w:author="Amanda D. Rodewald" w:date="2021-12-28T13:41:00Z">
        <w:r w:rsidR="000E66A7">
          <w:rPr>
            <w:sz w:val="24"/>
            <w:szCs w:val="24"/>
          </w:rPr>
          <w:t xml:space="preserve">, </w:t>
        </w:r>
        <w:commentRangeStart w:id="97"/>
        <w:r w:rsidR="000E66A7">
          <w:rPr>
            <w:sz w:val="24"/>
            <w:szCs w:val="24"/>
          </w:rPr>
          <w:t>whereas those from climate resulted in the largest increases to area</w:t>
        </w:r>
        <w:commentRangeEnd w:id="97"/>
        <w:r w:rsidR="00B403C3">
          <w:rPr>
            <w:rStyle w:val="CommentReference"/>
          </w:rPr>
          <w:commentReference w:id="97"/>
        </w:r>
      </w:ins>
      <w:r>
        <w:rPr>
          <w:sz w:val="24"/>
          <w:szCs w:val="24"/>
        </w:rPr>
        <w:t xml:space="preserve">. </w:t>
      </w:r>
      <w:del w:id="98" w:author="Amanda D. Rodewald" w:date="2021-12-28T11:03:00Z">
        <w:r w:rsidDel="007406B2">
          <w:rPr>
            <w:sz w:val="24"/>
            <w:szCs w:val="24"/>
          </w:rPr>
          <w:delText xml:space="preserve">Conserving </w:delText>
        </w:r>
      </w:del>
      <w:proofErr w:type="gramStart"/>
      <w:ins w:id="99" w:author="Amanda D. Rodewald" w:date="2021-12-28T11:03:00Z">
        <w:r w:rsidR="007406B2">
          <w:rPr>
            <w:sz w:val="24"/>
            <w:szCs w:val="24"/>
          </w:rPr>
          <w:t xml:space="preserve">In </w:t>
        </w:r>
      </w:ins>
      <w:ins w:id="100" w:author="Amanda D. Rodewald" w:date="2021-12-28T11:04:00Z">
        <w:r w:rsidR="007406B2">
          <w:rPr>
            <w:sz w:val="24"/>
            <w:szCs w:val="24"/>
          </w:rPr>
          <w:t>particular, c</w:t>
        </w:r>
      </w:ins>
      <w:ins w:id="101" w:author="Amanda D. Rodewald" w:date="2021-12-28T11:03:00Z">
        <w:r w:rsidR="007406B2">
          <w:rPr>
            <w:sz w:val="24"/>
            <w:szCs w:val="24"/>
          </w:rPr>
          <w:t>onserving</w:t>
        </w:r>
        <w:proofErr w:type="gramEnd"/>
        <w:r w:rsidR="007406B2">
          <w:rPr>
            <w:sz w:val="24"/>
            <w:szCs w:val="24"/>
          </w:rPr>
          <w:t xml:space="preserve"> </w:t>
        </w:r>
      </w:ins>
      <w:r>
        <w:rPr>
          <w:sz w:val="24"/>
          <w:szCs w:val="24"/>
        </w:rPr>
        <w:t xml:space="preserve">wide-ranging species required countries with relatively strong governance to protect more land when bordering nations with comparatively weak </w:t>
      </w:r>
      <w:commentRangeStart w:id="102"/>
      <w:r>
        <w:rPr>
          <w:sz w:val="24"/>
          <w:szCs w:val="24"/>
        </w:rPr>
        <w:t>governance</w:t>
      </w:r>
      <w:commentRangeEnd w:id="102"/>
      <w:r w:rsidR="007406B2">
        <w:rPr>
          <w:rStyle w:val="CommentReference"/>
        </w:rPr>
        <w:commentReference w:id="102"/>
      </w:r>
      <w:commentRangeStart w:id="103"/>
      <w:r>
        <w:rPr>
          <w:sz w:val="24"/>
          <w:szCs w:val="24"/>
        </w:rPr>
        <w:t xml:space="preserve">. Our results </w:t>
      </w:r>
      <w:commentRangeEnd w:id="103"/>
      <w:r w:rsidR="005F460F">
        <w:rPr>
          <w:rStyle w:val="CommentReference"/>
        </w:rPr>
        <w:commentReference w:id="103"/>
      </w:r>
      <w:r>
        <w:rPr>
          <w:sz w:val="24"/>
          <w:szCs w:val="24"/>
        </w:rPr>
        <w:t xml:space="preserve">underscore the need for cross-jurisdictional coordination and demonstrate how risk can be efficiently incorporated into </w:t>
      </w:r>
      <w:r w:rsidR="00EA5272">
        <w:rPr>
          <w:sz w:val="24"/>
          <w:szCs w:val="24"/>
        </w:rPr>
        <w:t xml:space="preserve">conservation </w:t>
      </w:r>
      <w:r>
        <w:rPr>
          <w:sz w:val="24"/>
          <w:szCs w:val="24"/>
        </w:rPr>
        <w:t xml:space="preserve">planning. </w:t>
      </w:r>
    </w:p>
    <w:p w14:paraId="23C4D8BA" w14:textId="77777777" w:rsidR="00C1706F" w:rsidRDefault="00D0362E" w:rsidP="00341122">
      <w:pPr>
        <w:spacing w:line="480" w:lineRule="auto"/>
        <w:rPr>
          <w:b/>
          <w:sz w:val="24"/>
          <w:szCs w:val="24"/>
        </w:rPr>
      </w:pPr>
      <w:r>
        <w:br w:type="page"/>
      </w:r>
    </w:p>
    <w:p w14:paraId="5E4B1E07" w14:textId="1B0FCB49" w:rsidR="005D7650" w:rsidRDefault="005D7650" w:rsidP="00341122">
      <w:pPr>
        <w:spacing w:line="480" w:lineRule="auto"/>
        <w:rPr>
          <w:b/>
          <w:sz w:val="24"/>
          <w:szCs w:val="24"/>
        </w:rPr>
      </w:pPr>
      <w:r>
        <w:rPr>
          <w:b/>
          <w:sz w:val="24"/>
          <w:szCs w:val="24"/>
        </w:rPr>
        <w:lastRenderedPageBreak/>
        <w:t>Introduction</w:t>
      </w:r>
    </w:p>
    <w:p w14:paraId="57DAFA38" w14:textId="066C033F" w:rsidR="006673C8" w:rsidRDefault="00D0362E" w:rsidP="00341122">
      <w:pPr>
        <w:spacing w:line="480" w:lineRule="auto"/>
        <w:rPr>
          <w:ins w:id="104" w:author="Amanda D. Rodewald" w:date="2021-12-28T13:30:00Z"/>
          <w:color w:val="000000"/>
          <w:sz w:val="24"/>
          <w:szCs w:val="24"/>
        </w:rPr>
      </w:pPr>
      <w:del w:id="105" w:author="Amanda D. Rodewald" w:date="2021-12-28T13:18:00Z">
        <w:r w:rsidDel="008C6CE2">
          <w:rPr>
            <w:b/>
            <w:sz w:val="24"/>
            <w:szCs w:val="24"/>
          </w:rPr>
          <w:delText xml:space="preserve"> </w:delText>
        </w:r>
      </w:del>
      <w:ins w:id="106" w:author="Amanda D. Rodewald" w:date="2021-12-28T12:56:00Z">
        <w:r w:rsidR="0087546D">
          <w:rPr>
            <w:bCs/>
            <w:sz w:val="24"/>
            <w:szCs w:val="24"/>
          </w:rPr>
          <w:t xml:space="preserve">Even </w:t>
        </w:r>
      </w:ins>
      <w:ins w:id="107" w:author="Amanda D. Rodewald" w:date="2021-12-28T12:57:00Z">
        <w:r w:rsidR="0087546D">
          <w:rPr>
            <w:bCs/>
            <w:sz w:val="24"/>
            <w:szCs w:val="24"/>
          </w:rPr>
          <w:t>amongst a</w:t>
        </w:r>
      </w:ins>
      <w:ins w:id="108" w:author="Amanda D. Rodewald" w:date="2021-12-28T12:56:00Z">
        <w:r w:rsidR="0087546D">
          <w:rPr>
            <w:bCs/>
            <w:sz w:val="24"/>
            <w:szCs w:val="24"/>
          </w:rPr>
          <w:t xml:space="preserve"> diverse </w:t>
        </w:r>
      </w:ins>
      <w:ins w:id="109" w:author="Amanda D. Rodewald" w:date="2021-12-28T12:57:00Z">
        <w:r w:rsidR="0087546D">
          <w:rPr>
            <w:bCs/>
            <w:sz w:val="24"/>
            <w:szCs w:val="24"/>
          </w:rPr>
          <w:t xml:space="preserve">and innovative </w:t>
        </w:r>
      </w:ins>
      <w:ins w:id="110" w:author="Amanda D. Rodewald" w:date="2021-12-28T12:56:00Z">
        <w:r w:rsidR="0087546D">
          <w:rPr>
            <w:bCs/>
            <w:sz w:val="24"/>
            <w:szCs w:val="24"/>
          </w:rPr>
          <w:t xml:space="preserve">set of conservation tools, </w:t>
        </w:r>
      </w:ins>
      <w:del w:id="111" w:author="Amanda D. Rodewald" w:date="2021-12-28T12:57:00Z">
        <w:r w:rsidDel="0087546D">
          <w:rPr>
            <w:sz w:val="24"/>
            <w:szCs w:val="24"/>
          </w:rPr>
          <w:delText>P</w:delText>
        </w:r>
      </w:del>
      <w:ins w:id="112" w:author="Amanda D. Rodewald" w:date="2021-12-28T12:57:00Z">
        <w:r w:rsidR="0087546D">
          <w:rPr>
            <w:sz w:val="24"/>
            <w:szCs w:val="24"/>
          </w:rPr>
          <w:t>p</w:t>
        </w:r>
      </w:ins>
      <w:r>
        <w:rPr>
          <w:color w:val="000000"/>
          <w:sz w:val="24"/>
          <w:szCs w:val="24"/>
        </w:rPr>
        <w:t xml:space="preserve">rotecting </w:t>
      </w:r>
      <w:del w:id="113" w:author="Amanda D. Rodewald" w:date="2021-12-28T12:54:00Z">
        <w:r w:rsidDel="0087546D">
          <w:rPr>
            <w:color w:val="000000"/>
            <w:sz w:val="24"/>
            <w:szCs w:val="24"/>
          </w:rPr>
          <w:delText xml:space="preserve">habitat </w:delText>
        </w:r>
      </w:del>
      <w:ins w:id="114" w:author="Amanda D. Rodewald" w:date="2021-12-28T12:54:00Z">
        <w:r w:rsidR="0087546D">
          <w:rPr>
            <w:color w:val="000000"/>
            <w:sz w:val="24"/>
            <w:szCs w:val="24"/>
          </w:rPr>
          <w:t xml:space="preserve">land </w:t>
        </w:r>
      </w:ins>
      <w:del w:id="115" w:author="Amanda D. Rodewald" w:date="2021-12-28T12:57:00Z">
        <w:r w:rsidDel="0087546D">
          <w:rPr>
            <w:color w:val="000000"/>
            <w:sz w:val="24"/>
            <w:szCs w:val="24"/>
          </w:rPr>
          <w:delText xml:space="preserve">is </w:delText>
        </w:r>
      </w:del>
      <w:ins w:id="116" w:author="Amanda D. Rodewald" w:date="2021-12-28T12:57:00Z">
        <w:r w:rsidR="0087546D">
          <w:rPr>
            <w:color w:val="000000"/>
            <w:sz w:val="24"/>
            <w:szCs w:val="24"/>
          </w:rPr>
          <w:t xml:space="preserve">remains </w:t>
        </w:r>
      </w:ins>
      <w:r>
        <w:rPr>
          <w:color w:val="000000"/>
          <w:sz w:val="24"/>
          <w:szCs w:val="24"/>
        </w:rPr>
        <w:t xml:space="preserve">one of the best strategies </w:t>
      </w:r>
      <w:del w:id="117" w:author="Amanda D. Rodewald" w:date="2021-12-28T12:57:00Z">
        <w:r w:rsidDel="0087546D">
          <w:rPr>
            <w:color w:val="000000"/>
            <w:sz w:val="24"/>
            <w:szCs w:val="24"/>
          </w:rPr>
          <w:delText xml:space="preserve">for stemming the alarming decline </w:delText>
        </w:r>
        <w:r w:rsidDel="0087546D">
          <w:rPr>
            <w:sz w:val="24"/>
            <w:szCs w:val="24"/>
          </w:rPr>
          <w:delText>of</w:delText>
        </w:r>
      </w:del>
      <w:ins w:id="118" w:author="Amanda D. Rodewald" w:date="2021-12-28T12:57:00Z">
        <w:r w:rsidR="0087546D">
          <w:rPr>
            <w:color w:val="000000"/>
            <w:sz w:val="24"/>
            <w:szCs w:val="24"/>
          </w:rPr>
          <w:t>to stem the</w:t>
        </w:r>
      </w:ins>
      <w:r>
        <w:rPr>
          <w:color w:val="000000"/>
          <w:sz w:val="24"/>
          <w:szCs w:val="24"/>
        </w:rPr>
        <w:t xml:space="preserve"> biodiversity</w:t>
      </w:r>
      <w:r w:rsidR="006E670F">
        <w:rPr>
          <w:color w:val="000000"/>
          <w:sz w:val="24"/>
          <w:szCs w:val="24"/>
        </w:rPr>
        <w:t xml:space="preserve"> </w:t>
      </w:r>
      <w:ins w:id="119" w:author="Amanda D. Rodewald" w:date="2021-12-28T12:58:00Z">
        <w:r w:rsidR="0087546D">
          <w:rPr>
            <w:color w:val="000000"/>
            <w:sz w:val="24"/>
            <w:szCs w:val="24"/>
          </w:rPr>
          <w:t xml:space="preserve">crisis </w:t>
        </w:r>
      </w:ins>
      <w:r w:rsidR="006E670F">
        <w:rPr>
          <w:color w:val="000000"/>
          <w:sz w:val="24"/>
          <w:szCs w:val="24"/>
        </w:rPr>
        <w:fldChar w:fldCharType="begin"/>
      </w:r>
      <w:r w:rsidR="006E670F">
        <w:rPr>
          <w:color w:val="000000"/>
          <w:sz w:val="24"/>
          <w:szCs w:val="24"/>
        </w:rPr>
        <w:instrText xml:space="preserve"> ADDIN ZOTERO_ITEM CSL_CITATION {"citationID":"RetM7vky","properties":{"formattedCitation":"(Watson et al. 2014)","plainCitation":"(Watson et al. 2014)","noteIndex":0},"citationItems":[{"id":819,"uris":["http://zotero.org/users/878981/items/FSA6YZGH"],"uri":["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6E670F" w:rsidRPr="006E670F">
        <w:rPr>
          <w:sz w:val="24"/>
        </w:rPr>
        <w:t>(Watson et al. 2014)</w:t>
      </w:r>
      <w:r w:rsidR="006E670F">
        <w:rPr>
          <w:color w:val="000000"/>
          <w:sz w:val="24"/>
          <w:szCs w:val="24"/>
        </w:rPr>
        <w:fldChar w:fldCharType="end"/>
      </w:r>
      <w:ins w:id="120" w:author="Amanda D. Rodewald" w:date="2021-12-28T12:58:00Z">
        <w:r w:rsidR="002A2CAA">
          <w:rPr>
            <w:color w:val="000000"/>
            <w:sz w:val="24"/>
            <w:szCs w:val="24"/>
          </w:rPr>
          <w:t xml:space="preserve"> and</w:t>
        </w:r>
      </w:ins>
      <w:ins w:id="121" w:author="Amanda D. Rodewald" w:date="2021-12-28T13:00:00Z">
        <w:r w:rsidR="002A2CAA">
          <w:rPr>
            <w:color w:val="000000"/>
            <w:sz w:val="24"/>
            <w:szCs w:val="24"/>
          </w:rPr>
          <w:t xml:space="preserve"> a cornerstone</w:t>
        </w:r>
      </w:ins>
      <w:ins w:id="122" w:author="Amanda D. Rodewald" w:date="2021-12-28T12:58:00Z">
        <w:r w:rsidR="002A2CAA">
          <w:rPr>
            <w:color w:val="000000"/>
            <w:sz w:val="24"/>
            <w:szCs w:val="24"/>
          </w:rPr>
          <w:t xml:space="preserve"> of internationa</w:t>
        </w:r>
      </w:ins>
      <w:ins w:id="123" w:author="Amanda D. Rodewald" w:date="2021-12-28T12:59:00Z">
        <w:r w:rsidR="002A2CAA">
          <w:rPr>
            <w:color w:val="000000"/>
            <w:sz w:val="24"/>
            <w:szCs w:val="24"/>
          </w:rPr>
          <w:t xml:space="preserve">l agreements </w:t>
        </w:r>
      </w:ins>
      <w:ins w:id="124" w:author="Amanda D. Rodewald" w:date="2021-12-28T13:07:00Z">
        <w:r w:rsidR="00F5468D">
          <w:rPr>
            <w:color w:val="000000"/>
            <w:sz w:val="24"/>
            <w:szCs w:val="24"/>
          </w:rPr>
          <w:t xml:space="preserve">to </w:t>
        </w:r>
      </w:ins>
      <w:ins w:id="125" w:author="Amanda D. Rodewald" w:date="2021-12-28T13:19:00Z">
        <w:r w:rsidR="008C6CE2">
          <w:rPr>
            <w:color w:val="000000"/>
            <w:sz w:val="24"/>
            <w:szCs w:val="24"/>
          </w:rPr>
          <w:t>safeguard</w:t>
        </w:r>
      </w:ins>
      <w:ins w:id="126" w:author="Amanda D. Rodewald" w:date="2021-12-28T13:07:00Z">
        <w:r w:rsidR="00F5468D">
          <w:rPr>
            <w:color w:val="000000"/>
            <w:sz w:val="24"/>
            <w:szCs w:val="24"/>
          </w:rPr>
          <w:t xml:space="preserve"> </w:t>
        </w:r>
      </w:ins>
      <w:commentRangeStart w:id="127"/>
      <w:ins w:id="128" w:author="Amanda D. Rodewald" w:date="2021-12-28T13:11:00Z">
        <w:r w:rsidR="00F5468D">
          <w:rPr>
            <w:color w:val="000000"/>
            <w:sz w:val="24"/>
            <w:szCs w:val="24"/>
          </w:rPr>
          <w:t>biodiversity</w:t>
        </w:r>
      </w:ins>
      <w:commentRangeEnd w:id="127"/>
      <w:r w:rsidR="005F460F">
        <w:rPr>
          <w:rStyle w:val="CommentReference"/>
        </w:rPr>
        <w:commentReference w:id="127"/>
      </w:r>
      <w:ins w:id="129" w:author="Amanda D. Rodewald" w:date="2021-12-28T13:19:00Z">
        <w:r w:rsidR="008C6CE2">
          <w:rPr>
            <w:color w:val="000000"/>
            <w:sz w:val="24"/>
            <w:szCs w:val="24"/>
          </w:rPr>
          <w:t xml:space="preserve"> </w:t>
        </w:r>
      </w:ins>
      <w:del w:id="130" w:author="Amanda D. Rodewald" w:date="2021-12-28T13:00:00Z">
        <w:r w:rsidDel="002A2CAA">
          <w:rPr>
            <w:sz w:val="24"/>
            <w:szCs w:val="24"/>
          </w:rPr>
          <w:delText>. As such, international agreements to protect increasing amounts of land area have become cornerstones of efforts to protect biodiversity</w:delText>
        </w:r>
        <w:r w:rsidR="00A56CBE" w:rsidDel="002A2CAA">
          <w:rPr>
            <w:sz w:val="24"/>
            <w:szCs w:val="24"/>
          </w:rPr>
          <w:delText xml:space="preserve"> </w:delText>
        </w:r>
      </w:del>
      <w:r w:rsidR="000D460D">
        <w:rPr>
          <w:sz w:val="24"/>
          <w:szCs w:val="24"/>
        </w:rPr>
        <w:fldChar w:fldCharType="begin"/>
      </w:r>
      <w:r w:rsidR="000D460D">
        <w:rPr>
          <w:sz w:val="24"/>
          <w:szCs w:val="24"/>
        </w:rPr>
        <w:instrText xml:space="preserve"> ADDIN ZOTERO_ITEM CSL_CITATION {"citationID":"WMOOmHAk","properties":{"formattedCitation":"(Convention on Biological Diversity 2017; CBD (Convention on Biological Diversity) 2020)","plainCitation":"(Convention on Biological Diversity 2017; CBD (Convention on Biological Diversity) 2020)","noteIndex":0},"citationItems":[{"id":1812,"uris":["http://zotero.org/groups/805250/items/CSDUBBNT"],"uri":["http://zotero.org/groups/805250/items/CSDUBBNT"],"itemData":{"id":1812,"type":"webpage","title":"Aichi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0D460D">
        <w:rPr>
          <w:sz w:val="24"/>
          <w:szCs w:val="24"/>
        </w:rPr>
        <w:fldChar w:fldCharType="separate"/>
      </w:r>
      <w:r w:rsidR="000D460D" w:rsidRPr="000D460D">
        <w:rPr>
          <w:sz w:val="24"/>
        </w:rPr>
        <w:t xml:space="preserve">(Convention on Biological Diversity </w:t>
      </w:r>
      <w:r w:rsidR="00B06C2A">
        <w:rPr>
          <w:sz w:val="24"/>
        </w:rPr>
        <w:t xml:space="preserve">(CBD) </w:t>
      </w:r>
      <w:del w:id="131" w:author="Joe Bennett" w:date="2021-12-26T13:15:00Z">
        <w:r w:rsidR="000D460D" w:rsidRPr="000D460D" w:rsidDel="00FC6E8F">
          <w:rPr>
            <w:sz w:val="24"/>
          </w:rPr>
          <w:delText>2017</w:delText>
        </w:r>
        <w:r w:rsidR="00B06C2A" w:rsidDel="00FC6E8F">
          <w:rPr>
            <w:sz w:val="24"/>
          </w:rPr>
          <w:delText xml:space="preserve">, </w:delText>
        </w:r>
      </w:del>
      <w:r w:rsidR="000D460D" w:rsidRPr="000D460D">
        <w:rPr>
          <w:sz w:val="24"/>
        </w:rPr>
        <w:t>2020)</w:t>
      </w:r>
      <w:r w:rsidR="000D460D">
        <w:rPr>
          <w:sz w:val="24"/>
          <w:szCs w:val="24"/>
        </w:rPr>
        <w:fldChar w:fldCharType="end"/>
      </w:r>
      <w:r w:rsidRPr="00E97D75">
        <w:rPr>
          <w:i/>
          <w:sz w:val="24"/>
          <w:szCs w:val="24"/>
        </w:rPr>
        <w:t>.</w:t>
      </w:r>
      <w:r>
        <w:rPr>
          <w:sz w:val="24"/>
          <w:szCs w:val="24"/>
        </w:rPr>
        <w:t xml:space="preserve"> </w:t>
      </w:r>
      <w:ins w:id="132" w:author="Amanda D. Rodewald" w:date="2021-12-28T13:20:00Z">
        <w:r w:rsidR="008C6CE2">
          <w:rPr>
            <w:sz w:val="24"/>
            <w:szCs w:val="24"/>
          </w:rPr>
          <w:t xml:space="preserve"> The effectiveness of a global network of protected areas</w:t>
        </w:r>
      </w:ins>
      <w:ins w:id="133" w:author="Amanda D. Rodewald" w:date="2021-12-28T13:06:00Z">
        <w:r w:rsidR="00F5468D">
          <w:rPr>
            <w:sz w:val="24"/>
            <w:szCs w:val="24"/>
          </w:rPr>
          <w:t xml:space="preserve"> </w:t>
        </w:r>
      </w:ins>
      <w:ins w:id="134" w:author="Amanda D. Rodewald" w:date="2021-12-28T13:10:00Z">
        <w:r w:rsidR="00F5468D">
          <w:rPr>
            <w:sz w:val="24"/>
            <w:szCs w:val="24"/>
          </w:rPr>
          <w:t xml:space="preserve">depends </w:t>
        </w:r>
      </w:ins>
      <w:ins w:id="135" w:author="Amanda D. Rodewald" w:date="2021-12-28T13:05:00Z">
        <w:r w:rsidR="00E71356">
          <w:rPr>
            <w:sz w:val="24"/>
            <w:szCs w:val="24"/>
          </w:rPr>
          <w:t xml:space="preserve">upon </w:t>
        </w:r>
      </w:ins>
      <w:ins w:id="136" w:author="Amanda D. Rodewald" w:date="2021-12-28T13:20:00Z">
        <w:r w:rsidR="008C6CE2">
          <w:rPr>
            <w:sz w:val="24"/>
            <w:szCs w:val="24"/>
          </w:rPr>
          <w:t>the identifica</w:t>
        </w:r>
      </w:ins>
      <w:ins w:id="137" w:author="Amanda D. Rodewald" w:date="2021-12-28T13:21:00Z">
        <w:r w:rsidR="008C6CE2">
          <w:rPr>
            <w:sz w:val="24"/>
            <w:szCs w:val="24"/>
          </w:rPr>
          <w:t xml:space="preserve">tion of </w:t>
        </w:r>
      </w:ins>
      <w:ins w:id="138" w:author="Amanda D. Rodewald" w:date="2021-12-28T13:06:00Z">
        <w:r w:rsidR="00F5468D">
          <w:rPr>
            <w:sz w:val="24"/>
            <w:szCs w:val="24"/>
          </w:rPr>
          <w:t>areas that</w:t>
        </w:r>
      </w:ins>
      <w:ins w:id="139" w:author="Amanda D. Rodewald" w:date="2021-12-28T13:10:00Z">
        <w:r w:rsidR="00F5468D">
          <w:rPr>
            <w:sz w:val="24"/>
            <w:szCs w:val="24"/>
          </w:rPr>
          <w:t xml:space="preserve"> will</w:t>
        </w:r>
      </w:ins>
      <w:ins w:id="140" w:author="Amanda D. Rodewald" w:date="2021-12-28T13:21:00Z">
        <w:r w:rsidR="00AA6F46">
          <w:rPr>
            <w:sz w:val="24"/>
            <w:szCs w:val="24"/>
          </w:rPr>
          <w:t xml:space="preserve"> both</w:t>
        </w:r>
      </w:ins>
      <w:ins w:id="141" w:author="Amanda D. Rodewald" w:date="2021-12-28T13:11:00Z">
        <w:r w:rsidR="00F5468D">
          <w:rPr>
            <w:sz w:val="24"/>
            <w:szCs w:val="24"/>
          </w:rPr>
          <w:t xml:space="preserve"> meet the needs of species </w:t>
        </w:r>
        <w:r w:rsidR="00990341">
          <w:rPr>
            <w:sz w:val="24"/>
            <w:szCs w:val="24"/>
          </w:rPr>
          <w:t>and</w:t>
        </w:r>
      </w:ins>
      <w:ins w:id="142" w:author="Amanda D. Rodewald" w:date="2021-12-28T13:08:00Z">
        <w:r w:rsidR="00F5468D">
          <w:rPr>
            <w:sz w:val="24"/>
            <w:szCs w:val="24"/>
          </w:rPr>
          <w:t xml:space="preserve"> provide the greatest return</w:t>
        </w:r>
      </w:ins>
      <w:ins w:id="143" w:author="Amanda D. Rodewald" w:date="2021-12-28T13:09:00Z">
        <w:r w:rsidR="00F5468D">
          <w:rPr>
            <w:sz w:val="24"/>
            <w:szCs w:val="24"/>
          </w:rPr>
          <w:t xml:space="preserve"> on </w:t>
        </w:r>
      </w:ins>
      <w:ins w:id="144" w:author="Amanda D. Rodewald" w:date="2021-12-28T13:11:00Z">
        <w:r w:rsidR="00990341">
          <w:rPr>
            <w:sz w:val="24"/>
            <w:szCs w:val="24"/>
          </w:rPr>
          <w:t xml:space="preserve">conservation </w:t>
        </w:r>
      </w:ins>
      <w:ins w:id="145" w:author="Amanda D. Rodewald" w:date="2021-12-28T13:09:00Z">
        <w:r w:rsidR="00F5468D">
          <w:rPr>
            <w:sz w:val="24"/>
            <w:szCs w:val="24"/>
          </w:rPr>
          <w:t>investment</w:t>
        </w:r>
      </w:ins>
      <w:ins w:id="146" w:author="Amanda D. Rodewald" w:date="2021-12-28T13:11:00Z">
        <w:r w:rsidR="00990341">
          <w:rPr>
            <w:sz w:val="24"/>
            <w:szCs w:val="24"/>
          </w:rPr>
          <w:t>s</w:t>
        </w:r>
      </w:ins>
      <w:ins w:id="147" w:author="Amanda D. Rodewald" w:date="2021-12-28T13:06:00Z">
        <w:r w:rsidR="00F5468D">
          <w:rPr>
            <w:sz w:val="24"/>
            <w:szCs w:val="24"/>
          </w:rPr>
          <w:t>.</w:t>
        </w:r>
      </w:ins>
      <w:ins w:id="148" w:author="Amanda D. Rodewald" w:date="2021-12-28T13:07:00Z">
        <w:r w:rsidR="00F5468D">
          <w:rPr>
            <w:sz w:val="24"/>
            <w:szCs w:val="24"/>
          </w:rPr>
          <w:t xml:space="preserve">  </w:t>
        </w:r>
      </w:ins>
      <w:ins w:id="149" w:author="Amanda D. Rodewald" w:date="2021-12-28T13:25:00Z">
        <w:r w:rsidR="00321BD9">
          <w:rPr>
            <w:sz w:val="24"/>
            <w:szCs w:val="24"/>
          </w:rPr>
          <w:t>Yet</w:t>
        </w:r>
      </w:ins>
      <w:ins w:id="150" w:author="Amanda D. Rodewald" w:date="2021-12-28T13:23:00Z">
        <w:r w:rsidR="00166028">
          <w:rPr>
            <w:sz w:val="24"/>
            <w:szCs w:val="24"/>
          </w:rPr>
          <w:t xml:space="preserve"> most</w:t>
        </w:r>
      </w:ins>
      <w:ins w:id="151" w:author="Amanda D. Rodewald" w:date="2021-12-28T13:12:00Z">
        <w:r w:rsidR="00990341">
          <w:rPr>
            <w:sz w:val="24"/>
            <w:szCs w:val="24"/>
          </w:rPr>
          <w:t xml:space="preserve"> </w:t>
        </w:r>
      </w:ins>
      <w:ins w:id="152" w:author="Amanda D. Rodewald" w:date="2021-12-28T13:25:00Z">
        <w:r w:rsidR="00321BD9">
          <w:rPr>
            <w:sz w:val="24"/>
            <w:szCs w:val="24"/>
          </w:rPr>
          <w:t>spatial planning efforts</w:t>
        </w:r>
      </w:ins>
      <w:ins w:id="153" w:author="Amanda D. Rodewald" w:date="2021-12-28T13:26:00Z">
        <w:r w:rsidR="00321BD9">
          <w:rPr>
            <w:sz w:val="24"/>
            <w:szCs w:val="24"/>
          </w:rPr>
          <w:t xml:space="preserve"> base decisions heavily upon the estimated ecological value of land </w:t>
        </w:r>
        <w:r w:rsidR="00321BD9">
          <w:rPr>
            <w:sz w:val="24"/>
            <w:szCs w:val="24"/>
          </w:rPr>
          <w:fldChar w:fldCharType="begin"/>
        </w:r>
        <w:r w:rsidR="00321BD9">
          <w:rPr>
            <w:sz w:val="24"/>
            <w:szCs w:val="24"/>
          </w:rPr>
          <w: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2020)","noteIndex":0},"citationItems":[{"id":789,"uris":["http://zotero.org/users/878981/items/X76NAH4G"],"uri":["http://zotero.org/users/878981/items/X76NAH4G"],"itemData":{"id":789,"type":"article-journal","container-title":"science","issue":"5783","note":"publisher: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SL"}],"issued":{"date-parts":[["2006"]]}}},{"id":935,"uris":["http://zotero.org/users/878981/items/3BJFD82E"],"uri":["http://zotero.org/users/878981/items/3BJFD82E"],"itemData":{"id":935,"type":"article-journal","abstract":"Meeting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321BD9">
          <w:rPr>
            <w:sz w:val="24"/>
            <w:szCs w:val="24"/>
          </w:rPr>
          <w:fldChar w:fldCharType="separate"/>
        </w:r>
        <w:r w:rsidR="00321BD9" w:rsidRPr="002D47F7">
          <w:rPr>
            <w:sz w:val="24"/>
          </w:rPr>
          <w:t>(Venter et al. 2014; CBD 2020)</w:t>
        </w:r>
        <w:r w:rsidR="00321BD9">
          <w:rPr>
            <w:sz w:val="24"/>
            <w:szCs w:val="24"/>
          </w:rPr>
          <w:fldChar w:fldCharType="end"/>
        </w:r>
        <w:r w:rsidR="00321BD9">
          <w:rPr>
            <w:sz w:val="24"/>
            <w:szCs w:val="24"/>
          </w:rPr>
          <w:t xml:space="preserve"> and </w:t>
        </w:r>
      </w:ins>
      <w:ins w:id="154" w:author="Amanda D. Rodewald" w:date="2021-12-28T13:27:00Z">
        <w:r w:rsidR="00321BD9">
          <w:rPr>
            <w:sz w:val="24"/>
            <w:szCs w:val="24"/>
          </w:rPr>
          <w:t>carry</w:t>
        </w:r>
      </w:ins>
      <w:ins w:id="155" w:author="Amanda D. Rodewald" w:date="2021-12-28T13:26:00Z">
        <w:r w:rsidR="00321BD9">
          <w:rPr>
            <w:sz w:val="24"/>
            <w:szCs w:val="24"/>
          </w:rPr>
          <w:t xml:space="preserve"> the</w:t>
        </w:r>
      </w:ins>
      <w:ins w:id="156" w:author="Amanda D. Rodewald" w:date="2021-12-28T13:23:00Z">
        <w:r w:rsidR="00166028">
          <w:rPr>
            <w:sz w:val="24"/>
            <w:szCs w:val="24"/>
          </w:rPr>
          <w:t xml:space="preserve"> tacit</w:t>
        </w:r>
      </w:ins>
      <w:ins w:id="157" w:author="Amanda D. Rodewald" w:date="2021-12-28T13:27:00Z">
        <w:r w:rsidR="00321BD9">
          <w:rPr>
            <w:sz w:val="24"/>
            <w:szCs w:val="24"/>
          </w:rPr>
          <w:t>,</w:t>
        </w:r>
      </w:ins>
      <w:ins w:id="158" w:author="Amanda D. Rodewald" w:date="2021-12-28T13:23:00Z">
        <w:r w:rsidR="00166028">
          <w:rPr>
            <w:sz w:val="24"/>
            <w:szCs w:val="24"/>
          </w:rPr>
          <w:t xml:space="preserve"> </w:t>
        </w:r>
      </w:ins>
      <w:ins w:id="159" w:author="Amanda D. Rodewald" w:date="2021-12-28T13:27:00Z">
        <w:r w:rsidR="00321BD9">
          <w:rPr>
            <w:sz w:val="24"/>
            <w:szCs w:val="24"/>
          </w:rPr>
          <w:t xml:space="preserve">but often incorrect, </w:t>
        </w:r>
      </w:ins>
      <w:ins w:id="160" w:author="Amanda D. Rodewald" w:date="2021-12-28T13:23:00Z">
        <w:r w:rsidR="00166028">
          <w:rPr>
            <w:sz w:val="24"/>
            <w:szCs w:val="24"/>
          </w:rPr>
          <w:t>assumption that protection will be enforced, effective, and permanent</w:t>
        </w:r>
      </w:ins>
      <w:del w:id="161" w:author="Amanda D. Rodewald" w:date="2021-12-28T13:13:00Z">
        <w:r w:rsidDel="00990341">
          <w:rPr>
            <w:sz w:val="24"/>
            <w:szCs w:val="24"/>
          </w:rPr>
          <w:delText>Most current approaches for identifying important areas to protect rely upon estimations of the conservation value of the land for biodiversity</w:delText>
        </w:r>
        <w:r w:rsidR="00D35251" w:rsidDel="00990341">
          <w:rPr>
            <w:sz w:val="24"/>
            <w:szCs w:val="24"/>
          </w:rPr>
          <w:delText xml:space="preserve"> </w:delText>
        </w:r>
      </w:del>
      <w:del w:id="162" w:author="Amanda D. Rodewald" w:date="2021-12-28T13:26:00Z">
        <w:r w:rsidR="002D47F7" w:rsidDel="00321BD9">
          <w:rPr>
            <w:sz w:val="24"/>
            <w:szCs w:val="24"/>
          </w:rPr>
          <w:fldChar w:fldCharType="begin"/>
        </w:r>
        <w:r w:rsidR="002D47F7" w:rsidDel="00321BD9">
          <w:rPr>
            <w:sz w:val="24"/>
            <w:szCs w:val="24"/>
          </w:rPr>
          <w:del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2020)","noteIndex":0},"citationItems":[{"id":789,"uris":["http://zotero.org/users/878981/items/X76NAH4G"],"uri":["http://zotero.org/users/878981/items/X76NAH4G"],"itemData":{"id":789,"type":"article-journal","container-title":"science","issue":"5783","note":"publisher: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SL"}],"issued":{"date-parts":[["2006"]]}}},{"id":935,"uris":["http://zotero.org/users/878981/items/3BJFD82E"],"uri":["http://zotero.org/users/878981/items/3BJFD82E"],"itemData":{"id":935,"type":"article-journal","abstract":"Meeting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delInstrText>
        </w:r>
        <w:r w:rsidR="002D47F7" w:rsidDel="00321BD9">
          <w:rPr>
            <w:sz w:val="24"/>
            <w:szCs w:val="24"/>
          </w:rPr>
          <w:fldChar w:fldCharType="separate"/>
        </w:r>
        <w:r w:rsidR="002D47F7" w:rsidRPr="002D47F7" w:rsidDel="00321BD9">
          <w:rPr>
            <w:sz w:val="24"/>
          </w:rPr>
          <w:delText>(Venter et al. 2014; Convention on Biological Diversity 2017; CBD (Convention on Biological Diversity) 2020)</w:delText>
        </w:r>
        <w:r w:rsidR="002D47F7" w:rsidDel="00321BD9">
          <w:rPr>
            <w:sz w:val="24"/>
            <w:szCs w:val="24"/>
          </w:rPr>
          <w:fldChar w:fldCharType="end"/>
        </w:r>
      </w:del>
      <w:del w:id="163" w:author="Amanda D. Rodewald" w:date="2021-12-28T13:13:00Z">
        <w:r w:rsidRPr="0015187E" w:rsidDel="00990341">
          <w:rPr>
            <w:sz w:val="24"/>
            <w:szCs w:val="24"/>
          </w:rPr>
          <w:delText>.</w:delText>
        </w:r>
      </w:del>
      <w:del w:id="164" w:author="Amanda D. Rodewald" w:date="2021-12-28T13:15:00Z">
        <w:r w:rsidDel="00990341">
          <w:rPr>
            <w:sz w:val="24"/>
            <w:szCs w:val="24"/>
          </w:rPr>
          <w:delText xml:space="preserve"> Seldom articulated in such plans is the</w:delText>
        </w:r>
      </w:del>
      <w:del w:id="165" w:author="Amanda D. Rodewald" w:date="2021-12-28T13:23:00Z">
        <w:r w:rsidDel="00166028">
          <w:rPr>
            <w:sz w:val="24"/>
            <w:szCs w:val="24"/>
          </w:rPr>
          <w:delText xml:space="preserve"> tacit assumption that protection will be enforced, effective, and permanent</w:delText>
        </w:r>
      </w:del>
      <w:ins w:id="166" w:author="Amanda D. Rodewald" w:date="2021-12-28T13:15:00Z">
        <w:r w:rsidR="00990341">
          <w:rPr>
            <w:sz w:val="24"/>
            <w:szCs w:val="24"/>
          </w:rPr>
          <w:t xml:space="preserve">.  </w:t>
        </w:r>
      </w:ins>
      <w:ins w:id="167" w:author="Amanda D. Rodewald" w:date="2021-12-28T13:27:00Z">
        <w:r w:rsidR="00321BD9">
          <w:rPr>
            <w:sz w:val="24"/>
            <w:szCs w:val="24"/>
          </w:rPr>
          <w:t xml:space="preserve">Despite </w:t>
        </w:r>
      </w:ins>
      <w:ins w:id="168" w:author="Amanda D. Rodewald" w:date="2021-12-28T13:28:00Z">
        <w:r w:rsidR="00321BD9">
          <w:rPr>
            <w:sz w:val="24"/>
            <w:szCs w:val="24"/>
          </w:rPr>
          <w:t>evidence that</w:t>
        </w:r>
      </w:ins>
      <w:ins w:id="169" w:author="Amanda D. Rodewald" w:date="2021-12-28T13:16:00Z">
        <w:r w:rsidR="00990341">
          <w:rPr>
            <w:sz w:val="24"/>
            <w:szCs w:val="24"/>
          </w:rPr>
          <w:t xml:space="preserve"> </w:t>
        </w:r>
      </w:ins>
      <w:del w:id="170" w:author="Amanda D. Rodewald" w:date="2021-12-28T13:16:00Z">
        <w:r w:rsidDel="00990341">
          <w:rPr>
            <w:sz w:val="24"/>
            <w:szCs w:val="24"/>
          </w:rPr>
          <w:delText xml:space="preserve">; yet many </w:delText>
        </w:r>
      </w:del>
      <w:r>
        <w:rPr>
          <w:sz w:val="24"/>
          <w:szCs w:val="24"/>
        </w:rPr>
        <w:t xml:space="preserve">protected areas are subject to risks </w:t>
      </w:r>
      <w:del w:id="171" w:author="Amanda D. Rodewald" w:date="2021-12-28T13:28:00Z">
        <w:r w:rsidR="00EA5272" w:rsidDel="00321BD9">
          <w:rPr>
            <w:sz w:val="24"/>
            <w:szCs w:val="24"/>
          </w:rPr>
          <w:delText>caused by</w:delText>
        </w:r>
      </w:del>
      <w:ins w:id="172" w:author="Amanda D. Rodewald" w:date="2021-12-28T13:28:00Z">
        <w:r w:rsidR="00321BD9">
          <w:rPr>
            <w:sz w:val="24"/>
            <w:szCs w:val="24"/>
          </w:rPr>
          <w:t>associated with</w:t>
        </w:r>
      </w:ins>
      <w:r>
        <w:rPr>
          <w:sz w:val="24"/>
          <w:szCs w:val="24"/>
        </w:rPr>
        <w:t xml:space="preserve"> weak governance</w:t>
      </w:r>
      <w:ins w:id="173" w:author="Amanda D. Rodewald" w:date="2021-12-28T13:16:00Z">
        <w:r w:rsidR="0001246F">
          <w:rPr>
            <w:sz w:val="24"/>
            <w:szCs w:val="24"/>
          </w:rPr>
          <w:t xml:space="preserve"> (e.g., political instability and corruptio</w:t>
        </w:r>
      </w:ins>
      <w:ins w:id="174" w:author="Amanda D. Rodewald" w:date="2021-12-28T13:17:00Z">
        <w:r w:rsidR="0001246F">
          <w:rPr>
            <w:sz w:val="24"/>
            <w:szCs w:val="24"/>
          </w:rPr>
          <w:t xml:space="preserve">n; </w:t>
        </w:r>
      </w:ins>
      <w:moveToRangeStart w:id="175" w:author="Amanda D. Rodewald" w:date="2021-12-28T13:17:00Z" w:name="move91589844"/>
      <w:moveTo w:id="176" w:author="Amanda D. Rodewald" w:date="2021-12-28T13:17:00Z">
        <w:r w:rsidR="0001246F">
          <w:rPr>
            <w:color w:val="000000"/>
            <w:sz w:val="24"/>
            <w:szCs w:val="24"/>
          </w:rPr>
          <w:fldChar w:fldCharType="begin"/>
        </w:r>
        <w:r w:rsidR="0001246F">
          <w:rPr>
            <w:color w:val="000000"/>
            <w:sz w:val="24"/>
            <w:szCs w:val="24"/>
          </w:rPr>
          <w:instrText xml:space="preserve"> ADDIN ZOTERO_ITEM CSL_CITATION {"citationID":"Mh7DCt35","properties":{"formattedCitation":"(Hammill et al. 2016; Schulze et al. 2018)","plainCitation":"(Hammill et al. 2016; Schulze et al. 2018)","noteIndex":0},"citationItems":[{"id":746,"uris":["http://zotero.org/users/878981/items/QVRFZIGM"],"uri":["http://zotero.org/users/878981/items/QVRFZIGM"],"itemData":{"id":746,"type":"article-journal","abstract":"The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A."}],"issued":{"date-parts":[["2016",3,30]]}}},{"id":784,"uris":["http://zotero.org/users/878981/items/SNVLICL8"],"uri":["http://zotero.org/users/878981/items/SNVLICL8"],"itemData":{"id":784,"type":"article-journal","container-title":"Conservation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01246F" w:rsidRPr="0049405C">
          <w:rPr>
            <w:sz w:val="24"/>
          </w:rPr>
          <w:t>(Hammill et al. 2016; Schulze et al. 2018)</w:t>
        </w:r>
        <w:r w:rsidR="0001246F">
          <w:rPr>
            <w:color w:val="000000"/>
            <w:sz w:val="24"/>
            <w:szCs w:val="24"/>
          </w:rPr>
          <w:fldChar w:fldCharType="end"/>
        </w:r>
      </w:moveTo>
      <w:moveToRangeEnd w:id="175"/>
      <w:r>
        <w:rPr>
          <w:sz w:val="24"/>
          <w:szCs w:val="24"/>
        </w:rPr>
        <w:t xml:space="preserve">, </w:t>
      </w:r>
      <w:r w:rsidR="003A78D6">
        <w:rPr>
          <w:color w:val="000000"/>
          <w:sz w:val="24"/>
          <w:szCs w:val="24"/>
        </w:rPr>
        <w:t>land use</w:t>
      </w:r>
      <w:r>
        <w:rPr>
          <w:color w:val="000000"/>
          <w:sz w:val="24"/>
          <w:szCs w:val="24"/>
        </w:rPr>
        <w:t xml:space="preserve"> intensification</w:t>
      </w:r>
      <w:ins w:id="177" w:author="Amanda D. Rodewald" w:date="2021-12-28T13:17:00Z">
        <w:r w:rsidR="0001246F">
          <w:rPr>
            <w:color w:val="000000"/>
            <w:sz w:val="24"/>
            <w:szCs w:val="24"/>
          </w:rPr>
          <w:t xml:space="preserve"> (e.g., deforestation and degazetting of parks; </w:t>
        </w:r>
        <w:proofErr w:type="spellStart"/>
        <w:r w:rsidR="0001246F" w:rsidRPr="00F2093A">
          <w:rPr>
            <w:sz w:val="24"/>
          </w:rPr>
          <w:t>Tesfaw</w:t>
        </w:r>
        <w:proofErr w:type="spellEnd"/>
        <w:r w:rsidR="0001246F" w:rsidRPr="00F2093A">
          <w:rPr>
            <w:sz w:val="24"/>
          </w:rPr>
          <w:t xml:space="preserve"> et al. 2018</w:t>
        </w:r>
        <w:r w:rsidR="0001246F">
          <w:rPr>
            <w:sz w:val="24"/>
          </w:rPr>
          <w:t>)</w:t>
        </w:r>
      </w:ins>
      <w:r>
        <w:rPr>
          <w:color w:val="000000"/>
          <w:sz w:val="24"/>
          <w:szCs w:val="24"/>
        </w:rPr>
        <w:t xml:space="preserve">, and </w:t>
      </w:r>
      <w:r>
        <w:rPr>
          <w:sz w:val="24"/>
          <w:szCs w:val="24"/>
        </w:rPr>
        <w:t>c</w:t>
      </w:r>
      <w:r>
        <w:rPr>
          <w:color w:val="000000"/>
          <w:sz w:val="24"/>
          <w:szCs w:val="24"/>
        </w:rPr>
        <w:t>limate change</w:t>
      </w:r>
      <w:ins w:id="178" w:author="Amanda D. Rodewald" w:date="2021-12-28T13:17:00Z">
        <w:r w:rsidR="0001246F">
          <w:rPr>
            <w:color w:val="000000"/>
            <w:sz w:val="24"/>
            <w:szCs w:val="24"/>
          </w:rPr>
          <w:t xml:space="preserve"> (e.g., ext</w:t>
        </w:r>
      </w:ins>
      <w:ins w:id="179" w:author="Amanda D. Rodewald" w:date="2021-12-28T13:18:00Z">
        <w:r w:rsidR="0001246F">
          <w:rPr>
            <w:color w:val="000000"/>
            <w:sz w:val="24"/>
            <w:szCs w:val="24"/>
          </w:rPr>
          <w:t>reme weather events;</w:t>
        </w:r>
        <w:r w:rsidR="0001246F" w:rsidRPr="0001246F">
          <w:rPr>
            <w:sz w:val="24"/>
          </w:rPr>
          <w:t xml:space="preserve"> </w:t>
        </w:r>
        <w:r w:rsidR="0001246F" w:rsidRPr="00DD7972">
          <w:rPr>
            <w:sz w:val="24"/>
          </w:rPr>
          <w:t>Maxwell et al. 2019</w:t>
        </w:r>
        <w:r w:rsidR="0001246F">
          <w:rPr>
            <w:sz w:val="24"/>
          </w:rPr>
          <w:t>)</w:t>
        </w:r>
      </w:ins>
      <w:ins w:id="180" w:author="Amanda D. Rodewald" w:date="2021-12-28T13:28:00Z">
        <w:r w:rsidR="00321BD9">
          <w:rPr>
            <w:sz w:val="24"/>
          </w:rPr>
          <w:t xml:space="preserve">, </w:t>
        </w:r>
      </w:ins>
      <w:ins w:id="181" w:author="Amanda D. Rodewald" w:date="2021-12-28T13:29:00Z">
        <w:r w:rsidR="00321BD9">
          <w:rPr>
            <w:sz w:val="24"/>
          </w:rPr>
          <w:t xml:space="preserve">few plans have explicitly </w:t>
        </w:r>
      </w:ins>
      <w:ins w:id="182" w:author="Amanda D. Rodewald" w:date="2021-12-28T13:30:00Z">
        <w:r w:rsidR="00321BD9">
          <w:rPr>
            <w:sz w:val="24"/>
          </w:rPr>
          <w:t>considered</w:t>
        </w:r>
      </w:ins>
      <w:ins w:id="183" w:author="Amanda D. Rodewald" w:date="2021-12-28T13:29:00Z">
        <w:r w:rsidR="00321BD9">
          <w:rPr>
            <w:sz w:val="24"/>
          </w:rPr>
          <w:t xml:space="preserve"> </w:t>
        </w:r>
      </w:ins>
      <w:del w:id="184" w:author="Amanda D. Rodewald" w:date="2021-12-28T13:29:00Z">
        <w:r w:rsidDel="00321BD9">
          <w:rPr>
            <w:color w:val="000000"/>
            <w:sz w:val="24"/>
            <w:szCs w:val="24"/>
          </w:rPr>
          <w:delText xml:space="preserve">. </w:delText>
        </w:r>
      </w:del>
      <w:del w:id="185" w:author="Amanda D. Rodewald" w:date="2021-12-28T13:18:00Z">
        <w:r w:rsidDel="00063F81">
          <w:rPr>
            <w:color w:val="000000"/>
            <w:sz w:val="24"/>
            <w:szCs w:val="24"/>
          </w:rPr>
          <w:delText>For example, political instability and corruption can reduce protected area effectiveness</w:delText>
        </w:r>
      </w:del>
      <w:moveFromRangeStart w:id="186" w:author="Amanda D. Rodewald" w:date="2021-12-28T13:17:00Z" w:name="move91589844"/>
      <w:moveFrom w:id="187" w:author="Amanda D. Rodewald" w:date="2021-12-28T13:17:00Z">
        <w:del w:id="188" w:author="Amanda D. Rodewald" w:date="2021-12-28T13:18:00Z">
          <w:r w:rsidR="0049405C" w:rsidDel="00063F81">
            <w:rPr>
              <w:color w:val="000000"/>
              <w:sz w:val="24"/>
              <w:szCs w:val="24"/>
            </w:rPr>
            <w:delText xml:space="preserve"> </w:delText>
          </w:r>
          <w:r w:rsidR="0049405C" w:rsidDel="00063F81">
            <w:rPr>
              <w:color w:val="000000"/>
              <w:sz w:val="24"/>
              <w:szCs w:val="24"/>
            </w:rPr>
            <w:fldChar w:fldCharType="begin"/>
          </w:r>
          <w:r w:rsidR="0049405C" w:rsidDel="00063F81">
            <w:rPr>
              <w:color w:val="000000"/>
              <w:sz w:val="24"/>
              <w:szCs w:val="24"/>
            </w:rPr>
            <w:delInstrText xml:space="preserve"> ADDIN ZOTERO_ITEM CSL_CITATION {"citationID":"Mh7DCt35","properties":{"formattedCitation":"(Hammill et al. 2016; Schulze et al. 2018)","plainCitation":"(Hammill et al. 2016; Schulze et al. 2018)","noteIndex":0},"citationItems":[{"id":746,"uris":["http://zotero.org/users/878981/items/QVRFZIGM"],"uri":["http://zotero.org/users/878981/items/QVRFZIGM"],"itemData":{"id":746,"type":"article-journal","abstract":"The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A."}],"issued":{"date-parts":[["2016",3,30]]}}},{"id":784,"uris":["http://zotero.org/users/878981/items/SNVLICL8"],"uri":["http://zotero.org/users/878981/items/SNVLICL8"],"itemData":{"id":784,"type":"article-journal","container-title":"Conservation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delInstrText>
          </w:r>
          <w:r w:rsidR="0049405C" w:rsidDel="00063F81">
            <w:rPr>
              <w:color w:val="000000"/>
              <w:sz w:val="24"/>
              <w:szCs w:val="24"/>
            </w:rPr>
            <w:fldChar w:fldCharType="separate"/>
          </w:r>
          <w:r w:rsidR="0049405C" w:rsidRPr="0049405C" w:rsidDel="00063F81">
            <w:rPr>
              <w:sz w:val="24"/>
            </w:rPr>
            <w:delText>(Hammill et al. 2016; Schulze et al. 2018)</w:delText>
          </w:r>
          <w:r w:rsidR="0049405C" w:rsidDel="00063F81">
            <w:rPr>
              <w:color w:val="000000"/>
              <w:sz w:val="24"/>
              <w:szCs w:val="24"/>
            </w:rPr>
            <w:fldChar w:fldCharType="end"/>
          </w:r>
        </w:del>
      </w:moveFrom>
      <w:moveFromRangeEnd w:id="186"/>
      <w:del w:id="189" w:author="Amanda D. Rodewald" w:date="2021-12-28T13:18:00Z">
        <w:r w:rsidR="003D706F" w:rsidDel="00063F81">
          <w:rPr>
            <w:sz w:val="24"/>
            <w:szCs w:val="24"/>
          </w:rPr>
          <w:delText xml:space="preserve">. </w:delText>
        </w:r>
        <w:r w:rsidRPr="00571ACA" w:rsidDel="00063F81">
          <w:rPr>
            <w:sz w:val="24"/>
            <w:szCs w:val="24"/>
          </w:rPr>
          <w:delText>Likewise,</w:delText>
        </w:r>
        <w:r w:rsidR="00306644" w:rsidDel="00063F81">
          <w:delText xml:space="preserve"> </w:delText>
        </w:r>
        <w:r w:rsidDel="00063F81">
          <w:rPr>
            <w:sz w:val="24"/>
            <w:szCs w:val="24"/>
          </w:rPr>
          <w:delText>high</w:delText>
        </w:r>
        <w:r w:rsidDel="00063F81">
          <w:rPr>
            <w:color w:val="000000"/>
            <w:sz w:val="24"/>
            <w:szCs w:val="24"/>
          </w:rPr>
          <w:delText xml:space="preserve"> deforestation rates can increase the </w:delText>
        </w:r>
        <w:r w:rsidR="00306644" w:rsidDel="00063F81">
          <w:rPr>
            <w:color w:val="000000"/>
            <w:sz w:val="24"/>
            <w:szCs w:val="24"/>
          </w:rPr>
          <w:delText xml:space="preserve">risk </w:delText>
        </w:r>
        <w:r w:rsidDel="00063F81">
          <w:rPr>
            <w:color w:val="000000"/>
            <w:sz w:val="24"/>
            <w:szCs w:val="24"/>
          </w:rPr>
          <w:delText xml:space="preserve">of </w:delText>
        </w:r>
        <w:r w:rsidDel="00063F81">
          <w:rPr>
            <w:sz w:val="24"/>
            <w:szCs w:val="24"/>
          </w:rPr>
          <w:delText>degazetting</w:delText>
        </w:r>
        <w:r w:rsidR="00571ACA" w:rsidDel="00063F81">
          <w:rPr>
            <w:sz w:val="24"/>
            <w:szCs w:val="24"/>
          </w:rPr>
          <w:delText xml:space="preserve"> protected areas</w:delText>
        </w:r>
        <w:r w:rsidDel="00063F81">
          <w:rPr>
            <w:sz w:val="24"/>
            <w:szCs w:val="24"/>
          </w:rPr>
          <w:delText xml:space="preserve"> and failing</w:delText>
        </w:r>
        <w:r w:rsidR="00306644" w:rsidDel="00063F81">
          <w:rPr>
            <w:sz w:val="24"/>
            <w:szCs w:val="24"/>
          </w:rPr>
          <w:delText xml:space="preserve"> </w:delText>
        </w:r>
        <w:r w:rsidDel="00063F81">
          <w:rPr>
            <w:sz w:val="24"/>
            <w:szCs w:val="24"/>
          </w:rPr>
          <w:delText>to meet protection goals</w:delText>
        </w:r>
        <w:r w:rsidR="00D3515A" w:rsidDel="00063F81">
          <w:rPr>
            <w:sz w:val="24"/>
            <w:szCs w:val="24"/>
          </w:rPr>
          <w:delText xml:space="preserve"> </w:delText>
        </w:r>
        <w:r w:rsidR="007960A0" w:rsidDel="00063F81">
          <w:rPr>
            <w:sz w:val="24"/>
            <w:szCs w:val="24"/>
          </w:rPr>
          <w:fldChar w:fldCharType="begin"/>
        </w:r>
        <w:r w:rsidR="00F2093A" w:rsidDel="00063F81">
          <w:rPr>
            <w:sz w:val="24"/>
            <w:szCs w:val="24"/>
          </w:rPr>
          <w:delInstrText xml:space="preserve"> ADDIN ZOTERO_ITEM CSL_CITATION {"citationID":"hES931fH","properties":{"formattedCitation":"(Tesfaw et al. 2018; Golden Kroner et al. 2019)","plainCitation":"(Tesfaw et al. 2018; Golden Kroner et al. 2019)","noteIndex":0},"citationItems":[{"id":788,"uris":["http://zotero.org/users/878981/items/TLMCALYG"],"uri":["http://zotero.org/users/878981/items/TLMCALYG"],"itemData":{"id":788,"type":"article-journal","container-title":"Proceedings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2929,"uris":["http://zotero.org/users/878981/items/QNIXUR2M"],"uri":["http://zotero.org/users/878981/items/QNIXUR2M"],"itemData":{"id":2929,"type":"article-journal","container-title":"Science","DOI":"10.1126/science.aau5525","issue":"6443","note":"publisher: American Association for the Advancement of Science","page":"881-886","source":"science.org (Atypon)","title":"The uncertain future of protected lands and waters","volume":"364","author":[{"family":"Golden Kroner","given":"Rachel E."},{"family":"Qin","given":"Siyu"},{"family":"Cook","given":"Carly N."},{"family":"Krithivasan","given":"Roopa"},{"family":"Pack","given":"Shalynn M."},{"family":"Bonilla","given":"Oscar D."},{"family":"Cort-Kansinally","given":"Kerry Anne"},{"family":"Coutinho","given":"Bruno"},{"family":"Feng","given":"Mingmin"},{"family":"Martínez Garcia","given":"Maria Isabel"},{"family":"He","given":"Yifan"},{"family":"Kennedy","given":"Chris J."},{"family":"Lebreton","given":"Clotilde"},{"family":"Ledezma","given":"Juan Carlos"},{"family":"Lovejoy","given":"Thomas E."},{"family":"Luther","given":"David A."},{"family":"Parmanand","given":"Yohan"},{"family":"Ruíz-Agudelo","given":"César Augusto"},{"family":"Yerena","given":"Edgard"},{"family":"Morón Zambrano","given":"Vilisa"},{"family":"Mascia","given":"Michael B."}],"issued":{"date-parts":[["2019",5,31]]}}}],"schema":"https://github.com/citation-style-language/schema/raw/master/csl-citation.json"} </w:delInstrText>
        </w:r>
        <w:r w:rsidR="007960A0" w:rsidDel="00063F81">
          <w:rPr>
            <w:sz w:val="24"/>
            <w:szCs w:val="24"/>
          </w:rPr>
          <w:fldChar w:fldCharType="separate"/>
        </w:r>
        <w:r w:rsidR="00F2093A" w:rsidRPr="00F2093A" w:rsidDel="00063F81">
          <w:rPr>
            <w:sz w:val="24"/>
          </w:rPr>
          <w:delText>(</w:delText>
        </w:r>
      </w:del>
      <w:del w:id="190" w:author="Amanda D. Rodewald" w:date="2021-12-28T13:17:00Z">
        <w:r w:rsidR="00F2093A" w:rsidRPr="00F2093A" w:rsidDel="0001246F">
          <w:rPr>
            <w:sz w:val="24"/>
          </w:rPr>
          <w:delText>Tesfaw et al. 2018;</w:delText>
        </w:r>
      </w:del>
      <w:del w:id="191" w:author="Amanda D. Rodewald" w:date="2021-12-28T13:18:00Z">
        <w:r w:rsidR="00F2093A" w:rsidRPr="00F2093A" w:rsidDel="00063F81">
          <w:rPr>
            <w:sz w:val="24"/>
          </w:rPr>
          <w:delText xml:space="preserve"> Golden Kroner et al. 2019)</w:delText>
        </w:r>
        <w:r w:rsidR="007960A0" w:rsidDel="00063F81">
          <w:rPr>
            <w:sz w:val="24"/>
            <w:szCs w:val="24"/>
          </w:rPr>
          <w:fldChar w:fldCharType="end"/>
        </w:r>
        <w:r w:rsidDel="00063F81">
          <w:rPr>
            <w:color w:val="000000"/>
            <w:sz w:val="24"/>
            <w:szCs w:val="24"/>
          </w:rPr>
          <w:delText>;</w:delText>
        </w:r>
        <w:r w:rsidRPr="00306644" w:rsidDel="00063F81">
          <w:rPr>
            <w:color w:val="000000"/>
            <w:sz w:val="24"/>
            <w:szCs w:val="24"/>
          </w:rPr>
          <w:delText xml:space="preserve"> </w:delText>
        </w:r>
        <w:r w:rsidR="00306644" w:rsidRPr="00306644" w:rsidDel="00063F81">
          <w:rPr>
            <w:sz w:val="24"/>
            <w:szCs w:val="24"/>
          </w:rPr>
          <w:delText xml:space="preserve">and the increasing frequency and intensity of extreme weather events can threaten </w:delText>
        </w:r>
        <w:r w:rsidR="00E14DF0" w:rsidDel="00063F81">
          <w:rPr>
            <w:sz w:val="24"/>
            <w:szCs w:val="24"/>
          </w:rPr>
          <w:delText xml:space="preserve">the </w:delText>
        </w:r>
        <w:r w:rsidR="00306644" w:rsidRPr="00306644" w:rsidDel="00063F81">
          <w:rPr>
            <w:sz w:val="24"/>
            <w:szCs w:val="24"/>
          </w:rPr>
          <w:delText xml:space="preserve">persistence </w:delText>
        </w:r>
        <w:r w:rsidR="00E14DF0" w:rsidDel="00063F81">
          <w:rPr>
            <w:sz w:val="24"/>
            <w:szCs w:val="24"/>
          </w:rPr>
          <w:delText xml:space="preserve">of species </w:delText>
        </w:r>
        <w:r w:rsidR="00E14DF0" w:rsidRPr="00306644" w:rsidDel="00063F81">
          <w:rPr>
            <w:sz w:val="24"/>
            <w:szCs w:val="24"/>
          </w:rPr>
          <w:delText>population</w:delText>
        </w:r>
        <w:r w:rsidR="00E14DF0" w:rsidDel="00063F81">
          <w:rPr>
            <w:sz w:val="24"/>
            <w:szCs w:val="24"/>
          </w:rPr>
          <w:delText>s</w:delText>
        </w:r>
        <w:r w:rsidR="00E14DF0" w:rsidRPr="00306644" w:rsidDel="00063F81">
          <w:rPr>
            <w:sz w:val="24"/>
            <w:szCs w:val="24"/>
          </w:rPr>
          <w:delText xml:space="preserve"> </w:delText>
        </w:r>
        <w:r w:rsidR="00306644" w:rsidRPr="00306644" w:rsidDel="00063F81">
          <w:rPr>
            <w:sz w:val="24"/>
            <w:szCs w:val="24"/>
          </w:rPr>
          <w:delText>within protected areas</w:delText>
        </w:r>
        <w:r w:rsidR="00DD7972" w:rsidDel="00063F81">
          <w:rPr>
            <w:sz w:val="24"/>
            <w:szCs w:val="24"/>
          </w:rPr>
          <w:delText xml:space="preserve"> </w:delText>
        </w:r>
        <w:r w:rsidR="00DD7972" w:rsidDel="00063F81">
          <w:rPr>
            <w:sz w:val="24"/>
            <w:szCs w:val="24"/>
          </w:rPr>
          <w:fldChar w:fldCharType="begin"/>
        </w:r>
        <w:r w:rsidR="00DD7972" w:rsidDel="00063F81">
          <w:rPr>
            <w:sz w:val="24"/>
            <w:szCs w:val="24"/>
          </w:rPr>
          <w:delInstrText xml:space="preserve"> ADDIN ZOTERO_ITEM CSL_CITATION {"citationID":"SjALMDHF","properties":{"formattedCitation":"(Maxwell et al. 2019)","plainCitation":"(Maxwell et al. 2019)","noteIndex":0},"citationItems":[{"id":732,"uris":["http://zotero.org/users/878981/items/B9RRAI3Q"],"uri":["http://zotero.org/users/878981/items/B9RRAI3Q"],"itemData":{"id":732,"type":"article-journal","abstract":"Aim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delInstrText>
        </w:r>
        <w:r w:rsidR="00DD7972" w:rsidDel="00063F81">
          <w:rPr>
            <w:sz w:val="24"/>
            <w:szCs w:val="24"/>
          </w:rPr>
          <w:fldChar w:fldCharType="separate"/>
        </w:r>
        <w:r w:rsidR="00DD7972" w:rsidRPr="00DD7972" w:rsidDel="00063F81">
          <w:rPr>
            <w:sz w:val="24"/>
          </w:rPr>
          <w:delText>(</w:delText>
        </w:r>
        <w:r w:rsidR="00DD7972" w:rsidRPr="00DD7972" w:rsidDel="0001246F">
          <w:rPr>
            <w:sz w:val="24"/>
          </w:rPr>
          <w:delText xml:space="preserve">Maxwell et al. </w:delText>
        </w:r>
        <w:r w:rsidR="00DD7972" w:rsidRPr="00DD7972" w:rsidDel="0001246F">
          <w:rPr>
            <w:sz w:val="24"/>
          </w:rPr>
          <w:lastRenderedPageBreak/>
          <w:delText>2019</w:delText>
        </w:r>
        <w:r w:rsidR="00DD7972" w:rsidRPr="00DD7972" w:rsidDel="00063F81">
          <w:rPr>
            <w:sz w:val="24"/>
          </w:rPr>
          <w:delText>)</w:delText>
        </w:r>
        <w:r w:rsidR="00DD7972" w:rsidDel="00063F81">
          <w:rPr>
            <w:sz w:val="24"/>
            <w:szCs w:val="24"/>
          </w:rPr>
          <w:fldChar w:fldCharType="end"/>
        </w:r>
        <w:r w:rsidR="00306644" w:rsidRPr="00306644" w:rsidDel="00063F81">
          <w:rPr>
            <w:sz w:val="24"/>
            <w:szCs w:val="24"/>
          </w:rPr>
          <w:delText>.</w:delText>
        </w:r>
        <w:r w:rsidDel="00063F81">
          <w:rPr>
            <w:color w:val="000000"/>
            <w:sz w:val="24"/>
            <w:szCs w:val="24"/>
          </w:rPr>
          <w:delText xml:space="preserve"> </w:delText>
        </w:r>
      </w:del>
      <w:del w:id="192" w:author="Amanda D. Rodewald" w:date="2021-12-28T13:29:00Z">
        <w:r w:rsidDel="00321BD9">
          <w:rPr>
            <w:color w:val="000000"/>
            <w:sz w:val="24"/>
            <w:szCs w:val="24"/>
          </w:rPr>
          <w:delText>Thus, effective use of limited conservation resources requires</w:delText>
        </w:r>
        <w:r w:rsidR="00306644" w:rsidDel="00321BD9">
          <w:delText xml:space="preserve"> </w:delText>
        </w:r>
        <w:r w:rsidDel="00321BD9">
          <w:rPr>
            <w:color w:val="000000"/>
            <w:sz w:val="24"/>
            <w:szCs w:val="24"/>
          </w:rPr>
          <w:delText>planning for investment in protected areas that</w:delText>
        </w:r>
        <w:r w:rsidR="00306644" w:rsidDel="00321BD9">
          <w:delText xml:space="preserve"> </w:delText>
        </w:r>
        <w:r w:rsidDel="00321BD9">
          <w:rPr>
            <w:color w:val="000000"/>
            <w:sz w:val="24"/>
            <w:szCs w:val="24"/>
          </w:rPr>
          <w:delText xml:space="preserve">accounts for </w:delText>
        </w:r>
      </w:del>
      <w:r>
        <w:rPr>
          <w:color w:val="000000"/>
          <w:sz w:val="24"/>
          <w:szCs w:val="24"/>
        </w:rPr>
        <w:t>these risks</w:t>
      </w:r>
      <w:r w:rsidR="00A215CF">
        <w:rPr>
          <w:sz w:val="24"/>
          <w:szCs w:val="24"/>
        </w:rPr>
        <w:t xml:space="preserve"> </w:t>
      </w:r>
      <w:r w:rsidR="00DD7205">
        <w:rPr>
          <w:sz w:val="24"/>
          <w:szCs w:val="24"/>
        </w:rPr>
        <w:fldChar w:fldCharType="begin"/>
      </w:r>
      <w:r w:rsidR="00DD7205">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2014)","noteIndex":0},"citationItems":[{"id":1058,"uris":["http://zotero.org/users/878981/items/LM9WKTT8"],"uri":["http://zotero.org/users/878981/items/LM9WKTT8"],"itemData":{"id":1058,"type":"article-journal","container-title":"Conservation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P"}],"issued":{"date-parts":[["2007"]]}}},{"id":758,"uris":["http://zotero.org/users/878981/items/MRLAXNU6"],"uri":["http://zotero.org/users/878981/items/MRLAXNU6"],"itemData":{"id":758,"type":"article-journal","container-title":"Journal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DD7205" w:rsidRPr="00DD7205">
        <w:rPr>
          <w:sz w:val="24"/>
        </w:rPr>
        <w:t>(McBride et al. 2007)</w:t>
      </w:r>
      <w:r w:rsidR="00DD7205">
        <w:rPr>
          <w:sz w:val="24"/>
          <w:szCs w:val="24"/>
        </w:rPr>
        <w:fldChar w:fldCharType="end"/>
      </w:r>
      <w:r>
        <w:rPr>
          <w:color w:val="000000"/>
          <w:sz w:val="24"/>
          <w:szCs w:val="24"/>
        </w:rPr>
        <w:t xml:space="preserve">. </w:t>
      </w:r>
      <w:ins w:id="193" w:author="Amanda D. Rodewald" w:date="2021-12-28T13:31:00Z">
        <w:r w:rsidR="006673C8">
          <w:rPr>
            <w:color w:val="000000"/>
            <w:sz w:val="24"/>
            <w:szCs w:val="24"/>
          </w:rPr>
          <w:t xml:space="preserve"> </w:t>
        </w:r>
      </w:ins>
      <w:commentRangeStart w:id="194"/>
      <w:ins w:id="195" w:author="Amanda D. Rodewald" w:date="2021-12-28T13:34:00Z">
        <w:r w:rsidR="00956AF4">
          <w:rPr>
            <w:color w:val="000000"/>
            <w:sz w:val="24"/>
            <w:szCs w:val="24"/>
          </w:rPr>
          <w:t xml:space="preserve">Here we demonstrate </w:t>
        </w:r>
      </w:ins>
      <w:commentRangeEnd w:id="194"/>
      <w:r w:rsidR="00597FB3">
        <w:rPr>
          <w:rStyle w:val="CommentReference"/>
        </w:rPr>
        <w:commentReference w:id="194"/>
      </w:r>
      <w:ins w:id="196" w:author="Amanda D. Rodewald" w:date="2021-12-28T13:34:00Z">
        <w:r w:rsidR="00956AF4">
          <w:rPr>
            <w:color w:val="000000"/>
            <w:sz w:val="24"/>
            <w:szCs w:val="24"/>
          </w:rPr>
          <w:t>how the resili</w:t>
        </w:r>
      </w:ins>
      <w:ins w:id="197" w:author="Amanda D. Rodewald" w:date="2021-12-28T13:35:00Z">
        <w:r w:rsidR="00956AF4">
          <w:rPr>
            <w:color w:val="000000"/>
            <w:sz w:val="24"/>
            <w:szCs w:val="24"/>
          </w:rPr>
          <w:t xml:space="preserve">ence and performance of protected areas may be improved if we </w:t>
        </w:r>
      </w:ins>
      <w:ins w:id="198" w:author="Amanda D. Rodewald" w:date="2021-12-28T13:34:00Z">
        <w:r w:rsidR="00956AF4">
          <w:rPr>
            <w:color w:val="000000"/>
            <w:sz w:val="24"/>
            <w:szCs w:val="24"/>
          </w:rPr>
          <w:t xml:space="preserve">expand </w:t>
        </w:r>
      </w:ins>
      <w:ins w:id="199" w:author="Amanda D. Rodewald" w:date="2021-12-28T13:33:00Z">
        <w:r w:rsidR="00956AF4">
          <w:rPr>
            <w:color w:val="000000"/>
            <w:sz w:val="24"/>
            <w:szCs w:val="24"/>
          </w:rPr>
          <w:t xml:space="preserve">the </w:t>
        </w:r>
      </w:ins>
      <w:ins w:id="200" w:author="Amanda D. Rodewald" w:date="2021-12-28T13:34:00Z">
        <w:r w:rsidR="00956AF4">
          <w:rPr>
            <w:color w:val="000000"/>
            <w:sz w:val="24"/>
            <w:szCs w:val="24"/>
          </w:rPr>
          <w:t>planning lens to include risks as well as ecological value</w:t>
        </w:r>
      </w:ins>
      <w:ins w:id="201" w:author="Amanda D. Rodewald" w:date="2021-12-28T13:35:00Z">
        <w:r w:rsidR="00956AF4">
          <w:rPr>
            <w:color w:val="000000"/>
            <w:sz w:val="24"/>
            <w:szCs w:val="24"/>
          </w:rPr>
          <w:t>.</w:t>
        </w:r>
      </w:ins>
    </w:p>
    <w:p w14:paraId="51BB2B90" w14:textId="20C8E7E9" w:rsidR="00C1706F" w:rsidDel="006673C8" w:rsidRDefault="00D0362E">
      <w:pPr>
        <w:spacing w:line="480" w:lineRule="auto"/>
        <w:ind w:firstLine="720"/>
        <w:rPr>
          <w:del w:id="202" w:author="Amanda D. Rodewald" w:date="2021-12-28T13:30:00Z"/>
          <w:sz w:val="24"/>
          <w:szCs w:val="24"/>
        </w:rPr>
        <w:pPrChange w:id="203" w:author="Amanda D. Rodewald" w:date="2021-12-28T13:30:00Z">
          <w:pPr>
            <w:spacing w:line="480" w:lineRule="auto"/>
          </w:pPr>
        </w:pPrChange>
      </w:pPr>
      <w:del w:id="204" w:author="Amanda D. Rodewald" w:date="2021-12-28T13:35:00Z">
        <w:r w:rsidDel="00956AF4">
          <w:rPr>
            <w:sz w:val="24"/>
            <w:szCs w:val="24"/>
          </w:rPr>
          <w:delText>Here we</w:delText>
        </w:r>
        <w:r w:rsidDel="00956AF4">
          <w:rPr>
            <w:color w:val="000000"/>
            <w:sz w:val="24"/>
            <w:szCs w:val="24"/>
          </w:rPr>
          <w:delText xml:space="preserve"> </w:delText>
        </w:r>
        <w:r w:rsidDel="00956AF4">
          <w:rPr>
            <w:sz w:val="24"/>
            <w:szCs w:val="24"/>
          </w:rPr>
          <w:delText xml:space="preserve">demonstrate </w:delText>
        </w:r>
        <w:r w:rsidDel="00956AF4">
          <w:rPr>
            <w:color w:val="000000"/>
            <w:sz w:val="24"/>
            <w:szCs w:val="24"/>
          </w:rPr>
          <w:delText xml:space="preserve">how accounting for governance, </w:delText>
        </w:r>
        <w:r w:rsidR="003A78D6" w:rsidDel="00956AF4">
          <w:rPr>
            <w:color w:val="000000"/>
            <w:sz w:val="24"/>
            <w:szCs w:val="24"/>
          </w:rPr>
          <w:delText>land use</w:delText>
        </w:r>
        <w:r w:rsidDel="00956AF4">
          <w:rPr>
            <w:color w:val="000000"/>
            <w:sz w:val="24"/>
            <w:szCs w:val="24"/>
          </w:rPr>
          <w:delText>, and climate risks influences decisions for establishing protected areas at a global scale</w:delText>
        </w:r>
        <w:r w:rsidDel="00956AF4">
          <w:rPr>
            <w:sz w:val="24"/>
            <w:szCs w:val="24"/>
          </w:rPr>
          <w:delText xml:space="preserve"> and </w:delText>
        </w:r>
        <w:r w:rsidR="00E14DF0" w:rsidDel="00956AF4">
          <w:rPr>
            <w:sz w:val="24"/>
            <w:szCs w:val="24"/>
          </w:rPr>
          <w:delText xml:space="preserve">can </w:delText>
        </w:r>
        <w:r w:rsidDel="00956AF4">
          <w:rPr>
            <w:sz w:val="24"/>
            <w:szCs w:val="24"/>
          </w:rPr>
          <w:delText>ultimately improve the resilience of protected areas</w:delText>
        </w:r>
      </w:del>
      <w:del w:id="205" w:author="Amanda D. Rodewald" w:date="2021-12-28T13:32:00Z">
        <w:r w:rsidDel="00956AF4">
          <w:rPr>
            <w:sz w:val="24"/>
            <w:szCs w:val="24"/>
          </w:rPr>
          <w:delText xml:space="preserve"> and the species they support</w:delText>
        </w:r>
      </w:del>
      <w:del w:id="206" w:author="Amanda D. Rodewald" w:date="2021-12-28T13:35:00Z">
        <w:r w:rsidDel="00956AF4">
          <w:rPr>
            <w:sz w:val="24"/>
            <w:szCs w:val="24"/>
          </w:rPr>
          <w:delText>.</w:delText>
        </w:r>
      </w:del>
    </w:p>
    <w:p w14:paraId="148324E8" w14:textId="616EC8DD" w:rsidR="00C1706F" w:rsidRDefault="00D0362E">
      <w:pPr>
        <w:spacing w:line="480" w:lineRule="auto"/>
        <w:ind w:firstLine="720"/>
        <w:rPr>
          <w:sz w:val="24"/>
          <w:szCs w:val="24"/>
        </w:rPr>
        <w:pPrChange w:id="207" w:author="Amanda D. Rodewald" w:date="2021-12-28T13:30:00Z">
          <w:pPr>
            <w:spacing w:line="480" w:lineRule="auto"/>
          </w:pPr>
        </w:pPrChange>
      </w:pPr>
      <w:del w:id="208" w:author="Joe Bennett" w:date="2021-12-23T11:57:00Z">
        <w:r w:rsidDel="00967599">
          <w:rPr>
            <w:sz w:val="24"/>
            <w:szCs w:val="24"/>
          </w:rPr>
          <w:tab/>
        </w:r>
      </w:del>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w:t>
      </w:r>
      <w:proofErr w:type="spellStart"/>
      <w:r>
        <w:rPr>
          <w:sz w:val="24"/>
          <w:szCs w:val="24"/>
        </w:rPr>
        <w:t>i</w:t>
      </w:r>
      <w:proofErr w:type="spellEnd"/>
      <w:r>
        <w:rPr>
          <w:sz w:val="24"/>
          <w:szCs w:val="24"/>
        </w:rPr>
        <w:t xml:space="preserve">) governance, (ii) </w:t>
      </w:r>
      <w:r w:rsidR="003A78D6">
        <w:rPr>
          <w:sz w:val="24"/>
          <w:szCs w:val="24"/>
        </w:rPr>
        <w:t>land use</w:t>
      </w:r>
      <w:r>
        <w:rPr>
          <w:sz w:val="24"/>
          <w:szCs w:val="24"/>
        </w:rPr>
        <w:t xml:space="preserve">, and (iii) climate. </w:t>
      </w:r>
      <w:del w:id="209" w:author="Joe Bennett" w:date="2021-12-21T11:13:00Z">
        <w:r w:rsidDel="004B379D">
          <w:rPr>
            <w:sz w:val="24"/>
            <w:szCs w:val="24"/>
          </w:rPr>
          <w:delText>For governance risk, we used a national-scale metric that combines six governance indicators from the World Bank</w:delText>
        </w:r>
        <w:r w:rsidR="000A7EC3" w:rsidDel="004B379D">
          <w:rPr>
            <w:sz w:val="24"/>
            <w:szCs w:val="24"/>
          </w:rPr>
          <w:delText xml:space="preserve"> </w:delText>
        </w:r>
        <w:r w:rsidR="000A7EC3" w:rsidDel="004B379D">
          <w:rPr>
            <w:sz w:val="24"/>
            <w:szCs w:val="24"/>
          </w:rPr>
          <w:fldChar w:fldCharType="begin"/>
        </w:r>
        <w:r w:rsidR="000A7EC3" w:rsidDel="004B379D">
          <w:rPr>
            <w:sz w:val="24"/>
            <w:szCs w:val="24"/>
          </w:rPr>
          <w:delInstrText xml:space="preserve"> ADDIN ZOTERO_ITEM CSL_CITATION {"citationID":"mILekQjD","properties":{"formattedCitation":"(Kaufmann et al. 2011)","plainCitation":"(Kaufmann et al. 2011)","noteIndex":0},"citationItems":[{"id":795,"uris":["http://zotero.org/users/878981/items/GVAE9FL5"],"uri":["http://zotero.org/users/878981/items/GVAE9FL5"],"itemData":{"id":795,"type":"article-journal","abstract":"This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delInstrText>
        </w:r>
        <w:r w:rsidR="000A7EC3" w:rsidDel="004B379D">
          <w:rPr>
            <w:sz w:val="24"/>
            <w:szCs w:val="24"/>
          </w:rPr>
          <w:fldChar w:fldCharType="separate"/>
        </w:r>
        <w:r w:rsidR="000A7EC3" w:rsidRPr="000A7EC3" w:rsidDel="004B379D">
          <w:rPr>
            <w:sz w:val="24"/>
          </w:rPr>
          <w:delText>(Kaufmann et al. 2011)</w:delText>
        </w:r>
        <w:r w:rsidR="000A7EC3" w:rsidDel="004B379D">
          <w:rPr>
            <w:sz w:val="24"/>
            <w:szCs w:val="24"/>
          </w:rPr>
          <w:fldChar w:fldCharType="end"/>
        </w:r>
        <w:r w:rsidDel="004B379D">
          <w:rPr>
            <w:sz w:val="24"/>
            <w:szCs w:val="24"/>
          </w:rPr>
          <w:delText>: accountability, political stability, government effectiveness, regulatory quality, rule of law, and control of corruption (</w:delText>
        </w:r>
        <w:r w:rsidR="00DB5B0A" w:rsidDel="004B379D">
          <w:rPr>
            <w:sz w:val="24"/>
            <w:szCs w:val="24"/>
          </w:rPr>
          <w:delText>Supplementary Fig</w:delText>
        </w:r>
        <w:r w:rsidR="00076D53" w:rsidDel="004B379D">
          <w:rPr>
            <w:sz w:val="24"/>
            <w:szCs w:val="24"/>
          </w:rPr>
          <w:delText>ure</w:delText>
        </w:r>
        <w:r w:rsidR="00DB5B0A" w:rsidDel="004B379D">
          <w:rPr>
            <w:sz w:val="24"/>
            <w:szCs w:val="24"/>
          </w:rPr>
          <w:delText xml:space="preserve"> 1</w:delText>
        </w:r>
        <w:r w:rsidDel="004B379D">
          <w:rPr>
            <w:sz w:val="24"/>
            <w:szCs w:val="24"/>
          </w:rPr>
          <w:delText xml:space="preserve">). For </w:delText>
        </w:r>
        <w:r w:rsidR="003A78D6" w:rsidDel="004B379D">
          <w:rPr>
            <w:sz w:val="24"/>
            <w:szCs w:val="24"/>
          </w:rPr>
          <w:delText>land use</w:delText>
        </w:r>
        <w:r w:rsidDel="004B379D">
          <w:rPr>
            <w:sz w:val="24"/>
            <w:szCs w:val="24"/>
          </w:rPr>
          <w:delText xml:space="preserve"> risk, we estimated the average change in biodiversity per </w:delText>
        </w:r>
        <w:r w:rsidR="003A78D6" w:rsidDel="004B379D">
          <w:rPr>
            <w:sz w:val="24"/>
            <w:szCs w:val="24"/>
          </w:rPr>
          <w:delText>land use</w:delText>
        </w:r>
        <w:r w:rsidDel="004B379D">
          <w:rPr>
            <w:sz w:val="24"/>
            <w:szCs w:val="24"/>
          </w:rPr>
          <w:delText xml:space="preserve"> category using methods</w:delText>
        </w:r>
        <w:r w:rsidR="00C161AB" w:rsidDel="004B379D">
          <w:rPr>
            <w:sz w:val="24"/>
            <w:szCs w:val="24"/>
          </w:rPr>
          <w:delText xml:space="preserve"> </w:delText>
        </w:r>
        <w:r w:rsidR="00C161AB" w:rsidDel="004B379D">
          <w:rPr>
            <w:sz w:val="24"/>
            <w:szCs w:val="24"/>
          </w:rPr>
          <w:fldChar w:fldCharType="begin"/>
        </w:r>
        <w:r w:rsidR="00C161AB" w:rsidDel="004B379D">
          <w:rPr>
            <w:sz w:val="24"/>
            <w:szCs w:val="24"/>
          </w:rPr>
          <w:delInstrText xml:space="preserve"> ADDIN ZOTERO_ITEM CSL_CITATION {"citationID":"WhbEsAvV","properties":{"formattedCitation":"(Kehoe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delInstrText>
        </w:r>
        <w:r w:rsidR="00C161AB" w:rsidDel="004B379D">
          <w:rPr>
            <w:sz w:val="24"/>
            <w:szCs w:val="24"/>
          </w:rPr>
          <w:fldChar w:fldCharType="separate"/>
        </w:r>
        <w:r w:rsidR="00C161AB" w:rsidRPr="00C161AB" w:rsidDel="004B379D">
          <w:rPr>
            <w:sz w:val="24"/>
          </w:rPr>
          <w:delText>(Kehoe et al. 2017)</w:delText>
        </w:r>
        <w:r w:rsidR="00C161AB" w:rsidDel="004B379D">
          <w:rPr>
            <w:sz w:val="24"/>
            <w:szCs w:val="24"/>
          </w:rPr>
          <w:fldChar w:fldCharType="end"/>
        </w:r>
        <w:r w:rsidDel="004B379D">
          <w:rPr>
            <w:sz w:val="24"/>
            <w:szCs w:val="24"/>
          </w:rPr>
          <w:delText xml:space="preserve"> that model the risk of biodiversity loss for land systems due to </w:delText>
        </w:r>
        <w:r w:rsidR="001426DE" w:rsidDel="004B379D">
          <w:rPr>
            <w:sz w:val="24"/>
            <w:szCs w:val="24"/>
          </w:rPr>
          <w:delText>land use type</w:delText>
        </w:r>
        <w:r w:rsidR="004A3D6D" w:rsidDel="004B379D">
          <w:rPr>
            <w:sz w:val="24"/>
            <w:szCs w:val="24"/>
          </w:rPr>
          <w:delText xml:space="preserve"> and intensity </w:delText>
        </w:r>
        <w:r w:rsidR="004F6B59" w:rsidDel="004B379D">
          <w:rPr>
            <w:sz w:val="24"/>
            <w:szCs w:val="24"/>
          </w:rPr>
          <w:delText>(</w:delText>
        </w:r>
        <w:r w:rsidR="00076D53" w:rsidDel="004B379D">
          <w:rPr>
            <w:sz w:val="24"/>
            <w:szCs w:val="24"/>
          </w:rPr>
          <w:delText>Supplementary Figure 2</w:delText>
        </w:r>
        <w:r w:rsidDel="004B379D">
          <w:rPr>
            <w:sz w:val="24"/>
            <w:szCs w:val="24"/>
          </w:rPr>
          <w:delText>). For climate risk, we used predicted climate velocity, which is the horizontal velocity along the Earth’s surface</w:delText>
        </w:r>
        <w:r w:rsidR="004C539A" w:rsidDel="004B379D">
          <w:delText xml:space="preserve"> </w:delText>
        </w:r>
        <w:r w:rsidR="003F7500" w:rsidDel="004B379D">
          <w:rPr>
            <w:sz w:val="24"/>
            <w:szCs w:val="24"/>
          </w:rPr>
          <w:delText xml:space="preserve">a hypothetical species would </w:delText>
        </w:r>
        <w:r w:rsidDel="004B379D">
          <w:rPr>
            <w:sz w:val="24"/>
            <w:szCs w:val="24"/>
          </w:rPr>
          <w:delText>need to maintain a constant temperature as climate changes</w:delText>
        </w:r>
        <w:r w:rsidR="00266191" w:rsidDel="004B379D">
          <w:rPr>
            <w:sz w:val="24"/>
            <w:szCs w:val="24"/>
          </w:rPr>
          <w:delText xml:space="preserve"> </w:delText>
        </w:r>
        <w:r w:rsidR="00122296" w:rsidDel="004B379D">
          <w:rPr>
            <w:sz w:val="24"/>
            <w:szCs w:val="24"/>
          </w:rPr>
          <w:delText>(</w:delText>
        </w:r>
        <w:r w:rsidR="00076D53" w:rsidDel="004B379D">
          <w:rPr>
            <w:sz w:val="24"/>
            <w:szCs w:val="24"/>
          </w:rPr>
          <w:delText>Supplementary Figure 3</w:delText>
        </w:r>
        <w:r w:rsidR="00122296" w:rsidDel="004B379D">
          <w:rPr>
            <w:sz w:val="24"/>
            <w:szCs w:val="24"/>
          </w:rPr>
          <w:delText>)</w:delText>
        </w:r>
        <w:r w:rsidR="007A74AA" w:rsidDel="004B379D">
          <w:rPr>
            <w:sz w:val="24"/>
            <w:szCs w:val="24"/>
          </w:rPr>
          <w:delText xml:space="preserve"> </w:delText>
        </w:r>
        <w:r w:rsidR="007A74AA" w:rsidDel="004B379D">
          <w:rPr>
            <w:sz w:val="24"/>
            <w:szCs w:val="24"/>
          </w:rPr>
          <w:fldChar w:fldCharType="begin"/>
        </w:r>
        <w:r w:rsidR="007A74AA" w:rsidDel="004B379D">
          <w:rPr>
            <w:sz w:val="24"/>
            <w:szCs w:val="24"/>
          </w:rPr>
          <w:delInstrText xml:space="preserve"> ADDIN ZOTERO_ITEM CSL_CITATION {"citationID":"ppv4DPUF","properties":{"formattedCitation":"(Loarie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delInstrText>
        </w:r>
        <w:r w:rsidR="007A74AA" w:rsidDel="004B379D">
          <w:rPr>
            <w:sz w:val="24"/>
            <w:szCs w:val="24"/>
          </w:rPr>
          <w:fldChar w:fldCharType="separate"/>
        </w:r>
        <w:r w:rsidR="007A74AA" w:rsidRPr="007A74AA" w:rsidDel="004B379D">
          <w:rPr>
            <w:sz w:val="24"/>
          </w:rPr>
          <w:delText>(Loarie et al. 2009)</w:delText>
        </w:r>
        <w:r w:rsidR="007A74AA" w:rsidDel="004B379D">
          <w:rPr>
            <w:sz w:val="24"/>
            <w:szCs w:val="24"/>
          </w:rPr>
          <w:fldChar w:fldCharType="end"/>
        </w:r>
        <w:r w:rsidDel="004B379D">
          <w:rPr>
            <w:sz w:val="24"/>
            <w:szCs w:val="24"/>
          </w:rPr>
          <w:delText xml:space="preserve">. </w:delText>
        </w:r>
      </w:del>
      <w:del w:id="210" w:author="Joe Bennett" w:date="2021-12-21T11:11:00Z">
        <w:r w:rsidDel="004B379D">
          <w:rPr>
            <w:sz w:val="24"/>
            <w:szCs w:val="24"/>
          </w:rPr>
          <w:delText>In addition, to illustrate the effect of using alternative risk measures, we use the duration of extreme heat events, calculated using a probabilistic framework that estimates the novelty of temperatures relative to historical year-to-year variation from 1979 to 2019, identifying areas where extreme heat events are likely to have the most significant effects on biodiversity</w:delText>
        </w:r>
        <w:r w:rsidR="00266191" w:rsidDel="004B379D">
          <w:rPr>
            <w:sz w:val="24"/>
            <w:szCs w:val="24"/>
          </w:rPr>
          <w:delText xml:space="preserve"> </w:delText>
        </w:r>
        <w:r w:rsidR="00E357D8" w:rsidDel="004B379D">
          <w:rPr>
            <w:sz w:val="24"/>
            <w:szCs w:val="24"/>
          </w:rPr>
          <w:fldChar w:fldCharType="begin"/>
        </w:r>
        <w:r w:rsidR="00E357D8" w:rsidDel="004B379D">
          <w:rPr>
            <w:sz w:val="24"/>
            <w:szCs w:val="24"/>
          </w:rPr>
          <w:delInstrText xml:space="preserve"> ADDIN ZOTERO_ITEM CSL_CITATION {"citationID":"BJgfwKzO","properties":{"formattedCitation":"(La Sorte et al. 2021)","plainCitation":"(La Sorte et al. 2021)","noteIndex":0},"citationItems":[{"id":2933,"uris":["http://zotero.org/users/878981/items/STX2UEC8"],"uri":["http://zotero.org/users/878981/items/STX2UEC8"],"itemData":{"id":2933,"type":"article-journal","abstract":"Anthropogenic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delInstrText>
        </w:r>
        <w:r w:rsidR="00E357D8" w:rsidDel="004B379D">
          <w:rPr>
            <w:sz w:val="24"/>
            <w:szCs w:val="24"/>
          </w:rPr>
          <w:fldChar w:fldCharType="separate"/>
        </w:r>
        <w:r w:rsidR="00E357D8" w:rsidRPr="00E357D8" w:rsidDel="004B379D">
          <w:rPr>
            <w:sz w:val="24"/>
          </w:rPr>
          <w:delText>(La Sorte et al. 2021)</w:delText>
        </w:r>
        <w:r w:rsidR="00E357D8" w:rsidDel="004B379D">
          <w:rPr>
            <w:sz w:val="24"/>
            <w:szCs w:val="24"/>
          </w:rPr>
          <w:fldChar w:fldCharType="end"/>
        </w:r>
        <w:r w:rsidDel="004B379D">
          <w:rPr>
            <w:sz w:val="18"/>
            <w:szCs w:val="18"/>
          </w:rPr>
          <w:delText xml:space="preserve"> </w:delText>
        </w:r>
        <w:r w:rsidDel="004B379D">
          <w:rPr>
            <w:sz w:val="24"/>
            <w:szCs w:val="24"/>
          </w:rPr>
          <w:delText xml:space="preserve">(see </w:delText>
        </w:r>
        <w:r w:rsidR="00076D53" w:rsidDel="004B379D">
          <w:rPr>
            <w:sz w:val="24"/>
            <w:szCs w:val="24"/>
          </w:rPr>
          <w:delText>Methods</w:delText>
        </w:r>
        <w:r w:rsidDel="004B379D">
          <w:rPr>
            <w:sz w:val="24"/>
            <w:szCs w:val="24"/>
          </w:rPr>
          <w:delText xml:space="preserve"> for details). </w:delText>
        </w:r>
      </w:del>
      <w:r w:rsidR="00487034">
        <w:rPr>
          <w:sz w:val="24"/>
          <w:szCs w:val="24"/>
        </w:rPr>
        <w:t>The</w:t>
      </w:r>
      <w:ins w:id="211" w:author="Joe Bennett" w:date="2021-12-22T15:10:00Z">
        <w:r w:rsidR="00777409">
          <w:rPr>
            <w:sz w:val="24"/>
            <w:szCs w:val="24"/>
          </w:rPr>
          <w:t>se elements of risk, and the metrics we chose to represent them,</w:t>
        </w:r>
        <w:del w:id="212" w:author="Allison Binley" w:date="2022-01-01T15:44:00Z">
          <w:r w:rsidR="00777409" w:rsidDel="007C48CD">
            <w:rPr>
              <w:sz w:val="24"/>
              <w:szCs w:val="24"/>
            </w:rPr>
            <w:delText xml:space="preserve"> </w:delText>
          </w:r>
        </w:del>
      </w:ins>
      <w:del w:id="213" w:author="Joe Bennett" w:date="2021-12-22T15:10:00Z">
        <w:r w:rsidR="00487034" w:rsidDel="00777409">
          <w:rPr>
            <w:sz w:val="24"/>
            <w:szCs w:val="24"/>
          </w:rPr>
          <w:delText xml:space="preserve"> metrics we chose correspond to key a</w:delText>
        </w:r>
        <w:r w:rsidR="003E23CE" w:rsidDel="00777409">
          <w:rPr>
            <w:sz w:val="24"/>
            <w:szCs w:val="24"/>
          </w:rPr>
          <w:delText>spects</w:delText>
        </w:r>
        <w:r w:rsidR="00487034" w:rsidDel="00777409">
          <w:rPr>
            <w:sz w:val="24"/>
            <w:szCs w:val="24"/>
          </w:rPr>
          <w:delText xml:space="preserve"> of risk </w:delText>
        </w:r>
        <w:r w:rsidR="00BE173A" w:rsidDel="00777409">
          <w:rPr>
            <w:sz w:val="24"/>
            <w:szCs w:val="24"/>
          </w:rPr>
          <w:delText>in</w:delText>
        </w:r>
        <w:r w:rsidR="00487034" w:rsidDel="00777409">
          <w:rPr>
            <w:sz w:val="24"/>
            <w:szCs w:val="24"/>
          </w:rPr>
          <w:delText xml:space="preserve"> protected area</w:delText>
        </w:r>
        <w:r w:rsidR="00BE173A" w:rsidDel="00777409">
          <w:rPr>
            <w:sz w:val="24"/>
            <w:szCs w:val="24"/>
          </w:rPr>
          <w:delText xml:space="preserve"> allocation</w:delText>
        </w:r>
        <w:r w:rsidR="00487034" w:rsidDel="00777409">
          <w:rPr>
            <w:sz w:val="24"/>
            <w:szCs w:val="24"/>
          </w:rPr>
          <w:delText xml:space="preserve">. However, </w:delText>
        </w:r>
      </w:del>
      <w:del w:id="214" w:author="Allison Binley" w:date="2022-01-01T15:44:00Z">
        <w:r w:rsidR="00487034" w:rsidDel="007C48CD">
          <w:rPr>
            <w:sz w:val="24"/>
            <w:szCs w:val="24"/>
          </w:rPr>
          <w:delText>t</w:delText>
        </w:r>
      </w:del>
      <w:del w:id="215" w:author="Allison Binley" w:date="2022-01-01T15:43:00Z">
        <w:r w:rsidR="00487034" w:rsidDel="007C48CD">
          <w:rPr>
            <w:sz w:val="24"/>
            <w:szCs w:val="24"/>
          </w:rPr>
          <w:delText>hey</w:delText>
        </w:r>
      </w:del>
      <w:r w:rsidR="000E4FB5">
        <w:rPr>
          <w:sz w:val="24"/>
          <w:szCs w:val="24"/>
        </w:rPr>
        <w:t xml:space="preserve"> represent only a few options </w:t>
      </w:r>
      <w:r w:rsidR="000E4FB5">
        <w:rPr>
          <w:sz w:val="24"/>
          <w:szCs w:val="24"/>
        </w:rPr>
        <w:lastRenderedPageBreak/>
        <w:t xml:space="preserve">among the many that agencies may </w:t>
      </w:r>
      <w:del w:id="216" w:author="Joe Bennett" w:date="2021-12-22T15:11:00Z">
        <w:r w:rsidR="000E4FB5" w:rsidDel="00777409">
          <w:rPr>
            <w:sz w:val="24"/>
            <w:szCs w:val="24"/>
          </w:rPr>
          <w:delText xml:space="preserve">choose to </w:delText>
        </w:r>
      </w:del>
      <w:r w:rsidR="000E4FB5">
        <w:rPr>
          <w:sz w:val="24"/>
          <w:szCs w:val="24"/>
        </w:rPr>
        <w:t>use</w:t>
      </w:r>
      <w:r w:rsidR="00C45E23">
        <w:rPr>
          <w:sz w:val="24"/>
          <w:szCs w:val="24"/>
        </w:rPr>
        <w:t>.</w:t>
      </w:r>
      <w:r w:rsidR="009A7873">
        <w:rPr>
          <w:sz w:val="24"/>
          <w:szCs w:val="24"/>
        </w:rPr>
        <w:t xml:space="preserve"> </w:t>
      </w:r>
      <w:ins w:id="217" w:author="Allison Binley" w:date="2022-01-01T15:45:00Z">
        <w:r w:rsidR="007C48CD">
          <w:rPr>
            <w:sz w:val="24"/>
            <w:szCs w:val="24"/>
          </w:rPr>
          <w:t>However, t</w:t>
        </w:r>
      </w:ins>
      <w:del w:id="218" w:author="Allison Binley" w:date="2022-01-01T15:44:00Z">
        <w:r w:rsidR="009A7873" w:rsidDel="007C48CD">
          <w:rPr>
            <w:sz w:val="24"/>
            <w:szCs w:val="24"/>
          </w:rPr>
          <w:delText>T</w:delText>
        </w:r>
      </w:del>
      <w:r w:rsidR="000E4FB5">
        <w:rPr>
          <w:sz w:val="24"/>
          <w:szCs w:val="24"/>
        </w:rPr>
        <w:t xml:space="preserve">he </w:t>
      </w:r>
      <w:r>
        <w:rPr>
          <w:sz w:val="24"/>
          <w:szCs w:val="24"/>
        </w:rPr>
        <w:t xml:space="preserve">approach we propose is flexible and can easily incorporate additional </w:t>
      </w:r>
      <w:r w:rsidR="000E4FB5">
        <w:rPr>
          <w:sz w:val="24"/>
          <w:szCs w:val="24"/>
        </w:rPr>
        <w:t xml:space="preserve">or alternative </w:t>
      </w:r>
      <w:r>
        <w:rPr>
          <w:sz w:val="24"/>
          <w:szCs w:val="24"/>
        </w:rPr>
        <w:t>risk metrics</w:t>
      </w:r>
      <w:r w:rsidR="00E357D8">
        <w:rPr>
          <w:sz w:val="24"/>
          <w:szCs w:val="24"/>
        </w:rPr>
        <w:t xml:space="preserve"> </w:t>
      </w:r>
      <w:r w:rsidR="00E357D8">
        <w:rPr>
          <w:sz w:val="24"/>
          <w:szCs w:val="24"/>
        </w:rPr>
        <w:fldChar w:fldCharType="begin"/>
      </w:r>
      <w:r w:rsidR="00E357D8">
        <w:rPr>
          <w:sz w:val="24"/>
          <w:szCs w:val="24"/>
        </w:rPr>
        <w:instrText xml:space="preserve"> ADDIN ZOTERO_ITEM CSL_CITATION {"citationID":"sZDnUkko","properties":{"formattedCitation":"(Garcia et al. 2014)","plainCitation":"(Garcia et al. 2014)","noteIndex":0},"citationItems":[{"id":1225,"uris":["http://zotero.org/users/878981/items/AMMZNZ6E"],"uri":["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E357D8">
        <w:rPr>
          <w:sz w:val="24"/>
          <w:szCs w:val="24"/>
        </w:rPr>
        <w:fldChar w:fldCharType="separate"/>
      </w:r>
      <w:r w:rsidR="00E357D8" w:rsidRPr="00E357D8">
        <w:rPr>
          <w:sz w:val="24"/>
        </w:rPr>
        <w:t>(Garcia et al. 2014)</w:t>
      </w:r>
      <w:r w:rsidR="00E357D8">
        <w:rPr>
          <w:sz w:val="24"/>
          <w:szCs w:val="24"/>
        </w:rPr>
        <w:fldChar w:fldCharType="end"/>
      </w:r>
      <w:r>
        <w:rPr>
          <w:sz w:val="24"/>
          <w:szCs w:val="24"/>
        </w:rPr>
        <w:t>.</w:t>
      </w:r>
    </w:p>
    <w:p w14:paraId="51EC280C" w14:textId="77777777" w:rsidR="00303099" w:rsidRDefault="00303099" w:rsidP="004B379D">
      <w:pPr>
        <w:spacing w:line="480" w:lineRule="auto"/>
        <w:rPr>
          <w:sz w:val="24"/>
          <w:szCs w:val="24"/>
        </w:rPr>
      </w:pPr>
    </w:p>
    <w:p w14:paraId="781DB27F" w14:textId="77777777" w:rsidR="00303099" w:rsidRPr="00B124D4" w:rsidRDefault="00303099" w:rsidP="00303099">
      <w:pPr>
        <w:spacing w:line="480" w:lineRule="auto"/>
        <w:rPr>
          <w:b/>
          <w:sz w:val="24"/>
          <w:szCs w:val="24"/>
        </w:rPr>
      </w:pPr>
      <w:r w:rsidRPr="00B124D4">
        <w:rPr>
          <w:b/>
          <w:sz w:val="24"/>
          <w:szCs w:val="24"/>
        </w:rPr>
        <w:t>Methods</w:t>
      </w:r>
    </w:p>
    <w:p w14:paraId="2655A441" w14:textId="77777777" w:rsidR="00303099" w:rsidRDefault="00303099" w:rsidP="00303099">
      <w:pPr>
        <w:spacing w:line="480" w:lineRule="auto"/>
        <w:rPr>
          <w:sz w:val="24"/>
          <w:szCs w:val="24"/>
        </w:rPr>
      </w:pPr>
      <w:r>
        <w:rPr>
          <w:sz w:val="24"/>
          <w:szCs w:val="24"/>
        </w:rPr>
        <w:t xml:space="preserve">We considered the influence of risk categories on allocating protection decisions at a global scale in suitable habitat for all 29,350 vertebrate species from the IUCN Red List of Threatened Species </w:t>
      </w:r>
      <w:r>
        <w:rPr>
          <w:sz w:val="24"/>
          <w:szCs w:val="24"/>
        </w:rPr>
        <w:fldChar w:fldCharType="begin"/>
      </w:r>
      <w:r>
        <w:rPr>
          <w:sz w:val="24"/>
          <w:szCs w:val="24"/>
        </w:rPr>
        <w:instrText xml:space="preserve"> ADDIN ZOTERO_ITEM CSL_CITATION {"citationID":"Tcq6gaKa","properties":{"formattedCitation":"(IUCN 2019)","plainCitation":"(IUCN 2019)","noteIndex":0},"citationItems":[{"id":760,"uris":["http://zotero.org/users/878981/items/MVE7WELB"],"uri":["http://zotero.org/users/878981/items/MVE7WELB"],"itemData":{"id":760,"type":"article","title":"The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Pr="00815657">
        <w:rPr>
          <w:sz w:val="24"/>
        </w:rPr>
        <w:t>(IUCN 2019)</w:t>
      </w:r>
      <w:r>
        <w:rPr>
          <w:sz w:val="24"/>
          <w:szCs w:val="24"/>
        </w:rPr>
        <w:fldChar w:fldCharType="end"/>
      </w:r>
      <w:r>
        <w:rPr>
          <w:sz w:val="24"/>
          <w:szCs w:val="24"/>
        </w:rPr>
        <w:t xml:space="preserve"> using a multi-objective optimization approach. To incorporate risk categories, we built on </w:t>
      </w:r>
      <w:del w:id="219" w:author="Joe Bennett" w:date="2021-12-22T12:58:00Z">
        <w:r w:rsidDel="00E17112">
          <w:rPr>
            <w:sz w:val="24"/>
            <w:szCs w:val="24"/>
          </w:rPr>
          <w:delText xml:space="preserve">a classical problem formulation from the systematic conservation planning literature – </w:delText>
        </w:r>
      </w:del>
      <w:r>
        <w:rPr>
          <w:sz w:val="24"/>
          <w:szCs w:val="24"/>
        </w:rPr>
        <w:t>the minimum set problem</w:t>
      </w:r>
      <w:ins w:id="220" w:author="Joe Bennett" w:date="2021-12-22T12:58:00Z">
        <w:r>
          <w:rPr>
            <w:sz w:val="24"/>
            <w:szCs w:val="24"/>
          </w:rPr>
          <w:t xml:space="preserve">, </w:t>
        </w:r>
      </w:ins>
      <w:del w:id="221" w:author="Joe Bennett" w:date="2021-12-22T12:58:00Z">
        <w:r w:rsidDel="00E17112">
          <w:rPr>
            <w:sz w:val="24"/>
            <w:szCs w:val="24"/>
          </w:rPr>
          <w:delText xml:space="preserve"> - </w:delText>
        </w:r>
      </w:del>
      <w:r>
        <w:rPr>
          <w:sz w:val="24"/>
          <w:szCs w:val="24"/>
        </w:rPr>
        <w:t xml:space="preserve">where the objective is to reach species distribution protection targets while accounting for one constraint such as land cost or area </w:t>
      </w:r>
      <w:r>
        <w:rPr>
          <w:sz w:val="24"/>
          <w:szCs w:val="24"/>
        </w:rPr>
        <w:fldChar w:fldCharType="begin"/>
      </w:r>
      <w:r>
        <w:rPr>
          <w:sz w:val="24"/>
          <w:szCs w:val="24"/>
        </w:rPr>
        <w:instrText xml:space="preserve"> ADDIN ZOTERO_ITEM CSL_CITATION {"citationID":"fhzxZB1v","properties":{"formattedCitation":"(Margules &amp; Pressey 2000; Ball et al. 2009; Moilanen et al. 2009)","plainCitation":"(Margules &amp; Pressey 2000; Ball et al. 2009; Moilanen et al. 2009)","noteIndex":0},"citationItems":[{"id":349,"uris":["http://zotero.org/users/878981/items/4PNTRNFR"],"uri":["http://zotero.org/users/878981/items/4PNTRNFR"],"itemData":{"id":349,"type":"article-journal","abstract":"The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L"}],"issued":{"date-parts":[["2000",5]]}}},{"id":2916,"uris":["http://zotero.org/groups/2381425/items/8ZZKUEH9"],"uri":["http://zotero.org/groups/2381425/items/8ZZKUEH9"],"itemData":{"id":2916,"type":"chapter","container-title":"Spatial conservation prioritization. Quantitative methods &amp; computational tools","ISBN":"0960-3115","note":"DOI: 10.1111/conl.12625\nPMID: 25246403","page":"e12625","publisher":"Oxford University Press","title":"Marxan and Relatives: Software for Spatial Conservation Prioritization","URL":"https://onlinelibrary.wiley.com/doi/abs/10.1111/conl.12625","author":[{"family":"Ball","given":"Ian R."},{"family":"Possingham","given":"Hugh P."},{"family":"Watts","given":"Matthew E."}],"issued":{"date-parts":[["2009"]]}}},{"id":782,"uris":["http://zotero.org/users/878981/items/GQQSSC7Z"],"uri":["http://zotero.org/users/878981/items/GQQSSC7Z"],"itemData":{"id":782,"type":"book","publisher":"Oxford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Pr="00883A21">
        <w:rPr>
          <w:sz w:val="24"/>
        </w:rPr>
        <w:t>(</w:t>
      </w:r>
      <w:del w:id="222" w:author="Joe Bennett" w:date="2021-12-21T12:09:00Z">
        <w:r w:rsidRPr="00883A21" w:rsidDel="00362AFC">
          <w:rPr>
            <w:sz w:val="24"/>
          </w:rPr>
          <w:delText>Margules &amp; Pressey 2000;</w:delText>
        </w:r>
      </w:del>
      <w:r w:rsidRPr="00883A21">
        <w:rPr>
          <w:sz w:val="24"/>
        </w:rPr>
        <w:t xml:space="preserve"> Ball et al. 2009; Moilanen et al. 2009)</w:t>
      </w:r>
      <w:r>
        <w:rPr>
          <w:sz w:val="24"/>
          <w:szCs w:val="24"/>
        </w:rPr>
        <w:fldChar w:fldCharType="end"/>
      </w:r>
      <w:r>
        <w:rPr>
          <w:sz w:val="24"/>
          <w:szCs w:val="24"/>
        </w:rPr>
        <w:t xml:space="preserve">. We expanded this approach to include multiple objectives accounting for </w:t>
      </w:r>
      <w:del w:id="223" w:author="Joe Bennett" w:date="2021-12-22T15:12:00Z">
        <w:r w:rsidDel="003C332C">
          <w:rPr>
            <w:sz w:val="24"/>
            <w:szCs w:val="24"/>
          </w:rPr>
          <w:delText xml:space="preserve">varying </w:delText>
        </w:r>
      </w:del>
      <w:r>
        <w:rPr>
          <w:sz w:val="24"/>
          <w:szCs w:val="24"/>
        </w:rPr>
        <w:t xml:space="preserve">risk in the problem formulation, by treating each risk layer as a separate objective in the problem formulation </w:t>
      </w:r>
      <w:r>
        <w:rPr>
          <w:sz w:val="24"/>
          <w:szCs w:val="24"/>
        </w:rPr>
        <w:fldChar w:fldCharType="begin"/>
      </w:r>
      <w:r>
        <w:rPr>
          <w:sz w:val="24"/>
          <w:szCs w:val="24"/>
        </w:rPr>
        <w:instrText xml:space="preserve"> ADDIN ZOTERO_ITEM CSL_CITATION {"citationID":"lwrp3oUy","properties":{"formattedCitation":"(Deb 2014)","plainCitation":"(Deb 2014)","noteIndex":0},"citationItems":[{"id":781,"uris":["http://zotero.org/users/878981/items/2LYR7F43"],"uri":["http://zotero.org/users/878981/items/2LYR7F43"],"itemData":{"id":781,"type":"chapter","container-title":"Search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Pr="005748DA">
        <w:rPr>
          <w:sz w:val="24"/>
        </w:rPr>
        <w:t>(Deb 2014)</w:t>
      </w:r>
      <w:r>
        <w:rPr>
          <w:sz w:val="24"/>
          <w:szCs w:val="24"/>
        </w:rPr>
        <w:fldChar w:fldCharType="end"/>
      </w:r>
      <w:r>
        <w:rPr>
          <w:sz w:val="24"/>
          <w:szCs w:val="24"/>
        </w:rPr>
        <w:t>.</w:t>
      </w:r>
      <w:del w:id="224" w:author="Joe Bennett" w:date="2021-12-22T15:37:00Z">
        <w:r w:rsidDel="006B7B9D">
          <w:rPr>
            <w:sz w:val="24"/>
            <w:szCs w:val="24"/>
          </w:rPr>
          <w:delText xml:space="preserve"> We used a hierarchical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w:delText>
        </w:r>
      </w:del>
    </w:p>
    <w:p w14:paraId="3E8B1DAA" w14:textId="77777777" w:rsidR="00303099" w:rsidRDefault="00303099" w:rsidP="00303099">
      <w:pPr>
        <w:spacing w:before="120" w:after="120" w:line="480" w:lineRule="auto"/>
        <w:rPr>
          <w:color w:val="000000"/>
          <w:sz w:val="24"/>
          <w:szCs w:val="24"/>
        </w:rPr>
      </w:pPr>
      <w:r>
        <w:rPr>
          <w:sz w:val="24"/>
          <w:szCs w:val="24"/>
        </w:rPr>
        <w:tab/>
      </w:r>
      <w:moveFromRangeStart w:id="225" w:author="Joe Bennett" w:date="2021-12-21T12:25:00Z" w:name="move90981962"/>
      <w:moveFrom w:id="226" w:author="Joe Bennett" w:date="2021-12-21T12:25:00Z">
        <w:r w:rsidDel="004554EB">
          <w:rPr>
            <w:sz w:val="24"/>
            <w:szCs w:val="24"/>
          </w:rPr>
          <w:t>In total 16 planning scenarios were created, such that solutions accounted for all possible combinations of risk categories within each hierarchical level (Supplementary Table 1). We then compared these risk-based solutions to those produced with a null scenario that adopted the traditional area-minimizing approach to optimization without considering risk</w:t>
        </w:r>
        <w:r w:rsidDel="00362AFC">
          <w:rPr>
            <w:sz w:val="24"/>
            <w:szCs w:val="24"/>
          </w:rPr>
          <w:t xml:space="preserve"> </w:t>
        </w:r>
      </w:moveFrom>
      <w:moveFromRangeEnd w:id="225"/>
      <w:del w:id="227" w:author="Joe Bennett" w:date="2021-12-21T12:12:00Z">
        <w:r w:rsidDel="00362AFC">
          <w:rPr>
            <w:sz w:val="24"/>
            <w:szCs w:val="24"/>
          </w:rPr>
          <w:fldChar w:fldCharType="begin"/>
        </w:r>
        <w:r w:rsidDel="00362AFC">
          <w:rPr>
            <w:sz w:val="24"/>
            <w:szCs w:val="24"/>
          </w:rPr>
          <w:delInstrText xml:space="preserve"> ADDIN ZOTERO_ITEM CSL_CITATION {"citationID":"vpiuqrCs","properties":{"formattedCitation":"(\\uc0\\u8220{}Post-2020 Global Biodiversity Framework\\uc0\\u8221{} 2018)","plainCitation":"(“Post-2020 Global Biodiversity Framework” 2018)","noteIndex":0},"citationItems":[{"id":801,"uris":["http://zotero.org/users/878981/items/UF3U7G2Y"],"uri":["http://zotero.org/users/878981/items/UF3U7G2Y"],"itemData":{"id":801,"type":"webpage","abstract":"Photo: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delInstrText>
        </w:r>
        <w:r w:rsidDel="00362AFC">
          <w:rPr>
            <w:sz w:val="24"/>
            <w:szCs w:val="24"/>
          </w:rPr>
          <w:fldChar w:fldCharType="separate"/>
        </w:r>
        <w:r w:rsidRPr="005776AE" w:rsidDel="00362AFC">
          <w:rPr>
            <w:sz w:val="24"/>
            <w:szCs w:val="24"/>
          </w:rPr>
          <w:delText>(“Post-2020 Global Biodiversity Framework” 2018)</w:delText>
        </w:r>
        <w:r w:rsidDel="00362AFC">
          <w:rPr>
            <w:sz w:val="24"/>
            <w:szCs w:val="24"/>
          </w:rPr>
          <w:fldChar w:fldCharType="end"/>
        </w:r>
      </w:del>
      <w:del w:id="228" w:author="Joe Bennett" w:date="2021-12-21T12:25:00Z">
        <w:r w:rsidDel="004554EB">
          <w:rPr>
            <w:sz w:val="24"/>
            <w:szCs w:val="24"/>
          </w:rPr>
          <w:delText xml:space="preserve">. Because our scenarios aimed to build upon the current protected area portfolio globally, we incorporated current protected areas into our solutions. For each scenario we set species-based targets based on percentages of suitable habitat protected </w:delText>
        </w:r>
        <w:r w:rsidDel="004554EB">
          <w:rPr>
            <w:sz w:val="24"/>
            <w:szCs w:val="24"/>
          </w:rPr>
          <w:lastRenderedPageBreak/>
          <w:fldChar w:fldCharType="begin"/>
        </w:r>
        <w:r w:rsidDel="004554EB">
          <w:rPr>
            <w:sz w:val="24"/>
            <w:szCs w:val="24"/>
          </w:rPr>
          <w:delInstrText xml:space="preserve"> ADDIN ZOTERO_ITEM CSL_CITATION {"citationID":"evTde5WF","properties":{"formattedCitation":"(Hanson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554EB">
          <w:rPr>
            <w:sz w:val="24"/>
            <w:szCs w:val="24"/>
          </w:rPr>
          <w:fldChar w:fldCharType="separate"/>
        </w:r>
        <w:r w:rsidRPr="00B97054" w:rsidDel="004554EB">
          <w:rPr>
            <w:sz w:val="24"/>
          </w:rPr>
          <w:delText>(Hanson et al. 2020)</w:delText>
        </w:r>
        <w:r w:rsidDel="004554EB">
          <w:rPr>
            <w:sz w:val="24"/>
            <w:szCs w:val="24"/>
          </w:rPr>
          <w:fldChar w:fldCharType="end"/>
        </w:r>
        <w:r w:rsidDel="004554EB">
          <w:rPr>
            <w:sz w:val="24"/>
            <w:szCs w:val="24"/>
          </w:rPr>
          <w:delText xml:space="preserve">. Specifically, we obtained suitable habitat maps </w:delText>
        </w:r>
        <w:r w:rsidDel="004554EB">
          <w:rPr>
            <w:sz w:val="24"/>
            <w:szCs w:val="24"/>
          </w:rPr>
          <w:fldChar w:fldCharType="begin"/>
        </w:r>
        <w:r w:rsidDel="004554EB">
          <w:rPr>
            <w:sz w:val="24"/>
            <w:szCs w:val="24"/>
          </w:rPr>
          <w:delInstrText xml:space="preserve"> ADDIN ZOTERO_ITEM CSL_CITATION {"citationID":"n8R2TDTc","properties":{"formattedCitation":"(Brooks et al. 2019)","plainCitation":"(Brooks et al. 2019)","noteIndex":0},"citationItems":[{"id":759,"uris":["http://zotero.org/users/878981/items/VXXB5VF6"],"uri":["http://zotero.org/users/878981/items/VXXB5VF6"],"itemData":{"id":759,"type":"article-journal","abstract":"The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delInstrText>
        </w:r>
        <w:r w:rsidDel="004554EB">
          <w:rPr>
            <w:sz w:val="24"/>
            <w:szCs w:val="24"/>
          </w:rPr>
          <w:fldChar w:fldCharType="separate"/>
        </w:r>
        <w:r w:rsidRPr="000C4577" w:rsidDel="004554EB">
          <w:rPr>
            <w:sz w:val="24"/>
          </w:rPr>
          <w:delText>(Brooks et al. 2019)</w:delText>
        </w:r>
        <w:r w:rsidDel="004554EB">
          <w:rPr>
            <w:sz w:val="24"/>
            <w:szCs w:val="24"/>
          </w:rPr>
          <w:fldChar w:fldCharType="end"/>
        </w:r>
        <w:r w:rsidRPr="00494CE4" w:rsidDel="004554EB">
          <w:rPr>
            <w:sz w:val="24"/>
            <w:szCs w:val="24"/>
          </w:rPr>
          <w:delText>,</w:delText>
        </w:r>
        <w:r w:rsidDel="004554EB">
          <w:rPr>
            <w:sz w:val="24"/>
            <w:szCs w:val="24"/>
          </w:rPr>
          <w:delText xml:space="preserve"> and set target percentages for each species, from 100% for species with less than 1,000 km</w:delText>
        </w:r>
        <w:r w:rsidDel="004554EB">
          <w:rPr>
            <w:sz w:val="24"/>
            <w:szCs w:val="24"/>
            <w:vertAlign w:val="superscript"/>
          </w:rPr>
          <w:delText>2</w:delText>
        </w:r>
        <w:r w:rsidDel="004554EB">
          <w:rPr>
            <w:sz w:val="24"/>
            <w:szCs w:val="24"/>
          </w:rPr>
          <w:delText xml:space="preserve"> of suitable habitat to 10% for those with greater than 250,000 km</w:delText>
        </w:r>
        <w:r w:rsidRPr="00CB6C0D" w:rsidDel="004554EB">
          <w:rPr>
            <w:sz w:val="24"/>
            <w:szCs w:val="24"/>
            <w:vertAlign w:val="superscript"/>
          </w:rPr>
          <w:delText>2</w:delText>
        </w:r>
        <w:r w:rsidDel="004554EB">
          <w:rPr>
            <w:sz w:val="24"/>
            <w:szCs w:val="24"/>
          </w:rPr>
          <w:delText xml:space="preserve"> of suitable habitat, and linearly interpolated on a log-linear scale between these thresholds </w:delText>
        </w:r>
        <w:r w:rsidDel="004554EB">
          <w:rPr>
            <w:sz w:val="24"/>
            <w:szCs w:val="24"/>
          </w:rPr>
          <w:fldChar w:fldCharType="begin"/>
        </w:r>
        <w:r w:rsidDel="004554EB">
          <w:rPr>
            <w:sz w:val="24"/>
            <w:szCs w:val="24"/>
          </w:rPr>
          <w:delInstrText xml:space="preserve"> ADDIN ZOTERO_ITEM CSL_CITATION {"citationID":"uYuz5OtO","properties":{"formattedCitation":"(Hanson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554EB">
          <w:rPr>
            <w:sz w:val="24"/>
            <w:szCs w:val="24"/>
          </w:rPr>
          <w:fldChar w:fldCharType="separate"/>
        </w:r>
        <w:r w:rsidRPr="00575085" w:rsidDel="004554EB">
          <w:rPr>
            <w:sz w:val="24"/>
          </w:rPr>
          <w:delText>(Hanson et al. 2020)</w:delText>
        </w:r>
        <w:r w:rsidDel="004554EB">
          <w:rPr>
            <w:sz w:val="24"/>
            <w:szCs w:val="24"/>
          </w:rPr>
          <w:fldChar w:fldCharType="end"/>
        </w:r>
      </w:del>
    </w:p>
    <w:p w14:paraId="79FDEA9B" w14:textId="77777777" w:rsidR="00303099" w:rsidRPr="00B124D4" w:rsidDel="004B379D" w:rsidRDefault="00303099" w:rsidP="00303099">
      <w:pPr>
        <w:spacing w:before="120" w:after="120" w:line="480" w:lineRule="auto"/>
        <w:rPr>
          <w:del w:id="229" w:author="Joe Bennett" w:date="2021-12-21T11:15:00Z"/>
          <w:sz w:val="24"/>
          <w:szCs w:val="24"/>
        </w:rPr>
      </w:pPr>
      <w:del w:id="230" w:author="Joe Bennett" w:date="2021-12-21T11:15:00Z">
        <w:r w:rsidRPr="00B124D4" w:rsidDel="004B379D">
          <w:rPr>
            <w:color w:val="000000"/>
            <w:sz w:val="24"/>
            <w:szCs w:val="24"/>
          </w:rPr>
          <w:delText>We used a multi-objective optimization approach that incorporated governance, land use and climate constraints to prioritize the conservation of 29,350 verte</w:delText>
        </w:r>
        <w:r w:rsidRPr="00B124D4" w:rsidDel="004B379D">
          <w:rPr>
            <w:sz w:val="24"/>
            <w:szCs w:val="24"/>
          </w:rPr>
          <w:delText xml:space="preserve">brate </w:delText>
        </w:r>
        <w:r w:rsidRPr="00B124D4" w:rsidDel="004B379D">
          <w:rPr>
            <w:color w:val="000000"/>
            <w:sz w:val="24"/>
            <w:szCs w:val="24"/>
          </w:rPr>
          <w:delText xml:space="preserve">species. All scenarios we investigated assumed the current global protected area portfolio is locked in. We further created representation targets for each species on the basis area of habitat maps. Targets for the unpartitioned habitat maps were set following standard practices for global gap analyses and prioritizations </w:delText>
        </w:r>
        <w:r w:rsidDel="004B379D">
          <w:rPr>
            <w:color w:val="000000"/>
            <w:sz w:val="24"/>
            <w:szCs w:val="24"/>
          </w:rPr>
          <w:fldChar w:fldCharType="begin"/>
        </w:r>
        <w:r w:rsidDel="004B379D">
          <w:rPr>
            <w:color w:val="000000"/>
            <w:sz w:val="24"/>
            <w:szCs w:val="24"/>
          </w:rPr>
          <w:delInstrText xml:space="preserve"> ADDIN ZOTERO_ITEM CSL_CITATION {"citationID":"zYbeHmGo","properties":{"formattedCitation":"(Rodrigues et al. 2004, 2004; Butchart et al. 2015)","plainCitation":"(Rodrigues et al. 2004, 2004; Butchart et al. 2015)","noteIndex":0},"citationItems":[{"id":937,"uris":["http://zotero.org/users/878981/items/RKZEYM4N"],"uri":["http://zotero.org/users/878981/items/RKZEYM4N"],"itemData":{"id":937,"type":"article-journal","container-title":"BioScience","ISSN":"0006-3568","issue":"12","note":"publisher: Oxford University Press","page":"1092-1100","title":"Global gap analysis: priority regions for expanding the global protected-area network","volume":"54","author":[{"family":"Rodrigues","given":"Ana S L"},{"family":"Akcakaya","given":"H Resit"},{"family":"Andelman","given":"Sandy J"},{"family":"Bakarr","given":"Mohamed I"},{"family":"Boitani","given":"Luigi"},{"family":"Brooks","given":"Thomas M"},{"family":"Chanson","given":"Janice S"},{"family":"Fishpool","given":"Lincoln D C"},{"family":"Da Fonseca","given":"Gustavo A B"},{"family":"Gaston","given":"Kevin J"}],"issued":{"date-parts":[["2004"]]}}},{"id":937,"uris":["http://zotero.org/users/878981/items/RKZEYM4N"],"uri":["http://zotero.org/users/878981/items/RKZEYM4N"],"itemData":{"id":937,"type":"article-journal","container-title":"BioScience","ISSN":"0006-3568","issue":"12","note":"publisher: Oxford University Press","page":"1092-1100","title":"Global gap analysis: priority regions for expanding the global protected-area network","volume":"54","author":[{"family":"Rodrigues","given":"Ana S L"},{"family":"Akcakaya","given":"H Resit"},{"family":"Andelman","given":"Sandy J"},{"family":"Bakarr","given":"Mohamed I"},{"family":"Boitani","given":"Luigi"},{"family":"Brooks","given":"Thomas M"},{"family":"Chanson","given":"Janice S"},{"family":"Fishpool","given":"Lincoln D C"},{"family":"Da Fonseca","given":"Gustavo A B"},{"family":"Gaston","given":"Kevin J"}],"issued":{"date-parts":[["2004"]]}}},{"id":799,"uris":["http://zotero.org/users/878981/items/NHH6SA9P"],"uri":["http://zotero.org/users/878981/items/NHH6SA9P"],"itemData":{"id":799,"type":"article-journal","abstract":"Governments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delInstrText>
        </w:r>
        <w:r w:rsidDel="004B379D">
          <w:rPr>
            <w:color w:val="000000"/>
            <w:sz w:val="24"/>
            <w:szCs w:val="24"/>
          </w:rPr>
          <w:fldChar w:fldCharType="separate"/>
        </w:r>
        <w:r w:rsidRPr="008D6531" w:rsidDel="004B379D">
          <w:rPr>
            <w:sz w:val="24"/>
          </w:rPr>
          <w:delText>(Rodrigues et al. 2004, 2004; Butchart et al. 2015)</w:delText>
        </w:r>
        <w:r w:rsidDel="004B379D">
          <w:rPr>
            <w:color w:val="000000"/>
            <w:sz w:val="24"/>
            <w:szCs w:val="24"/>
          </w:rPr>
          <w:fldChar w:fldCharType="end"/>
        </w:r>
        <w:r w:rsidRPr="00B124D4" w:rsidDel="004B379D">
          <w:rPr>
            <w:color w:val="000000"/>
            <w:sz w:val="24"/>
            <w:szCs w:val="24"/>
          </w:rPr>
          <w:delText>, except that instead of using the range sizes of species to set the targets, here we used the total extent of suitable habitat for each species following</w:delText>
        </w:r>
        <w:r w:rsidDel="004B379D">
          <w:rPr>
            <w:color w:val="000000"/>
            <w:sz w:val="24"/>
            <w:szCs w:val="24"/>
          </w:rPr>
          <w:delText xml:space="preserve"> </w:delText>
        </w:r>
        <w:r w:rsidDel="004B379D">
          <w:rPr>
            <w:color w:val="000000"/>
            <w:sz w:val="24"/>
            <w:szCs w:val="24"/>
          </w:rPr>
          <w:fldChar w:fldCharType="begin"/>
        </w:r>
        <w:r w:rsidDel="004B379D">
          <w:rPr>
            <w:color w:val="000000"/>
            <w:sz w:val="24"/>
            <w:szCs w:val="24"/>
          </w:rPr>
          <w:delInstrText xml:space="preserve"> ADDIN ZOTERO_ITEM CSL_CITATION {"citationID":"Os5gta4Y","properties":{"formattedCitation":"(Hanson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B379D">
          <w:rPr>
            <w:color w:val="000000"/>
            <w:sz w:val="24"/>
            <w:szCs w:val="24"/>
          </w:rPr>
          <w:fldChar w:fldCharType="separate"/>
        </w:r>
        <w:r w:rsidRPr="008D6531" w:rsidDel="004B379D">
          <w:rPr>
            <w:sz w:val="24"/>
          </w:rPr>
          <w:delText>(Hanson et al. 2020)</w:delText>
        </w:r>
        <w:r w:rsidDel="004B379D">
          <w:rPr>
            <w:color w:val="000000"/>
            <w:sz w:val="24"/>
            <w:szCs w:val="24"/>
          </w:rPr>
          <w:fldChar w:fldCharType="end"/>
        </w:r>
        <w:r w:rsidRPr="00B124D4" w:rsidDel="004B379D">
          <w:rPr>
            <w:color w:val="000000"/>
            <w:sz w:val="24"/>
            <w:szCs w:val="24"/>
          </w:rPr>
          <w:delText xml:space="preserve">. </w:delText>
        </w:r>
      </w:del>
    </w:p>
    <w:p w14:paraId="1D1E3313" w14:textId="77777777" w:rsidR="00303099" w:rsidRPr="00B124D4" w:rsidRDefault="00303099" w:rsidP="00303099">
      <w:pPr>
        <w:pStyle w:val="NormalWeb"/>
        <w:spacing w:before="120" w:after="120" w:line="480" w:lineRule="auto"/>
        <w:rPr>
          <w:iCs/>
          <w:u w:val="single"/>
        </w:rPr>
      </w:pPr>
      <w:r w:rsidRPr="00B124D4">
        <w:rPr>
          <w:iCs/>
          <w:color w:val="000000"/>
          <w:u w:val="single"/>
        </w:rPr>
        <w:t>Biodiversity Data </w:t>
      </w:r>
    </w:p>
    <w:p w14:paraId="2A9A0FA2" w14:textId="77777777" w:rsidR="00303099" w:rsidRPr="00B124D4" w:rsidRDefault="00303099" w:rsidP="00303099">
      <w:pPr>
        <w:pStyle w:val="NormalWeb"/>
        <w:spacing w:before="120" w:after="120" w:line="480" w:lineRule="auto"/>
      </w:pPr>
      <w:del w:id="231" w:author="Joe Bennett" w:date="2021-12-22T12:59:00Z">
        <w:r w:rsidRPr="00B124D4" w:rsidDel="00E17112">
          <w:rPr>
            <w:color w:val="000000"/>
          </w:rPr>
          <w:delText>Species</w:delText>
        </w:r>
      </w:del>
      <w:ins w:id="232" w:author="Joe Bennett" w:date="2021-12-22T12:59:00Z">
        <w:r>
          <w:rPr>
            <w:color w:val="000000"/>
          </w:rPr>
          <w:t>We produced area of habitat</w:t>
        </w:r>
      </w:ins>
      <w:r w:rsidRPr="00B124D4">
        <w:rPr>
          <w:color w:val="000000"/>
        </w:rPr>
        <w:t xml:space="preserve"> </w:t>
      </w:r>
      <w:ins w:id="233" w:author="Joe Bennett" w:date="2021-12-22T12:59:00Z">
        <w:r>
          <w:rPr>
            <w:color w:val="000000"/>
          </w:rPr>
          <w:t>(</w:t>
        </w:r>
      </w:ins>
      <w:r w:rsidRPr="00B124D4">
        <w:rPr>
          <w:color w:val="000000"/>
        </w:rPr>
        <w:t>AOH</w:t>
      </w:r>
      <w:ins w:id="234" w:author="Joe Bennett" w:date="2021-12-22T12:59:00Z">
        <w:r>
          <w:rPr>
            <w:color w:val="000000"/>
          </w:rPr>
          <w:t>)</w:t>
        </w:r>
      </w:ins>
      <w:r w:rsidRPr="00B124D4">
        <w:rPr>
          <w:color w:val="000000"/>
        </w:rPr>
        <w:t xml:space="preserve"> </w:t>
      </w:r>
      <w:del w:id="235" w:author="Joe Bennett" w:date="2021-12-22T12:59:00Z">
        <w:r w:rsidRPr="00B124D4" w:rsidDel="00E17112">
          <w:rPr>
            <w:color w:val="000000"/>
          </w:rPr>
          <w:delText xml:space="preserve">ranges were produced </w:delText>
        </w:r>
      </w:del>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Pr="00092722">
        <w:rPr>
          <w:color w:val="000000"/>
        </w:rPr>
        <w:instrText xml:space="preserve"> ADDIN ZOTERO_ITEM CSL_CITATION {"citationID":"CRjbfzpW","properties":{"formattedCitation":"(Brooks et al. 2019)","plainCitation":"(Brooks et al. 2019)","noteIndex":0},"citationItems":[{"id":759,"uris":["http://zotero.org/users/878981/items/VXXB5VF6"],"uri":["http://zotero.org/users/878981/items/VXXB5VF6"],"itemData":{"id":759,"type":"article-journal","abstract":"The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del w:id="236" w:author="Joe Bennett" w:date="2021-12-21T12:12:00Z">
        <w:r w:rsidRPr="00092722" w:rsidDel="00362AFC">
          <w:delText>(</w:delText>
        </w:r>
      </w:del>
      <w:r w:rsidRPr="00092722">
        <w:t xml:space="preserve">Brooks et al. </w:t>
      </w:r>
      <w:ins w:id="237" w:author="Joe Bennett" w:date="2021-12-21T12:12:00Z">
        <w:r>
          <w:t>(</w:t>
        </w:r>
      </w:ins>
      <w:r w:rsidRPr="00092722">
        <w:t>2019)</w:t>
      </w:r>
      <w:r w:rsidRPr="00092722">
        <w:rPr>
          <w:color w:val="000000"/>
        </w:rPr>
        <w:fldChar w:fldCharType="end"/>
      </w:r>
      <w:r w:rsidRPr="00092722">
        <w:rPr>
          <w:color w:val="000000"/>
        </w:rPr>
        <w:t xml:space="preserve">. Species range polygons obtained from the IUCN Red List spatial data </w:t>
      </w:r>
      <w:del w:id="238" w:author="Joe Bennett" w:date="2021-12-22T15:13:00Z">
        <w:r w:rsidRPr="00092722" w:rsidDel="003C332C">
          <w:rPr>
            <w:color w:val="000000"/>
          </w:rPr>
          <w:delText xml:space="preserve">portal </w:delText>
        </w:r>
      </w:del>
      <w:r w:rsidRPr="00092722">
        <w:rPr>
          <w:color w:val="000000"/>
        </w:rPr>
        <w:t>(</w:t>
      </w:r>
      <w:hyperlink r:id="rId17" w:history="1">
        <w:r w:rsidRPr="00092722">
          <w:rPr>
            <w:rStyle w:val="Hyperlink"/>
          </w:rPr>
          <w:t>https://www.iucnredlist.org/</w:t>
        </w:r>
      </w:hyperlink>
      <w:r w:rsidRPr="00092722">
        <w:rPr>
          <w:color w:val="000000"/>
        </w:rPr>
        <w:t xml:space="preserve">) and </w:t>
      </w:r>
      <w:del w:id="239" w:author="Joe Bennett" w:date="2021-12-22T15:13:00Z">
        <w:r w:rsidRPr="00092722" w:rsidDel="003C332C">
          <w:rPr>
            <w:color w:val="000000"/>
          </w:rPr>
          <w:delText xml:space="preserve">the </w:delText>
        </w:r>
      </w:del>
      <w:r w:rsidRPr="00092722">
        <w:rPr>
          <w:color w:val="000000"/>
        </w:rPr>
        <w:t xml:space="preserve">Birdlife International </w:t>
      </w:r>
      <w:del w:id="240" w:author="Joe Bennett" w:date="2021-12-22T15:14:00Z">
        <w:r w:rsidRPr="00092722" w:rsidDel="003C332C">
          <w:rPr>
            <w:color w:val="000000"/>
          </w:rPr>
          <w:delText xml:space="preserve">spatial data zone </w:delText>
        </w:r>
      </w:del>
      <w:r w:rsidRPr="00092722">
        <w:rPr>
          <w:color w:val="000000"/>
        </w:rPr>
        <w:t>(</w:t>
      </w:r>
      <w:hyperlink r:id="rId18"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w:t>
      </w:r>
      <w:proofErr w:type="spellStart"/>
      <w:r w:rsidRPr="00B124D4">
        <w:rPr>
          <w:color w:val="000000"/>
        </w:rPr>
        <w:t>rasters</w:t>
      </w:r>
      <w:proofErr w:type="spellEnd"/>
      <w:r w:rsidRPr="00B124D4">
        <w:rPr>
          <w:color w:val="000000"/>
        </w:rPr>
        <w:t xml:space="preserve">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del w:id="241" w:author="Joe Bennett" w:date="2021-12-22T13:00:00Z">
        <w:r w:rsidRPr="00B124D4" w:rsidDel="00E17112">
          <w:rPr>
            <w:color w:val="000000"/>
          </w:rPr>
          <w:delText xml:space="preserve">the crosswalk table presented in </w:delText>
        </w:r>
      </w:del>
      <w:r>
        <w:rPr>
          <w:color w:val="000000"/>
        </w:rPr>
        <w:fldChar w:fldCharType="begin"/>
      </w:r>
      <w:r>
        <w:rPr>
          <w:color w:val="000000"/>
        </w:rPr>
        <w:instrText xml:space="preserve"> ADDIN ZOTERO_ITEM CSL_CITATION {"citationID":"zY18I1gM","properties":{"formattedCitation":"(Santini et al. 2019)","plainCitation":"(Santini et al. 2019)","noteIndex":0},"citationItems":[{"id":2940,"uris":["http://zotero.org/users/878981/items/EPMJMK4N"],"uri":["http://zotero.org/users/878981/items/EPMJMK4N"],"itemData":{"id":2940,"type":"article-journal","abstract":"The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Pr>
          <w:rFonts w:ascii="Cambria Math" w:hAnsi="Cambria Math" w:cs="Cambria Math"/>
          <w:color w:val="000000"/>
        </w:rPr>
        <w:instrText>∼</w:instrText>
      </w:r>
      <w:r>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del w:id="242" w:author="Joe Bennett" w:date="2021-12-21T12:13:00Z">
        <w:r w:rsidRPr="008A667A" w:rsidDel="00465393">
          <w:delText>(</w:delText>
        </w:r>
      </w:del>
      <w:r w:rsidRPr="008A667A">
        <w:t xml:space="preserve">Santini et al. </w:t>
      </w:r>
      <w:ins w:id="243" w:author="Joe Bennett" w:date="2021-12-21T12:13:00Z">
        <w:r>
          <w:t>(</w:t>
        </w:r>
      </w:ins>
      <w:r w:rsidRPr="008A667A">
        <w:t>2019)</w:t>
      </w:r>
      <w:r>
        <w:rPr>
          <w:color w:val="000000"/>
        </w:rPr>
        <w:fldChar w:fldCharType="end"/>
      </w:r>
      <w:r w:rsidRPr="00B124D4">
        <w:rPr>
          <w:color w:val="000000"/>
        </w:rPr>
        <w:t xml:space="preserve">. ESA land cover </w:t>
      </w:r>
      <w:r w:rsidRPr="00B124D4">
        <w:rPr>
          <w:color w:val="000000"/>
        </w:rPr>
        <w:lastRenderedPageBreak/>
        <w:t xml:space="preserve">classification data was aggregated from </w:t>
      </w:r>
      <w:del w:id="244" w:author="Joe Bennett" w:date="2021-12-22T15:22:00Z">
        <w:r w:rsidRPr="00B124D4" w:rsidDel="00CE0B5D">
          <w:rPr>
            <w:color w:val="000000"/>
          </w:rPr>
          <w:delText xml:space="preserve">its native </w:delText>
        </w:r>
      </w:del>
      <w:r w:rsidRPr="00B124D4">
        <w:rPr>
          <w:color w:val="000000"/>
        </w:rPr>
        <w:t xml:space="preserve">300 m resolution to match the global 1 km grid using a majority rule. Species ranges were additionally filtered so </w:t>
      </w:r>
      <w:del w:id="245" w:author="Joe Bennett" w:date="2021-12-22T15:22:00Z">
        <w:r w:rsidRPr="00B124D4" w:rsidDel="00CE0B5D">
          <w:rPr>
            <w:color w:val="000000"/>
          </w:rPr>
          <w:delText xml:space="preserve">that </w:delText>
        </w:r>
      </w:del>
      <w:r w:rsidRPr="00B124D4">
        <w:rPr>
          <w:color w:val="000000"/>
        </w:rPr>
        <w:t>only areas within a species</w:t>
      </w:r>
      <w:ins w:id="246" w:author="Joe Bennett" w:date="2021-12-22T13:01:00Z">
        <w:r>
          <w:rPr>
            <w:color w:val="000000"/>
          </w:rPr>
          <w:t>’</w:t>
        </w:r>
      </w:ins>
      <w:r w:rsidRPr="00B124D4">
        <w:rPr>
          <w:color w:val="000000"/>
        </w:rPr>
        <w:t xml:space="preserve"> accepted elevational range were included. Global elevation data derived from SRTM was obtained from </w:t>
      </w:r>
      <w:proofErr w:type="spellStart"/>
      <w:r w:rsidRPr="00B124D4">
        <w:rPr>
          <w:color w:val="000000"/>
        </w:rPr>
        <w:t>WorldClim</w:t>
      </w:r>
      <w:proofErr w:type="spellEnd"/>
      <w:r w:rsidRPr="00B124D4">
        <w:rPr>
          <w:color w:val="000000"/>
        </w:rPr>
        <w:t xml:space="preserve"> v. 2 </w:t>
      </w:r>
      <w:r>
        <w:rPr>
          <w:color w:val="000000"/>
        </w:rPr>
        <w:fldChar w:fldCharType="begin"/>
      </w:r>
      <w:r>
        <w:rPr>
          <w:color w:val="000000"/>
        </w:rPr>
        <w:instrText xml:space="preserve"> ADDIN ZOTERO_ITEM CSL_CITATION {"citationID":"3ZcuGV2Q","properties":{"formattedCitation":"(Fick &amp; Hijmans 2017)","plainCitation":"(Fick &amp; Hijmans 2017)","noteIndex":0},"citationItems":[{"id":2943,"uris":["http://zotero.org/users/878981/items/W34SAPJY"],"uri":["http://zotero.org/users/878981/items/W34SAPJY"],"itemData":{"id":2943,"type":"article-journal","abstract":"We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Pr="00BB0F83">
        <w:t>(Fick &amp; Hijmans 2017)</w:t>
      </w:r>
      <w:r>
        <w:rPr>
          <w:color w:val="000000"/>
        </w:rPr>
        <w:fldChar w:fldCharType="end"/>
      </w:r>
      <w:r w:rsidRPr="00B124D4">
        <w:rPr>
          <w:color w:val="000000"/>
        </w:rPr>
        <w:t xml:space="preserve">. </w:t>
      </w:r>
      <w:commentRangeStart w:id="247"/>
      <w:commentRangeStart w:id="248"/>
      <w:r w:rsidRPr="00B124D4">
        <w:rPr>
          <w:color w:val="000000"/>
        </w:rPr>
        <w:t>For bird species, seasonal range codes 1-3 (1=year-round; 2=breeding range; 3=non-breeding range) were processed individually and stored as separate range files where applicable. </w:t>
      </w:r>
      <w:commentRangeEnd w:id="247"/>
      <w:r>
        <w:rPr>
          <w:rStyle w:val="CommentReference"/>
          <w:lang w:val="en-US"/>
        </w:rPr>
        <w:commentReference w:id="247"/>
      </w:r>
      <w:commentRangeEnd w:id="248"/>
      <w:r w:rsidR="004163AF">
        <w:rPr>
          <w:rStyle w:val="CommentReference"/>
          <w:lang w:val="en-US"/>
        </w:rPr>
        <w:commentReference w:id="248"/>
      </w:r>
    </w:p>
    <w:p w14:paraId="73568860" w14:textId="77777777" w:rsidR="00303099" w:rsidRPr="00B124D4" w:rsidRDefault="00303099" w:rsidP="00303099">
      <w:pPr>
        <w:spacing w:before="120" w:after="120" w:line="480" w:lineRule="auto"/>
        <w:rPr>
          <w:sz w:val="24"/>
          <w:szCs w:val="24"/>
          <w:u w:val="single"/>
        </w:rPr>
      </w:pPr>
      <w:r w:rsidRPr="00B124D4">
        <w:rPr>
          <w:sz w:val="24"/>
          <w:szCs w:val="24"/>
          <w:u w:val="single"/>
        </w:rPr>
        <w:t>Basic administrative delineations</w:t>
      </w:r>
    </w:p>
    <w:p w14:paraId="59BAB280" w14:textId="77777777" w:rsidR="00303099" w:rsidRPr="00B124D4" w:rsidRDefault="00303099" w:rsidP="00303099">
      <w:pPr>
        <w:spacing w:before="120" w:after="120" w:line="480" w:lineRule="auto"/>
        <w:rPr>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Pr>
          <w:color w:val="000000"/>
          <w:sz w:val="24"/>
          <w:szCs w:val="24"/>
        </w:rPr>
        <w:instrText xml:space="preserve"> ADDIN ZOTERO_ITEM CSL_CITATION {"citationID":"HXntbHOH","properties":{"formattedCitation":"(Butchart et al. 2015)","plainCitation":"(Butchart et al. 2015)","noteIndex":0},"citationItems":[{"id":799,"uris":["http://zotero.org/users/878981/items/NHH6SA9P"],"uri":["http://zotero.org/users/878981/items/NHH6SA9P"],"itemData":{"id":799,"type":"article-journal","abstract":"Governments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Pr="002C1AD8">
        <w:rPr>
          <w:sz w:val="24"/>
        </w:rPr>
        <w:t>(Butchart et al. 2015)</w:t>
      </w:r>
      <w:r>
        <w:rPr>
          <w:color w:val="000000"/>
          <w:sz w:val="24"/>
          <w:szCs w:val="24"/>
        </w:rPr>
        <w:fldChar w:fldCharType="end"/>
      </w:r>
      <w:r w:rsidRPr="00B124D4">
        <w:rPr>
          <w:color w:val="000000"/>
          <w:sz w:val="24"/>
          <w:szCs w:val="24"/>
        </w:rPr>
        <w:t>, we (</w:t>
      </w:r>
      <w:proofErr w:type="spellStart"/>
      <w:r w:rsidRPr="00B124D4">
        <w:rPr>
          <w:color w:val="000000"/>
          <w:sz w:val="24"/>
          <w:szCs w:val="24"/>
        </w:rPr>
        <w:t>i</w:t>
      </w:r>
      <w:proofErr w:type="spellEnd"/>
      <w:r w:rsidRPr="00B124D4">
        <w:rPr>
          <w:color w:val="000000"/>
          <w:sz w:val="24"/>
          <w:szCs w:val="24"/>
        </w:rPr>
        <w:t>)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Pr>
          <w:sz w:val="24"/>
          <w:szCs w:val="24"/>
        </w:rPr>
        <w:instrText xml:space="preserve"> ADDIN ZOTERO_ITEM CSL_CITATION {"citationID":"5I34vRzQ","properties":{"formattedCitation":"(Coetzer et al. 2014)","plainCitation":"(Coetzer et al. 2014)","noteIndex":0},"citationItems":[{"id":2945,"uris":["http://zotero.org/users/878981/items/2CDEN3T8"],"uri":["http://zotero.org/users/878981/items/2CDEN3T8"],"itemData":{"id":2945,"type":"article-journal","abstract":"The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06778A">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6A5EBA6E" w14:textId="77777777" w:rsidR="00303099" w:rsidRPr="00B124D4" w:rsidRDefault="00303099" w:rsidP="00303099">
      <w:pPr>
        <w:spacing w:before="120" w:after="120" w:line="480" w:lineRule="auto"/>
        <w:rPr>
          <w:sz w:val="24"/>
          <w:szCs w:val="24"/>
          <w:u w:val="single"/>
        </w:rPr>
      </w:pPr>
      <w:r w:rsidRPr="00B124D4">
        <w:rPr>
          <w:sz w:val="24"/>
          <w:szCs w:val="24"/>
          <w:u w:val="single"/>
        </w:rPr>
        <w:t>Governance risk</w:t>
      </w:r>
    </w:p>
    <w:p w14:paraId="4F22F74F" w14:textId="44173A54" w:rsidR="00303099" w:rsidRPr="00B124D4" w:rsidRDefault="00303099" w:rsidP="00303099">
      <w:pPr>
        <w:spacing w:before="120" w:after="120" w:line="480" w:lineRule="auto"/>
        <w:rPr>
          <w:sz w:val="24"/>
          <w:szCs w:val="24"/>
        </w:rPr>
      </w:pPr>
      <w:del w:id="249" w:author="Joe Bennett" w:date="2021-12-22T13:02:00Z">
        <w:r w:rsidRPr="00B124D4" w:rsidDel="00FC2C48">
          <w:rPr>
            <w:sz w:val="24"/>
            <w:szCs w:val="24"/>
          </w:rPr>
          <w:delText xml:space="preserve">Conservation risk due to governance can affect the outcomes of strategies, and effective governance can promote the resilience of conservation in the face of sociopolitical and economic shocks. </w:delText>
        </w:r>
      </w:del>
      <w:r w:rsidRPr="00B124D4">
        <w:rPr>
          <w:sz w:val="24"/>
          <w:szCs w:val="24"/>
        </w:rPr>
        <w:t xml:space="preserve">We used worldwide governance indicators from the World Bank </w:t>
      </w:r>
      <w:r>
        <w:rPr>
          <w:sz w:val="24"/>
          <w:szCs w:val="24"/>
        </w:rPr>
        <w:fldChar w:fldCharType="begin"/>
      </w:r>
      <w:r>
        <w:rPr>
          <w:sz w:val="24"/>
          <w:szCs w:val="24"/>
        </w:rPr>
        <w:instrText xml:space="preserve"> ADDIN ZOTERO_ITEM CSL_CITATION {"citationID":"3jUpBG9D","properties":{"formattedCitation":"(Kaufmann et al. 2011)","plainCitation":"(Kaufmann et al. 2011)","noteIndex":0},"citationItems":[{"id":795,"uris":["http://zotero.org/users/878981/items/GVAE9FL5"],"uri":["http://zotero.org/users/878981/items/GVAE9FL5"],"itemData":{"id":795,"type":"article-journal","abstract":"This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Pr>
          <w:sz w:val="24"/>
          <w:szCs w:val="24"/>
        </w:rPr>
        <w:fldChar w:fldCharType="separate"/>
      </w:r>
      <w:r w:rsidRPr="00DF7244">
        <w:rPr>
          <w:sz w:val="24"/>
        </w:rPr>
        <w:t>(Kaufmann et al. 2011)</w:t>
      </w:r>
      <w:r>
        <w:rPr>
          <w:sz w:val="24"/>
          <w:szCs w:val="24"/>
        </w:rPr>
        <w:fldChar w:fldCharType="end"/>
      </w:r>
      <w:r w:rsidRPr="00B124D4">
        <w:rPr>
          <w:sz w:val="24"/>
          <w:szCs w:val="24"/>
        </w:rPr>
        <w:t xml:space="preserve"> to capture </w:t>
      </w:r>
      <w:del w:id="250" w:author="Joe Bennett" w:date="2021-12-22T13:03:00Z">
        <w:r w:rsidRPr="00B124D4" w:rsidDel="00FC2C48">
          <w:rPr>
            <w:sz w:val="24"/>
            <w:szCs w:val="24"/>
          </w:rPr>
          <w:delText>these pressures</w:delText>
        </w:r>
      </w:del>
      <w:ins w:id="251" w:author="Joe Bennett" w:date="2021-12-22T13:03:00Z">
        <w:r>
          <w:rPr>
            <w:sz w:val="24"/>
            <w:szCs w:val="24"/>
          </w:rPr>
          <w:t>governance risk</w:t>
        </w:r>
      </w:ins>
      <w:r w:rsidRPr="00B124D4">
        <w:rPr>
          <w:sz w:val="24"/>
          <w:szCs w:val="24"/>
        </w:rPr>
        <w:t xml:space="preserve">. The indicators include six scaled measures: voice and </w:t>
      </w:r>
      <w:r w:rsidRPr="00B124D4">
        <w:rPr>
          <w:sz w:val="24"/>
          <w:szCs w:val="24"/>
        </w:rPr>
        <w:lastRenderedPageBreak/>
        <w:t xml:space="preserve">accountability; political stability and absence of violence; government effectiveness; regulatory quality; rule of law; and control of corruption (see </w:t>
      </w:r>
      <w:del w:id="252" w:author="Joe Bennett" w:date="2021-12-23T11:05:00Z">
        <w:r w:rsidDel="00C96048">
          <w:rPr>
            <w:sz w:val="24"/>
            <w:szCs w:val="24"/>
          </w:rPr>
          <w:delText xml:space="preserve">Supplementary </w:delText>
        </w:r>
      </w:del>
      <w:r w:rsidRPr="00B124D4">
        <w:rPr>
          <w:sz w:val="24"/>
          <w:szCs w:val="24"/>
        </w:rPr>
        <w:t xml:space="preserve">Table </w:t>
      </w:r>
      <w:ins w:id="253" w:author="Joe Bennett" w:date="2021-12-23T11:05:00Z">
        <w:r w:rsidR="00C96048">
          <w:rPr>
            <w:sz w:val="24"/>
            <w:szCs w:val="24"/>
          </w:rPr>
          <w:t>S</w:t>
        </w:r>
      </w:ins>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Pr>
          <w:sz w:val="24"/>
          <w:szCs w:val="24"/>
        </w:rPr>
        <w:instrText xml:space="preserve"> ADDIN ZOTERO_ITEM CSL_CITATION {"citationID":"gLv7kDcB","properties":{"formattedCitation":"(Barnes et al. 2016)","plainCitation":"(Barnes et al. 2016)","noteIndex":0},"citationItems":[{"id":796,"uris":["http://zotero.org/users/878981/items/PGC3HQEK"],"uri":["http://zotero.org/users/878981/items/PGC3HQEK"],"itemData":{"id":796,"type":"article-journal","abstract":"Ensuring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Pr="00E6070F">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Pr>
          <w:sz w:val="24"/>
          <w:szCs w:val="24"/>
        </w:rPr>
        <w:instrText xml:space="preserve"> ADDIN ZOTERO_ITEM CSL_CITATION {"citationID":"39XOQjOR","properties":{"formattedCitation":"(Coetzer et al. 2014)","plainCitation":"(Coetzer et al. 2014)","noteIndex":0},"citationItems":[{"id":2945,"uris":["http://zotero.org/users/878981/items/2CDEN3T8"],"uri":["http://zotero.org/users/878981/items/2CDEN3T8"],"itemData":{"id":2945,"type":"article-journal","abstract":"The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7914B3">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Pr>
          <w:sz w:val="24"/>
          <w:szCs w:val="24"/>
        </w:rPr>
        <w:instrText xml:space="preserve"> ADDIN ZOTERO_ITEM CSL_CITATION {"citationID":"yOLCAGsX","properties":{"formattedCitation":"(Baynham-Herd et al. 2018)","plainCitation":"(Baynham-Herd et al. 2018)","noteIndex":0},"citationItems":[{"id":786,"uris":["http://zotero.org/users/878981/items/PI9T6SWC"],"uri":["http://zotero.org/users/878981/items/PI9T6SWC"],"itemData":{"id":786,"type":"article-journal","container-title":"Environmental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Pr="001A7F89">
        <w:rPr>
          <w:sz w:val="24"/>
        </w:rPr>
        <w:t>(Baynham-Herd et al. 2018)</w:t>
      </w:r>
      <w:r>
        <w:rPr>
          <w:sz w:val="24"/>
          <w:szCs w:val="24"/>
        </w:rPr>
        <w:fldChar w:fldCharType="end"/>
      </w:r>
      <w:r w:rsidRPr="00B124D4">
        <w:rPr>
          <w:sz w:val="24"/>
          <w:szCs w:val="24"/>
        </w:rPr>
        <w:t xml:space="preserve"> (</w:t>
      </w:r>
      <w:del w:id="254" w:author="Joe Bennett" w:date="2021-12-23T11:05:00Z">
        <w:r w:rsidDel="00C96048">
          <w:rPr>
            <w:sz w:val="24"/>
            <w:szCs w:val="24"/>
          </w:rPr>
          <w:delText xml:space="preserve">Supplementary </w:delText>
        </w:r>
      </w:del>
      <w:r w:rsidRPr="00B124D4">
        <w:rPr>
          <w:sz w:val="24"/>
          <w:szCs w:val="24"/>
        </w:rPr>
        <w:t>Fig</w:t>
      </w:r>
      <w:r>
        <w:rPr>
          <w:sz w:val="24"/>
          <w:szCs w:val="24"/>
        </w:rPr>
        <w:t>ure</w:t>
      </w:r>
      <w:r w:rsidRPr="00B124D4">
        <w:rPr>
          <w:sz w:val="24"/>
          <w:szCs w:val="24"/>
        </w:rPr>
        <w:t xml:space="preserve"> </w:t>
      </w:r>
      <w:ins w:id="255" w:author="Joe Bennett" w:date="2021-12-23T11:05:00Z">
        <w:r w:rsidR="00C96048">
          <w:rPr>
            <w:sz w:val="24"/>
            <w:szCs w:val="24"/>
          </w:rPr>
          <w:t>S</w:t>
        </w:r>
      </w:ins>
      <w:r w:rsidRPr="00B124D4">
        <w:rPr>
          <w:sz w:val="24"/>
          <w:szCs w:val="24"/>
        </w:rPr>
        <w:t>1).</w:t>
      </w:r>
    </w:p>
    <w:p w14:paraId="0B767A61" w14:textId="77777777" w:rsidR="00303099" w:rsidRPr="00B124D4" w:rsidRDefault="00303099" w:rsidP="00303099">
      <w:pPr>
        <w:spacing w:before="120" w:after="120" w:line="480" w:lineRule="auto"/>
        <w:rPr>
          <w:sz w:val="24"/>
          <w:szCs w:val="24"/>
          <w:u w:val="single"/>
        </w:rPr>
      </w:pPr>
      <w:r w:rsidRPr="00B124D4">
        <w:rPr>
          <w:sz w:val="24"/>
          <w:szCs w:val="24"/>
          <w:u w:val="single"/>
        </w:rPr>
        <w:t>Land use risk</w:t>
      </w:r>
    </w:p>
    <w:p w14:paraId="5B418532" w14:textId="624AB6DA" w:rsidR="00303099" w:rsidRPr="00B124D4" w:rsidRDefault="00303099" w:rsidP="00303099">
      <w:pPr>
        <w:spacing w:before="120" w:after="120" w:line="480" w:lineRule="auto"/>
        <w:rPr>
          <w:sz w:val="24"/>
          <w:szCs w:val="24"/>
        </w:rPr>
      </w:pPr>
      <w:r w:rsidRPr="00B124D4">
        <w:rPr>
          <w:sz w:val="24"/>
          <w:szCs w:val="24"/>
        </w:rPr>
        <w:t xml:space="preserve">We used a </w:t>
      </w:r>
      <w:del w:id="256" w:author="Joe Bennett" w:date="2021-12-22T13:03:00Z">
        <w:r w:rsidRPr="00B124D4" w:rsidDel="00F51232">
          <w:rPr>
            <w:sz w:val="24"/>
            <w:szCs w:val="24"/>
          </w:rPr>
          <w:delText xml:space="preserve">recently developed </w:delText>
        </w:r>
      </w:del>
      <w:r w:rsidRPr="00B124D4">
        <w:rPr>
          <w:sz w:val="24"/>
          <w:szCs w:val="24"/>
        </w:rPr>
        <w:t xml:space="preserve">global land systems map produced by </w:t>
      </w:r>
      <w:r>
        <w:rPr>
          <w:sz w:val="24"/>
          <w:szCs w:val="24"/>
        </w:rPr>
        <w:fldChar w:fldCharType="begin"/>
      </w:r>
      <w:r>
        <w:rPr>
          <w:sz w:val="24"/>
          <w:szCs w:val="24"/>
        </w:rPr>
        <w:instrText xml:space="preserve"> ADDIN ZOTERO_ITEM CSL_CITATION {"citationID":"kGx6Tj9L","properties":{"formattedCitation":"(Kehoe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57" w:author="Joe Bennett" w:date="2021-12-21T12:15:00Z">
        <w:r w:rsidRPr="000D660A" w:rsidDel="00465393">
          <w:rPr>
            <w:sz w:val="24"/>
          </w:rPr>
          <w:delText>(</w:delText>
        </w:r>
      </w:del>
      <w:r w:rsidRPr="000D660A">
        <w:rPr>
          <w:sz w:val="24"/>
        </w:rPr>
        <w:t xml:space="preserve">Kehoe et al. </w:t>
      </w:r>
      <w:ins w:id="258" w:author="Joe Bennett" w:date="2021-12-21T12:15:00Z">
        <w:r>
          <w:rPr>
            <w:sz w:val="24"/>
          </w:rPr>
          <w:t>(</w:t>
        </w:r>
      </w:ins>
      <w:r w:rsidRPr="000D660A">
        <w:rPr>
          <w:sz w:val="24"/>
        </w:rPr>
        <w:t>2017)</w:t>
      </w:r>
      <w:r>
        <w:rPr>
          <w:sz w:val="24"/>
          <w:szCs w:val="24"/>
        </w:rPr>
        <w:fldChar w:fldCharType="end"/>
      </w:r>
      <w:r w:rsidRPr="00B124D4">
        <w:rPr>
          <w:sz w:val="24"/>
          <w:szCs w:val="24"/>
        </w:rPr>
        <w:t xml:space="preserve"> to incorporate the risk of land</w:t>
      </w:r>
      <w:ins w:id="259" w:author="Allison Binley" w:date="2022-01-01T15:54:00Z">
        <w:r w:rsidR="004163AF">
          <w:rPr>
            <w:sz w:val="24"/>
            <w:szCs w:val="24"/>
          </w:rPr>
          <w:t>-</w:t>
        </w:r>
      </w:ins>
      <w:del w:id="260" w:author="Allison Binley" w:date="2022-01-01T15:54:00Z">
        <w:r w:rsidRPr="00B124D4" w:rsidDel="004163AF">
          <w:rPr>
            <w:sz w:val="24"/>
            <w:szCs w:val="24"/>
          </w:rPr>
          <w:delText xml:space="preserve"> </w:delText>
        </w:r>
      </w:del>
      <w:r w:rsidRPr="00B124D4">
        <w:rPr>
          <w:sz w:val="24"/>
          <w:szCs w:val="24"/>
        </w:rPr>
        <w:t xml:space="preserve">use change. This map is based on a global land systems map for the year 2000 </w:t>
      </w:r>
      <w:r>
        <w:rPr>
          <w:sz w:val="24"/>
          <w:szCs w:val="24"/>
        </w:rPr>
        <w:fldChar w:fldCharType="begin"/>
      </w:r>
      <w:r>
        <w:rPr>
          <w:sz w:val="24"/>
          <w:szCs w:val="24"/>
        </w:rPr>
        <w:instrText xml:space="preserve"> ADDIN ZOTERO_ITEM CSL_CITATION {"citationID":"1T53MCGO","properties":{"formattedCitation":"(Asselen &amp; Verburg 2012)","plainCitation":"(Asselen &amp; Verburg 2012)","noteIndex":0},"citationItems":[{"id":812,"uris":["http://zotero.org/users/878981/items/M7N9GLJK"],"uri":["http://zotero.org/users/878981/items/M7N9GLJK"],"itemData":{"id":812,"type":"article-journal","abstract":"Current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Pr="00AE23A7">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w:t>
      </w:r>
      <w:ins w:id="261" w:author="Allison Binley" w:date="2022-01-01T15:54:00Z">
        <w:r w:rsidR="004163AF">
          <w:rPr>
            <w:sz w:val="24"/>
            <w:szCs w:val="24"/>
          </w:rPr>
          <w:t>-</w:t>
        </w:r>
      </w:ins>
      <w:del w:id="262" w:author="Allison Binley" w:date="2022-01-01T15:54:00Z">
        <w:r w:rsidRPr="00B124D4" w:rsidDel="004163AF">
          <w:rPr>
            <w:sz w:val="24"/>
            <w:szCs w:val="24"/>
          </w:rPr>
          <w:delText xml:space="preserve"> </w:delText>
        </w:r>
      </w:del>
      <w:r w:rsidRPr="00B124D4">
        <w:rPr>
          <w:sz w:val="24"/>
          <w:szCs w:val="24"/>
        </w:rPr>
        <w:t>use datasets to a spatial resolution of 1 km</w:t>
      </w:r>
      <w:r w:rsidRPr="00B124D4">
        <w:rPr>
          <w:sz w:val="24"/>
          <w:szCs w:val="24"/>
          <w:vertAlign w:val="superscript"/>
        </w:rPr>
        <w:t>2</w:t>
      </w:r>
      <w:r w:rsidRPr="00B124D4">
        <w:rPr>
          <w:sz w:val="24"/>
          <w:szCs w:val="24"/>
        </w:rPr>
        <w:t xml:space="preserve">. </w:t>
      </w:r>
      <w:r>
        <w:rPr>
          <w:sz w:val="24"/>
          <w:szCs w:val="24"/>
        </w:rPr>
        <w:fldChar w:fldCharType="begin"/>
      </w:r>
      <w:r>
        <w:rPr>
          <w:sz w:val="24"/>
          <w:szCs w:val="24"/>
        </w:rPr>
        <w:instrText xml:space="preserve"> ADDIN ZOTERO_ITEM CSL_CITATION {"citationID":"QGxaF5hZ","properties":{"formattedCitation":"(Kehoe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63" w:author="Joe Bennett" w:date="2021-12-22T13:03:00Z">
        <w:r w:rsidRPr="0027118B" w:rsidDel="00F51232">
          <w:rPr>
            <w:sz w:val="24"/>
          </w:rPr>
          <w:delText>(</w:delText>
        </w:r>
      </w:del>
      <w:r w:rsidRPr="0027118B">
        <w:rPr>
          <w:sz w:val="24"/>
        </w:rPr>
        <w:t xml:space="preserve">Kehoe et al. </w:t>
      </w:r>
      <w:ins w:id="264" w:author="Joe Bennett" w:date="2021-12-22T13:03:00Z">
        <w:r>
          <w:rPr>
            <w:sz w:val="24"/>
          </w:rPr>
          <w:t>(</w:t>
        </w:r>
      </w:ins>
      <w:r w:rsidRPr="0027118B">
        <w:rPr>
          <w:sz w:val="24"/>
        </w:rPr>
        <w:t>2017)</w:t>
      </w:r>
      <w:r>
        <w:rPr>
          <w:sz w:val="24"/>
          <w:szCs w:val="24"/>
        </w:rPr>
        <w:fldChar w:fldCharType="end"/>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Pr>
          <w:sz w:val="24"/>
          <w:szCs w:val="24"/>
        </w:rPr>
        <w:instrText xml:space="preserve"> ADDIN ZOTERO_ITEM CSL_CITATION {"citationID":"ONtmRtqO","properties":{"formattedCitation":"(Hudson et al. 2014)","plainCitation":"(Hudson et al. 2014)","noteIndex":0},"citationItems":[{"id":924,"uris":["http://zotero.org/users/878981/items/W34RX56P"],"uri":["http://zotero.org/users/878981/items/W34RX56P"],"itemData":{"id":924,"type":"article-journal","container-title":"Ecology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A42C1C">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del w:id="265" w:author="Joe Bennett" w:date="2021-12-21T12:15:00Z">
        <w:r w:rsidRPr="00B124D4" w:rsidDel="00465393">
          <w:rPr>
            <w:sz w:val="24"/>
            <w:szCs w:val="24"/>
          </w:rPr>
          <w:delText xml:space="preserve">ref </w:delText>
        </w:r>
      </w:del>
      <w:r>
        <w:rPr>
          <w:sz w:val="24"/>
          <w:szCs w:val="24"/>
        </w:rPr>
        <w:fldChar w:fldCharType="begin"/>
      </w:r>
      <w:r>
        <w:rPr>
          <w:sz w:val="24"/>
          <w:szCs w:val="24"/>
        </w:rPr>
        <w:instrText xml:space="preserve"> ADDIN ZOTERO_ITEM CSL_CITATION {"citationID":"4lEkWIOB","properties":{"formattedCitation":"(Asselen &amp; Verburg 2012)","plainCitation":"(Asselen &amp; Verburg 2012)","noteIndex":0},"citationItems":[{"id":812,"uris":["http://zotero.org/users/878981/items/M7N9GLJK"],"uri":["http://zotero.org/users/878981/items/M7N9GLJK"],"itemData":{"id":812,"type":"article-journal","abstract":"Current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del w:id="266" w:author="Joe Bennett" w:date="2021-12-21T12:15:00Z">
        <w:r w:rsidRPr="00057149" w:rsidDel="00465393">
          <w:rPr>
            <w:sz w:val="24"/>
          </w:rPr>
          <w:delText>(</w:delText>
        </w:r>
      </w:del>
      <w:r w:rsidRPr="00057149">
        <w:rPr>
          <w:sz w:val="24"/>
        </w:rPr>
        <w:t xml:space="preserve">Asselen &amp; Verburg </w:t>
      </w:r>
      <w:ins w:id="267" w:author="Joe Bennett" w:date="2021-12-21T12:15:00Z">
        <w:r>
          <w:rPr>
            <w:sz w:val="24"/>
          </w:rPr>
          <w:t>(</w:t>
        </w:r>
      </w:ins>
      <w:r w:rsidRPr="00057149">
        <w:rPr>
          <w:sz w:val="24"/>
        </w:rPr>
        <w:t>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Pr>
          <w:sz w:val="24"/>
          <w:szCs w:val="24"/>
        </w:rPr>
        <w:instrText xml:space="preserve"> ADDIN ZOTERO_ITEM CSL_CITATION {"citationID":"Iqry4bWt","properties":{"formattedCitation":"(Kehoe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68" w:author="Joe Bennett" w:date="2021-12-21T12:15:00Z">
        <w:r w:rsidRPr="00D26023" w:rsidDel="00465393">
          <w:rPr>
            <w:sz w:val="24"/>
          </w:rPr>
          <w:delText>(</w:delText>
        </w:r>
      </w:del>
      <w:r w:rsidRPr="00D26023">
        <w:rPr>
          <w:sz w:val="24"/>
        </w:rPr>
        <w:t xml:space="preserve">Kehoe et al. </w:t>
      </w:r>
      <w:ins w:id="269" w:author="Joe Bennett" w:date="2021-12-21T12:15:00Z">
        <w:r>
          <w:rPr>
            <w:sz w:val="24"/>
          </w:rPr>
          <w:t>(</w:t>
        </w:r>
      </w:ins>
      <w:r w:rsidRPr="00D26023">
        <w:rPr>
          <w:sz w:val="24"/>
        </w:rPr>
        <w:t>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Pr>
          <w:sz w:val="24"/>
          <w:szCs w:val="24"/>
        </w:rPr>
        <w:instrText xml:space="preserve"> ADDIN ZOTERO_ITEM CSL_CITATION {"citationID":"MbUPjLvl","properties":{"formattedCitation":"(Hudson et al. 2014)","plainCitation":"(Hudson et al. 2014)","noteIndex":0},"citationItems":[{"id":924,"uris":["http://zotero.org/users/878981/items/W34RX56P"],"uri":["http://zotero.org/users/878981/items/W34RX56P"],"itemData":{"id":924,"type":"article-journal","container-title":"Ecology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7B18DD">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Pr>
          <w:sz w:val="24"/>
          <w:szCs w:val="24"/>
        </w:rPr>
        <w:instrText xml:space="preserve"> ADDIN ZOTERO_ITEM CSL_CITATION {"citationID":"0s6x4ngd","properties":{"formattedCitation":"(Newbold et al. 2015)","plainCitation":"(Newbold et al. 2015)","noteIndex":0},"citationItems":[{"id":811,"uris":["http://zotero.org/users/878981/items/3U9VHLJ8"],"uri":["http://zotero.org/users/878981/items/3U9VHLJ8"],"itemData":{"id":811,"type":"article-journal","abstract":"Analysis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del w:id="270" w:author="Joe Bennett" w:date="2021-12-21T12:15:00Z">
        <w:r w:rsidRPr="00820078" w:rsidDel="00465393">
          <w:rPr>
            <w:sz w:val="24"/>
          </w:rPr>
          <w:delText>(</w:delText>
        </w:r>
      </w:del>
      <w:r w:rsidRPr="00820078">
        <w:rPr>
          <w:sz w:val="24"/>
        </w:rPr>
        <w:t xml:space="preserve">Newbold et al. </w:t>
      </w:r>
      <w:ins w:id="271" w:author="Joe Bennett" w:date="2021-12-21T12:15:00Z">
        <w:r>
          <w:rPr>
            <w:sz w:val="24"/>
          </w:rPr>
          <w:t>(</w:t>
        </w:r>
      </w:ins>
      <w:r w:rsidRPr="00820078">
        <w:rPr>
          <w:sz w:val="24"/>
        </w:rPr>
        <w:t>2015)</w:t>
      </w:r>
      <w:r>
        <w:rPr>
          <w:sz w:val="24"/>
          <w:szCs w:val="24"/>
        </w:rPr>
        <w:fldChar w:fldCharType="end"/>
      </w:r>
      <w:r w:rsidRPr="00B124D4">
        <w:rPr>
          <w:sz w:val="24"/>
          <w:szCs w:val="24"/>
        </w:rPr>
        <w:t>) of relative percent biodiversity change for each land-system class for species abundance as a measure of the land use pressure (</w:t>
      </w:r>
      <w:del w:id="272" w:author="Joe Bennett" w:date="2021-12-23T11:05:00Z">
        <w:r w:rsidDel="00C96048">
          <w:rPr>
            <w:sz w:val="24"/>
            <w:szCs w:val="24"/>
          </w:rPr>
          <w:delText xml:space="preserve">Supplementary </w:delText>
        </w:r>
      </w:del>
      <w:r w:rsidRPr="00B124D4">
        <w:rPr>
          <w:sz w:val="24"/>
          <w:szCs w:val="24"/>
        </w:rPr>
        <w:t>Fig</w:t>
      </w:r>
      <w:r>
        <w:rPr>
          <w:sz w:val="24"/>
          <w:szCs w:val="24"/>
        </w:rPr>
        <w:t>ure</w:t>
      </w:r>
      <w:r w:rsidRPr="00B124D4">
        <w:rPr>
          <w:sz w:val="24"/>
          <w:szCs w:val="24"/>
        </w:rPr>
        <w:t xml:space="preserve"> </w:t>
      </w:r>
      <w:ins w:id="273" w:author="Joe Bennett" w:date="2021-12-23T11:05:00Z">
        <w:r w:rsidR="00C96048">
          <w:rPr>
            <w:sz w:val="24"/>
            <w:szCs w:val="24"/>
          </w:rPr>
          <w:t>S</w:t>
        </w:r>
      </w:ins>
      <w:r w:rsidRPr="00B124D4">
        <w:rPr>
          <w:sz w:val="24"/>
          <w:szCs w:val="24"/>
        </w:rPr>
        <w:t>2).</w:t>
      </w:r>
    </w:p>
    <w:p w14:paraId="7B9FC493" w14:textId="77777777" w:rsidR="00303099" w:rsidRPr="00B124D4" w:rsidRDefault="00303099" w:rsidP="00303099">
      <w:pPr>
        <w:spacing w:before="120" w:after="120" w:line="480" w:lineRule="auto"/>
        <w:rPr>
          <w:sz w:val="24"/>
          <w:szCs w:val="24"/>
          <w:u w:val="single"/>
        </w:rPr>
      </w:pPr>
      <w:r w:rsidRPr="00B124D4">
        <w:rPr>
          <w:sz w:val="24"/>
          <w:szCs w:val="24"/>
          <w:u w:val="single"/>
        </w:rPr>
        <w:t>Climate risk</w:t>
      </w:r>
    </w:p>
    <w:p w14:paraId="3B452D72" w14:textId="4D5966F9" w:rsidR="00303099" w:rsidRPr="00B124D4" w:rsidRDefault="00303099" w:rsidP="00303099">
      <w:pPr>
        <w:spacing w:before="120" w:after="120" w:line="480" w:lineRule="auto"/>
        <w:rPr>
          <w:sz w:val="24"/>
          <w:szCs w:val="24"/>
        </w:rPr>
      </w:pPr>
      <w:ins w:id="274" w:author="Joe Bennett" w:date="2021-12-22T15:29:00Z">
        <w:r>
          <w:rPr>
            <w:sz w:val="24"/>
            <w:szCs w:val="24"/>
          </w:rPr>
          <w:lastRenderedPageBreak/>
          <w:t xml:space="preserve">We used, </w:t>
        </w:r>
      </w:ins>
      <w:del w:id="275" w:author="Joe Bennett" w:date="2021-12-22T15:29:00Z">
        <w:r w:rsidRPr="00B124D4" w:rsidDel="00817CE1">
          <w:rPr>
            <w:sz w:val="24"/>
            <w:szCs w:val="24"/>
          </w:rPr>
          <w:delText>V</w:delText>
        </w:r>
      </w:del>
      <w:ins w:id="276" w:author="Joe Bennett" w:date="2021-12-22T15:29:00Z">
        <w:r>
          <w:rPr>
            <w:sz w:val="24"/>
            <w:szCs w:val="24"/>
          </w:rPr>
          <w:t>v</w:t>
        </w:r>
      </w:ins>
      <w:r w:rsidRPr="00B124D4">
        <w:rPr>
          <w:sz w:val="24"/>
          <w:szCs w:val="24"/>
        </w:rPr>
        <w:t>elocity of climate change</w:t>
      </w:r>
      <w:ins w:id="277" w:author="Joe Bennett" w:date="2021-12-22T15:29:00Z">
        <w:r>
          <w:rPr>
            <w:sz w:val="24"/>
            <w:szCs w:val="24"/>
          </w:rPr>
          <w:t>, which is</w:t>
        </w:r>
      </w:ins>
      <w:del w:id="278" w:author="Joe Bennett" w:date="2021-12-22T15:29:00Z">
        <w:r w:rsidRPr="00B124D4" w:rsidDel="00817CE1">
          <w:rPr>
            <w:sz w:val="24"/>
            <w:szCs w:val="24"/>
          </w:rPr>
          <w:delText xml:space="preserve"> in</w:delText>
        </w:r>
      </w:del>
      <w:r w:rsidRPr="00B124D4">
        <w:rPr>
          <w:sz w:val="24"/>
          <w:szCs w:val="24"/>
        </w:rPr>
        <w:t xml:space="preserve"> an instantaneous measurement of how projected temperature increases translate to horizontal velocity on the landscape </w:t>
      </w:r>
      <w:r>
        <w:rPr>
          <w:sz w:val="24"/>
          <w:szCs w:val="24"/>
        </w:rPr>
        <w:fldChar w:fldCharType="begin"/>
      </w:r>
      <w:r>
        <w:rPr>
          <w:sz w:val="24"/>
          <w:szCs w:val="24"/>
        </w:rPr>
        <w:instrText xml:space="preserve"> ADDIN ZOTERO_ITEM CSL_CITATION {"citationID":"M4fOaf4G","properties":{"formattedCitation":"(Loarie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Pr="00494DC4">
        <w:rPr>
          <w:sz w:val="24"/>
        </w:rPr>
        <w:t>(Loarie et al. 2009)</w:t>
      </w:r>
      <w:r>
        <w:rPr>
          <w:sz w:val="24"/>
          <w:szCs w:val="24"/>
        </w:rPr>
        <w:fldChar w:fldCharType="end"/>
      </w:r>
      <w:r w:rsidRPr="00B124D4">
        <w:rPr>
          <w:sz w:val="24"/>
          <w:szCs w:val="24"/>
        </w:rPr>
        <w:t>.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w:t>
      </w:r>
      <w:proofErr w:type="gramStart"/>
      <w:r w:rsidRPr="00B124D4">
        <w:rPr>
          <w:sz w:val="24"/>
          <w:szCs w:val="24"/>
        </w:rPr>
        <w:t>e.g.</w:t>
      </w:r>
      <w:proofErr w:type="gramEnd"/>
      <w:r w:rsidRPr="00B124D4">
        <w:rPr>
          <w:sz w:val="24"/>
          <w:szCs w:val="24"/>
        </w:rPr>
        <w:t xml:space="preserve"> 10s or 100s of meters) upslope or downslope. By contrast, keeping pace with preferred climate under the same magnitude of temperature rise in the plains may require much larger dispersal distances – 100s or 1000s of kilometers. </w:t>
      </w:r>
      <w:del w:id="279" w:author="Joe Bennett" w:date="2021-12-23T12:00:00Z">
        <w:r w:rsidRPr="00B124D4" w:rsidDel="00967599">
          <w:rPr>
            <w:sz w:val="24"/>
            <w:szCs w:val="24"/>
          </w:rPr>
          <w:delText xml:space="preserve">The local velocity of climate change, although a purely physical property, has biological relevance when linked with individual species-level dispersal capacity. </w:delText>
        </w:r>
      </w:del>
      <w:del w:id="280" w:author="Joe Bennett" w:date="2021-12-22T15:30:00Z">
        <w:r w:rsidRPr="00B124D4" w:rsidDel="00817CE1">
          <w:rPr>
            <w:sz w:val="24"/>
            <w:szCs w:val="24"/>
          </w:rPr>
          <w:delText xml:space="preserve">Velocity of historical climate change since the last glacial maximum has been suggested as a major driver of patterns of species endemism (e.g. </w:delText>
        </w:r>
        <w:r w:rsidDel="00817CE1">
          <w:rPr>
            <w:sz w:val="24"/>
            <w:szCs w:val="24"/>
          </w:rPr>
          <w:fldChar w:fldCharType="begin"/>
        </w:r>
        <w:r w:rsidDel="00817CE1">
          <w:rPr>
            <w:sz w:val="24"/>
            <w:szCs w:val="24"/>
          </w:rPr>
          <w:delInstrText xml:space="preserve"> ADDIN ZOTERO_ITEM CSL_CITATION {"citationID":"2KDyKmhb","properties":{"formattedCitation":"(Sandel et al. 2011)","plainCitation":"(Sandel et al. 2011)","noteIndex":0},"citationItems":[{"id":2947,"uris":["http://zotero.org/users/878981/items/URDCPL9C"],"uri":["http://zotero.org/users/878981/items/URDCPL9C"],"itemData":{"id":2947,"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J."},{"family":"Svenning","given":"J.-C."}],"issued":{"date-parts":[["2011",11,4]]}}}],"schema":"https://github.com/citation-style-language/schema/raw/master/csl-citation.json"} </w:delInstrText>
        </w:r>
        <w:r w:rsidDel="00817CE1">
          <w:rPr>
            <w:sz w:val="24"/>
            <w:szCs w:val="24"/>
          </w:rPr>
          <w:fldChar w:fldCharType="separate"/>
        </w:r>
        <w:r w:rsidRPr="001432AA" w:rsidDel="00817CE1">
          <w:rPr>
            <w:sz w:val="24"/>
          </w:rPr>
          <w:delText>(Sandel et al. 2011)</w:delText>
        </w:r>
        <w:r w:rsidDel="00817CE1">
          <w:rPr>
            <w:sz w:val="24"/>
            <w:szCs w:val="24"/>
          </w:rPr>
          <w:fldChar w:fldCharType="end"/>
        </w:r>
        <w:r w:rsidRPr="00B124D4" w:rsidDel="00817CE1">
          <w:rPr>
            <w:sz w:val="24"/>
            <w:szCs w:val="24"/>
          </w:rPr>
          <w:delText xml:space="preserve">) and is commonly used as a biologically scaled metric of climate exposure (e.g. </w:delText>
        </w:r>
        <w:r w:rsidDel="00817CE1">
          <w:rPr>
            <w:sz w:val="24"/>
            <w:szCs w:val="24"/>
          </w:rPr>
          <w:fldChar w:fldCharType="begin"/>
        </w:r>
        <w:r w:rsidDel="00817CE1">
          <w:rPr>
            <w:sz w:val="24"/>
            <w:szCs w:val="24"/>
          </w:rPr>
          <w:delInstrText xml:space="preserve"> ADDIN ZOTERO_ITEM CSL_CITATION {"citationID":"zdqE7tcW","properties":{"formattedCitation":"(Garcia et al. 2014)","plainCitation":"(Garcia et al. 2014)","noteIndex":0},"citationItems":[{"id":1225,"uris":["http://zotero.org/users/878981/items/AMMZNZ6E"],"uri":["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delInstrText>
        </w:r>
        <w:r w:rsidDel="00817CE1">
          <w:rPr>
            <w:sz w:val="24"/>
            <w:szCs w:val="24"/>
          </w:rPr>
          <w:fldChar w:fldCharType="separate"/>
        </w:r>
        <w:r w:rsidRPr="001955BD" w:rsidDel="00817CE1">
          <w:rPr>
            <w:sz w:val="24"/>
          </w:rPr>
          <w:delText>(Garcia et al. 2014)</w:delText>
        </w:r>
        <w:r w:rsidDel="00817CE1">
          <w:rPr>
            <w:sz w:val="24"/>
            <w:szCs w:val="24"/>
          </w:rPr>
          <w:fldChar w:fldCharType="end"/>
        </w:r>
        <w:r w:rsidRPr="00B124D4" w:rsidDel="00817CE1">
          <w:rPr>
            <w:sz w:val="24"/>
            <w:szCs w:val="24"/>
          </w:rPr>
          <w:delText xml:space="preserve">). </w:delText>
        </w:r>
      </w:del>
      <w:commentRangeStart w:id="281"/>
      <w:r w:rsidRPr="00B124D4">
        <w:rPr>
          <w:sz w:val="24"/>
          <w:szCs w:val="24"/>
        </w:rPr>
        <w:t xml:space="preserve">Velocity of future temperature change used here follows the method of </w:t>
      </w:r>
      <w:r>
        <w:rPr>
          <w:sz w:val="24"/>
          <w:szCs w:val="24"/>
        </w:rPr>
        <w:fldChar w:fldCharType="begin"/>
      </w:r>
      <w:r>
        <w:rPr>
          <w:sz w:val="24"/>
          <w:szCs w:val="24"/>
        </w:rPr>
        <w:instrText xml:space="preserve"> ADDIN ZOTERO_ITEM CSL_CITATION {"citationID":"F04fXZNg","properties":{"formattedCitation":"(Loarie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del w:id="282" w:author="Joe Bennett" w:date="2021-12-21T12:21:00Z">
        <w:r w:rsidRPr="00E4476F" w:rsidDel="004C482A">
          <w:rPr>
            <w:sz w:val="24"/>
          </w:rPr>
          <w:delText>(</w:delText>
        </w:r>
      </w:del>
      <w:r w:rsidRPr="00E4476F">
        <w:rPr>
          <w:sz w:val="24"/>
        </w:rPr>
        <w:t xml:space="preserve">Loarie et al. </w:t>
      </w:r>
      <w:ins w:id="283" w:author="Joe Bennett" w:date="2021-12-21T12:21:00Z">
        <w:r>
          <w:rPr>
            <w:sz w:val="24"/>
          </w:rPr>
          <w:t>(</w:t>
        </w:r>
      </w:ins>
      <w:r w:rsidRPr="00E4476F">
        <w:rPr>
          <w:sz w:val="24"/>
        </w:rPr>
        <w:t>2009)</w:t>
      </w:r>
      <w:r>
        <w:rPr>
          <w:sz w:val="24"/>
          <w:szCs w:val="24"/>
        </w:rPr>
        <w:fldChar w:fldCharType="end"/>
      </w:r>
      <w:r w:rsidRPr="00B124D4">
        <w:rPr>
          <w:sz w:val="24"/>
          <w:szCs w:val="24"/>
        </w:rPr>
        <w:t xml:space="preserve"> – and is essentially the ratio of the projected temporal rate of change (C/year) to the spatial rate of change (C/km). </w:t>
      </w:r>
      <w:bookmarkStart w:id="284" w:name="_Hlk82783034"/>
      <w:commentRangeEnd w:id="281"/>
      <w:r>
        <w:rPr>
          <w:rStyle w:val="CommentReference"/>
        </w:rPr>
        <w:commentReference w:id="281"/>
      </w:r>
      <w:r w:rsidRPr="00B124D4">
        <w:rPr>
          <w:sz w:val="24"/>
          <w:szCs w:val="24"/>
        </w:rPr>
        <w:t xml:space="preserve">Projected temporal rate of change </w:t>
      </w:r>
      <w:ins w:id="285" w:author="Joe Bennett" w:date="2021-12-22T15:31:00Z">
        <w:r>
          <w:rPr>
            <w:sz w:val="24"/>
            <w:szCs w:val="24"/>
          </w:rPr>
          <w:t>wa</w:t>
        </w:r>
      </w:ins>
      <w:del w:id="286" w:author="Joe Bennett" w:date="2021-12-22T15:31:00Z">
        <w:r w:rsidRPr="00B124D4" w:rsidDel="00DE3B41">
          <w:rPr>
            <w:sz w:val="24"/>
            <w:szCs w:val="24"/>
          </w:rPr>
          <w:delText>i</w:delText>
        </w:r>
      </w:del>
      <w:r w:rsidRPr="00B124D4">
        <w:rPr>
          <w:sz w:val="24"/>
          <w:szCs w:val="24"/>
        </w:rPr>
        <w:t xml:space="preserve">s based on the 20 year mean (2040-2060) projection for mean annual temperature from the HadGEM2-ES model (CMIP5) and the baseline (1960-1990) temperature available from </w:t>
      </w:r>
      <w:proofErr w:type="spellStart"/>
      <w:r w:rsidRPr="00B124D4">
        <w:rPr>
          <w:sz w:val="24"/>
          <w:szCs w:val="24"/>
        </w:rPr>
        <w:t>Worldclim</w:t>
      </w:r>
      <w:proofErr w:type="spellEnd"/>
      <w:r w:rsidRPr="00B124D4">
        <w:rPr>
          <w:sz w:val="24"/>
          <w:szCs w:val="24"/>
        </w:rPr>
        <w:t xml:space="preserve"> v1.4. </w:t>
      </w:r>
      <w:bookmarkEnd w:id="284"/>
      <w:r w:rsidRPr="00B124D4">
        <w:rPr>
          <w:sz w:val="24"/>
          <w:szCs w:val="24"/>
        </w:rPr>
        <w:t>Spatial rate of change was derived from 30 arc second elevation data and calculated with the ‘terrain’ function from the R ‘raster’ package.</w:t>
      </w:r>
    </w:p>
    <w:p w14:paraId="67ED3392" w14:textId="77777777" w:rsidR="00303099" w:rsidRPr="00B124D4" w:rsidRDefault="00303099" w:rsidP="00303099">
      <w:pPr>
        <w:spacing w:before="120" w:after="120" w:line="480" w:lineRule="auto"/>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11E05AFB" w14:textId="77777777" w:rsidR="00303099" w:rsidRPr="00B124D4" w:rsidRDefault="00303099" w:rsidP="00303099">
      <w:pPr>
        <w:spacing w:before="120" w:after="120" w:line="480" w:lineRule="auto"/>
        <w:rPr>
          <w:sz w:val="24"/>
          <w:szCs w:val="24"/>
          <w:u w:val="single"/>
        </w:rPr>
      </w:pPr>
      <w:bookmarkStart w:id="287"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287"/>
    <w:p w14:paraId="670F1B15" w14:textId="3A80B04C" w:rsidR="00303099" w:rsidRDefault="00303099" w:rsidP="00303099">
      <w:pPr>
        <w:spacing w:before="120" w:after="120" w:line="480" w:lineRule="auto"/>
        <w:rPr>
          <w:ins w:id="288" w:author="Joe Bennett" w:date="2021-12-21T12:25:00Z"/>
          <w:sz w:val="24"/>
          <w:szCs w:val="24"/>
        </w:rPr>
      </w:pPr>
      <w:moveToRangeStart w:id="289" w:author="Joe Bennett" w:date="2021-12-21T12:25:00Z" w:name="move90981962"/>
      <w:moveTo w:id="290" w:author="Joe Bennett" w:date="2021-12-21T12:25:00Z">
        <w:del w:id="291" w:author="Joe Bennett" w:date="2021-12-22T15:33:00Z">
          <w:r w:rsidDel="0055077D">
            <w:rPr>
              <w:sz w:val="24"/>
              <w:szCs w:val="24"/>
            </w:rPr>
            <w:lastRenderedPageBreak/>
            <w:delText>In total</w:delText>
          </w:r>
        </w:del>
      </w:moveTo>
      <w:ins w:id="292" w:author="Joe Bennett" w:date="2021-12-22T15:33:00Z">
        <w:r>
          <w:rPr>
            <w:sz w:val="24"/>
            <w:szCs w:val="24"/>
          </w:rPr>
          <w:t>We created</w:t>
        </w:r>
      </w:ins>
      <w:moveTo w:id="293" w:author="Joe Bennett" w:date="2021-12-21T12:25:00Z">
        <w:r>
          <w:rPr>
            <w:sz w:val="24"/>
            <w:szCs w:val="24"/>
          </w:rPr>
          <w:t xml:space="preserve"> 16 planning scenarios</w:t>
        </w:r>
        <w:del w:id="294" w:author="Joe Bennett" w:date="2021-12-22T15:33:00Z">
          <w:r w:rsidDel="0055077D">
            <w:rPr>
              <w:sz w:val="24"/>
              <w:szCs w:val="24"/>
            </w:rPr>
            <w:delText xml:space="preserve"> were created</w:delText>
          </w:r>
        </w:del>
        <w:r>
          <w:rPr>
            <w:sz w:val="24"/>
            <w:szCs w:val="24"/>
          </w:rPr>
          <w:t>, such that solutions accounted for all possible combinations of risk categories within each hierarchical level (</w:t>
        </w:r>
        <w:del w:id="295" w:author="Joe Bennett" w:date="2021-12-22T15:33:00Z">
          <w:r w:rsidDel="00A462D3">
            <w:rPr>
              <w:sz w:val="24"/>
              <w:szCs w:val="24"/>
            </w:rPr>
            <w:delText xml:space="preserve">Supplementary </w:delText>
          </w:r>
        </w:del>
        <w:r>
          <w:rPr>
            <w:sz w:val="24"/>
            <w:szCs w:val="24"/>
          </w:rPr>
          <w:t xml:space="preserve">Table </w:t>
        </w:r>
      </w:moveTo>
      <w:ins w:id="296" w:author="Joe Bennett" w:date="2021-12-23T11:06:00Z">
        <w:r w:rsidR="00C96048">
          <w:rPr>
            <w:sz w:val="24"/>
            <w:szCs w:val="24"/>
          </w:rPr>
          <w:t>S</w:t>
        </w:r>
      </w:ins>
      <w:moveTo w:id="297" w:author="Joe Bennett" w:date="2021-12-21T12:25:00Z">
        <w:r>
          <w:rPr>
            <w:sz w:val="24"/>
            <w:szCs w:val="24"/>
          </w:rPr>
          <w:t>1). We then compared these risk-based solutions to those produced with a null scenario that adopted the traditional area-minimizing approach to optimization without considering risk</w:t>
        </w:r>
      </w:moveTo>
      <w:moveToRangeEnd w:id="289"/>
      <w:ins w:id="298" w:author="Joe Bennett" w:date="2021-12-21T12:25:00Z">
        <w:r w:rsidRPr="00B124D4">
          <w:rPr>
            <w:sz w:val="24"/>
            <w:szCs w:val="24"/>
          </w:rPr>
          <w:t xml:space="preserve"> </w:t>
        </w:r>
      </w:ins>
    </w:p>
    <w:p w14:paraId="498EF4E8" w14:textId="77777777" w:rsidR="00303099" w:rsidRPr="00B124D4" w:rsidRDefault="00303099" w:rsidP="00303099">
      <w:pPr>
        <w:spacing w:before="120" w:after="120" w:line="480" w:lineRule="auto"/>
        <w:rPr>
          <w:sz w:val="24"/>
          <w:szCs w:val="24"/>
        </w:rPr>
      </w:pPr>
      <w:r w:rsidRPr="00B124D4">
        <w:rPr>
          <w:sz w:val="24"/>
          <w:szCs w:val="24"/>
        </w:rPr>
        <w:t xml:space="preserve">We processed all data described previously to a 10 x 10 km resolution and clipped data to the extent of land based on the global administrative areas database. </w:t>
      </w:r>
      <w:del w:id="299" w:author="Joe Bennett" w:date="2021-12-22T15:36:00Z">
        <w:r w:rsidRPr="00B124D4" w:rsidDel="006B7B9D">
          <w:rPr>
            <w:sz w:val="24"/>
            <w:szCs w:val="24"/>
          </w:rPr>
          <w:delText xml:space="preserve">We then developed an extension on the minimum set problem, which has the goal to identify a set of sites within a planning area that represents all conservation targets in the fewest number of sites </w:delText>
        </w:r>
        <w:r w:rsidDel="006B7B9D">
          <w:rPr>
            <w:sz w:val="24"/>
            <w:szCs w:val="24"/>
          </w:rPr>
          <w:fldChar w:fldCharType="begin"/>
        </w:r>
        <w:r w:rsidDel="006B7B9D">
          <w:rPr>
            <w:sz w:val="24"/>
            <w:szCs w:val="24"/>
          </w:rPr>
          <w:delInstrText xml:space="preserve"> ADDIN ZOTERO_ITEM CSL_CITATION {"citationID":"HJKd7Wi6","properties":{"formattedCitation":"(Moilanen et al. 2009)","plainCitation":"(Moilanen et al. 2009)","noteIndex":0},"citationItems":[{"id":782,"uris":["http://zotero.org/users/878981/items/GQQSSC7Z"],"uri":["http://zotero.org/users/878981/items/GQQSSC7Z"],"itemData":{"id":782,"type":"book","publisher":"Oxford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delInstrText>
        </w:r>
        <w:r w:rsidDel="006B7B9D">
          <w:rPr>
            <w:sz w:val="24"/>
            <w:szCs w:val="24"/>
          </w:rPr>
          <w:fldChar w:fldCharType="separate"/>
        </w:r>
        <w:r w:rsidRPr="00064E45" w:rsidDel="006B7B9D">
          <w:rPr>
            <w:sz w:val="24"/>
          </w:rPr>
          <w:delText>(Moilanen et al. 2009)</w:delText>
        </w:r>
        <w:r w:rsidDel="006B7B9D">
          <w:rPr>
            <w:sz w:val="24"/>
            <w:szCs w:val="24"/>
          </w:rPr>
          <w:fldChar w:fldCharType="end"/>
        </w:r>
        <w:r w:rsidRPr="00B124D4" w:rsidDel="006B7B9D">
          <w:rPr>
            <w:sz w:val="24"/>
            <w:szCs w:val="24"/>
          </w:rPr>
          <w:delText>. Instead of including a single objective in the problem formulation, we expanded it to include multiple objectives. Specifically,</w:delText>
        </w:r>
      </w:del>
      <w:ins w:id="300" w:author="Joe Bennett" w:date="2021-12-22T15:36:00Z">
        <w:r>
          <w:rPr>
            <w:sz w:val="24"/>
            <w:szCs w:val="24"/>
          </w:rPr>
          <w:t>Our multi-objective approach</w:t>
        </w:r>
      </w:ins>
      <w:r w:rsidRPr="00B124D4">
        <w:rPr>
          <w:sz w:val="24"/>
          <w:szCs w:val="24"/>
        </w:rPr>
        <w:t xml:space="preserve"> </w:t>
      </w:r>
      <w:del w:id="301" w:author="Joe Bennett" w:date="2021-12-22T15:36:00Z">
        <w:r w:rsidRPr="00B124D4" w:rsidDel="006B7B9D">
          <w:rPr>
            <w:sz w:val="24"/>
            <w:szCs w:val="24"/>
          </w:rPr>
          <w:delText>we used</w:delText>
        </w:r>
      </w:del>
      <w:ins w:id="302" w:author="Joe Bennett" w:date="2021-12-22T15:36:00Z">
        <w:r>
          <w:rPr>
            <w:sz w:val="24"/>
            <w:szCs w:val="24"/>
          </w:rPr>
          <w:t>uses</w:t>
        </w:r>
      </w:ins>
      <w:r w:rsidRPr="00B124D4">
        <w:rPr>
          <w:sz w:val="24"/>
          <w:szCs w:val="24"/>
        </w:rPr>
        <w:t xml:space="preserve"> a hierarchical (lexicographic) approach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w:t>
      </w:r>
      <w:proofErr w:type="spellStart"/>
      <w:r w:rsidRPr="00B124D4">
        <w:rPr>
          <w:sz w:val="24"/>
          <w:szCs w:val="24"/>
        </w:rPr>
        <w:t>i</w:t>
      </w:r>
      <w:proofErr w:type="spellEnd"/>
      <w:r w:rsidRPr="00B124D4">
        <w:rPr>
          <w:sz w:val="24"/>
          <w:szCs w:val="24"/>
        </w:rPr>
        <w:t>) governance risk, ii) land use risk, and iii) climate risk. To compare different scenarios, we calculated solutions for each unique objective combination (n = 15), as well as one where we use a constant objective function as the null scenario, as the order of the hierarchy can influence the results.</w:t>
      </w:r>
      <w:r>
        <w:rPr>
          <w:sz w:val="24"/>
          <w:szCs w:val="24"/>
        </w:rPr>
        <w:t xml:space="preserve"> For a detailed mathematical exploration of this method, see the online Supporting Information. </w:t>
      </w:r>
    </w:p>
    <w:p w14:paraId="51B9CAD6" w14:textId="52E6FC59" w:rsidR="00CB6C0D" w:rsidRDefault="00303099" w:rsidP="005C20B6">
      <w:pPr>
        <w:pStyle w:val="SMText"/>
        <w:spacing w:before="120" w:after="120" w:line="480" w:lineRule="auto"/>
        <w:ind w:firstLine="0"/>
        <w:rPr>
          <w:ins w:id="303" w:author="Joe Bennett" w:date="2021-12-21T11:11:00Z"/>
          <w:szCs w:val="24"/>
        </w:rPr>
      </w:pPr>
      <w:r w:rsidRPr="00B124D4">
        <w:rPr>
          <w:szCs w:val="24"/>
        </w:rPr>
        <w:t xml:space="preserve">For all scenarios we locked in current protected areas. Following </w:t>
      </w:r>
      <w:r>
        <w:rPr>
          <w:szCs w:val="24"/>
        </w:rPr>
        <w:fldChar w:fldCharType="begin"/>
      </w:r>
      <w:r>
        <w:rPr>
          <w:szCs w:val="24"/>
        </w:rPr>
        <w:instrText xml:space="preserve"> ADDIN ZOTERO_ITEM CSL_CITATION {"citationID":"MBJXUs9K","properties":{"formattedCitation":"(Hanson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del w:id="304" w:author="Joe Bennett" w:date="2021-12-21T12:22:00Z">
        <w:r w:rsidRPr="007C42B8" w:rsidDel="004C482A">
          <w:delText>(</w:delText>
        </w:r>
      </w:del>
      <w:r w:rsidRPr="007C42B8">
        <w:t xml:space="preserve">Hanson et al. </w:t>
      </w:r>
      <w:ins w:id="305" w:author="Joe Bennett" w:date="2021-12-21T12:22:00Z">
        <w:r>
          <w:t>(</w:t>
        </w:r>
      </w:ins>
      <w:r w:rsidRPr="007C42B8">
        <w:t>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w:t>
      </w:r>
      <w:r w:rsidRPr="00B124D4">
        <w:rPr>
          <w:szCs w:val="24"/>
        </w:rPr>
        <w:lastRenderedPageBreak/>
        <w:t>amount of suitable habitat were assigned a target by log-linearly interpolating values between the previous two thresholds (2,683 amphibians, 5,190 avian and 2,557 mammalian species). Migratory bird species were assigned targets for each seasonal distribution separately</w:t>
      </w:r>
      <w:del w:id="306" w:author="Joe Bennett" w:date="2021-12-22T15:37:00Z">
        <w:r w:rsidRPr="00B124D4" w:rsidDel="00E86433">
          <w:rPr>
            <w:szCs w:val="24"/>
          </w:rPr>
          <w:delText>)</w:delText>
        </w:r>
      </w:del>
      <w:r w:rsidRPr="00B124D4">
        <w:rPr>
          <w:szCs w:val="24"/>
        </w:rPr>
        <w:t>.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This upper limit affected only 206 (1%) species, and sensitivity analyses showed that it had little effect on our results. We acknowledge that these targets are arbitrary; however, they are more precise than previous targets based on species’ ranges (which can contain a large amount of unsuitable habitat), and account</w:t>
      </w:r>
      <w:del w:id="307" w:author="Joe Bennett" w:date="2021-12-22T15:38:00Z">
        <w:r w:rsidRPr="00B124D4" w:rsidDel="00E86433">
          <w:rPr>
            <w:szCs w:val="24"/>
          </w:rPr>
          <w:delText>s</w:delText>
        </w:r>
      </w:del>
      <w:r w:rsidRPr="00B124D4">
        <w:rPr>
          <w:szCs w:val="24"/>
        </w:rPr>
        <w:t xml:space="preserve"> for the increased vulnerability of species with smaller range sizes </w:t>
      </w:r>
      <w:r>
        <w:rPr>
          <w:szCs w:val="24"/>
        </w:rPr>
        <w:fldChar w:fldCharType="begin"/>
      </w:r>
      <w:r>
        <w:rPr>
          <w:szCs w:val="24"/>
        </w:rPr>
        <w:instrText xml:space="preserve"> ADDIN ZOTERO_ITEM CSL_CITATION {"citationID":"d2y2rHsl","properties":{"formattedCitation":"(Pimm &amp; Raven 2000)","plainCitation":"(Pimm &amp; Raven 2000)","noteIndex":0},"citationItems":[{"id":2948,"uris":["http://zotero.org/users/878981/items/RY7VRPSP"],"uri":["http://zotero.org/users/878981/items/RY7VRPSP"],"itemData":{"id":2948,"type":"article-journal","abstract":"Habitat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Pr="000F20C0">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172FF9E9" w14:textId="6F2B94E2" w:rsidR="004B379D" w:rsidRPr="00986E18" w:rsidRDefault="004B379D" w:rsidP="00341122">
      <w:pPr>
        <w:spacing w:line="480" w:lineRule="auto"/>
        <w:rPr>
          <w:b/>
          <w:bCs/>
          <w:sz w:val="24"/>
          <w:szCs w:val="24"/>
        </w:rPr>
      </w:pPr>
      <w:ins w:id="308" w:author="Joe Bennett" w:date="2021-12-21T11:11:00Z">
        <w:r w:rsidRPr="00986E18">
          <w:rPr>
            <w:b/>
            <w:bCs/>
            <w:sz w:val="24"/>
            <w:szCs w:val="24"/>
          </w:rPr>
          <w:t>Results</w:t>
        </w:r>
      </w:ins>
    </w:p>
    <w:p w14:paraId="5FA745A3" w14:textId="1038EC57" w:rsidR="00CB6C0D" w:rsidRDefault="00CB6C0D" w:rsidP="00341122">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del w:id="309" w:author="Amanda D. Rodewald" w:date="2021-12-28T13:40:00Z">
        <w:r w:rsidRPr="00CB6C0D" w:rsidDel="00951B69">
          <w:rPr>
            <w:sz w:val="24"/>
            <w:szCs w:val="24"/>
          </w:rPr>
          <w:delText xml:space="preserve">for </w:delText>
        </w:r>
      </w:del>
      <w:ins w:id="310" w:author="Amanda D. Rodewald" w:date="2021-12-28T14:16:00Z">
        <w:r w:rsidR="00EA1F27">
          <w:rPr>
            <w:sz w:val="24"/>
            <w:szCs w:val="24"/>
          </w:rPr>
          <w:t xml:space="preserve">based solely </w:t>
        </w:r>
      </w:ins>
      <w:ins w:id="311" w:author="Amanda D. Rodewald" w:date="2021-12-28T14:17:00Z">
        <w:r w:rsidR="00EA1F27">
          <w:rPr>
            <w:sz w:val="24"/>
            <w:szCs w:val="24"/>
          </w:rPr>
          <w:t>on ecological value to species</w:t>
        </w:r>
      </w:ins>
      <w:del w:id="312" w:author="Amanda D. Rodewald" w:date="2021-12-28T13:40:00Z">
        <w:r w:rsidRPr="00CB6C0D" w:rsidDel="00951B69">
          <w:rPr>
            <w:sz w:val="24"/>
            <w:szCs w:val="24"/>
          </w:rPr>
          <w:delText>protecting species’ suitable habitat</w:delText>
        </w:r>
      </w:del>
      <w:r w:rsidRPr="00CB6C0D">
        <w:rPr>
          <w:sz w:val="24"/>
          <w:szCs w:val="24"/>
        </w:rPr>
        <w:t xml:space="preserve">. </w:t>
      </w:r>
      <w:moveFromRangeStart w:id="313" w:author="Joe Bennett" w:date="2021-12-21T12:32:00Z" w:name="move90982347"/>
      <w:moveFrom w:id="314" w:author="Joe Bennett" w:date="2021-12-21T12:32:00Z">
        <w:r w:rsidR="00760275" w:rsidRPr="00CB6C0D" w:rsidDel="006508C2">
          <w:rPr>
            <w:sz w:val="24"/>
            <w:szCs w:val="24"/>
          </w:rPr>
          <w:t xml:space="preserve">Thus, accounting for risks </w:t>
        </w:r>
        <w:r w:rsidR="00760275" w:rsidDel="006508C2">
          <w:rPr>
            <w:sz w:val="24"/>
            <w:szCs w:val="24"/>
          </w:rPr>
          <w:t>will require</w:t>
        </w:r>
        <w:r w:rsidR="00760275" w:rsidRPr="00CB6C0D" w:rsidDel="006508C2">
          <w:rPr>
            <w:sz w:val="24"/>
            <w:szCs w:val="24"/>
          </w:rPr>
          <w:t xml:space="preserve"> relatively little</w:t>
        </w:r>
        <w:r w:rsidR="00760275" w:rsidDel="006508C2">
          <w:rPr>
            <w:sz w:val="24"/>
            <w:szCs w:val="24"/>
          </w:rPr>
          <w:t xml:space="preserve"> additional protected area</w:t>
        </w:r>
        <w:r w:rsidR="00760275" w:rsidRPr="00CB6C0D" w:rsidDel="006508C2">
          <w:rPr>
            <w:sz w:val="24"/>
            <w:szCs w:val="24"/>
          </w:rPr>
          <w:t xml:space="preserve"> compared to the potential gains from selecting a more resilient conservation network</w:t>
        </w:r>
        <w:r w:rsidRPr="00CB6C0D" w:rsidDel="006508C2">
          <w:rPr>
            <w:sz w:val="24"/>
            <w:szCs w:val="24"/>
          </w:rPr>
          <w:t xml:space="preserve"> (Fig</w:t>
        </w:r>
        <w:r w:rsidR="00122296" w:rsidDel="006508C2">
          <w:rPr>
            <w:sz w:val="24"/>
            <w:szCs w:val="24"/>
          </w:rPr>
          <w:t>.</w:t>
        </w:r>
        <w:r w:rsidRPr="00CB6C0D" w:rsidDel="006508C2">
          <w:rPr>
            <w:sz w:val="24"/>
            <w:szCs w:val="24"/>
          </w:rPr>
          <w:t xml:space="preserve"> 1). </w:t>
        </w:r>
      </w:moveFrom>
      <w:moveFromRangeEnd w:id="313"/>
      <w:del w:id="315" w:author="Joe Bennett" w:date="2021-12-21T12:31:00Z">
        <w:r w:rsidRPr="00CB6C0D" w:rsidDel="006508C2">
          <w:rPr>
            <w:sz w:val="24"/>
            <w:szCs w:val="24"/>
          </w:rPr>
          <w:delText>When only looking at</w:delText>
        </w:r>
      </w:del>
      <w:ins w:id="316" w:author="Joe Bennett" w:date="2021-12-21T12:31:00Z">
        <w:del w:id="317" w:author="Amanda D. Rodewald" w:date="2021-12-28T14:17:00Z">
          <w:r w:rsidR="006508C2" w:rsidDel="004E4FED">
            <w:rPr>
              <w:sz w:val="24"/>
              <w:szCs w:val="24"/>
            </w:rPr>
            <w:delText>For</w:delText>
          </w:r>
        </w:del>
      </w:ins>
      <w:ins w:id="318" w:author="Amanda D. Rodewald" w:date="2021-12-28T14:17:00Z">
        <w:r w:rsidR="004E4FED">
          <w:rPr>
            <w:sz w:val="24"/>
            <w:szCs w:val="24"/>
          </w:rPr>
          <w:t>Among</w:t>
        </w:r>
      </w:ins>
      <w:r w:rsidRPr="00CB6C0D">
        <w:rPr>
          <w:sz w:val="24"/>
          <w:szCs w:val="24"/>
        </w:rPr>
        <w:t xml:space="preserve"> </w:t>
      </w:r>
      <w:ins w:id="319" w:author="Amanda D. Rodewald" w:date="2021-12-28T14:17:00Z">
        <w:r w:rsidR="004E4FED">
          <w:rPr>
            <w:sz w:val="24"/>
            <w:szCs w:val="24"/>
          </w:rPr>
          <w:t xml:space="preserve">single-risk </w:t>
        </w:r>
      </w:ins>
      <w:r w:rsidRPr="00CB6C0D">
        <w:rPr>
          <w:sz w:val="24"/>
          <w:szCs w:val="24"/>
        </w:rPr>
        <w:t>scenarios</w:t>
      </w:r>
      <w:del w:id="320" w:author="Amanda D. Rodewald" w:date="2021-12-28T14:17:00Z">
        <w:r w:rsidRPr="00CB6C0D" w:rsidDel="004E4FED">
          <w:rPr>
            <w:sz w:val="24"/>
            <w:szCs w:val="24"/>
          </w:rPr>
          <w:delText xml:space="preserve"> that included one risk factor</w:delText>
        </w:r>
      </w:del>
      <w:r w:rsidRPr="00CB6C0D">
        <w:rPr>
          <w:sz w:val="24"/>
          <w:szCs w:val="24"/>
        </w:rPr>
        <w:t xml:space="preserve">, </w:t>
      </w:r>
      <w:ins w:id="321" w:author="Amanda D. Rodewald" w:date="2021-12-28T14:18:00Z">
        <w:r w:rsidR="004E4FED">
          <w:rPr>
            <w:sz w:val="24"/>
            <w:szCs w:val="24"/>
          </w:rPr>
          <w:t xml:space="preserve">accommodating </w:t>
        </w:r>
      </w:ins>
      <w:ins w:id="322" w:author="Amanda D. Rodewald" w:date="2021-12-28T14:17:00Z">
        <w:r w:rsidR="004E4FED">
          <w:rPr>
            <w:sz w:val="24"/>
            <w:szCs w:val="24"/>
          </w:rPr>
          <w:t xml:space="preserve">risks due to climate change velocity </w:t>
        </w:r>
      </w:ins>
      <w:del w:id="323" w:author="Amanda D. Rodewald" w:date="2021-12-28T14:17:00Z">
        <w:r w:rsidRPr="00CB6C0D" w:rsidDel="004E4FED">
          <w:rPr>
            <w:sz w:val="24"/>
            <w:szCs w:val="24"/>
          </w:rPr>
          <w:delText>climate</w:delText>
        </w:r>
        <w:r w:rsidR="00122296" w:rsidDel="004E4FED">
          <w:rPr>
            <w:sz w:val="24"/>
            <w:szCs w:val="24"/>
          </w:rPr>
          <w:delText>-</w:delText>
        </w:r>
        <w:r w:rsidRPr="00CB6C0D" w:rsidDel="004E4FED">
          <w:rPr>
            <w:sz w:val="24"/>
            <w:szCs w:val="24"/>
          </w:rPr>
          <w:delText xml:space="preserve">change risk based on climate velocity </w:delText>
        </w:r>
      </w:del>
      <w:r w:rsidRPr="00CB6C0D">
        <w:rPr>
          <w:sz w:val="24"/>
          <w:szCs w:val="24"/>
        </w:rPr>
        <w:t xml:space="preserve">required the greatest increase in global protected area, compared to scenarios </w:t>
      </w:r>
      <w:del w:id="324" w:author="Amanda D. Rodewald" w:date="2021-12-28T14:18:00Z">
        <w:r w:rsidRPr="00CB6C0D" w:rsidDel="004E4FED">
          <w:rPr>
            <w:sz w:val="24"/>
            <w:szCs w:val="24"/>
          </w:rPr>
          <w:delText xml:space="preserve">only </w:delText>
        </w:r>
      </w:del>
      <w:r w:rsidRPr="00CB6C0D">
        <w:rPr>
          <w:sz w:val="24"/>
          <w:szCs w:val="24"/>
        </w:rPr>
        <w:t xml:space="preserve">including </w:t>
      </w:r>
      <w:ins w:id="325" w:author="Amanda D. Rodewald" w:date="2021-12-28T14:18:00Z">
        <w:r w:rsidR="004E4FED" w:rsidRPr="00CB6C0D">
          <w:rPr>
            <w:sz w:val="24"/>
            <w:szCs w:val="24"/>
          </w:rPr>
          <w:t xml:space="preserve">only </w:t>
        </w:r>
      </w:ins>
      <w:r w:rsidRPr="00CB6C0D">
        <w:rPr>
          <w:sz w:val="24"/>
          <w:szCs w:val="24"/>
        </w:rPr>
        <w:t>governance or land use intensification risks (</w:t>
      </w:r>
      <w:del w:id="326" w:author="Joe Bennett" w:date="2021-12-23T11:09:00Z">
        <w:r w:rsidR="00076D53" w:rsidDel="00C96048">
          <w:rPr>
            <w:sz w:val="24"/>
            <w:szCs w:val="24"/>
          </w:rPr>
          <w:delText xml:space="preserve">Supplementary </w:delText>
        </w:r>
      </w:del>
      <w:r w:rsidRPr="00CB6C0D">
        <w:rPr>
          <w:sz w:val="24"/>
          <w:szCs w:val="24"/>
        </w:rPr>
        <w:t xml:space="preserve">Table </w:t>
      </w:r>
      <w:ins w:id="327" w:author="Joe Bennett" w:date="2021-12-23T11:09:00Z">
        <w:r w:rsidR="00C96048">
          <w:rPr>
            <w:sz w:val="24"/>
            <w:szCs w:val="24"/>
          </w:rPr>
          <w:t>S</w:t>
        </w:r>
      </w:ins>
      <w:r w:rsidRPr="00CB6C0D">
        <w:rPr>
          <w:sz w:val="24"/>
          <w:szCs w:val="24"/>
        </w:rPr>
        <w:t>1).</w:t>
      </w:r>
      <w:r w:rsidR="00D0362E">
        <w:rPr>
          <w:sz w:val="24"/>
          <w:szCs w:val="24"/>
        </w:rPr>
        <w:tab/>
      </w:r>
    </w:p>
    <w:p w14:paraId="2F276C83" w14:textId="4B472F4B" w:rsidR="00C1706F" w:rsidRDefault="002C1963" w:rsidP="00341122">
      <w:pPr>
        <w:spacing w:line="480" w:lineRule="auto"/>
        <w:ind w:firstLine="720"/>
        <w:rPr>
          <w:sz w:val="24"/>
          <w:szCs w:val="24"/>
        </w:rPr>
      </w:pPr>
      <w:ins w:id="328" w:author="Amanda D. Rodewald" w:date="2021-12-28T14:21:00Z">
        <w:r>
          <w:rPr>
            <w:sz w:val="24"/>
            <w:szCs w:val="24"/>
          </w:rPr>
          <w:t>Scenarios shared many overlapping spatial priorities,</w:t>
        </w:r>
      </w:ins>
      <w:ins w:id="329" w:author="Amanda D. Rodewald" w:date="2021-12-28T14:22:00Z">
        <w:r>
          <w:rPr>
            <w:sz w:val="24"/>
            <w:szCs w:val="24"/>
          </w:rPr>
          <w:t xml:space="preserve"> which can be considered as reliably good investments in terms of both ecological value and risk management. </w:t>
        </w:r>
      </w:ins>
      <w:ins w:id="330" w:author="Amanda D. Rodewald" w:date="2021-12-28T14:21:00Z">
        <w:r>
          <w:rPr>
            <w:sz w:val="24"/>
            <w:szCs w:val="24"/>
          </w:rPr>
          <w:t xml:space="preserve"> </w:t>
        </w:r>
      </w:ins>
      <w:del w:id="331" w:author="Joe Bennett" w:date="2021-12-21T12:32:00Z">
        <w:r w:rsidR="00D0362E" w:rsidDel="006508C2">
          <w:rPr>
            <w:sz w:val="24"/>
            <w:szCs w:val="24"/>
          </w:rPr>
          <w:delText>We found that p</w:delText>
        </w:r>
      </w:del>
      <w:ins w:id="332" w:author="Amanda D. Rodewald" w:date="2021-12-28T14:22:00Z">
        <w:r>
          <w:rPr>
            <w:sz w:val="24"/>
            <w:szCs w:val="24"/>
          </w:rPr>
          <w:t>Most notably, a</w:t>
        </w:r>
      </w:ins>
      <w:ins w:id="333" w:author="Amanda D. Rodewald" w:date="2021-12-28T13:50:00Z">
        <w:r w:rsidR="00210ED2">
          <w:rPr>
            <w:sz w:val="24"/>
            <w:szCs w:val="24"/>
          </w:rPr>
          <w:t xml:space="preserve">ll </w:t>
        </w:r>
      </w:ins>
      <w:ins w:id="334" w:author="Amanda D. Rodewald" w:date="2021-12-28T13:47:00Z">
        <w:r w:rsidR="00590FF7">
          <w:rPr>
            <w:sz w:val="24"/>
            <w:szCs w:val="24"/>
          </w:rPr>
          <w:t>15</w:t>
        </w:r>
      </w:ins>
      <w:ins w:id="335" w:author="Amanda D. Rodewald" w:date="2021-12-28T13:46:00Z">
        <w:r w:rsidR="00590FF7">
          <w:rPr>
            <w:sz w:val="24"/>
            <w:szCs w:val="24"/>
          </w:rPr>
          <w:t xml:space="preserve"> s</w:t>
        </w:r>
      </w:ins>
      <w:ins w:id="336" w:author="Amanda D. Rodewald" w:date="2021-12-28T13:44:00Z">
        <w:r w:rsidR="00590FF7">
          <w:rPr>
            <w:sz w:val="24"/>
            <w:szCs w:val="24"/>
          </w:rPr>
          <w:t xml:space="preserve">cenarios </w:t>
        </w:r>
      </w:ins>
      <w:ins w:id="337" w:author="Amanda D. Rodewald" w:date="2021-12-28T14:22:00Z">
        <w:r>
          <w:rPr>
            <w:sz w:val="24"/>
            <w:szCs w:val="24"/>
          </w:rPr>
          <w:t>prioritized</w:t>
        </w:r>
      </w:ins>
      <w:ins w:id="338" w:author="Amanda D. Rodewald" w:date="2021-12-28T13:46:00Z">
        <w:r w:rsidR="00590FF7">
          <w:rPr>
            <w:sz w:val="24"/>
            <w:szCs w:val="24"/>
          </w:rPr>
          <w:t xml:space="preserve"> the same</w:t>
        </w:r>
      </w:ins>
      <w:ins w:id="339" w:author="Amanda D. Rodewald" w:date="2021-12-28T13:45:00Z">
        <w:r w:rsidR="00590FF7">
          <w:rPr>
            <w:sz w:val="24"/>
            <w:szCs w:val="24"/>
          </w:rPr>
          <w:t xml:space="preserve"> 8.5 million km</w:t>
        </w:r>
        <w:r w:rsidR="00590FF7">
          <w:rPr>
            <w:sz w:val="24"/>
            <w:szCs w:val="24"/>
            <w:vertAlign w:val="superscript"/>
          </w:rPr>
          <w:t xml:space="preserve">2 </w:t>
        </w:r>
        <w:r w:rsidR="00590FF7">
          <w:rPr>
            <w:sz w:val="24"/>
            <w:szCs w:val="24"/>
          </w:rPr>
          <w:t xml:space="preserve">(5.8% of global land area) </w:t>
        </w:r>
      </w:ins>
      <w:ins w:id="340" w:author="Joe Bennett" w:date="2021-12-21T12:32:00Z">
        <w:del w:id="341" w:author="Amanda D. Rodewald" w:date="2021-12-28T13:43:00Z">
          <w:r w:rsidR="006508C2" w:rsidDel="00441069">
            <w:rPr>
              <w:sz w:val="24"/>
              <w:szCs w:val="24"/>
            </w:rPr>
            <w:lastRenderedPageBreak/>
            <w:delText>P</w:delText>
          </w:r>
        </w:del>
      </w:ins>
      <w:del w:id="342" w:author="Amanda D. Rodewald" w:date="2021-12-28T13:43:00Z">
        <w:r w:rsidR="00D0362E" w:rsidDel="00441069">
          <w:rPr>
            <w:sz w:val="24"/>
            <w:szCs w:val="24"/>
          </w:rPr>
          <w:delText>rotected areas identified across scenarios overlapped spatially</w:delText>
        </w:r>
      </w:del>
      <w:del w:id="343" w:author="Amanda D. Rodewald" w:date="2021-12-28T13:47:00Z">
        <w:r w:rsidR="00D0362E" w:rsidDel="00590FF7">
          <w:rPr>
            <w:sz w:val="24"/>
            <w:szCs w:val="24"/>
          </w:rPr>
          <w:delText xml:space="preserve">, with </w:delText>
        </w:r>
      </w:del>
      <w:del w:id="344" w:author="Amanda D. Rodewald" w:date="2021-12-28T13:49:00Z">
        <w:r w:rsidR="00D0362E" w:rsidDel="00590FF7">
          <w:rPr>
            <w:sz w:val="24"/>
            <w:szCs w:val="24"/>
          </w:rPr>
          <w:delText>the same 11.5 million km</w:delText>
        </w:r>
        <w:r w:rsidR="00D0362E" w:rsidDel="00590FF7">
          <w:rPr>
            <w:sz w:val="24"/>
            <w:szCs w:val="24"/>
            <w:vertAlign w:val="superscript"/>
          </w:rPr>
          <w:delText>2</w:delText>
        </w:r>
        <w:r w:rsidR="00D0362E" w:rsidDel="00590FF7">
          <w:rPr>
            <w:sz w:val="24"/>
            <w:szCs w:val="24"/>
          </w:rPr>
          <w:delText xml:space="preserve"> (7.8% of global land area) </w:delText>
        </w:r>
      </w:del>
      <w:del w:id="345" w:author="Amanda D. Rodewald" w:date="2021-12-28T13:45:00Z">
        <w:r w:rsidR="00D0362E" w:rsidDel="00590FF7">
          <w:rPr>
            <w:sz w:val="24"/>
            <w:szCs w:val="24"/>
          </w:rPr>
          <w:delText xml:space="preserve">being prioritized for expansion of the current protected area system in at least eleven scenarios </w:delText>
        </w:r>
      </w:del>
      <w:del w:id="346" w:author="Amanda D. Rodewald" w:date="2021-12-28T13:47:00Z">
        <w:r w:rsidR="00D0362E" w:rsidDel="00590FF7">
          <w:rPr>
            <w:sz w:val="24"/>
            <w:szCs w:val="24"/>
          </w:rPr>
          <w:delText xml:space="preserve">and </w:delText>
        </w:r>
      </w:del>
      <w:del w:id="347" w:author="Amanda D. Rodewald" w:date="2021-12-28T13:45:00Z">
        <w:r w:rsidR="00D0362E" w:rsidDel="00590FF7">
          <w:rPr>
            <w:sz w:val="24"/>
            <w:szCs w:val="24"/>
          </w:rPr>
          <w:delText>8.5 million km</w:delText>
        </w:r>
        <w:r w:rsidR="00D0362E" w:rsidDel="00590FF7">
          <w:rPr>
            <w:sz w:val="24"/>
            <w:szCs w:val="24"/>
            <w:vertAlign w:val="superscript"/>
          </w:rPr>
          <w:delText xml:space="preserve">2 </w:delText>
        </w:r>
        <w:r w:rsidR="00D0362E" w:rsidDel="00590FF7">
          <w:rPr>
            <w:sz w:val="24"/>
            <w:szCs w:val="24"/>
          </w:rPr>
          <w:delText xml:space="preserve">(5.8% of global land area) </w:delText>
        </w:r>
      </w:del>
      <w:del w:id="348" w:author="Amanda D. Rodewald" w:date="2021-12-28T13:47:00Z">
        <w:r w:rsidR="00D0362E" w:rsidDel="00590FF7">
          <w:rPr>
            <w:sz w:val="24"/>
            <w:szCs w:val="24"/>
          </w:rPr>
          <w:delText xml:space="preserve">in all </w:delText>
        </w:r>
        <w:r w:rsidR="00935843" w:rsidDel="00590FF7">
          <w:rPr>
            <w:sz w:val="24"/>
            <w:szCs w:val="24"/>
          </w:rPr>
          <w:delText xml:space="preserve">15 </w:delText>
        </w:r>
        <w:r w:rsidR="00D0362E" w:rsidDel="00590FF7">
          <w:rPr>
            <w:sz w:val="24"/>
            <w:szCs w:val="24"/>
          </w:rPr>
          <w:delText xml:space="preserve">risk scenarios </w:delText>
        </w:r>
      </w:del>
      <w:r w:rsidR="00D0362E">
        <w:rPr>
          <w:sz w:val="24"/>
          <w:szCs w:val="24"/>
        </w:rPr>
        <w:t>(F</w:t>
      </w:r>
      <w:r w:rsidR="00122296">
        <w:rPr>
          <w:sz w:val="24"/>
          <w:szCs w:val="24"/>
        </w:rPr>
        <w:t>ig.</w:t>
      </w:r>
      <w:r w:rsidR="00D0362E">
        <w:rPr>
          <w:sz w:val="24"/>
          <w:szCs w:val="24"/>
        </w:rPr>
        <w:t xml:space="preserve"> 2</w:t>
      </w:r>
      <w:del w:id="349" w:author="Amanda D. Rodewald" w:date="2021-12-28T13:50:00Z">
        <w:r w:rsidR="00D0362E" w:rsidDel="00210ED2">
          <w:rPr>
            <w:sz w:val="24"/>
            <w:szCs w:val="24"/>
          </w:rPr>
          <w:delText xml:space="preserve">). </w:delText>
        </w:r>
      </w:del>
      <w:ins w:id="350" w:author="Amanda D. Rodewald" w:date="2021-12-28T13:50:00Z">
        <w:r w:rsidR="00210ED2">
          <w:rPr>
            <w:sz w:val="24"/>
            <w:szCs w:val="24"/>
          </w:rPr>
          <w:t xml:space="preserve">), </w:t>
        </w:r>
      </w:ins>
      <w:ins w:id="351" w:author="Amanda D. Rodewald" w:date="2021-12-28T14:22:00Z">
        <w:r>
          <w:rPr>
            <w:sz w:val="24"/>
            <w:szCs w:val="24"/>
          </w:rPr>
          <w:t xml:space="preserve">much of which was </w:t>
        </w:r>
      </w:ins>
      <w:ins w:id="352" w:author="Amanda D. Rodewald" w:date="2021-12-28T14:20:00Z">
        <w:r w:rsidR="00C44CE4">
          <w:rPr>
            <w:sz w:val="24"/>
            <w:szCs w:val="24"/>
          </w:rPr>
          <w:t xml:space="preserve">located in Canada, Kenya and Peru (Figure S4).  </w:t>
        </w:r>
      </w:ins>
      <w:moveFromRangeStart w:id="353" w:author="Joe Bennett" w:date="2021-12-21T12:32:00Z" w:name="move90982393"/>
      <w:moveFrom w:id="354" w:author="Joe Bennett" w:date="2021-12-21T12:32:00Z">
        <w:del w:id="355" w:author="Amanda D. Rodewald" w:date="2021-12-28T14:21:00Z">
          <w:r w:rsidR="00D0362E" w:rsidDel="002C1963">
            <w:rPr>
              <w:sz w:val="24"/>
              <w:szCs w:val="24"/>
            </w:rPr>
            <w:delText xml:space="preserve">These “no regrets” areas provide examples of places that should be immediate priorities for international agencies aiming to maximize the resilience of protected area networks, as they are robust to assumptions about the relative importance of risk factors. </w:delText>
          </w:r>
        </w:del>
      </w:moveFrom>
      <w:moveFromRangeEnd w:id="353"/>
      <w:del w:id="356" w:author="Amanda D. Rodewald" w:date="2021-12-28T14:21:00Z">
        <w:r w:rsidR="00D0362E" w:rsidDel="002C1963">
          <w:rPr>
            <w:sz w:val="24"/>
            <w:szCs w:val="24"/>
          </w:rPr>
          <w:delText xml:space="preserve">Example countries that have contiguous areas of high overlap among different scenarios are </w:delText>
        </w:r>
      </w:del>
      <w:del w:id="357" w:author="Amanda D. Rodewald" w:date="2021-12-28T14:20:00Z">
        <w:r w:rsidR="00D0362E" w:rsidDel="00C44CE4">
          <w:rPr>
            <w:sz w:val="24"/>
            <w:szCs w:val="24"/>
          </w:rPr>
          <w:delText>Canada, Kenya and Peru (</w:delText>
        </w:r>
        <w:r w:rsidR="00076D53" w:rsidDel="00C44CE4">
          <w:rPr>
            <w:sz w:val="24"/>
            <w:szCs w:val="24"/>
          </w:rPr>
          <w:delText xml:space="preserve">Supplementary </w:delText>
        </w:r>
        <w:r w:rsidR="00D0362E" w:rsidDel="00C44CE4">
          <w:rPr>
            <w:sz w:val="24"/>
            <w:szCs w:val="24"/>
          </w:rPr>
          <w:delText>Fig</w:delText>
        </w:r>
        <w:r w:rsidR="00076D53" w:rsidDel="00C44CE4">
          <w:rPr>
            <w:sz w:val="24"/>
            <w:szCs w:val="24"/>
          </w:rPr>
          <w:delText>ure</w:delText>
        </w:r>
        <w:r w:rsidR="00122296" w:rsidDel="00C44CE4">
          <w:rPr>
            <w:sz w:val="24"/>
            <w:szCs w:val="24"/>
          </w:rPr>
          <w:delText xml:space="preserve"> </w:delText>
        </w:r>
      </w:del>
      <w:ins w:id="358" w:author="Joe Bennett" w:date="2021-12-23T11:09:00Z">
        <w:del w:id="359" w:author="Amanda D. Rodewald" w:date="2021-12-28T14:20:00Z">
          <w:r w:rsidR="00C96048" w:rsidDel="00C44CE4">
            <w:rPr>
              <w:sz w:val="24"/>
              <w:szCs w:val="24"/>
            </w:rPr>
            <w:delText>S</w:delText>
          </w:r>
        </w:del>
      </w:ins>
      <w:del w:id="360" w:author="Amanda D. Rodewald" w:date="2021-12-28T14:20:00Z">
        <w:r w:rsidR="00D0362E" w:rsidDel="00C44CE4">
          <w:rPr>
            <w:sz w:val="24"/>
            <w:szCs w:val="24"/>
          </w:rPr>
          <w:delText xml:space="preserve">4). </w:delText>
        </w:r>
      </w:del>
      <w:r w:rsidR="00D0362E">
        <w:rPr>
          <w:sz w:val="24"/>
          <w:szCs w:val="24"/>
        </w:rPr>
        <w:t xml:space="preserve">There </w:t>
      </w:r>
      <w:ins w:id="361" w:author="Amanda D. Rodewald" w:date="2021-12-28T14:22:00Z">
        <w:r>
          <w:rPr>
            <w:sz w:val="24"/>
            <w:szCs w:val="24"/>
          </w:rPr>
          <w:t xml:space="preserve">also </w:t>
        </w:r>
      </w:ins>
      <w:r w:rsidR="00D0362E">
        <w:rPr>
          <w:sz w:val="24"/>
          <w:szCs w:val="24"/>
        </w:rPr>
        <w:t>was</w:t>
      </w:r>
      <w:r w:rsidR="00920626">
        <w:t xml:space="preserve"> </w:t>
      </w:r>
      <w:del w:id="362" w:author="Amanda D. Rodewald" w:date="2021-12-28T14:22:00Z">
        <w:r w:rsidR="00D0362E" w:rsidDel="002C1963">
          <w:rPr>
            <w:sz w:val="24"/>
            <w:szCs w:val="24"/>
          </w:rPr>
          <w:delText xml:space="preserve">considerable </w:delText>
        </w:r>
      </w:del>
      <w:ins w:id="363" w:author="Amanda D. Rodewald" w:date="2021-12-28T14:22:00Z">
        <w:r>
          <w:rPr>
            <w:sz w:val="24"/>
            <w:szCs w:val="24"/>
          </w:rPr>
          <w:t xml:space="preserve">substantial </w:t>
        </w:r>
      </w:ins>
      <w:r w:rsidR="00D0362E">
        <w:rPr>
          <w:sz w:val="24"/>
          <w:szCs w:val="24"/>
        </w:rPr>
        <w:t>overlap among the priorities across scenarios within Conservation International’s global biodiversity hotspots</w:t>
      </w:r>
      <w:r w:rsidR="00DA6A12">
        <w:rPr>
          <w:sz w:val="24"/>
          <w:szCs w:val="24"/>
        </w:rPr>
        <w:t xml:space="preserve"> </w:t>
      </w:r>
      <w:r w:rsidR="003928AD">
        <w:rPr>
          <w:sz w:val="24"/>
          <w:szCs w:val="24"/>
        </w:rPr>
        <w:fldChar w:fldCharType="begin"/>
      </w:r>
      <w:r w:rsidR="003928AD">
        <w:rPr>
          <w:sz w:val="24"/>
          <w:szCs w:val="24"/>
        </w:rPr>
        <w:instrText xml:space="preserve"> ADDIN ZOTERO_ITEM CSL_CITATION {"citationID":"LkUvQWj4","properties":{"formattedCitation":"(Myers et al. 2000)","plainCitation":"(Myers et al. 2000)","noteIndex":0},"citationItems":[{"id":803,"uris":["http://zotero.org/users/878981/items/5FSZ9YL2"],"uri":["http://zotero.org/users/878981/items/5FSZ9YL2"],"itemData":{"id":803,"type":"article-journal","abstract":"Conservationists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3928AD" w:rsidRPr="003928AD">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w:t>
      </w:r>
      <w:del w:id="364" w:author="Joe Bennett" w:date="2021-12-23T11:09:00Z">
        <w:r w:rsidR="00076D53" w:rsidDel="00C96048">
          <w:rPr>
            <w:sz w:val="24"/>
            <w:szCs w:val="24"/>
          </w:rPr>
          <w:delText xml:space="preserve">Supplementary </w:delText>
        </w:r>
      </w:del>
      <w:r w:rsidR="00D0362E">
        <w:rPr>
          <w:sz w:val="24"/>
          <w:szCs w:val="24"/>
        </w:rPr>
        <w:t>Fig</w:t>
      </w:r>
      <w:r w:rsidR="00076D53">
        <w:rPr>
          <w:sz w:val="24"/>
          <w:szCs w:val="24"/>
        </w:rPr>
        <w:t>ure</w:t>
      </w:r>
      <w:r w:rsidR="00D0362E">
        <w:rPr>
          <w:sz w:val="24"/>
          <w:szCs w:val="24"/>
        </w:rPr>
        <w:t xml:space="preserve"> </w:t>
      </w:r>
      <w:ins w:id="365" w:author="Joe Bennett" w:date="2021-12-23T11:09:00Z">
        <w:r w:rsidR="00C96048">
          <w:rPr>
            <w:sz w:val="24"/>
            <w:szCs w:val="24"/>
          </w:rPr>
          <w:t>S</w:t>
        </w:r>
      </w:ins>
      <w:r w:rsidR="00D0362E">
        <w:rPr>
          <w:sz w:val="24"/>
          <w:szCs w:val="24"/>
        </w:rPr>
        <w:t>5).</w:t>
      </w:r>
    </w:p>
    <w:p w14:paraId="167A9F74" w14:textId="61008635" w:rsidR="00C1706F" w:rsidDel="006B57E1" w:rsidRDefault="00D0362E" w:rsidP="00EB779A">
      <w:pPr>
        <w:spacing w:line="480" w:lineRule="auto"/>
        <w:rPr>
          <w:del w:id="366" w:author="Amanda D. Rodewald" w:date="2021-12-28T14:56:00Z"/>
          <w:sz w:val="24"/>
          <w:szCs w:val="24"/>
        </w:rPr>
      </w:pPr>
      <w:r>
        <w:rPr>
          <w:sz w:val="24"/>
          <w:szCs w:val="24"/>
        </w:rPr>
        <w:tab/>
      </w:r>
      <w:ins w:id="367" w:author="Amanda D. Rodewald" w:date="2021-12-28T14:24:00Z">
        <w:r w:rsidR="00DE7F8A">
          <w:rPr>
            <w:sz w:val="24"/>
            <w:szCs w:val="24"/>
          </w:rPr>
          <w:t xml:space="preserve">At the same time, </w:t>
        </w:r>
      </w:ins>
      <w:ins w:id="368" w:author="Amanda D. Rodewald" w:date="2021-12-28T14:57:00Z">
        <w:r w:rsidR="006B57E1">
          <w:rPr>
            <w:sz w:val="24"/>
            <w:szCs w:val="24"/>
          </w:rPr>
          <w:t xml:space="preserve">risk </w:t>
        </w:r>
      </w:ins>
      <w:ins w:id="369" w:author="Amanda D. Rodewald" w:date="2021-12-28T14:25:00Z">
        <w:r w:rsidR="00DE7F8A">
          <w:rPr>
            <w:sz w:val="24"/>
            <w:szCs w:val="24"/>
          </w:rPr>
          <w:t>scenarios elicited several prominent</w:t>
        </w:r>
      </w:ins>
      <w:ins w:id="370" w:author="Amanda D. Rodewald" w:date="2021-12-28T14:24:00Z">
        <w:r w:rsidR="00DE7F8A">
          <w:rPr>
            <w:sz w:val="24"/>
            <w:szCs w:val="24"/>
          </w:rPr>
          <w:t xml:space="preserve"> </w:t>
        </w:r>
      </w:ins>
      <w:ins w:id="371" w:author="Amanda D. Rodewald" w:date="2021-12-28T14:25:00Z">
        <w:r w:rsidR="00DE7F8A">
          <w:rPr>
            <w:sz w:val="24"/>
            <w:szCs w:val="24"/>
          </w:rPr>
          <w:t xml:space="preserve">shifts in </w:t>
        </w:r>
      </w:ins>
      <w:ins w:id="372" w:author="Amanda D. Rodewald" w:date="2021-12-28T14:24:00Z">
        <w:r w:rsidR="00DE7F8A">
          <w:rPr>
            <w:sz w:val="24"/>
            <w:szCs w:val="24"/>
          </w:rPr>
          <w:t>spatial priorities</w:t>
        </w:r>
      </w:ins>
      <w:ins w:id="373" w:author="Amanda D. Rodewald" w:date="2021-12-28T14:57:00Z">
        <w:r w:rsidR="006B57E1">
          <w:rPr>
            <w:sz w:val="24"/>
            <w:szCs w:val="24"/>
          </w:rPr>
          <w:t xml:space="preserve"> from areas with high to low risk exposure</w:t>
        </w:r>
      </w:ins>
      <w:ins w:id="374" w:author="Amanda D. Rodewald" w:date="2021-12-28T14:24:00Z">
        <w:r w:rsidR="00DE7F8A">
          <w:rPr>
            <w:sz w:val="24"/>
            <w:szCs w:val="24"/>
          </w:rPr>
          <w:t xml:space="preserve"> </w:t>
        </w:r>
      </w:ins>
      <w:ins w:id="375" w:author="Joe Bennett" w:date="2021-12-21T12:39:00Z">
        <w:del w:id="376" w:author="Amanda D. Rodewald" w:date="2021-12-28T14:25:00Z">
          <w:r w:rsidR="00905DCA" w:rsidDel="00DE7F8A">
            <w:rPr>
              <w:sz w:val="24"/>
              <w:szCs w:val="24"/>
            </w:rPr>
            <w:delText xml:space="preserve">However, </w:delText>
          </w:r>
        </w:del>
      </w:ins>
      <w:del w:id="377" w:author="Amanda D. Rodewald" w:date="2021-12-28T14:25:00Z">
        <w:r w:rsidR="003B04A9" w:rsidDel="00DE7F8A">
          <w:rPr>
            <w:sz w:val="24"/>
            <w:szCs w:val="24"/>
          </w:rPr>
          <w:delText>T</w:delText>
        </w:r>
      </w:del>
      <w:ins w:id="378" w:author="Joe Bennett" w:date="2021-12-21T12:39:00Z">
        <w:del w:id="379" w:author="Amanda D. Rodewald" w:date="2021-12-28T14:25:00Z">
          <w:r w:rsidR="00905DCA" w:rsidDel="00DE7F8A">
            <w:rPr>
              <w:sz w:val="24"/>
              <w:szCs w:val="24"/>
            </w:rPr>
            <w:delText>t</w:delText>
          </w:r>
        </w:del>
      </w:ins>
      <w:del w:id="380" w:author="Amanda D. Rodewald" w:date="2021-12-28T14:25:00Z">
        <w:r w:rsidR="00E900CD" w:rsidDel="00DE7F8A">
          <w:rPr>
            <w:sz w:val="24"/>
            <w:szCs w:val="24"/>
          </w:rPr>
          <w:delText xml:space="preserve">here were some </w:delText>
        </w:r>
      </w:del>
      <w:ins w:id="381" w:author="Joe Bennett" w:date="2021-12-21T12:39:00Z">
        <w:del w:id="382" w:author="Amanda D. Rodewald" w:date="2021-12-28T14:25:00Z">
          <w:r w:rsidR="00905DCA" w:rsidDel="00DE7F8A">
            <w:rPr>
              <w:sz w:val="24"/>
              <w:szCs w:val="24"/>
            </w:rPr>
            <w:delText xml:space="preserve">prominent </w:delText>
          </w:r>
        </w:del>
      </w:ins>
      <w:del w:id="383" w:author="Amanda D. Rodewald" w:date="2021-12-28T14:25:00Z">
        <w:r w:rsidR="00E900CD" w:rsidDel="00DE7F8A">
          <w:rPr>
            <w:sz w:val="24"/>
            <w:szCs w:val="24"/>
          </w:rPr>
          <w:delText>important shifts in</w:delText>
        </w:r>
        <w:r w:rsidDel="00DE7F8A">
          <w:rPr>
            <w:sz w:val="24"/>
            <w:szCs w:val="24"/>
          </w:rPr>
          <w:delText xml:space="preserve"> locations identified as high priority for protection</w:delText>
        </w:r>
        <w:r w:rsidR="00E900CD" w:rsidDel="00DE7F8A">
          <w:rPr>
            <w:sz w:val="24"/>
            <w:szCs w:val="24"/>
          </w:rPr>
          <w:delText xml:space="preserve"> among </w:delText>
        </w:r>
        <w:r w:rsidR="003F5475" w:rsidDel="00DE7F8A">
          <w:rPr>
            <w:sz w:val="24"/>
            <w:szCs w:val="24"/>
          </w:rPr>
          <w:delText xml:space="preserve">risk </w:delText>
        </w:r>
        <w:r w:rsidR="00E900CD" w:rsidDel="00DE7F8A">
          <w:rPr>
            <w:sz w:val="24"/>
            <w:szCs w:val="24"/>
          </w:rPr>
          <w:delText>scenarios</w:delText>
        </w:r>
        <w:r w:rsidDel="00DE7F8A">
          <w:rPr>
            <w:sz w:val="24"/>
            <w:szCs w:val="24"/>
          </w:rPr>
          <w:delText xml:space="preserve"> </w:delText>
        </w:r>
      </w:del>
      <w:r>
        <w:rPr>
          <w:sz w:val="24"/>
          <w:szCs w:val="24"/>
        </w:rPr>
        <w:t>(Fig</w:t>
      </w:r>
      <w:r w:rsidR="00122296">
        <w:rPr>
          <w:sz w:val="24"/>
          <w:szCs w:val="24"/>
        </w:rPr>
        <w:t>.</w:t>
      </w:r>
      <w:r>
        <w:rPr>
          <w:sz w:val="24"/>
          <w:szCs w:val="24"/>
        </w:rPr>
        <w:t xml:space="preserve"> 3; </w:t>
      </w:r>
      <w:del w:id="384" w:author="Joe Bennett" w:date="2021-12-23T11:10:00Z">
        <w:r w:rsidR="00076D53" w:rsidDel="00C96048">
          <w:rPr>
            <w:sz w:val="24"/>
            <w:szCs w:val="24"/>
          </w:rPr>
          <w:delText xml:space="preserve">Supplementary </w:delText>
        </w:r>
      </w:del>
      <w:r>
        <w:rPr>
          <w:sz w:val="24"/>
          <w:szCs w:val="24"/>
        </w:rPr>
        <w:t xml:space="preserve">Table </w:t>
      </w:r>
      <w:ins w:id="385" w:author="Joe Bennett" w:date="2021-12-23T11:10:00Z">
        <w:r w:rsidR="00C96048">
          <w:rPr>
            <w:sz w:val="24"/>
            <w:szCs w:val="24"/>
          </w:rPr>
          <w:t>S</w:t>
        </w:r>
      </w:ins>
      <w:r>
        <w:rPr>
          <w:sz w:val="24"/>
          <w:szCs w:val="24"/>
        </w:rPr>
        <w:t>2</w:t>
      </w:r>
      <w:ins w:id="386" w:author="Amanda D. Rodewald" w:date="2021-12-28T14:56:00Z">
        <w:r w:rsidR="006B57E1">
          <w:rPr>
            <w:sz w:val="24"/>
            <w:szCs w:val="24"/>
          </w:rPr>
          <w:t>)</w:t>
        </w:r>
      </w:ins>
      <w:del w:id="387" w:author="Amanda D. Rodewald" w:date="2021-12-28T14:44:00Z">
        <w:r w:rsidDel="00511559">
          <w:rPr>
            <w:sz w:val="24"/>
            <w:szCs w:val="24"/>
          </w:rPr>
          <w:delText xml:space="preserve">), with </w:delText>
        </w:r>
        <w:r w:rsidR="00E900CD" w:rsidDel="00511559">
          <w:rPr>
            <w:sz w:val="24"/>
            <w:szCs w:val="24"/>
          </w:rPr>
          <w:delText>the largest</w:delText>
        </w:r>
        <w:r w:rsidDel="00511559">
          <w:rPr>
            <w:sz w:val="24"/>
            <w:szCs w:val="24"/>
          </w:rPr>
          <w:delText xml:space="preserve"> </w:delText>
        </w:r>
      </w:del>
      <w:del w:id="388" w:author="Amanda D. Rodewald" w:date="2021-12-28T14:26:00Z">
        <w:r w:rsidR="002F5B5E" w:rsidDel="00DE7F8A">
          <w:rPr>
            <w:sz w:val="24"/>
            <w:szCs w:val="24"/>
          </w:rPr>
          <w:delText xml:space="preserve">shift </w:delText>
        </w:r>
        <w:r w:rsidR="00E900CD" w:rsidDel="00DE7F8A">
          <w:rPr>
            <w:sz w:val="24"/>
            <w:szCs w:val="24"/>
          </w:rPr>
          <w:delText xml:space="preserve">being </w:delText>
        </w:r>
        <w:r w:rsidDel="00DE7F8A">
          <w:rPr>
            <w:sz w:val="24"/>
            <w:szCs w:val="24"/>
          </w:rPr>
          <w:delText>for the risk of</w:delText>
        </w:r>
      </w:del>
      <w:del w:id="389" w:author="Amanda D. Rodewald" w:date="2021-12-28T14:44:00Z">
        <w:r w:rsidDel="00511559">
          <w:rPr>
            <w:sz w:val="24"/>
            <w:szCs w:val="24"/>
          </w:rPr>
          <w:delText xml:space="preserve"> weak governance (</w:delText>
        </w:r>
        <w:r w:rsidR="00076D53" w:rsidDel="00511559">
          <w:rPr>
            <w:sz w:val="24"/>
            <w:szCs w:val="24"/>
          </w:rPr>
          <w:delText xml:space="preserve">Supplementary </w:delText>
        </w:r>
        <w:r w:rsidDel="00511559">
          <w:rPr>
            <w:sz w:val="24"/>
            <w:szCs w:val="24"/>
          </w:rPr>
          <w:delText>Fig</w:delText>
        </w:r>
        <w:r w:rsidR="00076D53" w:rsidDel="00511559">
          <w:rPr>
            <w:sz w:val="24"/>
            <w:szCs w:val="24"/>
          </w:rPr>
          <w:delText>ure</w:delText>
        </w:r>
        <w:r w:rsidDel="00511559">
          <w:rPr>
            <w:sz w:val="24"/>
            <w:szCs w:val="24"/>
          </w:rPr>
          <w:delText xml:space="preserve"> </w:delText>
        </w:r>
      </w:del>
      <w:ins w:id="390" w:author="Joe Bennett" w:date="2021-12-23T11:10:00Z">
        <w:del w:id="391" w:author="Amanda D. Rodewald" w:date="2021-12-28T14:44:00Z">
          <w:r w:rsidR="00C96048" w:rsidDel="00511559">
            <w:rPr>
              <w:sz w:val="24"/>
              <w:szCs w:val="24"/>
            </w:rPr>
            <w:delText>S</w:delText>
          </w:r>
        </w:del>
      </w:ins>
      <w:del w:id="392" w:author="Amanda D. Rodewald" w:date="2021-12-28T14:44:00Z">
        <w:r w:rsidDel="00511559">
          <w:rPr>
            <w:sz w:val="24"/>
            <w:szCs w:val="24"/>
          </w:rPr>
          <w:delText>6)</w:delText>
        </w:r>
      </w:del>
      <w:r>
        <w:rPr>
          <w:sz w:val="24"/>
          <w:szCs w:val="24"/>
        </w:rPr>
        <w:t xml:space="preserve">. </w:t>
      </w:r>
      <w:ins w:id="393" w:author="Amanda D. Rodewald" w:date="2021-12-28T14:28:00Z">
        <w:r w:rsidR="00332606">
          <w:rPr>
            <w:sz w:val="24"/>
            <w:szCs w:val="24"/>
          </w:rPr>
          <w:t xml:space="preserve"> </w:t>
        </w:r>
      </w:ins>
      <w:ins w:id="394" w:author="Amanda D. Rodewald" w:date="2021-12-28T14:44:00Z">
        <w:r w:rsidR="00511559">
          <w:rPr>
            <w:sz w:val="24"/>
            <w:szCs w:val="24"/>
          </w:rPr>
          <w:t>In</w:t>
        </w:r>
      </w:ins>
      <w:ins w:id="395" w:author="Amanda D. Rodewald" w:date="2021-12-28T14:29:00Z">
        <w:r w:rsidR="00332606">
          <w:rPr>
            <w:sz w:val="24"/>
            <w:szCs w:val="24"/>
          </w:rPr>
          <w:t xml:space="preserve"> some </w:t>
        </w:r>
      </w:ins>
      <w:ins w:id="396" w:author="Amanda D. Rodewald" w:date="2021-12-28T14:56:00Z">
        <w:r w:rsidR="006B57E1">
          <w:rPr>
            <w:sz w:val="24"/>
            <w:szCs w:val="24"/>
          </w:rPr>
          <w:t>cases</w:t>
        </w:r>
      </w:ins>
      <w:ins w:id="397" w:author="Amanda D. Rodewald" w:date="2021-12-28T14:29:00Z">
        <w:r w:rsidR="00332606">
          <w:rPr>
            <w:sz w:val="24"/>
            <w:szCs w:val="24"/>
          </w:rPr>
          <w:t xml:space="preserve">, </w:t>
        </w:r>
      </w:ins>
      <w:ins w:id="398" w:author="Amanda D. Rodewald" w:date="2021-12-28T14:30:00Z">
        <w:r w:rsidR="00332606">
          <w:rPr>
            <w:sz w:val="24"/>
            <w:szCs w:val="24"/>
          </w:rPr>
          <w:t xml:space="preserve">high </w:t>
        </w:r>
      </w:ins>
      <w:ins w:id="399" w:author="Amanda D. Rodewald" w:date="2021-12-28T14:29:00Z">
        <w:r w:rsidR="00332606">
          <w:rPr>
            <w:sz w:val="24"/>
            <w:szCs w:val="24"/>
          </w:rPr>
          <w:t xml:space="preserve">risks to protected areas </w:t>
        </w:r>
      </w:ins>
      <w:ins w:id="400" w:author="Amanda D. Rodewald" w:date="2021-12-28T14:30:00Z">
        <w:r w:rsidR="00332606">
          <w:rPr>
            <w:sz w:val="24"/>
            <w:szCs w:val="24"/>
          </w:rPr>
          <w:t>i</w:t>
        </w:r>
      </w:ins>
      <w:ins w:id="401" w:author="Amanda D. Rodewald" w:date="2021-12-28T14:31:00Z">
        <w:r w:rsidR="00332606">
          <w:rPr>
            <w:sz w:val="24"/>
            <w:szCs w:val="24"/>
          </w:rPr>
          <w:t xml:space="preserve">n weakly-governed countries </w:t>
        </w:r>
      </w:ins>
      <w:ins w:id="402" w:author="Amanda D. Rodewald" w:date="2021-12-28T14:29:00Z">
        <w:r w:rsidR="00332606">
          <w:rPr>
            <w:sz w:val="24"/>
            <w:szCs w:val="24"/>
          </w:rPr>
          <w:t xml:space="preserve">could be </w:t>
        </w:r>
      </w:ins>
      <w:ins w:id="403" w:author="Amanda D. Rodewald" w:date="2021-12-28T14:30:00Z">
        <w:r w:rsidR="00332606">
          <w:rPr>
            <w:sz w:val="24"/>
            <w:szCs w:val="24"/>
          </w:rPr>
          <w:t>compensated</w:t>
        </w:r>
      </w:ins>
      <w:ins w:id="404" w:author="Amanda D. Rodewald" w:date="2021-12-28T14:29:00Z">
        <w:r w:rsidR="00332606">
          <w:rPr>
            <w:sz w:val="24"/>
            <w:szCs w:val="24"/>
          </w:rPr>
          <w:t xml:space="preserve"> by expanding </w:t>
        </w:r>
      </w:ins>
      <w:ins w:id="405" w:author="Amanda D. Rodewald" w:date="2021-12-28T14:30:00Z">
        <w:r w:rsidR="00332606">
          <w:rPr>
            <w:sz w:val="24"/>
            <w:szCs w:val="24"/>
          </w:rPr>
          <w:t xml:space="preserve">protected areas in </w:t>
        </w:r>
      </w:ins>
      <w:ins w:id="406" w:author="Amanda D. Rodewald" w:date="2021-12-28T14:54:00Z">
        <w:r w:rsidR="008A4AD9">
          <w:rPr>
            <w:sz w:val="24"/>
            <w:szCs w:val="24"/>
          </w:rPr>
          <w:t xml:space="preserve">well-governed </w:t>
        </w:r>
      </w:ins>
      <w:ins w:id="407" w:author="Amanda D. Rodewald" w:date="2021-12-28T14:30:00Z">
        <w:r w:rsidR="00332606">
          <w:rPr>
            <w:sz w:val="24"/>
            <w:szCs w:val="24"/>
          </w:rPr>
          <w:t>neighboring nations</w:t>
        </w:r>
      </w:ins>
      <w:ins w:id="408" w:author="Amanda D. Rodewald" w:date="2021-12-28T14:44:00Z">
        <w:r w:rsidR="00DE6917">
          <w:rPr>
            <w:sz w:val="24"/>
            <w:szCs w:val="24"/>
          </w:rPr>
          <w:t xml:space="preserve"> (Fig</w:t>
        </w:r>
        <w:r w:rsidR="00511559">
          <w:rPr>
            <w:sz w:val="24"/>
            <w:szCs w:val="24"/>
          </w:rPr>
          <w:t xml:space="preserve"> S6)</w:t>
        </w:r>
      </w:ins>
      <w:ins w:id="409" w:author="Amanda D. Rodewald" w:date="2021-12-28T14:30:00Z">
        <w:r w:rsidR="00332606">
          <w:rPr>
            <w:sz w:val="24"/>
            <w:szCs w:val="24"/>
          </w:rPr>
          <w:t xml:space="preserve">.  For example, </w:t>
        </w:r>
      </w:ins>
      <w:ins w:id="410" w:author="Amanda D. Rodewald" w:date="2021-12-28T14:33:00Z">
        <w:r w:rsidR="00332606">
          <w:rPr>
            <w:sz w:val="24"/>
            <w:szCs w:val="24"/>
          </w:rPr>
          <w:t xml:space="preserve">challenges </w:t>
        </w:r>
        <w:r w:rsidR="00D25740">
          <w:rPr>
            <w:sz w:val="24"/>
            <w:szCs w:val="24"/>
          </w:rPr>
          <w:t>to the</w:t>
        </w:r>
        <w:r w:rsidR="00332606">
          <w:rPr>
            <w:sz w:val="24"/>
            <w:szCs w:val="24"/>
          </w:rPr>
          <w:t xml:space="preserve"> </w:t>
        </w:r>
      </w:ins>
      <w:ins w:id="411" w:author="Amanda D. Rodewald" w:date="2021-12-28T14:32:00Z">
        <w:r w:rsidR="00332606">
          <w:rPr>
            <w:sz w:val="24"/>
            <w:szCs w:val="24"/>
          </w:rPr>
          <w:t xml:space="preserve">transborder conservation of </w:t>
        </w:r>
      </w:ins>
      <w:ins w:id="412" w:author="Amanda D. Rodewald" w:date="2021-12-28T14:34:00Z">
        <w:r w:rsidR="00D25740">
          <w:rPr>
            <w:sz w:val="24"/>
            <w:szCs w:val="24"/>
          </w:rPr>
          <w:t>the</w:t>
        </w:r>
      </w:ins>
      <w:ins w:id="413" w:author="Amanda D. Rodewald" w:date="2021-12-28T14:32:00Z">
        <w:r w:rsidR="00332606">
          <w:rPr>
            <w:sz w:val="24"/>
            <w:szCs w:val="24"/>
          </w:rPr>
          <w:t xml:space="preserve"> </w:t>
        </w:r>
      </w:ins>
      <w:ins w:id="414" w:author="Amanda D. Rodewald" w:date="2021-12-28T14:57:00Z">
        <w:r w:rsidR="006B57E1">
          <w:rPr>
            <w:sz w:val="24"/>
            <w:szCs w:val="24"/>
          </w:rPr>
          <w:t xml:space="preserve">wide-ranging and </w:t>
        </w:r>
      </w:ins>
      <w:ins w:id="415" w:author="Amanda D. Rodewald" w:date="2021-12-28T14:32:00Z">
        <w:r w:rsidR="00332606">
          <w:rPr>
            <w:sz w:val="24"/>
            <w:szCs w:val="24"/>
          </w:rPr>
          <w:t>IUCN-vulnerable caribou (</w:t>
        </w:r>
        <w:r w:rsidR="00332606">
          <w:rPr>
            <w:i/>
            <w:sz w:val="24"/>
            <w:szCs w:val="24"/>
          </w:rPr>
          <w:t>Rangifer tarandus</w:t>
        </w:r>
        <w:r w:rsidR="00332606">
          <w:rPr>
            <w:sz w:val="24"/>
            <w:szCs w:val="24"/>
          </w:rPr>
          <w:t>)</w:t>
        </w:r>
      </w:ins>
      <w:ins w:id="416" w:author="Amanda D. Rodewald" w:date="2021-12-28T14:34:00Z">
        <w:r w:rsidR="00D25740">
          <w:rPr>
            <w:sz w:val="24"/>
            <w:szCs w:val="24"/>
          </w:rPr>
          <w:t xml:space="preserve"> due to wea</w:t>
        </w:r>
      </w:ins>
      <w:ins w:id="417" w:author="Amanda D. Rodewald" w:date="2021-12-28T14:35:00Z">
        <w:r w:rsidR="00D25740">
          <w:rPr>
            <w:sz w:val="24"/>
            <w:szCs w:val="24"/>
          </w:rPr>
          <w:t xml:space="preserve">k governance in Russia </w:t>
        </w:r>
      </w:ins>
      <w:ins w:id="418" w:author="Amanda D. Rodewald" w:date="2021-12-28T14:36:00Z">
        <w:r w:rsidR="00D25740">
          <w:rPr>
            <w:sz w:val="24"/>
            <w:szCs w:val="24"/>
          </w:rPr>
          <w:t xml:space="preserve">(Table S3) </w:t>
        </w:r>
      </w:ins>
      <w:ins w:id="419" w:author="Amanda D. Rodewald" w:date="2021-12-28T14:55:00Z">
        <w:r w:rsidR="005106B1">
          <w:rPr>
            <w:sz w:val="24"/>
            <w:szCs w:val="24"/>
          </w:rPr>
          <w:t xml:space="preserve">were </w:t>
        </w:r>
        <w:r w:rsidR="00640D82">
          <w:rPr>
            <w:sz w:val="24"/>
            <w:szCs w:val="24"/>
          </w:rPr>
          <w:t>mitigated</w:t>
        </w:r>
      </w:ins>
      <w:ins w:id="420" w:author="Amanda D. Rodewald" w:date="2021-12-28T14:35:00Z">
        <w:r w:rsidR="00D25740">
          <w:rPr>
            <w:sz w:val="24"/>
            <w:szCs w:val="24"/>
          </w:rPr>
          <w:t xml:space="preserve"> by </w:t>
        </w:r>
      </w:ins>
      <w:ins w:id="421" w:author="Amanda D. Rodewald" w:date="2021-12-28T14:36:00Z">
        <w:r w:rsidR="00D25740">
          <w:rPr>
            <w:sz w:val="24"/>
            <w:szCs w:val="24"/>
          </w:rPr>
          <w:t>increasing the land area protected by Finland</w:t>
        </w:r>
      </w:ins>
      <w:ins w:id="422" w:author="Amanda D. Rodewald" w:date="2021-12-28T14:34:00Z">
        <w:r w:rsidR="00D25740">
          <w:rPr>
            <w:sz w:val="24"/>
            <w:szCs w:val="24"/>
          </w:rPr>
          <w:t xml:space="preserve"> </w:t>
        </w:r>
      </w:ins>
      <w:ins w:id="423" w:author="Amanda D. Rodewald" w:date="2021-12-28T14:36:00Z">
        <w:r w:rsidR="00D25740">
          <w:rPr>
            <w:sz w:val="24"/>
            <w:szCs w:val="24"/>
          </w:rPr>
          <w:t xml:space="preserve">from 16.2% to 36.4% </w:t>
        </w:r>
      </w:ins>
      <w:del w:id="424" w:author="Amanda D. Rodewald" w:date="2021-12-28T14:37:00Z">
        <w:r w:rsidDel="00D25740">
          <w:rPr>
            <w:sz w:val="24"/>
            <w:szCs w:val="24"/>
          </w:rPr>
          <w:delText xml:space="preserve">Compared to null scenarios, those </w:delText>
        </w:r>
        <w:commentRangeStart w:id="425"/>
        <w:r w:rsidDel="00D25740">
          <w:rPr>
            <w:sz w:val="24"/>
            <w:szCs w:val="24"/>
          </w:rPr>
          <w:delText>considering</w:delText>
        </w:r>
        <w:r w:rsidR="00E900CD" w:rsidDel="00D25740">
          <w:rPr>
            <w:sz w:val="24"/>
            <w:szCs w:val="24"/>
          </w:rPr>
          <w:delText xml:space="preserve"> governance</w:delText>
        </w:r>
        <w:r w:rsidDel="00D25740">
          <w:rPr>
            <w:sz w:val="24"/>
            <w:szCs w:val="24"/>
          </w:rPr>
          <w:delText xml:space="preserve"> risk required protection of greater land area</w:delText>
        </w:r>
        <w:commentRangeEnd w:id="425"/>
        <w:r w:rsidR="006D3B9B" w:rsidDel="00D25740">
          <w:rPr>
            <w:rStyle w:val="CommentReference"/>
          </w:rPr>
          <w:commentReference w:id="425"/>
        </w:r>
        <w:r w:rsidDel="00D25740">
          <w:rPr>
            <w:sz w:val="24"/>
            <w:szCs w:val="24"/>
          </w:rPr>
          <w:delText>, even for countries with relatively effective governance</w:delText>
        </w:r>
        <w:r w:rsidR="00920626" w:rsidDel="00D25740">
          <w:rPr>
            <w:sz w:val="24"/>
            <w:szCs w:val="24"/>
          </w:rPr>
          <w:delText>.</w:delText>
        </w:r>
        <w:r w:rsidDel="00D25740">
          <w:rPr>
            <w:sz w:val="24"/>
            <w:szCs w:val="24"/>
          </w:rPr>
          <w:delText xml:space="preserve"> This was especially true </w:delText>
        </w:r>
        <w:r w:rsidR="00E900CD" w:rsidDel="00D25740">
          <w:rPr>
            <w:sz w:val="24"/>
            <w:szCs w:val="24"/>
          </w:rPr>
          <w:delText>for</w:delText>
        </w:r>
        <w:r w:rsidDel="00D25740">
          <w:rPr>
            <w:sz w:val="24"/>
            <w:szCs w:val="24"/>
          </w:rPr>
          <w:delText xml:space="preserve"> protect</w:delText>
        </w:r>
        <w:r w:rsidR="00E900CD" w:rsidDel="00D25740">
          <w:rPr>
            <w:sz w:val="24"/>
            <w:szCs w:val="24"/>
          </w:rPr>
          <w:delText>ing</w:delText>
        </w:r>
        <w:r w:rsidR="002B494A" w:rsidDel="00D25740">
          <w:delText xml:space="preserve"> </w:delText>
        </w:r>
        <w:r w:rsidDel="00D25740">
          <w:rPr>
            <w:sz w:val="24"/>
            <w:szCs w:val="24"/>
          </w:rPr>
          <w:delText>wide-ranging species and when neighboring countries had weak</w:delText>
        </w:r>
        <w:r w:rsidR="002F5B5E" w:rsidDel="00D25740">
          <w:rPr>
            <w:sz w:val="24"/>
            <w:szCs w:val="24"/>
          </w:rPr>
          <w:delText xml:space="preserve"> </w:delText>
        </w:r>
        <w:r w:rsidDel="00D25740">
          <w:rPr>
            <w:sz w:val="24"/>
            <w:szCs w:val="24"/>
          </w:rPr>
          <w:delText xml:space="preserve">governance. For example, many vertebrate species </w:delText>
        </w:r>
        <w:r w:rsidDel="00D25740">
          <w:rPr>
            <w:sz w:val="24"/>
            <w:szCs w:val="24"/>
          </w:rPr>
          <w:lastRenderedPageBreak/>
          <w:delText>ranges span northeastern Russia and Finland, one of the most iconic being</w:delText>
        </w:r>
      </w:del>
      <w:del w:id="426" w:author="Amanda D. Rodewald" w:date="2021-12-28T14:32:00Z">
        <w:r w:rsidDel="00332606">
          <w:rPr>
            <w:sz w:val="24"/>
            <w:szCs w:val="24"/>
          </w:rPr>
          <w:delText xml:space="preserve"> caribou (</w:delText>
        </w:r>
        <w:r w:rsidDel="00332606">
          <w:rPr>
            <w:i/>
            <w:sz w:val="24"/>
            <w:szCs w:val="24"/>
          </w:rPr>
          <w:delText>Rangifer tarandus</w:delText>
        </w:r>
        <w:r w:rsidDel="00332606">
          <w:rPr>
            <w:sz w:val="24"/>
            <w:szCs w:val="24"/>
          </w:rPr>
          <w:delText>), which has an IUCN conservation status of vulnerable</w:delText>
        </w:r>
      </w:del>
      <w:del w:id="427" w:author="Amanda D. Rodewald" w:date="2021-12-28T14:37:00Z">
        <w:r w:rsidDel="00D25740">
          <w:rPr>
            <w:sz w:val="24"/>
            <w:szCs w:val="24"/>
          </w:rPr>
          <w:delText xml:space="preserve">. Because Russia </w:delText>
        </w:r>
        <w:r w:rsidR="003F5475" w:rsidDel="00D25740">
          <w:rPr>
            <w:sz w:val="24"/>
            <w:szCs w:val="24"/>
          </w:rPr>
          <w:delText>has</w:delText>
        </w:r>
        <w:r w:rsidDel="00D25740">
          <w:rPr>
            <w:sz w:val="24"/>
            <w:szCs w:val="24"/>
          </w:rPr>
          <w:delText xml:space="preserve"> low scores for ‘voice and accountability, rule of law, and control of corruption’ (</w:delText>
        </w:r>
        <w:r w:rsidR="00076D53" w:rsidDel="00D25740">
          <w:rPr>
            <w:sz w:val="24"/>
            <w:szCs w:val="24"/>
          </w:rPr>
          <w:delText xml:space="preserve">Supplementary </w:delText>
        </w:r>
        <w:r w:rsidDel="00D25740">
          <w:rPr>
            <w:sz w:val="24"/>
            <w:szCs w:val="24"/>
          </w:rPr>
          <w:delText xml:space="preserve">Table </w:delText>
        </w:r>
      </w:del>
      <w:ins w:id="428" w:author="Joe Bennett" w:date="2021-12-23T11:10:00Z">
        <w:del w:id="429" w:author="Amanda D. Rodewald" w:date="2021-12-28T14:37:00Z">
          <w:r w:rsidR="00C96048" w:rsidDel="00D25740">
            <w:rPr>
              <w:sz w:val="24"/>
              <w:szCs w:val="24"/>
            </w:rPr>
            <w:delText>S</w:delText>
          </w:r>
        </w:del>
      </w:ins>
      <w:del w:id="430" w:author="Amanda D. Rodewald" w:date="2021-12-28T14:37:00Z">
        <w:r w:rsidDel="00D25740">
          <w:rPr>
            <w:sz w:val="24"/>
            <w:szCs w:val="24"/>
          </w:rPr>
          <w:delText xml:space="preserve">3), whereas Finland has relatively high governance scores, the scenarios including governance pressures led to a selection of 36.4% of Finland’s land area compared to the null </w:delText>
        </w:r>
      </w:del>
      <w:ins w:id="431" w:author="Joe Bennett" w:date="2021-12-23T12:02:00Z">
        <w:del w:id="432" w:author="Amanda D. Rodewald" w:date="2021-12-28T14:37:00Z">
          <w:r w:rsidR="00930180" w:rsidDel="00D25740">
            <w:rPr>
              <w:sz w:val="24"/>
              <w:szCs w:val="24"/>
            </w:rPr>
            <w:delText xml:space="preserve">baseline </w:delText>
          </w:r>
        </w:del>
      </w:ins>
      <w:del w:id="433" w:author="Amanda D. Rodewald" w:date="2021-12-28T14:37:00Z">
        <w:r w:rsidDel="00D25740">
          <w:rPr>
            <w:sz w:val="24"/>
            <w:szCs w:val="24"/>
          </w:rPr>
          <w:delText xml:space="preserve">scenario with 16.2% </w:delText>
        </w:r>
      </w:del>
      <w:r>
        <w:rPr>
          <w:sz w:val="24"/>
          <w:szCs w:val="24"/>
        </w:rPr>
        <w:t>(Fig</w:t>
      </w:r>
      <w:r w:rsidR="00122296">
        <w:rPr>
          <w:sz w:val="24"/>
          <w:szCs w:val="24"/>
        </w:rPr>
        <w:t>.</w:t>
      </w:r>
      <w:r>
        <w:rPr>
          <w:sz w:val="24"/>
          <w:szCs w:val="24"/>
        </w:rPr>
        <w:t xml:space="preserve"> 4). </w:t>
      </w:r>
      <w:ins w:id="434" w:author="Amanda D. Rodewald" w:date="2021-12-28T14:56:00Z">
        <w:r w:rsidR="006B57E1">
          <w:rPr>
            <w:sz w:val="24"/>
            <w:szCs w:val="24"/>
          </w:rPr>
          <w:t xml:space="preserve"> </w:t>
        </w:r>
      </w:ins>
      <w:ins w:id="435" w:author="Amanda D. Rodewald" w:date="2021-12-28T14:55:00Z">
        <w:r w:rsidR="00D3438F">
          <w:rPr>
            <w:sz w:val="24"/>
            <w:szCs w:val="24"/>
          </w:rPr>
          <w:t>H</w:t>
        </w:r>
      </w:ins>
      <w:ins w:id="436" w:author="Amanda D. Rodewald" w:date="2021-12-28T14:45:00Z">
        <w:r w:rsidR="00511559">
          <w:rPr>
            <w:sz w:val="24"/>
            <w:szCs w:val="24"/>
          </w:rPr>
          <w:t xml:space="preserve">igh exposure to </w:t>
        </w:r>
      </w:ins>
      <w:ins w:id="437" w:author="Amanda D. Rodewald" w:date="2021-12-28T14:46:00Z">
        <w:r w:rsidR="00511559">
          <w:rPr>
            <w:sz w:val="24"/>
            <w:szCs w:val="24"/>
          </w:rPr>
          <w:t>risk</w:t>
        </w:r>
      </w:ins>
      <w:ins w:id="438" w:author="Amanda D. Rodewald" w:date="2021-12-28T14:55:00Z">
        <w:r w:rsidR="00D3438F">
          <w:rPr>
            <w:sz w:val="24"/>
            <w:szCs w:val="24"/>
          </w:rPr>
          <w:t>s from land use change</w:t>
        </w:r>
      </w:ins>
      <w:ins w:id="439" w:author="Amanda D. Rodewald" w:date="2021-12-28T14:58:00Z">
        <w:r w:rsidR="006B57E1">
          <w:rPr>
            <w:sz w:val="24"/>
            <w:szCs w:val="24"/>
          </w:rPr>
          <w:t xml:space="preserve"> could be </w:t>
        </w:r>
      </w:ins>
      <w:ins w:id="440" w:author="Amanda D. Rodewald" w:date="2021-12-28T14:59:00Z">
        <w:r w:rsidR="006B57E1">
          <w:rPr>
            <w:sz w:val="24"/>
            <w:szCs w:val="24"/>
          </w:rPr>
          <w:t>offset</w:t>
        </w:r>
      </w:ins>
      <w:ins w:id="441" w:author="Amanda D. Rodewald" w:date="2021-12-28T14:58:00Z">
        <w:r w:rsidR="006B57E1">
          <w:rPr>
            <w:sz w:val="24"/>
            <w:szCs w:val="24"/>
          </w:rPr>
          <w:t xml:space="preserve"> in a similar fashion, such</w:t>
        </w:r>
      </w:ins>
      <w:ins w:id="442" w:author="Amanda D. Rodewald" w:date="2021-12-28T14:59:00Z">
        <w:r w:rsidR="006B57E1">
          <w:rPr>
            <w:sz w:val="24"/>
            <w:szCs w:val="24"/>
          </w:rPr>
          <w:t xml:space="preserve"> as by </w:t>
        </w:r>
      </w:ins>
      <w:ins w:id="443" w:author="Amanda D. Rodewald" w:date="2021-12-28T14:40:00Z">
        <w:r w:rsidR="00DE6917">
          <w:rPr>
            <w:sz w:val="24"/>
            <w:szCs w:val="24"/>
          </w:rPr>
          <w:t xml:space="preserve">protecting </w:t>
        </w:r>
      </w:ins>
      <w:ins w:id="444" w:author="Amanda D. Rodewald" w:date="2021-12-28T14:46:00Z">
        <w:r w:rsidR="00511559">
          <w:rPr>
            <w:sz w:val="24"/>
            <w:szCs w:val="24"/>
          </w:rPr>
          <w:t xml:space="preserve">more </w:t>
        </w:r>
      </w:ins>
      <w:ins w:id="445" w:author="Amanda D. Rodewald" w:date="2021-12-28T14:40:00Z">
        <w:r w:rsidR="00DE6917">
          <w:rPr>
            <w:sz w:val="24"/>
            <w:szCs w:val="24"/>
          </w:rPr>
          <w:t>land in Liberia</w:t>
        </w:r>
      </w:ins>
      <w:ins w:id="446" w:author="Amanda D. Rodewald" w:date="2021-12-28T14:46:00Z">
        <w:r w:rsidR="00511559">
          <w:rPr>
            <w:sz w:val="24"/>
            <w:szCs w:val="24"/>
          </w:rPr>
          <w:t xml:space="preserve"> (32% rather than 22.5% in null</w:t>
        </w:r>
      </w:ins>
      <w:ins w:id="447" w:author="Amanda D. Rodewald" w:date="2021-12-28T14:47:00Z">
        <w:r w:rsidR="00511559">
          <w:rPr>
            <w:sz w:val="24"/>
            <w:szCs w:val="24"/>
          </w:rPr>
          <w:t xml:space="preserve"> scenario</w:t>
        </w:r>
      </w:ins>
      <w:ins w:id="448" w:author="Amanda D. Rodewald" w:date="2021-12-28T14:46:00Z">
        <w:r w:rsidR="00511559">
          <w:rPr>
            <w:sz w:val="24"/>
            <w:szCs w:val="24"/>
          </w:rPr>
          <w:t>)</w:t>
        </w:r>
      </w:ins>
      <w:ins w:id="449" w:author="Amanda D. Rodewald" w:date="2021-12-28T14:40:00Z">
        <w:r w:rsidR="00DE6917">
          <w:rPr>
            <w:sz w:val="24"/>
            <w:szCs w:val="24"/>
          </w:rPr>
          <w:t xml:space="preserve"> </w:t>
        </w:r>
      </w:ins>
      <w:ins w:id="450" w:author="Amanda D. Rodewald" w:date="2021-12-28T14:59:00Z">
        <w:r w:rsidR="006B57E1">
          <w:rPr>
            <w:sz w:val="24"/>
            <w:szCs w:val="24"/>
          </w:rPr>
          <w:t xml:space="preserve">than in </w:t>
        </w:r>
      </w:ins>
      <w:ins w:id="451" w:author="Amanda D. Rodewald" w:date="2021-12-28T15:00:00Z">
        <w:r w:rsidR="006B57E1">
          <w:rPr>
            <w:sz w:val="24"/>
            <w:szCs w:val="24"/>
          </w:rPr>
          <w:t xml:space="preserve">the </w:t>
        </w:r>
        <w:proofErr w:type="gramStart"/>
        <w:r w:rsidR="006B57E1">
          <w:rPr>
            <w:sz w:val="24"/>
            <w:szCs w:val="24"/>
          </w:rPr>
          <w:t>agriculturally-intensifying</w:t>
        </w:r>
        <w:proofErr w:type="gramEnd"/>
        <w:r w:rsidR="006B57E1">
          <w:rPr>
            <w:sz w:val="24"/>
            <w:szCs w:val="24"/>
          </w:rPr>
          <w:t xml:space="preserve"> nation of </w:t>
        </w:r>
      </w:ins>
      <w:ins w:id="452" w:author="Amanda D. Rodewald" w:date="2021-12-28T14:59:00Z">
        <w:r w:rsidR="006B57E1">
          <w:rPr>
            <w:sz w:val="24"/>
            <w:szCs w:val="24"/>
          </w:rPr>
          <w:t xml:space="preserve">Sierra Leone </w:t>
        </w:r>
      </w:ins>
      <w:ins w:id="453" w:author="Amanda D. Rodewald" w:date="2021-12-28T14:42:00Z">
        <w:r w:rsidR="00DE6917">
          <w:rPr>
            <w:sz w:val="24"/>
            <w:szCs w:val="24"/>
          </w:rPr>
          <w:t>(Fig. 4)</w:t>
        </w:r>
      </w:ins>
      <w:ins w:id="454" w:author="Amanda D. Rodewald" w:date="2021-12-28T14:40:00Z">
        <w:r w:rsidR="00DE6917">
          <w:rPr>
            <w:sz w:val="24"/>
            <w:szCs w:val="24"/>
          </w:rPr>
          <w:t>.</w:t>
        </w:r>
      </w:ins>
      <w:ins w:id="455" w:author="Amanda D. Rodewald" w:date="2021-12-28T14:43:00Z">
        <w:r w:rsidR="00DE6917">
          <w:rPr>
            <w:sz w:val="24"/>
            <w:szCs w:val="24"/>
          </w:rPr>
          <w:t xml:space="preserve">  </w:t>
        </w:r>
      </w:ins>
    </w:p>
    <w:p w14:paraId="208B1693" w14:textId="1E3AAD9D" w:rsidR="004921CA" w:rsidDel="00064830" w:rsidRDefault="00D0362E" w:rsidP="00EB779A">
      <w:pPr>
        <w:spacing w:line="480" w:lineRule="auto"/>
        <w:rPr>
          <w:ins w:id="456" w:author="Joe Bennett" w:date="2021-12-21T12:54:00Z"/>
          <w:del w:id="457" w:author="Amanda D. Rodewald" w:date="2021-12-28T14:52:00Z"/>
          <w:sz w:val="24"/>
          <w:szCs w:val="24"/>
        </w:rPr>
      </w:pPr>
      <w:del w:id="458" w:author="Amanda D. Rodewald" w:date="2021-12-28T14:56:00Z">
        <w:r w:rsidDel="006B57E1">
          <w:rPr>
            <w:sz w:val="24"/>
            <w:szCs w:val="24"/>
          </w:rPr>
          <w:tab/>
        </w:r>
      </w:del>
      <w:del w:id="459" w:author="Amanda D. Rodewald" w:date="2021-12-28T14:42:00Z">
        <w:r w:rsidR="003A78D6" w:rsidDel="00DE6917">
          <w:rPr>
            <w:sz w:val="24"/>
            <w:szCs w:val="24"/>
          </w:rPr>
          <w:delText>Land use</w:delText>
        </w:r>
        <w:r w:rsidDel="00DE6917">
          <w:rPr>
            <w:sz w:val="24"/>
            <w:szCs w:val="24"/>
          </w:rPr>
          <w:delText xml:space="preserve"> and climate change also influenced variation in </w:delText>
        </w:r>
        <w:r w:rsidR="00C75E7E" w:rsidDel="00DE6917">
          <w:rPr>
            <w:sz w:val="24"/>
            <w:szCs w:val="24"/>
          </w:rPr>
          <w:delText>priority locations</w:delText>
        </w:r>
        <w:r w:rsidDel="00DE6917">
          <w:rPr>
            <w:sz w:val="24"/>
            <w:szCs w:val="24"/>
          </w:rPr>
          <w:delText xml:space="preserve"> for protection compared to the null scenario. For example, large areas of Sierra Leone are experiencing high </w:delText>
        </w:r>
      </w:del>
      <w:commentRangeStart w:id="460"/>
      <w:del w:id="461" w:author="Amanda D. Rodewald" w:date="2021-12-28T14:38:00Z">
        <w:r w:rsidDel="00735A04">
          <w:rPr>
            <w:sz w:val="24"/>
            <w:szCs w:val="24"/>
          </w:rPr>
          <w:delText xml:space="preserve">risk of </w:delText>
        </w:r>
      </w:del>
      <w:del w:id="462" w:author="Amanda D. Rodewald" w:date="2021-12-28T14:42:00Z">
        <w:r w:rsidDel="00DE6917">
          <w:rPr>
            <w:sz w:val="24"/>
            <w:szCs w:val="24"/>
          </w:rPr>
          <w:delText xml:space="preserve">biodiversity loss </w:delText>
        </w:r>
        <w:commentRangeEnd w:id="460"/>
        <w:r w:rsidR="004A11FA" w:rsidDel="00DE6917">
          <w:rPr>
            <w:rStyle w:val="CommentReference"/>
          </w:rPr>
          <w:commentReference w:id="460"/>
        </w:r>
        <w:r w:rsidDel="00DE6917">
          <w:rPr>
            <w:sz w:val="24"/>
            <w:szCs w:val="24"/>
          </w:rPr>
          <w:delText>due to expanding intensive</w:delText>
        </w:r>
        <w:r w:rsidR="007E168D" w:rsidDel="00DE6917">
          <w:rPr>
            <w:sz w:val="24"/>
            <w:szCs w:val="24"/>
          </w:rPr>
          <w:delText xml:space="preserve"> agricultural</w:delText>
        </w:r>
        <w:r w:rsidDel="00DE6917">
          <w:rPr>
            <w:sz w:val="24"/>
            <w:szCs w:val="24"/>
          </w:rPr>
          <w:delText xml:space="preserve"> </w:delText>
        </w:r>
        <w:r w:rsidR="003A78D6" w:rsidDel="00DE6917">
          <w:rPr>
            <w:sz w:val="24"/>
            <w:szCs w:val="24"/>
          </w:rPr>
          <w:delText>land use</w:delText>
        </w:r>
        <w:r w:rsidDel="00DE6917">
          <w:rPr>
            <w:sz w:val="24"/>
            <w:szCs w:val="24"/>
          </w:rPr>
          <w:delText xml:space="preserve"> practices (</w:delText>
        </w:r>
        <w:r w:rsidR="00076D53" w:rsidDel="00DE6917">
          <w:rPr>
            <w:sz w:val="24"/>
            <w:szCs w:val="24"/>
          </w:rPr>
          <w:delText xml:space="preserve">Supplementary </w:delText>
        </w:r>
        <w:r w:rsidDel="00DE6917">
          <w:rPr>
            <w:sz w:val="24"/>
            <w:szCs w:val="24"/>
          </w:rPr>
          <w:delText>Fig</w:delText>
        </w:r>
        <w:r w:rsidR="00076D53" w:rsidDel="00DE6917">
          <w:rPr>
            <w:sz w:val="24"/>
            <w:szCs w:val="24"/>
          </w:rPr>
          <w:delText>ure</w:delText>
        </w:r>
        <w:r w:rsidDel="00DE6917">
          <w:rPr>
            <w:sz w:val="24"/>
            <w:szCs w:val="24"/>
          </w:rPr>
          <w:delText xml:space="preserve"> </w:delText>
        </w:r>
      </w:del>
      <w:ins w:id="463" w:author="Joe Bennett" w:date="2021-12-23T11:10:00Z">
        <w:del w:id="464" w:author="Amanda D. Rodewald" w:date="2021-12-28T14:42:00Z">
          <w:r w:rsidR="00C96048" w:rsidDel="00DE6917">
            <w:rPr>
              <w:sz w:val="24"/>
              <w:szCs w:val="24"/>
            </w:rPr>
            <w:delText>S</w:delText>
          </w:r>
        </w:del>
      </w:ins>
      <w:del w:id="465" w:author="Amanda D. Rodewald" w:date="2021-12-28T14:42:00Z">
        <w:r w:rsidDel="00DE6917">
          <w:rPr>
            <w:sz w:val="24"/>
            <w:szCs w:val="24"/>
          </w:rPr>
          <w:delText xml:space="preserve">2), whereas this same risk is lower in neighboring Liberia. The scenario including </w:delText>
        </w:r>
        <w:r w:rsidR="003A78D6" w:rsidDel="00DE6917">
          <w:rPr>
            <w:sz w:val="24"/>
            <w:szCs w:val="24"/>
          </w:rPr>
          <w:delText>land use</w:delText>
        </w:r>
        <w:r w:rsidDel="00DE6917">
          <w:rPr>
            <w:sz w:val="24"/>
            <w:szCs w:val="24"/>
          </w:rPr>
          <w:delText xml:space="preserve"> risk selected 32.1% of the land area in Liberia compared to 22.5% in the null scenario (Fig</w:delText>
        </w:r>
        <w:r w:rsidR="00122296" w:rsidDel="00DE6917">
          <w:rPr>
            <w:sz w:val="24"/>
            <w:szCs w:val="24"/>
          </w:rPr>
          <w:delText>.</w:delText>
        </w:r>
        <w:r w:rsidDel="00DE6917">
          <w:rPr>
            <w:sz w:val="24"/>
            <w:szCs w:val="24"/>
          </w:rPr>
          <w:delText xml:space="preserve"> 4</w:delText>
        </w:r>
      </w:del>
      <w:del w:id="466" w:author="Amanda D. Rodewald" w:date="2021-12-28T14:56:00Z">
        <w:r w:rsidDel="006B57E1">
          <w:rPr>
            <w:sz w:val="24"/>
            <w:szCs w:val="24"/>
          </w:rPr>
          <w:delText xml:space="preserve">). </w:delText>
        </w:r>
      </w:del>
      <w:del w:id="467" w:author="Amanda D. Rodewald" w:date="2021-12-28T14:52:00Z">
        <w:r w:rsidDel="00064830">
          <w:rPr>
            <w:sz w:val="24"/>
            <w:szCs w:val="24"/>
          </w:rPr>
          <w:delText>L</w:delText>
        </w:r>
      </w:del>
      <w:ins w:id="468" w:author="Amanda D. Rodewald" w:date="2021-12-28T15:00:00Z">
        <w:r w:rsidR="00026E6C">
          <w:rPr>
            <w:sz w:val="24"/>
            <w:szCs w:val="24"/>
          </w:rPr>
          <w:t>Likewise, c</w:t>
        </w:r>
      </w:ins>
      <w:ins w:id="469" w:author="Amanda D. Rodewald" w:date="2021-12-28T14:47:00Z">
        <w:r w:rsidR="00563136">
          <w:rPr>
            <w:sz w:val="24"/>
            <w:szCs w:val="24"/>
          </w:rPr>
          <w:t>limate-associated risks in</w:t>
        </w:r>
      </w:ins>
      <w:del w:id="470" w:author="Amanda D. Rodewald" w:date="2021-12-28T14:47:00Z">
        <w:r w:rsidDel="00563136">
          <w:rPr>
            <w:sz w:val="24"/>
            <w:szCs w:val="24"/>
          </w:rPr>
          <w:delText>arge areas of</w:delText>
        </w:r>
      </w:del>
      <w:r>
        <w:rPr>
          <w:sz w:val="24"/>
          <w:szCs w:val="24"/>
        </w:rPr>
        <w:t xml:space="preserve"> Hungary and Serbia </w:t>
      </w:r>
      <w:del w:id="471" w:author="Amanda D. Rodewald" w:date="2021-12-28T14:47:00Z">
        <w:r w:rsidDel="00563136">
          <w:rPr>
            <w:sz w:val="24"/>
            <w:szCs w:val="24"/>
          </w:rPr>
          <w:delText xml:space="preserve">have high predicted climate velocity </w:delText>
        </w:r>
      </w:del>
      <w:r>
        <w:rPr>
          <w:sz w:val="24"/>
          <w:szCs w:val="24"/>
        </w:rPr>
        <w:t>(</w:t>
      </w:r>
      <w:del w:id="472" w:author="Joe Bennett" w:date="2021-12-23T11:10:00Z">
        <w:r w:rsidR="00076D53" w:rsidDel="00C96048">
          <w:rPr>
            <w:sz w:val="24"/>
            <w:szCs w:val="24"/>
          </w:rPr>
          <w:delText xml:space="preserve">Supplementary </w:delText>
        </w:r>
      </w:del>
      <w:r>
        <w:rPr>
          <w:sz w:val="24"/>
          <w:szCs w:val="24"/>
        </w:rPr>
        <w:t>Fig</w:t>
      </w:r>
      <w:r w:rsidR="00076D53">
        <w:rPr>
          <w:sz w:val="24"/>
          <w:szCs w:val="24"/>
        </w:rPr>
        <w:t>ure</w:t>
      </w:r>
      <w:r>
        <w:rPr>
          <w:sz w:val="24"/>
          <w:szCs w:val="24"/>
        </w:rPr>
        <w:t xml:space="preserve"> </w:t>
      </w:r>
      <w:ins w:id="473" w:author="Joe Bennett" w:date="2021-12-23T11:10:00Z">
        <w:r w:rsidR="00C96048">
          <w:rPr>
            <w:sz w:val="24"/>
            <w:szCs w:val="24"/>
          </w:rPr>
          <w:t>S</w:t>
        </w:r>
      </w:ins>
      <w:r>
        <w:rPr>
          <w:sz w:val="24"/>
          <w:szCs w:val="24"/>
        </w:rPr>
        <w:t>3)</w:t>
      </w:r>
      <w:ins w:id="474" w:author="Amanda D. Rodewald" w:date="2021-12-28T14:47:00Z">
        <w:r w:rsidR="00563136">
          <w:rPr>
            <w:sz w:val="24"/>
            <w:szCs w:val="24"/>
          </w:rPr>
          <w:t xml:space="preserve"> might be tempered by protecting</w:t>
        </w:r>
      </w:ins>
      <w:ins w:id="475" w:author="Amanda D. Rodewald" w:date="2021-12-28T14:48:00Z">
        <w:r w:rsidR="00563136">
          <w:rPr>
            <w:sz w:val="24"/>
            <w:szCs w:val="24"/>
          </w:rPr>
          <w:t xml:space="preserve"> twice as much land (20.4% from 10.2% in null)</w:t>
        </w:r>
      </w:ins>
      <w:del w:id="476" w:author="Amanda D. Rodewald" w:date="2021-12-28T14:48:00Z">
        <w:r w:rsidDel="00563136">
          <w:rPr>
            <w:sz w:val="24"/>
            <w:szCs w:val="24"/>
          </w:rPr>
          <w:delText>, whereas most of</w:delText>
        </w:r>
      </w:del>
      <w:ins w:id="477" w:author="Amanda D. Rodewald" w:date="2021-12-28T14:48:00Z">
        <w:r w:rsidR="00563136">
          <w:rPr>
            <w:sz w:val="24"/>
            <w:szCs w:val="24"/>
          </w:rPr>
          <w:t xml:space="preserve"> in</w:t>
        </w:r>
      </w:ins>
      <w:r>
        <w:rPr>
          <w:sz w:val="24"/>
          <w:szCs w:val="24"/>
        </w:rPr>
        <w:t xml:space="preserve"> nearby Kosovo</w:t>
      </w:r>
      <w:ins w:id="478" w:author="Amanda D. Rodewald" w:date="2021-12-28T14:48:00Z">
        <w:r w:rsidR="00563136">
          <w:rPr>
            <w:sz w:val="24"/>
            <w:szCs w:val="24"/>
          </w:rPr>
          <w:t>, which</w:t>
        </w:r>
      </w:ins>
      <w:r>
        <w:rPr>
          <w:sz w:val="24"/>
          <w:szCs w:val="24"/>
        </w:rPr>
        <w:t xml:space="preserve"> has lower predicted climate velocity</w:t>
      </w:r>
      <w:del w:id="479" w:author="Amanda D. Rodewald" w:date="2021-12-28T14:48:00Z">
        <w:r w:rsidDel="00563136">
          <w:rPr>
            <w:sz w:val="24"/>
            <w:szCs w:val="24"/>
          </w:rPr>
          <w:delText>. Scenarios including climate impact risk selected</w:delText>
        </w:r>
        <w:r w:rsidR="007E168D" w:rsidDel="00563136">
          <w:rPr>
            <w:sz w:val="24"/>
            <w:szCs w:val="24"/>
          </w:rPr>
          <w:delText xml:space="preserve"> </w:delText>
        </w:r>
        <w:r w:rsidDel="00563136">
          <w:rPr>
            <w:sz w:val="24"/>
            <w:szCs w:val="24"/>
          </w:rPr>
          <w:delText>20.4% of Kosovo’s land area compared to the null scenario with 10.2%</w:delText>
        </w:r>
      </w:del>
      <w:r w:rsidR="007E168D">
        <w:rPr>
          <w:sz w:val="24"/>
          <w:szCs w:val="24"/>
        </w:rPr>
        <w:t xml:space="preserve"> </w:t>
      </w:r>
      <w:r>
        <w:rPr>
          <w:sz w:val="24"/>
          <w:szCs w:val="24"/>
        </w:rPr>
        <w:t>(Fig</w:t>
      </w:r>
      <w:r w:rsidR="00021F02">
        <w:rPr>
          <w:sz w:val="24"/>
          <w:szCs w:val="24"/>
        </w:rPr>
        <w:t xml:space="preserve">. </w:t>
      </w:r>
      <w:r>
        <w:rPr>
          <w:sz w:val="24"/>
          <w:szCs w:val="24"/>
        </w:rPr>
        <w:t xml:space="preserve">4). </w:t>
      </w:r>
      <w:ins w:id="480" w:author="Amanda D. Rodewald" w:date="2021-12-28T15:00:00Z">
        <w:r w:rsidR="00026E6C">
          <w:rPr>
            <w:sz w:val="24"/>
            <w:szCs w:val="24"/>
          </w:rPr>
          <w:t>A</w:t>
        </w:r>
      </w:ins>
      <w:ins w:id="481" w:author="Amanda D. Rodewald" w:date="2021-12-28T14:53:00Z">
        <w:r w:rsidR="00064830">
          <w:rPr>
            <w:sz w:val="24"/>
            <w:szCs w:val="24"/>
          </w:rPr>
          <w:t xml:space="preserve">ddressing </w:t>
        </w:r>
      </w:ins>
      <w:ins w:id="482" w:author="Amanda D. Rodewald" w:date="2021-12-28T14:52:00Z">
        <w:r w:rsidR="00064830">
          <w:rPr>
            <w:sz w:val="24"/>
            <w:szCs w:val="24"/>
          </w:rPr>
          <w:t xml:space="preserve">risks from </w:t>
        </w:r>
      </w:ins>
    </w:p>
    <w:p w14:paraId="7943F204" w14:textId="45D8D72C" w:rsidR="00C1706F" w:rsidRDefault="007E168D" w:rsidP="00026E6C">
      <w:pPr>
        <w:spacing w:line="480" w:lineRule="auto"/>
        <w:rPr>
          <w:ins w:id="483" w:author="Joe Bennett" w:date="2021-12-21T12:54:00Z"/>
          <w:sz w:val="24"/>
          <w:szCs w:val="24"/>
        </w:rPr>
      </w:pPr>
      <w:del w:id="484" w:author="Amanda D. Rodewald" w:date="2021-12-28T14:52:00Z">
        <w:r w:rsidDel="00064830">
          <w:rPr>
            <w:sz w:val="24"/>
            <w:szCs w:val="24"/>
          </w:rPr>
          <w:delText>Including the r</w:delText>
        </w:r>
        <w:r w:rsidR="00D0362E" w:rsidDel="00064830">
          <w:rPr>
            <w:sz w:val="24"/>
            <w:szCs w:val="24"/>
          </w:rPr>
          <w:delText xml:space="preserve">isk metric predicting frequency of </w:delText>
        </w:r>
      </w:del>
      <w:r w:rsidR="00D0362E">
        <w:rPr>
          <w:sz w:val="24"/>
          <w:szCs w:val="24"/>
        </w:rPr>
        <w:t>extreme</w:t>
      </w:r>
      <w:ins w:id="485" w:author="Amanda D. Rodewald" w:date="2021-12-28T14:52:00Z">
        <w:r w:rsidR="00064830">
          <w:rPr>
            <w:sz w:val="24"/>
            <w:szCs w:val="24"/>
          </w:rPr>
          <w:t xml:space="preserve"> weather</w:t>
        </w:r>
      </w:ins>
      <w:r w:rsidR="00D0362E">
        <w:rPr>
          <w:sz w:val="24"/>
          <w:szCs w:val="24"/>
        </w:rPr>
        <w:t xml:space="preserve"> events</w:t>
      </w:r>
      <w:r>
        <w:rPr>
          <w:sz w:val="24"/>
          <w:szCs w:val="24"/>
        </w:rPr>
        <w:t xml:space="preserve"> </w:t>
      </w:r>
      <w:r w:rsidR="00036FED">
        <w:rPr>
          <w:sz w:val="24"/>
          <w:szCs w:val="24"/>
        </w:rPr>
        <w:fldChar w:fldCharType="begin"/>
      </w:r>
      <w:r w:rsidR="00036FED">
        <w:rPr>
          <w:sz w:val="24"/>
          <w:szCs w:val="24"/>
        </w:rPr>
        <w:instrText xml:space="preserve"> ADDIN ZOTERO_ITEM CSL_CITATION {"citationID":"6uBjev7q","properties":{"formattedCitation":"(La Sorte et al. 2021)","plainCitation":"(La Sorte et al. 2021)","noteIndex":0},"citationItems":[{"id":2933,"uris":["http://zotero.org/users/878981/items/STX2UEC8"],"uri":["http://zotero.org/users/878981/items/STX2UEC8"],"itemData":{"id":2933,"type":"article-journal","abstract":"Anthropogenic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036FED" w:rsidRPr="00036FED">
        <w:rPr>
          <w:sz w:val="24"/>
        </w:rPr>
        <w:t>(La Sorte et al. 2021)</w:t>
      </w:r>
      <w:r w:rsidR="00036FED">
        <w:rPr>
          <w:sz w:val="24"/>
          <w:szCs w:val="24"/>
        </w:rPr>
        <w:fldChar w:fldCharType="end"/>
      </w:r>
      <w:r w:rsidR="00DA6A12">
        <w:rPr>
          <w:sz w:val="24"/>
          <w:szCs w:val="24"/>
        </w:rPr>
        <w:t xml:space="preserve"> </w:t>
      </w:r>
      <w:r w:rsidR="00D0362E">
        <w:rPr>
          <w:sz w:val="24"/>
          <w:szCs w:val="24"/>
        </w:rPr>
        <w:t>(</w:t>
      </w:r>
      <w:del w:id="486" w:author="Joe Bennett" w:date="2021-12-23T11:10:00Z">
        <w:r w:rsidR="00076D53" w:rsidDel="00C96048">
          <w:rPr>
            <w:sz w:val="24"/>
            <w:szCs w:val="24"/>
          </w:rPr>
          <w:delText xml:space="preserve">Supplementary </w:delText>
        </w:r>
      </w:del>
      <w:r w:rsidR="00D0362E">
        <w:rPr>
          <w:sz w:val="24"/>
          <w:szCs w:val="24"/>
        </w:rPr>
        <w:t>Fig</w:t>
      </w:r>
      <w:r w:rsidR="00076D53">
        <w:rPr>
          <w:sz w:val="24"/>
          <w:szCs w:val="24"/>
        </w:rPr>
        <w:t>ures</w:t>
      </w:r>
      <w:r w:rsidR="00D0362E">
        <w:rPr>
          <w:sz w:val="24"/>
          <w:szCs w:val="24"/>
        </w:rPr>
        <w:t xml:space="preserve"> </w:t>
      </w:r>
      <w:ins w:id="487" w:author="Joe Bennett" w:date="2021-12-23T11:10:00Z">
        <w:r w:rsidR="00C96048">
          <w:rPr>
            <w:sz w:val="24"/>
            <w:szCs w:val="24"/>
          </w:rPr>
          <w:t>S</w:t>
        </w:r>
      </w:ins>
      <w:r w:rsidR="007514FE">
        <w:rPr>
          <w:sz w:val="24"/>
          <w:szCs w:val="24"/>
        </w:rPr>
        <w:t>7</w:t>
      </w:r>
      <w:r w:rsidR="00233322">
        <w:rPr>
          <w:sz w:val="24"/>
          <w:szCs w:val="24"/>
        </w:rPr>
        <w:t xml:space="preserve"> – </w:t>
      </w:r>
      <w:ins w:id="488" w:author="Joe Bennett" w:date="2021-12-23T11:10:00Z">
        <w:r w:rsidR="00C96048">
          <w:rPr>
            <w:sz w:val="24"/>
            <w:szCs w:val="24"/>
          </w:rPr>
          <w:t>S</w:t>
        </w:r>
      </w:ins>
      <w:r w:rsidR="00233322">
        <w:rPr>
          <w:sz w:val="24"/>
          <w:szCs w:val="24"/>
        </w:rPr>
        <w:t>9</w:t>
      </w:r>
      <w:r w:rsidR="00D0362E">
        <w:rPr>
          <w:sz w:val="24"/>
          <w:szCs w:val="24"/>
        </w:rPr>
        <w:t xml:space="preserve">) </w:t>
      </w:r>
      <w:ins w:id="489" w:author="Amanda D. Rodewald" w:date="2021-12-28T14:53:00Z">
        <w:r w:rsidR="00064830">
          <w:rPr>
            <w:sz w:val="24"/>
            <w:szCs w:val="24"/>
          </w:rPr>
          <w:t>also required shifting some priority areas</w:t>
        </w:r>
      </w:ins>
      <w:ins w:id="490" w:author="Amanda D. Rodewald" w:date="2021-12-28T14:54:00Z">
        <w:r w:rsidR="00064830">
          <w:rPr>
            <w:sz w:val="24"/>
            <w:szCs w:val="24"/>
          </w:rPr>
          <w:t xml:space="preserve"> to less climatically volatile locations.  </w:t>
        </w:r>
      </w:ins>
      <w:ins w:id="491" w:author="Amanda D. Rodewald" w:date="2021-12-28T14:53:00Z">
        <w:r w:rsidR="00064830">
          <w:rPr>
            <w:sz w:val="24"/>
            <w:szCs w:val="24"/>
          </w:rPr>
          <w:t xml:space="preserve"> </w:t>
        </w:r>
      </w:ins>
      <w:del w:id="492" w:author="Amanda D. Rodewald" w:date="2021-12-28T14:54:00Z">
        <w:r w:rsidDel="00064830">
          <w:rPr>
            <w:sz w:val="24"/>
            <w:szCs w:val="24"/>
          </w:rPr>
          <w:delText xml:space="preserve">resulted in </w:delText>
        </w:r>
        <w:r w:rsidR="00D0362E" w:rsidDel="00064830">
          <w:rPr>
            <w:sz w:val="24"/>
            <w:szCs w:val="24"/>
          </w:rPr>
          <w:delText xml:space="preserve">different priority areas in some cases. For example, large areas of Libya, which is experiencing fewer extreme heat events than neighboring countries, were prioritized in this scenario and not in the null scenario. </w:delText>
        </w:r>
      </w:del>
      <w:moveFromRangeStart w:id="493" w:author="Joe Bennett" w:date="2021-12-22T12:33:00Z" w:name="move90983683"/>
      <w:moveFrom w:id="494" w:author="Joe Bennett" w:date="2021-12-22T12:33:00Z">
        <w:del w:id="495" w:author="Amanda D. Rodewald" w:date="2021-12-28T14:54:00Z">
          <w:r w:rsidR="00D0362E" w:rsidDel="00064830">
            <w:rPr>
              <w:sz w:val="24"/>
              <w:szCs w:val="24"/>
            </w:rPr>
            <w:delText>T</w:delText>
          </w:r>
        </w:del>
        <w:r w:rsidR="00D0362E" w:rsidDel="004921CA">
          <w:rPr>
            <w:sz w:val="24"/>
            <w:szCs w:val="24"/>
          </w:rPr>
          <w:t xml:space="preserve">his difference between climate risk scenarios highlights the need for agencies to carefully consider their choices of risk metrics and </w:t>
        </w:r>
        <w:r w:rsidR="00D0362E" w:rsidDel="004921CA">
          <w:rPr>
            <w:sz w:val="24"/>
            <w:szCs w:val="24"/>
          </w:rPr>
          <w:lastRenderedPageBreak/>
          <w:t xml:space="preserve">suggests that smaller-scale planning exercises should choose metrics that are most relevant for each region.  </w:t>
        </w:r>
      </w:moveFrom>
      <w:moveFromRangeEnd w:id="493"/>
    </w:p>
    <w:p w14:paraId="35DFCCE5" w14:textId="0EF792B9" w:rsidR="004921CA" w:rsidRPr="00930180" w:rsidRDefault="004921CA" w:rsidP="00341122">
      <w:pPr>
        <w:spacing w:line="480" w:lineRule="auto"/>
        <w:rPr>
          <w:ins w:id="496" w:author="Joe Bennett" w:date="2021-12-21T12:32:00Z"/>
          <w:b/>
          <w:bCs/>
          <w:sz w:val="24"/>
          <w:szCs w:val="24"/>
          <w:rPrChange w:id="497" w:author="Joe Bennett" w:date="2021-12-23T12:03:00Z">
            <w:rPr>
              <w:ins w:id="498" w:author="Joe Bennett" w:date="2021-12-21T12:32:00Z"/>
              <w:sz w:val="24"/>
              <w:szCs w:val="24"/>
            </w:rPr>
          </w:rPrChange>
        </w:rPr>
      </w:pPr>
      <w:ins w:id="499" w:author="Joe Bennett" w:date="2021-12-21T12:54:00Z">
        <w:r w:rsidRPr="00930180">
          <w:rPr>
            <w:b/>
            <w:bCs/>
            <w:sz w:val="24"/>
            <w:szCs w:val="24"/>
            <w:rPrChange w:id="500" w:author="Joe Bennett" w:date="2021-12-23T12:03:00Z">
              <w:rPr>
                <w:sz w:val="24"/>
                <w:szCs w:val="24"/>
              </w:rPr>
            </w:rPrChange>
          </w:rPr>
          <w:t>D</w:t>
        </w:r>
      </w:ins>
      <w:ins w:id="501" w:author="Joe Bennett" w:date="2021-12-21T12:55:00Z">
        <w:r w:rsidRPr="00930180">
          <w:rPr>
            <w:b/>
            <w:bCs/>
            <w:sz w:val="24"/>
            <w:szCs w:val="24"/>
            <w:rPrChange w:id="502" w:author="Joe Bennett" w:date="2021-12-23T12:03:00Z">
              <w:rPr>
                <w:sz w:val="24"/>
                <w:szCs w:val="24"/>
              </w:rPr>
            </w:rPrChange>
          </w:rPr>
          <w:t>iscussion</w:t>
        </w:r>
      </w:ins>
    </w:p>
    <w:p w14:paraId="3512D75F" w14:textId="77777777" w:rsidR="00E102F3" w:rsidRDefault="00892D5D" w:rsidP="00066912">
      <w:pPr>
        <w:spacing w:line="480" w:lineRule="auto"/>
        <w:rPr>
          <w:ins w:id="503" w:author="Amanda D. Rodewald" w:date="2021-12-28T17:04:00Z"/>
          <w:sz w:val="24"/>
          <w:szCs w:val="24"/>
        </w:rPr>
      </w:pPr>
      <w:ins w:id="504" w:author="Amanda D. Rodewald" w:date="2021-12-28T15:02:00Z">
        <w:r>
          <w:rPr>
            <w:sz w:val="24"/>
            <w:szCs w:val="24"/>
          </w:rPr>
          <w:t>A</w:t>
        </w:r>
      </w:ins>
      <w:ins w:id="505" w:author="Amanda D. Rodewald" w:date="2021-12-28T15:05:00Z">
        <w:r>
          <w:rPr>
            <w:sz w:val="24"/>
            <w:szCs w:val="24"/>
          </w:rPr>
          <w:t>lthough a</w:t>
        </w:r>
      </w:ins>
      <w:ins w:id="506" w:author="Amanda D. Rodewald" w:date="2021-12-28T15:02:00Z">
        <w:r>
          <w:rPr>
            <w:sz w:val="24"/>
            <w:szCs w:val="24"/>
          </w:rPr>
          <w:t xml:space="preserve"> growing body of literature shows that p</w:t>
        </w:r>
      </w:ins>
      <w:ins w:id="507" w:author="Joe Bennett" w:date="2021-12-22T12:42:00Z">
        <w:del w:id="508" w:author="Amanda D. Rodewald" w:date="2021-12-28T15:02:00Z">
          <w:r w:rsidR="00C460EF" w:rsidDel="00892D5D">
            <w:rPr>
              <w:sz w:val="24"/>
              <w:szCs w:val="24"/>
            </w:rPr>
            <w:delText>P</w:delText>
          </w:r>
        </w:del>
        <w:r w:rsidR="00C460EF">
          <w:rPr>
            <w:sz w:val="24"/>
            <w:szCs w:val="24"/>
          </w:rPr>
          <w:t>rotected area</w:t>
        </w:r>
      </w:ins>
      <w:ins w:id="509" w:author="Amanda D. Rodewald" w:date="2021-12-28T15:02:00Z">
        <w:r>
          <w:rPr>
            <w:sz w:val="24"/>
            <w:szCs w:val="24"/>
          </w:rPr>
          <w:t>s</w:t>
        </w:r>
      </w:ins>
      <w:ins w:id="510" w:author="Joe Bennett" w:date="2021-12-22T12:42:00Z">
        <w:r w:rsidR="00C460EF">
          <w:rPr>
            <w:sz w:val="24"/>
            <w:szCs w:val="24"/>
          </w:rPr>
          <w:t xml:space="preserve"> </w:t>
        </w:r>
      </w:ins>
      <w:ins w:id="511" w:author="Amanda D. Rodewald" w:date="2021-12-28T15:03:00Z">
        <w:r>
          <w:rPr>
            <w:sz w:val="24"/>
            <w:szCs w:val="24"/>
          </w:rPr>
          <w:t xml:space="preserve">are </w:t>
        </w:r>
      </w:ins>
      <w:ins w:id="512" w:author="Amanda D. Rodewald" w:date="2021-12-28T15:05:00Z">
        <w:r>
          <w:rPr>
            <w:sz w:val="24"/>
            <w:szCs w:val="24"/>
          </w:rPr>
          <w:t>seldom effective</w:t>
        </w:r>
      </w:ins>
      <w:ins w:id="513" w:author="Amanda D. Rodewald" w:date="2021-12-28T15:04:00Z">
        <w:r>
          <w:rPr>
            <w:sz w:val="24"/>
            <w:szCs w:val="24"/>
          </w:rPr>
          <w:t xml:space="preserve"> if</w:t>
        </w:r>
      </w:ins>
      <w:ins w:id="514" w:author="Amanda D. Rodewald" w:date="2021-12-28T15:05:00Z">
        <w:r>
          <w:rPr>
            <w:sz w:val="24"/>
            <w:szCs w:val="24"/>
          </w:rPr>
          <w:t xml:space="preserve"> </w:t>
        </w:r>
      </w:ins>
      <w:ins w:id="515" w:author="Amanda D. Rodewald" w:date="2021-12-28T15:04:00Z">
        <w:r>
          <w:rPr>
            <w:sz w:val="24"/>
            <w:szCs w:val="24"/>
          </w:rPr>
          <w:t>subject to unmitigated risks from</w:t>
        </w:r>
      </w:ins>
      <w:ins w:id="516" w:author="Joe Bennett" w:date="2021-12-22T12:44:00Z">
        <w:del w:id="517" w:author="Amanda D. Rodewald" w:date="2021-12-28T15:04:00Z">
          <w:r w:rsidR="008B7C3E" w:rsidDel="00892D5D">
            <w:rPr>
              <w:sz w:val="24"/>
              <w:szCs w:val="24"/>
            </w:rPr>
            <w:delText>networks that fail to</w:delText>
          </w:r>
        </w:del>
      </w:ins>
      <w:ins w:id="518" w:author="Joe Bennett" w:date="2021-12-22T12:42:00Z">
        <w:del w:id="519" w:author="Amanda D. Rodewald" w:date="2021-12-28T15:04:00Z">
          <w:r w:rsidR="00C460EF" w:rsidDel="00892D5D">
            <w:rPr>
              <w:sz w:val="24"/>
              <w:szCs w:val="24"/>
            </w:rPr>
            <w:delText xml:space="preserve"> account for risks</w:delText>
          </w:r>
        </w:del>
      </w:ins>
      <w:ins w:id="520" w:author="Joe Bennett" w:date="2021-12-22T12:37:00Z">
        <w:del w:id="521" w:author="Amanda D. Rodewald" w:date="2021-12-28T15:04:00Z">
          <w:r w:rsidR="00C460EF" w:rsidDel="00892D5D">
            <w:rPr>
              <w:sz w:val="24"/>
              <w:szCs w:val="24"/>
            </w:rPr>
            <w:delText xml:space="preserve"> </w:delText>
          </w:r>
        </w:del>
        <w:del w:id="522" w:author="Amanda D. Rodewald" w:date="2021-12-28T15:01:00Z">
          <w:r w:rsidR="00C460EF" w:rsidDel="0002287D">
            <w:rPr>
              <w:sz w:val="24"/>
              <w:szCs w:val="24"/>
            </w:rPr>
            <w:delText>such as those arising from</w:delText>
          </w:r>
        </w:del>
        <w:r w:rsidR="00C460EF">
          <w:rPr>
            <w:sz w:val="24"/>
            <w:szCs w:val="24"/>
          </w:rPr>
          <w:t xml:space="preserve"> land use </w:t>
        </w:r>
        <w:del w:id="523" w:author="Amanda D. Rodewald" w:date="2021-12-28T15:04:00Z">
          <w:r w:rsidR="00C460EF" w:rsidDel="00892D5D">
            <w:rPr>
              <w:sz w:val="24"/>
              <w:szCs w:val="24"/>
            </w:rPr>
            <w:delText>pressure</w:delText>
          </w:r>
        </w:del>
      </w:ins>
      <w:ins w:id="524" w:author="Amanda D. Rodewald" w:date="2021-12-28T15:04:00Z">
        <w:r>
          <w:rPr>
            <w:sz w:val="24"/>
            <w:szCs w:val="24"/>
          </w:rPr>
          <w:t>change</w:t>
        </w:r>
      </w:ins>
      <w:ins w:id="525" w:author="Joe Bennett" w:date="2021-12-22T12:37:00Z">
        <w:r w:rsidR="00C460EF">
          <w:rPr>
            <w:sz w:val="24"/>
            <w:szCs w:val="24"/>
          </w:rPr>
          <w:t xml:space="preserve">, </w:t>
        </w:r>
        <w:del w:id="526" w:author="Amanda D. Rodewald" w:date="2021-12-28T15:01:00Z">
          <w:r w:rsidR="00C460EF" w:rsidDel="0002287D">
            <w:rPr>
              <w:sz w:val="24"/>
              <w:szCs w:val="24"/>
            </w:rPr>
            <w:delText>poor</w:delText>
          </w:r>
        </w:del>
      </w:ins>
      <w:ins w:id="527" w:author="Amanda D. Rodewald" w:date="2021-12-28T15:01:00Z">
        <w:r w:rsidR="0002287D">
          <w:rPr>
            <w:sz w:val="24"/>
            <w:szCs w:val="24"/>
          </w:rPr>
          <w:t>weak</w:t>
        </w:r>
      </w:ins>
      <w:ins w:id="528" w:author="Joe Bennett" w:date="2021-12-22T12:37:00Z">
        <w:r w:rsidR="00C460EF">
          <w:rPr>
            <w:sz w:val="24"/>
            <w:szCs w:val="24"/>
          </w:rPr>
          <w:t xml:space="preserve"> governance </w:t>
        </w:r>
      </w:ins>
      <w:ins w:id="529" w:author="Joe Bennett" w:date="2021-12-22T12:43:00Z">
        <w:r w:rsidR="008B7C3E">
          <w:rPr>
            <w:sz w:val="24"/>
            <w:szCs w:val="24"/>
          </w:rPr>
          <w:t xml:space="preserve">and </w:t>
        </w:r>
      </w:ins>
      <w:ins w:id="530" w:author="Joe Bennett" w:date="2021-12-22T12:37:00Z">
        <w:r w:rsidR="00C460EF">
          <w:rPr>
            <w:sz w:val="24"/>
            <w:szCs w:val="24"/>
          </w:rPr>
          <w:t>climate change</w:t>
        </w:r>
      </w:ins>
      <w:ins w:id="531" w:author="Amanda D. Rodewald" w:date="2021-12-28T15:06:00Z">
        <w:r w:rsidR="00B229E6">
          <w:rPr>
            <w:sz w:val="24"/>
            <w:szCs w:val="24"/>
          </w:rPr>
          <w:t xml:space="preserve"> (CITE)</w:t>
        </w:r>
      </w:ins>
      <w:ins w:id="532" w:author="Amanda D. Rodewald" w:date="2021-12-28T15:05:00Z">
        <w:r>
          <w:rPr>
            <w:sz w:val="24"/>
            <w:szCs w:val="24"/>
          </w:rPr>
          <w:t xml:space="preserve">, most spatial planning efforts </w:t>
        </w:r>
      </w:ins>
      <w:ins w:id="533" w:author="Amanda D. Rodewald" w:date="2021-12-28T15:06:00Z">
        <w:r>
          <w:rPr>
            <w:sz w:val="24"/>
            <w:szCs w:val="24"/>
          </w:rPr>
          <w:t>prioritize land based solely upon estimated ecological value</w:t>
        </w:r>
      </w:ins>
      <w:ins w:id="534" w:author="Joe Bennett" w:date="2021-12-22T12:37:00Z">
        <w:del w:id="535" w:author="Amanda D. Rodewald" w:date="2021-12-28T15:05:00Z">
          <w:r w:rsidR="00C460EF" w:rsidDel="00892D5D">
            <w:rPr>
              <w:sz w:val="24"/>
              <w:szCs w:val="24"/>
            </w:rPr>
            <w:delText xml:space="preserve">, </w:delText>
          </w:r>
        </w:del>
      </w:ins>
      <w:commentRangeStart w:id="536"/>
      <w:ins w:id="537" w:author="Joe Bennett" w:date="2021-12-22T12:42:00Z">
        <w:del w:id="538" w:author="Amanda D. Rodewald" w:date="2021-12-28T15:05:00Z">
          <w:r w:rsidR="008B7C3E" w:rsidDel="00892D5D">
            <w:rPr>
              <w:sz w:val="24"/>
              <w:szCs w:val="24"/>
            </w:rPr>
            <w:delText xml:space="preserve">will </w:delText>
          </w:r>
        </w:del>
      </w:ins>
      <w:ins w:id="539" w:author="Joe Bennett" w:date="2021-12-23T12:04:00Z">
        <w:del w:id="540" w:author="Amanda D. Rodewald" w:date="2021-12-28T15:05:00Z">
          <w:r w:rsidR="00930180" w:rsidDel="00892D5D">
            <w:rPr>
              <w:sz w:val="24"/>
              <w:szCs w:val="24"/>
            </w:rPr>
            <w:delText xml:space="preserve">be unlikely to achieve </w:delText>
          </w:r>
        </w:del>
      </w:ins>
      <w:ins w:id="541" w:author="Joe Bennett" w:date="2021-12-23T12:05:00Z">
        <w:del w:id="542" w:author="Amanda D. Rodewald" w:date="2021-12-28T15:05:00Z">
          <w:r w:rsidR="00930180" w:rsidDel="00892D5D">
            <w:rPr>
              <w:sz w:val="24"/>
              <w:szCs w:val="24"/>
            </w:rPr>
            <w:delText>their stated goals</w:delText>
          </w:r>
        </w:del>
      </w:ins>
      <w:commentRangeEnd w:id="536"/>
      <w:del w:id="543" w:author="Amanda D. Rodewald" w:date="2021-12-28T15:05:00Z">
        <w:r w:rsidR="00EB779A" w:rsidDel="00892D5D">
          <w:rPr>
            <w:rStyle w:val="CommentReference"/>
          </w:rPr>
          <w:commentReference w:id="536"/>
        </w:r>
      </w:del>
      <w:ins w:id="544" w:author="Joe Bennett" w:date="2021-12-22T12:43:00Z">
        <w:r w:rsidR="008B7C3E">
          <w:rPr>
            <w:sz w:val="24"/>
            <w:szCs w:val="24"/>
          </w:rPr>
          <w:t>.</w:t>
        </w:r>
      </w:ins>
      <w:ins w:id="545" w:author="Joe Bennett" w:date="2021-12-22T12:38:00Z">
        <w:r w:rsidR="00C460EF">
          <w:rPr>
            <w:sz w:val="24"/>
            <w:szCs w:val="24"/>
          </w:rPr>
          <w:t xml:space="preserve"> </w:t>
        </w:r>
      </w:ins>
      <w:moveToRangeStart w:id="546" w:author="Joe Bennett" w:date="2021-12-21T12:32:00Z" w:name="move90982347"/>
      <w:moveTo w:id="547" w:author="Joe Bennett" w:date="2021-12-21T12:32:00Z">
        <w:del w:id="548" w:author="Joe Bennett" w:date="2021-12-22T12:45:00Z">
          <w:r w:rsidR="006508C2" w:rsidRPr="00CB6C0D" w:rsidDel="008B7C3E">
            <w:rPr>
              <w:sz w:val="24"/>
              <w:szCs w:val="24"/>
            </w:rPr>
            <w:delText>Thus,</w:delText>
          </w:r>
        </w:del>
      </w:moveTo>
      <w:ins w:id="549" w:author="Joe Bennett" w:date="2021-12-23T12:05:00Z">
        <w:del w:id="550" w:author="Amanda D. Rodewald" w:date="2021-12-28T15:07:00Z">
          <w:r w:rsidR="00EA5CA0" w:rsidDel="00142091">
            <w:rPr>
              <w:sz w:val="24"/>
              <w:szCs w:val="24"/>
            </w:rPr>
            <w:delText>Fortunately,</w:delText>
          </w:r>
        </w:del>
      </w:ins>
      <w:ins w:id="551" w:author="Amanda D. Rodewald" w:date="2021-12-28T15:07:00Z">
        <w:r w:rsidR="00142091">
          <w:rPr>
            <w:sz w:val="24"/>
            <w:szCs w:val="24"/>
          </w:rPr>
          <w:t xml:space="preserve"> </w:t>
        </w:r>
      </w:ins>
      <w:ins w:id="552" w:author="Amanda D. Rodewald" w:date="2021-12-28T16:27:00Z">
        <w:r w:rsidR="00246B50">
          <w:rPr>
            <w:sz w:val="24"/>
            <w:szCs w:val="24"/>
          </w:rPr>
          <w:t xml:space="preserve">We show </w:t>
        </w:r>
      </w:ins>
      <w:ins w:id="553" w:author="Amanda D. Rodewald" w:date="2021-12-28T15:09:00Z">
        <w:r w:rsidR="00142091">
          <w:rPr>
            <w:sz w:val="24"/>
            <w:szCs w:val="24"/>
          </w:rPr>
          <w:t>how</w:t>
        </w:r>
      </w:ins>
      <w:ins w:id="554" w:author="Amanda D. Rodewald" w:date="2021-12-28T16:25:00Z">
        <w:r w:rsidR="005F7B4F">
          <w:rPr>
            <w:sz w:val="24"/>
            <w:szCs w:val="24"/>
          </w:rPr>
          <w:t xml:space="preserve"> </w:t>
        </w:r>
      </w:ins>
      <w:commentRangeStart w:id="555"/>
      <w:ins w:id="556" w:author="Amanda D. Rodewald" w:date="2021-12-28T16:30:00Z">
        <w:r w:rsidR="00246B50">
          <w:rPr>
            <w:sz w:val="24"/>
            <w:szCs w:val="24"/>
          </w:rPr>
          <w:t xml:space="preserve">only small (1.6%) increases in land area </w:t>
        </w:r>
      </w:ins>
      <w:commentRangeEnd w:id="555"/>
      <w:r w:rsidR="00540003">
        <w:rPr>
          <w:rStyle w:val="CommentReference"/>
        </w:rPr>
        <w:commentReference w:id="555"/>
      </w:r>
      <w:ins w:id="557" w:author="Amanda D. Rodewald" w:date="2021-12-28T16:34:00Z">
        <w:r w:rsidR="00531AAB">
          <w:rPr>
            <w:sz w:val="24"/>
            <w:szCs w:val="24"/>
          </w:rPr>
          <w:t>may reduce the vulnerability of</w:t>
        </w:r>
      </w:ins>
      <w:ins w:id="558" w:author="Amanda D. Rodewald" w:date="2021-12-28T16:30:00Z">
        <w:r w:rsidR="00246B50">
          <w:rPr>
            <w:sz w:val="24"/>
            <w:szCs w:val="24"/>
          </w:rPr>
          <w:t xml:space="preserve"> protected areas</w:t>
        </w:r>
      </w:ins>
      <w:ins w:id="559" w:author="Amanda D. Rodewald" w:date="2021-12-28T16:34:00Z">
        <w:r w:rsidR="00531AAB">
          <w:rPr>
            <w:sz w:val="24"/>
            <w:szCs w:val="24"/>
          </w:rPr>
          <w:t xml:space="preserve"> to future threats</w:t>
        </w:r>
      </w:ins>
      <w:ins w:id="560" w:author="Amanda D. Rodewald" w:date="2021-12-28T16:30:00Z">
        <w:r w:rsidR="00246B50">
          <w:rPr>
            <w:sz w:val="24"/>
            <w:szCs w:val="24"/>
          </w:rPr>
          <w:t xml:space="preserve"> </w:t>
        </w:r>
      </w:ins>
      <w:ins w:id="561" w:author="Amanda D. Rodewald" w:date="2021-12-28T16:31:00Z">
        <w:r w:rsidR="00246B50">
          <w:rPr>
            <w:sz w:val="24"/>
            <w:szCs w:val="24"/>
          </w:rPr>
          <w:t>if risk are explicitly considered during planning stages</w:t>
        </w:r>
      </w:ins>
      <w:ins w:id="562" w:author="Amanda D. Rodewald" w:date="2021-12-28T15:11:00Z">
        <w:r w:rsidR="00142091">
          <w:rPr>
            <w:sz w:val="24"/>
            <w:szCs w:val="24"/>
          </w:rPr>
          <w:t xml:space="preserve"> </w:t>
        </w:r>
      </w:ins>
      <w:ins w:id="563" w:author="Joe Bennett" w:date="2021-12-23T12:05:00Z">
        <w:del w:id="564" w:author="Amanda D. Rodewald" w:date="2021-12-28T15:08:00Z">
          <w:r w:rsidR="00EA5CA0" w:rsidDel="00142091">
            <w:rPr>
              <w:sz w:val="24"/>
              <w:szCs w:val="24"/>
            </w:rPr>
            <w:delText xml:space="preserve"> o</w:delText>
          </w:r>
        </w:del>
      </w:ins>
      <w:ins w:id="565" w:author="Joe Bennett" w:date="2021-12-22T12:45:00Z">
        <w:del w:id="566" w:author="Amanda D. Rodewald" w:date="2021-12-28T15:08:00Z">
          <w:r w:rsidR="008B7C3E" w:rsidDel="00142091">
            <w:rPr>
              <w:sz w:val="24"/>
              <w:szCs w:val="24"/>
            </w:rPr>
            <w:delText xml:space="preserve">ur </w:delText>
          </w:r>
        </w:del>
      </w:ins>
      <w:ins w:id="567" w:author="Joe Bennett" w:date="2021-12-22T12:47:00Z">
        <w:del w:id="568" w:author="Amanda D. Rodewald" w:date="2021-12-28T15:08:00Z">
          <w:r w:rsidR="008B7C3E" w:rsidDel="00142091">
            <w:rPr>
              <w:sz w:val="24"/>
              <w:szCs w:val="24"/>
            </w:rPr>
            <w:delText xml:space="preserve">analysis </w:delText>
          </w:r>
        </w:del>
      </w:ins>
      <w:ins w:id="569" w:author="Joe Bennett" w:date="2021-12-23T12:06:00Z">
        <w:del w:id="570" w:author="Amanda D. Rodewald" w:date="2021-12-28T15:08:00Z">
          <w:r w:rsidR="00EA5CA0" w:rsidDel="00142091">
            <w:rPr>
              <w:sz w:val="24"/>
              <w:szCs w:val="24"/>
            </w:rPr>
            <w:delText>indicate</w:delText>
          </w:r>
        </w:del>
      </w:ins>
      <w:ins w:id="571" w:author="Joe Bennett" w:date="2021-12-27T08:34:00Z">
        <w:del w:id="572" w:author="Amanda D. Rodewald" w:date="2021-12-28T15:08:00Z">
          <w:r w:rsidR="000D5094" w:rsidDel="00142091">
            <w:rPr>
              <w:sz w:val="24"/>
              <w:szCs w:val="24"/>
            </w:rPr>
            <w:delText>s</w:delText>
          </w:r>
        </w:del>
      </w:ins>
      <w:ins w:id="573" w:author="Joe Bennett" w:date="2021-12-23T12:06:00Z">
        <w:del w:id="574" w:author="Amanda D. Rodewald" w:date="2021-12-28T15:08:00Z">
          <w:r w:rsidR="00EA5CA0" w:rsidDel="00142091">
            <w:rPr>
              <w:sz w:val="24"/>
              <w:szCs w:val="24"/>
            </w:rPr>
            <w:delText xml:space="preserve"> </w:delText>
          </w:r>
        </w:del>
      </w:ins>
      <w:ins w:id="575" w:author="Joe Bennett" w:date="2021-12-22T12:45:00Z">
        <w:del w:id="576" w:author="Amanda D. Rodewald" w:date="2021-12-28T15:08:00Z">
          <w:r w:rsidR="008B7C3E" w:rsidDel="00142091">
            <w:rPr>
              <w:sz w:val="24"/>
              <w:szCs w:val="24"/>
            </w:rPr>
            <w:delText xml:space="preserve">that optimally located protected area networks that </w:delText>
          </w:r>
        </w:del>
      </w:ins>
      <w:moveTo w:id="577" w:author="Joe Bennett" w:date="2021-12-21T12:32:00Z">
        <w:del w:id="578" w:author="Amanda D. Rodewald" w:date="2021-12-28T15:08:00Z">
          <w:r w:rsidR="006508C2" w:rsidRPr="00CB6C0D" w:rsidDel="00142091">
            <w:rPr>
              <w:sz w:val="24"/>
              <w:szCs w:val="24"/>
            </w:rPr>
            <w:delText xml:space="preserve"> accounting</w:delText>
          </w:r>
        </w:del>
      </w:moveTo>
      <w:ins w:id="579" w:author="Joe Bennett" w:date="2021-12-22T12:45:00Z">
        <w:del w:id="580" w:author="Amanda D. Rodewald" w:date="2021-12-28T15:08:00Z">
          <w:r w:rsidR="008B7C3E" w:rsidDel="00142091">
            <w:rPr>
              <w:sz w:val="24"/>
              <w:szCs w:val="24"/>
            </w:rPr>
            <w:delText>account</w:delText>
          </w:r>
        </w:del>
      </w:ins>
      <w:moveTo w:id="581" w:author="Joe Bennett" w:date="2021-12-21T12:32:00Z">
        <w:del w:id="582" w:author="Amanda D. Rodewald" w:date="2021-12-28T15:08:00Z">
          <w:r w:rsidR="006508C2" w:rsidRPr="00CB6C0D" w:rsidDel="00142091">
            <w:rPr>
              <w:sz w:val="24"/>
              <w:szCs w:val="24"/>
            </w:rPr>
            <w:delText xml:space="preserve"> for risks </w:delText>
          </w:r>
          <w:r w:rsidR="006508C2" w:rsidDel="00142091">
            <w:rPr>
              <w:sz w:val="24"/>
              <w:szCs w:val="24"/>
            </w:rPr>
            <w:delText xml:space="preserve">will </w:delText>
          </w:r>
        </w:del>
        <w:del w:id="583" w:author="Amanda D. Rodewald" w:date="2021-12-28T15:12:00Z">
          <w:r w:rsidR="006508C2" w:rsidDel="00142091">
            <w:rPr>
              <w:sz w:val="24"/>
              <w:szCs w:val="24"/>
            </w:rPr>
            <w:delText>require</w:delText>
          </w:r>
          <w:r w:rsidR="006508C2" w:rsidRPr="00CB6C0D" w:rsidDel="00142091">
            <w:rPr>
              <w:sz w:val="24"/>
              <w:szCs w:val="24"/>
            </w:rPr>
            <w:delText xml:space="preserve"> relatively little</w:delText>
          </w:r>
          <w:r w:rsidR="006508C2" w:rsidDel="00142091">
            <w:rPr>
              <w:sz w:val="24"/>
              <w:szCs w:val="24"/>
            </w:rPr>
            <w:delText xml:space="preserve"> additional protected area</w:delText>
          </w:r>
          <w:r w:rsidR="006508C2" w:rsidRPr="00CB6C0D" w:rsidDel="00142091">
            <w:rPr>
              <w:sz w:val="24"/>
              <w:szCs w:val="24"/>
            </w:rPr>
            <w:delText xml:space="preserve"> compared to the potential gains from selecting a more resilient conservation network</w:delText>
          </w:r>
        </w:del>
        <w:del w:id="584" w:author="Amanda D. Rodewald" w:date="2021-12-28T16:30:00Z">
          <w:r w:rsidR="006508C2" w:rsidRPr="00CB6C0D" w:rsidDel="00246B50">
            <w:rPr>
              <w:sz w:val="24"/>
              <w:szCs w:val="24"/>
            </w:rPr>
            <w:delText xml:space="preserve"> </w:delText>
          </w:r>
        </w:del>
        <w:r w:rsidR="006508C2" w:rsidRPr="00CB6C0D">
          <w:rPr>
            <w:sz w:val="24"/>
            <w:szCs w:val="24"/>
          </w:rPr>
          <w:t>(Fig</w:t>
        </w:r>
        <w:r w:rsidR="006508C2">
          <w:rPr>
            <w:sz w:val="24"/>
            <w:szCs w:val="24"/>
          </w:rPr>
          <w:t>.</w:t>
        </w:r>
        <w:r w:rsidR="006508C2" w:rsidRPr="00CB6C0D">
          <w:rPr>
            <w:sz w:val="24"/>
            <w:szCs w:val="24"/>
          </w:rPr>
          <w:t xml:space="preserve"> 1).</w:t>
        </w:r>
      </w:moveTo>
      <w:moveToRangeEnd w:id="546"/>
      <w:ins w:id="585" w:author="Joe Bennett" w:date="2021-12-23T12:06:00Z">
        <w:r w:rsidR="00EA5CA0">
          <w:rPr>
            <w:sz w:val="24"/>
            <w:szCs w:val="24"/>
          </w:rPr>
          <w:t xml:space="preserve"> </w:t>
        </w:r>
      </w:ins>
      <w:ins w:id="586" w:author="Amanda D. Rodewald" w:date="2021-12-28T16:53:00Z">
        <w:r w:rsidR="00EA4184">
          <w:rPr>
            <w:sz w:val="24"/>
            <w:szCs w:val="24"/>
          </w:rPr>
          <w:t>Across all planning scenarios, we</w:t>
        </w:r>
      </w:ins>
      <w:ins w:id="587" w:author="Amanda D. Rodewald" w:date="2021-12-28T16:54:00Z">
        <w:r w:rsidR="00EA4184">
          <w:rPr>
            <w:sz w:val="24"/>
            <w:szCs w:val="24"/>
          </w:rPr>
          <w:t xml:space="preserve"> identified </w:t>
        </w:r>
      </w:ins>
      <w:ins w:id="588" w:author="Amanda D. Rodewald" w:date="2021-12-28T16:53:00Z">
        <w:r w:rsidR="00EA4184">
          <w:rPr>
            <w:sz w:val="24"/>
            <w:szCs w:val="24"/>
          </w:rPr>
          <w:t>8.5 million km</w:t>
        </w:r>
        <w:r w:rsidR="00EA4184">
          <w:rPr>
            <w:sz w:val="24"/>
            <w:szCs w:val="24"/>
            <w:vertAlign w:val="superscript"/>
          </w:rPr>
          <w:t xml:space="preserve">2 </w:t>
        </w:r>
        <w:r w:rsidR="00EA4184">
          <w:rPr>
            <w:sz w:val="24"/>
            <w:szCs w:val="24"/>
          </w:rPr>
          <w:t xml:space="preserve">of </w:t>
        </w:r>
      </w:ins>
      <w:ins w:id="589" w:author="Amanda D. Rodewald" w:date="2021-12-28T16:55:00Z">
        <w:r w:rsidR="00EA4184">
          <w:rPr>
            <w:sz w:val="24"/>
            <w:szCs w:val="24"/>
          </w:rPr>
          <w:t xml:space="preserve">priority </w:t>
        </w:r>
      </w:ins>
      <w:ins w:id="590" w:author="Amanda D. Rodewald" w:date="2021-12-28T16:53:00Z">
        <w:r w:rsidR="00EA4184">
          <w:rPr>
            <w:sz w:val="24"/>
            <w:szCs w:val="24"/>
          </w:rPr>
          <w:t>land</w:t>
        </w:r>
      </w:ins>
      <w:ins w:id="591" w:author="Amanda D. Rodewald" w:date="2021-12-28T16:55:00Z">
        <w:r w:rsidR="00EA4184">
          <w:rPr>
            <w:sz w:val="24"/>
            <w:szCs w:val="24"/>
          </w:rPr>
          <w:t>s</w:t>
        </w:r>
      </w:ins>
      <w:ins w:id="592" w:author="Amanda D. Rodewald" w:date="2021-12-28T16:53:00Z">
        <w:r w:rsidR="00EA4184">
          <w:rPr>
            <w:sz w:val="24"/>
            <w:szCs w:val="24"/>
          </w:rPr>
          <w:t xml:space="preserve"> that</w:t>
        </w:r>
      </w:ins>
      <w:ins w:id="593" w:author="Amanda D. Rodewald" w:date="2021-12-28T16:55:00Z">
        <w:r w:rsidR="00EA4184">
          <w:rPr>
            <w:sz w:val="24"/>
            <w:szCs w:val="24"/>
          </w:rPr>
          <w:t xml:space="preserve"> either uniquely contributed to conservation targets (e.g., hi</w:t>
        </w:r>
      </w:ins>
      <w:ins w:id="594" w:author="Amanda D. Rodewald" w:date="2021-12-28T16:56:00Z">
        <w:r w:rsidR="00EA4184">
          <w:rPr>
            <w:sz w:val="24"/>
            <w:szCs w:val="24"/>
          </w:rPr>
          <w:t>gh endemism) or were</w:t>
        </w:r>
      </w:ins>
      <w:ins w:id="595" w:author="Amanda D. Rodewald" w:date="2021-12-28T16:55:00Z">
        <w:r w:rsidR="00EA4184">
          <w:rPr>
            <w:sz w:val="24"/>
            <w:szCs w:val="24"/>
          </w:rPr>
          <w:t xml:space="preserve"> </w:t>
        </w:r>
      </w:ins>
      <w:ins w:id="596" w:author="Amanda D. Rodewald" w:date="2021-12-28T16:53:00Z">
        <w:r w:rsidR="00EA4184">
          <w:rPr>
            <w:sz w:val="24"/>
            <w:szCs w:val="24"/>
          </w:rPr>
          <w:t>resilient to</w:t>
        </w:r>
      </w:ins>
      <w:ins w:id="597" w:author="Amanda D. Rodewald" w:date="2021-12-28T16:58:00Z">
        <w:r w:rsidR="00341B30">
          <w:rPr>
            <w:sz w:val="24"/>
            <w:szCs w:val="24"/>
          </w:rPr>
          <w:t xml:space="preserve"> the</w:t>
        </w:r>
      </w:ins>
      <w:ins w:id="598" w:author="Amanda D. Rodewald" w:date="2021-12-28T16:53:00Z">
        <w:r w:rsidR="00EA4184">
          <w:rPr>
            <w:sz w:val="24"/>
            <w:szCs w:val="24"/>
          </w:rPr>
          <w:t xml:space="preserve"> risks </w:t>
        </w:r>
      </w:ins>
      <w:ins w:id="599" w:author="Amanda D. Rodewald" w:date="2021-12-28T16:58:00Z">
        <w:r w:rsidR="00341B30">
          <w:rPr>
            <w:sz w:val="24"/>
            <w:szCs w:val="24"/>
          </w:rPr>
          <w:t xml:space="preserve">we </w:t>
        </w:r>
      </w:ins>
      <w:ins w:id="600" w:author="Amanda D. Rodewald" w:date="2021-12-28T16:53:00Z">
        <w:r w:rsidR="00EA4184">
          <w:rPr>
            <w:sz w:val="24"/>
            <w:szCs w:val="24"/>
          </w:rPr>
          <w:t>modeled</w:t>
        </w:r>
      </w:ins>
      <w:ins w:id="601" w:author="Amanda D. Rodewald" w:date="2021-12-28T16:56:00Z">
        <w:r w:rsidR="00EA4184">
          <w:rPr>
            <w:sz w:val="24"/>
            <w:szCs w:val="24"/>
          </w:rPr>
          <w:t xml:space="preserve">.  </w:t>
        </w:r>
      </w:ins>
      <w:ins w:id="602" w:author="Amanda D. Rodewald" w:date="2021-12-28T17:02:00Z">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w:t>
        </w:r>
      </w:ins>
      <w:ins w:id="603" w:author="Amanda D. Rodewald" w:date="2021-12-28T17:03:00Z">
        <w:r w:rsidR="00E102F3">
          <w:rPr>
            <w:sz w:val="24"/>
            <w:szCs w:val="24"/>
          </w:rPr>
          <w:t>Such</w:t>
        </w:r>
      </w:ins>
      <w:ins w:id="604" w:author="Amanda D. Rodewald" w:date="2021-12-28T16:56:00Z">
        <w:r w:rsidR="00EA4184">
          <w:rPr>
            <w:sz w:val="24"/>
            <w:szCs w:val="24"/>
          </w:rPr>
          <w:t xml:space="preserve"> shared priority areas </w:t>
        </w:r>
      </w:ins>
      <w:ins w:id="605" w:author="Amanda D. Rodewald" w:date="2021-12-28T17:03:00Z">
        <w:r w:rsidR="00E102F3">
          <w:rPr>
            <w:sz w:val="24"/>
            <w:szCs w:val="24"/>
          </w:rPr>
          <w:t xml:space="preserve">across planning scenarios </w:t>
        </w:r>
      </w:ins>
      <w:ins w:id="606" w:author="Amanda D. Rodewald" w:date="2021-12-28T16:56:00Z">
        <w:r w:rsidR="00EA4184">
          <w:rPr>
            <w:sz w:val="24"/>
            <w:szCs w:val="24"/>
          </w:rPr>
          <w:t>are</w:t>
        </w:r>
      </w:ins>
      <w:ins w:id="607" w:author="Amanda D. Rodewald" w:date="2021-12-28T16:53:00Z">
        <w:r w:rsidR="00EA4184">
          <w:rPr>
            <w:sz w:val="24"/>
            <w:szCs w:val="24"/>
          </w:rPr>
          <w:t xml:space="preserve"> likely to provide good return on conservation investments.  </w:t>
        </w:r>
      </w:ins>
    </w:p>
    <w:p w14:paraId="506E0F67" w14:textId="68CBCBC8" w:rsidR="006508C2" w:rsidDel="00C36837" w:rsidRDefault="00E102F3">
      <w:pPr>
        <w:spacing w:line="480" w:lineRule="auto"/>
        <w:ind w:firstLine="720"/>
        <w:rPr>
          <w:ins w:id="608" w:author="Joe Bennett" w:date="2021-12-21T12:54:00Z"/>
          <w:del w:id="609" w:author="Amanda D. Rodewald" w:date="2021-12-28T17:07:00Z"/>
          <w:sz w:val="24"/>
          <w:szCs w:val="24"/>
        </w:rPr>
        <w:pPrChange w:id="610" w:author="Amanda D. Rodewald" w:date="2021-12-28T17:07:00Z">
          <w:pPr>
            <w:spacing w:line="480" w:lineRule="auto"/>
          </w:pPr>
        </w:pPrChange>
      </w:pPr>
      <w:ins w:id="611" w:author="Amanda D. Rodewald" w:date="2021-12-28T17:05:00Z">
        <w:r>
          <w:rPr>
            <w:sz w:val="24"/>
            <w:szCs w:val="24"/>
          </w:rPr>
          <w:t xml:space="preserve">Despite modest </w:t>
        </w:r>
      </w:ins>
      <w:ins w:id="612" w:author="Amanda D. Rodewald" w:date="2021-12-28T17:06:00Z">
        <w:r>
          <w:rPr>
            <w:sz w:val="24"/>
            <w:szCs w:val="24"/>
          </w:rPr>
          <w:t>differences across scenarios</w:t>
        </w:r>
      </w:ins>
      <w:ins w:id="613" w:author="Amanda D. Rodewald" w:date="2021-12-28T17:05:00Z">
        <w:r>
          <w:rPr>
            <w:sz w:val="24"/>
            <w:szCs w:val="24"/>
          </w:rPr>
          <w:t xml:space="preserve"> </w:t>
        </w:r>
      </w:ins>
      <w:ins w:id="614" w:author="Amanda D. Rodewald" w:date="2021-12-28T17:06:00Z">
        <w:r>
          <w:rPr>
            <w:sz w:val="24"/>
            <w:szCs w:val="24"/>
          </w:rPr>
          <w:t>in</w:t>
        </w:r>
      </w:ins>
      <w:ins w:id="615" w:author="Amanda D. Rodewald" w:date="2021-12-28T17:05:00Z">
        <w:r>
          <w:rPr>
            <w:sz w:val="24"/>
            <w:szCs w:val="24"/>
          </w:rPr>
          <w:t xml:space="preserve"> the global land area required to conserve terrestrial vertebrates, </w:t>
        </w:r>
      </w:ins>
      <w:ins w:id="616" w:author="Amanda D. Rodewald" w:date="2021-12-28T15:13:00Z">
        <w:r w:rsidR="00B22E8F">
          <w:rPr>
            <w:sz w:val="24"/>
            <w:szCs w:val="24"/>
          </w:rPr>
          <w:t xml:space="preserve">shifts in the locations of priority areas </w:t>
        </w:r>
      </w:ins>
      <w:ins w:id="617" w:author="Amanda D. Rodewald" w:date="2021-12-28T15:14:00Z">
        <w:r w:rsidR="00B22E8F">
          <w:rPr>
            <w:sz w:val="24"/>
            <w:szCs w:val="24"/>
          </w:rPr>
          <w:t>sometimes</w:t>
        </w:r>
      </w:ins>
      <w:ins w:id="618" w:author="Amanda D. Rodewald" w:date="2021-12-28T15:13:00Z">
        <w:r w:rsidR="00B22E8F">
          <w:rPr>
            <w:sz w:val="24"/>
            <w:szCs w:val="24"/>
          </w:rPr>
          <w:t xml:space="preserve"> r</w:t>
        </w:r>
      </w:ins>
      <w:ins w:id="619" w:author="Amanda D. Rodewald" w:date="2021-12-28T15:14:00Z">
        <w:r w:rsidR="00B22E8F">
          <w:rPr>
            <w:sz w:val="24"/>
            <w:szCs w:val="24"/>
          </w:rPr>
          <w:t xml:space="preserve">esulted in </w:t>
        </w:r>
      </w:ins>
      <w:ins w:id="620" w:author="Amanda D. Rodewald" w:date="2021-12-28T17:06:00Z">
        <w:r>
          <w:rPr>
            <w:sz w:val="24"/>
            <w:szCs w:val="24"/>
          </w:rPr>
          <w:t xml:space="preserve">substantial increases within </w:t>
        </w:r>
      </w:ins>
      <w:ins w:id="621" w:author="Amanda D. Rodewald" w:date="2021-12-28T15:14:00Z">
        <w:r w:rsidR="00B22E8F">
          <w:rPr>
            <w:sz w:val="24"/>
            <w:szCs w:val="24"/>
          </w:rPr>
          <w:t xml:space="preserve">any given nation.  </w:t>
        </w:r>
      </w:ins>
      <w:ins w:id="622" w:author="Joe Bennett" w:date="2021-12-23T12:06:00Z">
        <w:del w:id="623" w:author="Amanda D. Rodewald" w:date="2021-12-28T16:32:00Z">
          <w:r w:rsidR="00EA5CA0" w:rsidDel="00531AAB">
            <w:rPr>
              <w:sz w:val="24"/>
              <w:szCs w:val="24"/>
            </w:rPr>
            <w:delText xml:space="preserve">This </w:delText>
          </w:r>
        </w:del>
      </w:ins>
      <w:ins w:id="624" w:author="Joe Bennett" w:date="2021-12-27T08:39:00Z">
        <w:del w:id="625" w:author="Amanda D. Rodewald" w:date="2021-12-28T16:32:00Z">
          <w:r w:rsidR="00853411" w:rsidDel="00531AAB">
            <w:rPr>
              <w:sz w:val="24"/>
              <w:szCs w:val="24"/>
            </w:rPr>
            <w:delText xml:space="preserve">clearly shows </w:delText>
          </w:r>
        </w:del>
      </w:ins>
      <w:ins w:id="626" w:author="Joe Bennett" w:date="2021-12-23T12:06:00Z">
        <w:del w:id="627" w:author="Amanda D. Rodewald" w:date="2021-12-28T16:32:00Z">
          <w:r w:rsidR="00EA5CA0" w:rsidDel="00531AAB">
            <w:rPr>
              <w:sz w:val="24"/>
              <w:szCs w:val="24"/>
            </w:rPr>
            <w:delText xml:space="preserve">that </w:delText>
          </w:r>
        </w:del>
      </w:ins>
      <w:ins w:id="628" w:author="Joe Bennett" w:date="2021-12-27T08:38:00Z">
        <w:del w:id="629" w:author="Amanda D. Rodewald" w:date="2021-12-28T16:32:00Z">
          <w:r w:rsidR="0090134A" w:rsidDel="00531AAB">
            <w:rPr>
              <w:sz w:val="24"/>
              <w:szCs w:val="24"/>
            </w:rPr>
            <w:delText>management agencies</w:delText>
          </w:r>
        </w:del>
      </w:ins>
      <w:ins w:id="630" w:author="Joe Bennett" w:date="2021-12-23T12:06:00Z">
        <w:del w:id="631" w:author="Amanda D. Rodewald" w:date="2021-12-28T16:32:00Z">
          <w:r w:rsidR="00EA5CA0" w:rsidDel="00531AAB">
            <w:rPr>
              <w:sz w:val="24"/>
              <w:szCs w:val="24"/>
            </w:rPr>
            <w:delText xml:space="preserve"> </w:delText>
          </w:r>
        </w:del>
      </w:ins>
      <w:ins w:id="632" w:author="Joe Bennett" w:date="2021-12-27T08:37:00Z">
        <w:del w:id="633" w:author="Amanda D. Rodewald" w:date="2021-12-28T16:32:00Z">
          <w:r w:rsidR="0090134A" w:rsidDel="00531AAB">
            <w:rPr>
              <w:sz w:val="24"/>
              <w:szCs w:val="24"/>
            </w:rPr>
            <w:delText xml:space="preserve">should </w:delText>
          </w:r>
        </w:del>
      </w:ins>
      <w:ins w:id="634" w:author="Joe Bennett" w:date="2021-12-27T08:38:00Z">
        <w:del w:id="635" w:author="Amanda D. Rodewald" w:date="2021-12-28T16:32:00Z">
          <w:r w:rsidR="0090134A" w:rsidDel="00531AAB">
            <w:rPr>
              <w:sz w:val="24"/>
              <w:szCs w:val="24"/>
            </w:rPr>
            <w:delText>explore</w:delText>
          </w:r>
        </w:del>
      </w:ins>
      <w:ins w:id="636" w:author="Joe Bennett" w:date="2021-12-23T12:06:00Z">
        <w:del w:id="637" w:author="Amanda D. Rodewald" w:date="2021-12-28T16:32:00Z">
          <w:r w:rsidR="00EA5CA0" w:rsidDel="00531AAB">
            <w:rPr>
              <w:sz w:val="24"/>
              <w:szCs w:val="24"/>
            </w:rPr>
            <w:delText xml:space="preserve"> </w:delText>
          </w:r>
        </w:del>
      </w:ins>
      <w:ins w:id="638" w:author="Joe Bennett" w:date="2021-12-23T12:07:00Z">
        <w:del w:id="639" w:author="Amanda D. Rodewald" w:date="2021-12-28T16:32:00Z">
          <w:r w:rsidR="009156CF" w:rsidDel="00531AAB">
            <w:rPr>
              <w:sz w:val="24"/>
              <w:szCs w:val="24"/>
            </w:rPr>
            <w:delText>the</w:delText>
          </w:r>
          <w:r w:rsidR="00EA5CA0" w:rsidDel="00531AAB">
            <w:rPr>
              <w:sz w:val="24"/>
              <w:szCs w:val="24"/>
            </w:rPr>
            <w:delText xml:space="preserve"> </w:delText>
          </w:r>
          <w:r w:rsidR="009156CF" w:rsidDel="00531AAB">
            <w:rPr>
              <w:sz w:val="24"/>
              <w:szCs w:val="24"/>
            </w:rPr>
            <w:delText>aspects of risk that are most relevant to them</w:delText>
          </w:r>
        </w:del>
      </w:ins>
      <w:ins w:id="640" w:author="Joe Bennett" w:date="2021-12-27T08:38:00Z">
        <w:del w:id="641" w:author="Amanda D. Rodewald" w:date="2021-12-28T16:32:00Z">
          <w:r w:rsidR="0090134A" w:rsidDel="00531AAB">
            <w:rPr>
              <w:sz w:val="24"/>
              <w:szCs w:val="24"/>
            </w:rPr>
            <w:delText>, and include these wherever possible in their protected area planning</w:delText>
          </w:r>
        </w:del>
      </w:ins>
      <w:ins w:id="642" w:author="Joe Bennett" w:date="2021-12-23T12:07:00Z">
        <w:del w:id="643" w:author="Amanda D. Rodewald" w:date="2021-12-28T16:32:00Z">
          <w:r w:rsidR="009156CF" w:rsidDel="00531AAB">
            <w:rPr>
              <w:sz w:val="24"/>
              <w:szCs w:val="24"/>
            </w:rPr>
            <w:delText xml:space="preserve">. </w:delText>
          </w:r>
        </w:del>
      </w:ins>
      <w:moveToRangeStart w:id="644" w:author="Joe Bennett" w:date="2021-12-21T12:32:00Z" w:name="move90982393"/>
      <w:moveTo w:id="645" w:author="Joe Bennett" w:date="2021-12-21T12:32:00Z">
        <w:del w:id="646" w:author="Amanda D. Rodewald" w:date="2021-12-28T16:54:00Z">
          <w:r w:rsidR="006508C2" w:rsidDel="00EA4184">
            <w:rPr>
              <w:sz w:val="24"/>
              <w:szCs w:val="24"/>
            </w:rPr>
            <w:delText>These</w:delText>
          </w:r>
        </w:del>
      </w:moveTo>
      <w:ins w:id="647" w:author="Joe Bennett" w:date="2021-12-22T12:35:00Z">
        <w:del w:id="648" w:author="Amanda D. Rodewald" w:date="2021-12-28T16:36:00Z">
          <w:r w:rsidR="00D822C8" w:rsidDel="00531AAB">
            <w:rPr>
              <w:sz w:val="24"/>
              <w:szCs w:val="24"/>
            </w:rPr>
            <w:delText xml:space="preserve">In addition, </w:delText>
          </w:r>
        </w:del>
      </w:ins>
      <w:ins w:id="649" w:author="Joe Bennett" w:date="2021-12-22T12:47:00Z">
        <w:del w:id="650" w:author="Amanda D. Rodewald" w:date="2021-12-28T16:36:00Z">
          <w:r w:rsidR="008B7C3E" w:rsidDel="00531AAB">
            <w:rPr>
              <w:sz w:val="24"/>
              <w:szCs w:val="24"/>
            </w:rPr>
            <w:delText>o</w:delText>
          </w:r>
        </w:del>
        <w:del w:id="651" w:author="Amanda D. Rodewald" w:date="2021-12-28T16:52:00Z">
          <w:r w:rsidR="008B7C3E" w:rsidDel="00EA4184">
            <w:rPr>
              <w:sz w:val="24"/>
              <w:szCs w:val="24"/>
            </w:rPr>
            <w:delText>ur analysis</w:delText>
          </w:r>
        </w:del>
      </w:ins>
      <w:ins w:id="652" w:author="Joe Bennett" w:date="2021-12-22T12:35:00Z">
        <w:del w:id="653" w:author="Amanda D. Rodewald" w:date="2021-12-28T16:52:00Z">
          <w:r w:rsidR="00D822C8" w:rsidDel="00EA4184">
            <w:rPr>
              <w:sz w:val="24"/>
              <w:szCs w:val="24"/>
            </w:rPr>
            <w:delText xml:space="preserve"> identified</w:delText>
          </w:r>
        </w:del>
      </w:ins>
      <w:moveTo w:id="654" w:author="Joe Bennett" w:date="2021-12-21T12:32:00Z">
        <w:del w:id="655" w:author="Amanda D. Rodewald" w:date="2021-12-28T16:36:00Z">
          <w:r w:rsidR="006508C2" w:rsidDel="00531AAB">
            <w:rPr>
              <w:sz w:val="24"/>
              <w:szCs w:val="24"/>
            </w:rPr>
            <w:delText xml:space="preserve"> </w:delText>
          </w:r>
        </w:del>
        <w:commentRangeStart w:id="656"/>
        <w:del w:id="657" w:author="Amanda D. Rodewald" w:date="2021-12-28T16:35:00Z">
          <w:r w:rsidR="006508C2" w:rsidDel="00531AAB">
            <w:rPr>
              <w:sz w:val="24"/>
              <w:szCs w:val="24"/>
            </w:rPr>
            <w:delText>“</w:delText>
          </w:r>
        </w:del>
        <w:del w:id="658" w:author="Amanda D. Rodewald" w:date="2021-12-28T16:34:00Z">
          <w:r w:rsidR="006508C2" w:rsidDel="00531AAB">
            <w:rPr>
              <w:sz w:val="24"/>
              <w:szCs w:val="24"/>
            </w:rPr>
            <w:delText>no regrets</w:delText>
          </w:r>
        </w:del>
      </w:moveTo>
      <w:ins w:id="659" w:author="Amanda D. Rodewald" w:date="2021-12-28T17:07:00Z">
        <w:r w:rsidR="004B406B">
          <w:rPr>
            <w:sz w:val="24"/>
            <w:szCs w:val="24"/>
          </w:rPr>
          <w:t>These asymmetries highlight</w:t>
        </w:r>
      </w:ins>
      <w:ins w:id="660" w:author="Amanda D. Rodewald" w:date="2021-12-28T16:50:00Z">
        <w:r w:rsidR="00066912">
          <w:rPr>
            <w:sz w:val="24"/>
            <w:szCs w:val="24"/>
          </w:rPr>
          <w:t xml:space="preserve"> the </w:t>
        </w:r>
      </w:ins>
      <w:moveTo w:id="661" w:author="Joe Bennett" w:date="2021-12-21T12:32:00Z">
        <w:del w:id="662" w:author="Amanda D. Rodewald" w:date="2021-12-28T16:36:00Z">
          <w:r w:rsidR="006508C2" w:rsidDel="00531AAB">
            <w:rPr>
              <w:sz w:val="24"/>
              <w:szCs w:val="24"/>
            </w:rPr>
            <w:delText>”</w:delText>
          </w:r>
        </w:del>
        <w:del w:id="663" w:author="Amanda D. Rodewald" w:date="2021-12-28T16:38:00Z">
          <w:r w:rsidR="006508C2" w:rsidDel="00BC12DC">
            <w:rPr>
              <w:sz w:val="24"/>
              <w:szCs w:val="24"/>
            </w:rPr>
            <w:delText xml:space="preserve"> </w:delText>
          </w:r>
        </w:del>
      </w:moveTo>
      <w:commentRangeEnd w:id="656"/>
      <w:del w:id="664" w:author="Amanda D. Rodewald" w:date="2021-12-28T16:38:00Z">
        <w:r w:rsidR="002532C5" w:rsidDel="00BC12DC">
          <w:rPr>
            <w:rStyle w:val="CommentReference"/>
          </w:rPr>
          <w:commentReference w:id="656"/>
        </w:r>
      </w:del>
      <w:moveTo w:id="665" w:author="Joe Bennett" w:date="2021-12-21T12:32:00Z">
        <w:del w:id="666" w:author="Amanda D. Rodewald" w:date="2021-12-28T16:38:00Z">
          <w:r w:rsidR="006508C2" w:rsidDel="00BC12DC">
            <w:rPr>
              <w:sz w:val="24"/>
              <w:szCs w:val="24"/>
            </w:rPr>
            <w:delText xml:space="preserve">areas provide examples of places that should be immediate priorities </w:delText>
          </w:r>
        </w:del>
        <w:del w:id="667" w:author="Amanda D. Rodewald" w:date="2021-12-28T16:39:00Z">
          <w:r w:rsidR="006508C2" w:rsidDel="00BC12DC">
            <w:rPr>
              <w:sz w:val="24"/>
              <w:szCs w:val="24"/>
            </w:rPr>
            <w:delText xml:space="preserve">for </w:delText>
          </w:r>
          <w:r w:rsidR="006508C2" w:rsidDel="00BC12DC">
            <w:rPr>
              <w:sz w:val="24"/>
              <w:szCs w:val="24"/>
            </w:rPr>
            <w:lastRenderedPageBreak/>
            <w:delText>international agencies aiming to maximize the resilience of protected area networks, as they are robust to assumptions about the relative importance of risk factors.</w:delText>
          </w:r>
        </w:del>
      </w:moveTo>
      <w:moveToRangeEnd w:id="644"/>
    </w:p>
    <w:p w14:paraId="4A986933" w14:textId="0B3C32F4" w:rsidR="004921CA" w:rsidDel="00C36837" w:rsidRDefault="004921CA">
      <w:pPr>
        <w:spacing w:line="480" w:lineRule="auto"/>
        <w:ind w:firstLine="720"/>
        <w:rPr>
          <w:del w:id="668" w:author="Amanda D. Rodewald" w:date="2021-12-28T17:07:00Z"/>
          <w:sz w:val="24"/>
          <w:szCs w:val="24"/>
        </w:rPr>
        <w:pPrChange w:id="669" w:author="Amanda D. Rodewald" w:date="2021-12-28T17:07:00Z">
          <w:pPr>
            <w:spacing w:line="480" w:lineRule="auto"/>
          </w:pPr>
        </w:pPrChange>
      </w:pPr>
    </w:p>
    <w:p w14:paraId="29775261" w14:textId="6431C8E5" w:rsidR="00C36837" w:rsidRDefault="00D0362E" w:rsidP="00C36837">
      <w:pPr>
        <w:spacing w:line="480" w:lineRule="auto"/>
        <w:ind w:firstLine="720"/>
        <w:rPr>
          <w:ins w:id="670" w:author="Amanda D. Rodewald" w:date="2021-12-28T17:08:00Z"/>
          <w:sz w:val="24"/>
          <w:szCs w:val="24"/>
        </w:rPr>
      </w:pPr>
      <w:del w:id="671" w:author="Amanda D. Rodewald" w:date="2021-12-28T17:07:00Z">
        <w:r w:rsidDel="00C36837">
          <w:rPr>
            <w:sz w:val="24"/>
            <w:szCs w:val="24"/>
          </w:rPr>
          <w:tab/>
          <w:delText>Overall, o</w:delText>
        </w:r>
      </w:del>
      <w:ins w:id="672" w:author="Joe Bennett" w:date="2021-12-22T12:49:00Z">
        <w:del w:id="673" w:author="Amanda D. Rodewald" w:date="2021-12-28T17:07:00Z">
          <w:r w:rsidR="00783C8B" w:rsidDel="00C36837">
            <w:rPr>
              <w:sz w:val="24"/>
              <w:szCs w:val="24"/>
            </w:rPr>
            <w:delText>O</w:delText>
          </w:r>
        </w:del>
      </w:ins>
      <w:del w:id="674" w:author="Amanda D. Rodewald" w:date="2021-12-28T17:07:00Z">
        <w:r w:rsidDel="00C36837">
          <w:rPr>
            <w:sz w:val="24"/>
            <w:szCs w:val="24"/>
          </w:rPr>
          <w:delText xml:space="preserve">ur results </w:delText>
        </w:r>
      </w:del>
      <w:ins w:id="675" w:author="Joe Bennett" w:date="2021-12-22T12:48:00Z">
        <w:del w:id="676" w:author="Amanda D. Rodewald" w:date="2021-12-28T16:39:00Z">
          <w:r w:rsidR="00783C8B" w:rsidDel="009236EE">
            <w:rPr>
              <w:sz w:val="24"/>
              <w:szCs w:val="24"/>
            </w:rPr>
            <w:delText xml:space="preserve">also </w:delText>
          </w:r>
        </w:del>
      </w:ins>
      <w:del w:id="677" w:author="Amanda D. Rodewald" w:date="2021-12-28T16:39:00Z">
        <w:r w:rsidDel="009236EE">
          <w:rPr>
            <w:sz w:val="24"/>
            <w:szCs w:val="24"/>
          </w:rPr>
          <w:delText>emphasize</w:delText>
        </w:r>
      </w:del>
      <w:del w:id="678" w:author="Amanda D. Rodewald" w:date="2021-12-28T17:07:00Z">
        <w:r w:rsidDel="00C36837">
          <w:rPr>
            <w:sz w:val="24"/>
            <w:szCs w:val="24"/>
          </w:rPr>
          <w:delText xml:space="preserve"> the </w:delText>
        </w:r>
      </w:del>
      <w:r>
        <w:rPr>
          <w:sz w:val="24"/>
          <w:szCs w:val="24"/>
        </w:rPr>
        <w:t xml:space="preserve">importance of </w:t>
      </w:r>
      <w:ins w:id="679" w:author="Amanda D. Rodewald" w:date="2021-12-28T16:39:00Z">
        <w:r w:rsidR="009236EE">
          <w:rPr>
            <w:sz w:val="24"/>
            <w:szCs w:val="24"/>
          </w:rPr>
          <w:t>cross-jurisdictional</w:t>
        </w:r>
      </w:ins>
      <w:ins w:id="680" w:author="Amanda D. Rodewald" w:date="2021-12-28T16:40:00Z">
        <w:r w:rsidR="009236EE">
          <w:rPr>
            <w:sz w:val="24"/>
            <w:szCs w:val="24"/>
          </w:rPr>
          <w:t xml:space="preserve"> coordination </w:t>
        </w:r>
      </w:ins>
      <w:del w:id="681" w:author="Amanda D. Rodewald" w:date="2021-12-28T16:40:00Z">
        <w:r w:rsidDel="009236EE">
          <w:rPr>
            <w:sz w:val="24"/>
            <w:szCs w:val="24"/>
          </w:rPr>
          <w:delText>coordinating initiatives to plan conservation across jurisdictions</w:delText>
        </w:r>
        <w:r w:rsidR="007A66B4" w:rsidDel="009236EE">
          <w:rPr>
            <w:sz w:val="24"/>
            <w:szCs w:val="24"/>
          </w:rPr>
          <w:delText xml:space="preserve"> </w:delText>
        </w:r>
      </w:del>
      <w:r w:rsidR="007A66B4">
        <w:rPr>
          <w:sz w:val="24"/>
          <w:szCs w:val="24"/>
        </w:rPr>
        <w:fldChar w:fldCharType="begin"/>
      </w:r>
      <w:r w:rsidR="007A66B4">
        <w:rPr>
          <w:sz w:val="24"/>
          <w:szCs w:val="24"/>
        </w:rPr>
        <w:instrText xml:space="preserve"> ADDIN ZOTERO_ITEM CSL_CITATION {"citationID":"un8xJs07","properties":{"formattedCitation":"(Dallimer &amp; Strange 2015)","plainCitation":"(Dallimer &amp; Strange 2015)","noteIndex":0},"citationItems":[{"id":780,"uris":["http://zotero.org/users/878981/items/IJABC9IU"],"uri":["http://zotero.org/users/878981/items/IJABC9IU"],"itemData":{"id":780,"type":"article-journal","container-title":"Trends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7A66B4">
        <w:rPr>
          <w:sz w:val="24"/>
          <w:szCs w:val="24"/>
        </w:rPr>
        <w:fldChar w:fldCharType="separate"/>
      </w:r>
      <w:r w:rsidR="007A66B4" w:rsidRPr="007A66B4">
        <w:rPr>
          <w:sz w:val="24"/>
        </w:rPr>
        <w:t>(Dallimer &amp; Strange 2015)</w:t>
      </w:r>
      <w:r w:rsidR="007A66B4">
        <w:rPr>
          <w:sz w:val="24"/>
          <w:szCs w:val="24"/>
        </w:rPr>
        <w:fldChar w:fldCharType="end"/>
      </w:r>
      <w:r>
        <w:rPr>
          <w:sz w:val="24"/>
          <w:szCs w:val="24"/>
        </w:rPr>
        <w:t xml:space="preserve"> </w:t>
      </w:r>
      <w:del w:id="682" w:author="Amanda D. Rodewald" w:date="2021-12-28T16:40:00Z">
        <w:r w:rsidDel="009236EE">
          <w:rPr>
            <w:sz w:val="24"/>
            <w:szCs w:val="24"/>
          </w:rPr>
          <w:delText>and identifying countries where</w:delText>
        </w:r>
      </w:del>
      <w:ins w:id="683" w:author="Amanda D. Rodewald" w:date="2021-12-28T16:40:00Z">
        <w:r w:rsidR="009236EE">
          <w:rPr>
            <w:sz w:val="24"/>
            <w:szCs w:val="24"/>
          </w:rPr>
          <w:t>to promote collaboration and improve the effectiveness</w:t>
        </w:r>
      </w:ins>
      <w:r>
        <w:rPr>
          <w:sz w:val="24"/>
          <w:szCs w:val="24"/>
        </w:rPr>
        <w:t xml:space="preserve"> </w:t>
      </w:r>
      <w:del w:id="684" w:author="Amanda D. Rodewald" w:date="2021-12-28T16:40:00Z">
        <w:r w:rsidDel="009236EE">
          <w:rPr>
            <w:sz w:val="24"/>
            <w:szCs w:val="24"/>
          </w:rPr>
          <w:delText>collaborative opportunities promote resilien</w:delText>
        </w:r>
        <w:r w:rsidR="00276948" w:rsidDel="009236EE">
          <w:rPr>
            <w:sz w:val="24"/>
            <w:szCs w:val="24"/>
          </w:rPr>
          <w:delText xml:space="preserve">t </w:delText>
        </w:r>
      </w:del>
      <w:r>
        <w:rPr>
          <w:sz w:val="24"/>
          <w:szCs w:val="24"/>
        </w:rPr>
        <w:t xml:space="preserve">protected area systems. </w:t>
      </w:r>
      <w:ins w:id="685" w:author="Amanda D. Rodewald" w:date="2021-12-28T16:47:00Z">
        <w:r w:rsidR="001A1944">
          <w:rPr>
            <w:sz w:val="24"/>
            <w:szCs w:val="24"/>
          </w:rPr>
          <w:t xml:space="preserve"> </w:t>
        </w:r>
        <w:r w:rsidR="00C85FC4">
          <w:rPr>
            <w:sz w:val="24"/>
            <w:szCs w:val="24"/>
          </w:rPr>
          <w:t>In regions where nations vary widely in exposure to risks, coordination</w:t>
        </w:r>
      </w:ins>
      <w:ins w:id="686" w:author="Amanda D. Rodewald" w:date="2021-12-28T16:48:00Z">
        <w:r w:rsidR="00C85FC4">
          <w:rPr>
            <w:sz w:val="24"/>
            <w:szCs w:val="24"/>
          </w:rPr>
          <w:t xml:space="preserve"> may provide opportunity to offset or otherwise mitigate risks by adjusting the geographic location</w:t>
        </w:r>
      </w:ins>
      <w:ins w:id="687" w:author="Amanda D. Rodewald" w:date="2021-12-28T16:49:00Z">
        <w:r w:rsidR="00C85FC4">
          <w:rPr>
            <w:sz w:val="24"/>
            <w:szCs w:val="24"/>
          </w:rPr>
          <w:t>s and/or boundaries</w:t>
        </w:r>
      </w:ins>
      <w:ins w:id="688" w:author="Amanda D. Rodewald" w:date="2021-12-28T16:48:00Z">
        <w:r w:rsidR="00C85FC4">
          <w:rPr>
            <w:sz w:val="24"/>
            <w:szCs w:val="24"/>
          </w:rPr>
          <w:t xml:space="preserve"> of protected areas.  </w:t>
        </w:r>
      </w:ins>
      <w:commentRangeStart w:id="689"/>
      <w:del w:id="690" w:author="Amanda D. Rodewald" w:date="2021-12-28T16:49:00Z">
        <w:r w:rsidDel="00C35785">
          <w:rPr>
            <w:sz w:val="24"/>
            <w:szCs w:val="24"/>
          </w:rPr>
          <w:delText xml:space="preserve">To illustrate this point, we consider </w:delText>
        </w:r>
      </w:del>
      <w:del w:id="691" w:author="Amanda D. Rodewald" w:date="2021-12-28T16:41:00Z">
        <w:r w:rsidDel="00BB5BB2">
          <w:rPr>
            <w:sz w:val="24"/>
            <w:szCs w:val="24"/>
          </w:rPr>
          <w:delText xml:space="preserve">the </w:delText>
        </w:r>
      </w:del>
      <w:del w:id="692" w:author="Amanda D. Rodewald" w:date="2021-12-28T16:49:00Z">
        <w:r w:rsidR="002C7D5A" w:rsidDel="00C35785">
          <w:rPr>
            <w:sz w:val="24"/>
            <w:szCs w:val="24"/>
          </w:rPr>
          <w:delText>g</w:delText>
        </w:r>
        <w:r w:rsidDel="00C35785">
          <w:rPr>
            <w:sz w:val="24"/>
            <w:szCs w:val="24"/>
          </w:rPr>
          <w:delText xml:space="preserve">reat </w:delText>
        </w:r>
        <w:r w:rsidR="002C7D5A" w:rsidDel="00C35785">
          <w:rPr>
            <w:sz w:val="24"/>
            <w:szCs w:val="24"/>
          </w:rPr>
          <w:delText xml:space="preserve">green macaw </w:delText>
        </w:r>
        <w:r w:rsidDel="00C35785">
          <w:rPr>
            <w:sz w:val="24"/>
            <w:szCs w:val="24"/>
          </w:rPr>
          <w:delText>(</w:delText>
        </w:r>
        <w:r w:rsidDel="00C35785">
          <w:rPr>
            <w:i/>
            <w:sz w:val="24"/>
            <w:szCs w:val="24"/>
          </w:rPr>
          <w:delText>Ara ambiguus</w:delText>
        </w:r>
        <w:r w:rsidDel="00C35785">
          <w:rPr>
            <w:sz w:val="24"/>
            <w:szCs w:val="24"/>
          </w:rPr>
          <w:delText xml:space="preserve">), </w:delText>
        </w:r>
      </w:del>
      <w:del w:id="693" w:author="Amanda D. Rodewald" w:date="2021-12-28T16:42:00Z">
        <w:r w:rsidDel="00BB5BB2">
          <w:rPr>
            <w:sz w:val="24"/>
            <w:szCs w:val="24"/>
          </w:rPr>
          <w:delText xml:space="preserve">with </w:delText>
        </w:r>
      </w:del>
      <w:del w:id="694" w:author="Amanda D. Rodewald" w:date="2021-12-28T16:49:00Z">
        <w:r w:rsidDel="00C35785">
          <w:rPr>
            <w:sz w:val="24"/>
            <w:szCs w:val="24"/>
          </w:rPr>
          <w:delText>&lt;2500 individuals remain</w:delText>
        </w:r>
      </w:del>
      <w:del w:id="695" w:author="Amanda D. Rodewald" w:date="2021-12-28T16:42:00Z">
        <w:r w:rsidDel="00BB5BB2">
          <w:rPr>
            <w:sz w:val="24"/>
            <w:szCs w:val="24"/>
          </w:rPr>
          <w:delText>ing</w:delText>
        </w:r>
        <w:r w:rsidR="00DA6A12" w:rsidDel="001A1944">
          <w:rPr>
            <w:sz w:val="24"/>
            <w:szCs w:val="24"/>
          </w:rPr>
          <w:delText xml:space="preserve"> </w:delText>
        </w:r>
      </w:del>
      <w:del w:id="696" w:author="Amanda D. Rodewald" w:date="2021-12-28T16:49:00Z">
        <w:r w:rsidR="0066454E" w:rsidDel="00C35785">
          <w:rPr>
            <w:sz w:val="24"/>
            <w:szCs w:val="24"/>
          </w:rPr>
          <w:delText xml:space="preserve"> </w:delText>
        </w:r>
        <w:r w:rsidR="0066454E" w:rsidDel="00C35785">
          <w:rPr>
            <w:sz w:val="24"/>
            <w:szCs w:val="24"/>
          </w:rPr>
          <w:fldChar w:fldCharType="begin"/>
        </w:r>
        <w:r w:rsidR="0066454E" w:rsidDel="00C35785">
          <w:rPr>
            <w:sz w:val="24"/>
            <w:szCs w:val="24"/>
          </w:rPr>
          <w:delInstrText xml:space="preserve"> ADDIN ZOTERO_ITEM CSL_CITATION {"citationID":"umL08eax","properties":{"formattedCitation":"(International) 2016)","plainCitation":"(International) 2016)","noteIndex":0},"citationItems":[{"id":757,"uris":["http://zotero.org/users/878981/items/KQTGE8Z2"],"uri":["http://zotero.org/users/878981/items/KQTGE8Z2"],"itemData":{"id":757,"type":"webpage","abstract":"Established in 1964, the IUCN Red List of Threatened Species has evolved to become the world’s most comprehensive information source on the global conservation status of animal, fungi and plant species.","container-title":"IUCN Red List of Threatened Species","title":"IUCN Red List of Threatened Species: Ara ambiguus","title-short":"IUCN Red List of Threatened Species","URL":"https://www.iucnredlist.org/en","author":[{"family":"International)","given":"BirdLife International (BirdLife"}],"accessed":{"date-parts":[["2020",10,30]]},"issued":{"date-parts":[["2016",10,1]]}}}],"schema":"https://github.com/citation-style-language/schema/raw/master/csl-citation.json"} </w:delInstrText>
        </w:r>
        <w:r w:rsidR="0066454E" w:rsidDel="00C35785">
          <w:rPr>
            <w:sz w:val="24"/>
            <w:szCs w:val="24"/>
          </w:rPr>
          <w:fldChar w:fldCharType="separate"/>
        </w:r>
        <w:r w:rsidR="0066454E" w:rsidRPr="0066454E" w:rsidDel="00C35785">
          <w:rPr>
            <w:sz w:val="24"/>
          </w:rPr>
          <w:delText>(International) 2016)</w:delText>
        </w:r>
        <w:r w:rsidR="0066454E" w:rsidDel="00C35785">
          <w:rPr>
            <w:sz w:val="24"/>
            <w:szCs w:val="24"/>
          </w:rPr>
          <w:fldChar w:fldCharType="end"/>
        </w:r>
        <w:r w:rsidDel="00C35785">
          <w:rPr>
            <w:sz w:val="24"/>
            <w:szCs w:val="24"/>
          </w:rPr>
          <w:delText xml:space="preserve"> </w:delText>
        </w:r>
      </w:del>
      <w:del w:id="697" w:author="Amanda D. Rodewald" w:date="2021-12-28T16:42:00Z">
        <w:r w:rsidDel="00BB5BB2">
          <w:rPr>
            <w:sz w:val="24"/>
            <w:szCs w:val="24"/>
          </w:rPr>
          <w:delText>and a range that stretches from</w:delText>
        </w:r>
      </w:del>
      <w:del w:id="698" w:author="Amanda D. Rodewald" w:date="2021-12-28T16:49:00Z">
        <w:r w:rsidDel="00C35785">
          <w:rPr>
            <w:sz w:val="24"/>
            <w:szCs w:val="24"/>
          </w:rPr>
          <w:delText xml:space="preserve"> southern Honduras to western Colombia. Because </w:delText>
        </w:r>
      </w:del>
      <w:del w:id="699" w:author="Amanda D. Rodewald" w:date="2021-12-28T16:43:00Z">
        <w:r w:rsidR="002C7D5A" w:rsidDel="001A1944">
          <w:rPr>
            <w:sz w:val="24"/>
            <w:szCs w:val="24"/>
          </w:rPr>
          <w:delText>g</w:delText>
        </w:r>
        <w:r w:rsidDel="001A1944">
          <w:rPr>
            <w:sz w:val="24"/>
            <w:szCs w:val="24"/>
          </w:rPr>
          <w:delText xml:space="preserve">reat </w:delText>
        </w:r>
        <w:r w:rsidR="002C7D5A" w:rsidDel="001A1944">
          <w:rPr>
            <w:sz w:val="24"/>
            <w:szCs w:val="24"/>
          </w:rPr>
          <w:delText>g</w:delText>
        </w:r>
        <w:r w:rsidDel="001A1944">
          <w:rPr>
            <w:sz w:val="24"/>
            <w:szCs w:val="24"/>
          </w:rPr>
          <w:delText>reen</w:delText>
        </w:r>
      </w:del>
      <w:del w:id="700" w:author="Amanda D. Rodewald" w:date="2021-12-28T16:49:00Z">
        <w:r w:rsidDel="00C35785">
          <w:rPr>
            <w:sz w:val="24"/>
            <w:szCs w:val="24"/>
          </w:rPr>
          <w:delText xml:space="preserve"> </w:delText>
        </w:r>
        <w:r w:rsidR="002C7D5A" w:rsidDel="00C35785">
          <w:rPr>
            <w:sz w:val="24"/>
            <w:szCs w:val="24"/>
          </w:rPr>
          <w:delText>m</w:delText>
        </w:r>
        <w:r w:rsidDel="00C35785">
          <w:rPr>
            <w:sz w:val="24"/>
            <w:szCs w:val="24"/>
          </w:rPr>
          <w:delText xml:space="preserve">acaw </w:delText>
        </w:r>
      </w:del>
      <w:del w:id="701" w:author="Amanda D. Rodewald" w:date="2021-12-28T16:44:00Z">
        <w:r w:rsidDel="001A1944">
          <w:rPr>
            <w:sz w:val="24"/>
            <w:szCs w:val="24"/>
          </w:rPr>
          <w:delText xml:space="preserve">habitat spans </w:delText>
        </w:r>
      </w:del>
      <w:del w:id="702" w:author="Amanda D. Rodewald" w:date="2021-12-28T16:49:00Z">
        <w:r w:rsidDel="00C35785">
          <w:rPr>
            <w:sz w:val="24"/>
            <w:szCs w:val="24"/>
          </w:rPr>
          <w:delText xml:space="preserve">several countries </w:delText>
        </w:r>
      </w:del>
      <w:del w:id="703" w:author="Amanda D. Rodewald" w:date="2021-12-28T16:44:00Z">
        <w:r w:rsidDel="001A1944">
          <w:rPr>
            <w:sz w:val="24"/>
            <w:szCs w:val="24"/>
          </w:rPr>
          <w:delText xml:space="preserve">differing </w:delText>
        </w:r>
      </w:del>
      <w:del w:id="704" w:author="Amanda D. Rodewald" w:date="2021-12-28T16:49:00Z">
        <w:r w:rsidDel="00C35785">
          <w:rPr>
            <w:sz w:val="24"/>
            <w:szCs w:val="24"/>
          </w:rPr>
          <w:delText xml:space="preserve">in governance, </w:delText>
        </w:r>
        <w:r w:rsidR="003A78D6" w:rsidDel="00C35785">
          <w:rPr>
            <w:sz w:val="24"/>
            <w:szCs w:val="24"/>
          </w:rPr>
          <w:delText>land use</w:delText>
        </w:r>
        <w:r w:rsidDel="00C35785">
          <w:rPr>
            <w:sz w:val="24"/>
            <w:szCs w:val="24"/>
          </w:rPr>
          <w:delText xml:space="preserve">, and climate risk, coordinated efforts among countries will be necessary for the species to persist in the future. </w:delText>
        </w:r>
        <w:commentRangeEnd w:id="689"/>
        <w:r w:rsidR="001A1944" w:rsidDel="00C35785">
          <w:rPr>
            <w:rStyle w:val="CommentReference"/>
          </w:rPr>
          <w:commentReference w:id="689"/>
        </w:r>
        <w:r w:rsidDel="00C35785">
          <w:rPr>
            <w:sz w:val="24"/>
            <w:szCs w:val="24"/>
          </w:rPr>
          <w:delText>Such c</w:delText>
        </w:r>
      </w:del>
      <w:ins w:id="705" w:author="Amanda D. Rodewald" w:date="2021-12-28T16:49:00Z">
        <w:r w:rsidR="00C35785">
          <w:rPr>
            <w:sz w:val="24"/>
            <w:szCs w:val="24"/>
          </w:rPr>
          <w:t>C</w:t>
        </w:r>
      </w:ins>
      <w:r>
        <w:rPr>
          <w:sz w:val="24"/>
          <w:szCs w:val="24"/>
        </w:rPr>
        <w:t>ooperative governance frameworks</w:t>
      </w:r>
      <w:r w:rsidR="001057B2">
        <w:rPr>
          <w:sz w:val="24"/>
          <w:szCs w:val="24"/>
        </w:rPr>
        <w:t xml:space="preserve"> </w:t>
      </w:r>
      <w:r w:rsidR="0001474F">
        <w:rPr>
          <w:sz w:val="24"/>
          <w:szCs w:val="24"/>
        </w:rPr>
        <w:fldChar w:fldCharType="begin"/>
      </w:r>
      <w:r w:rsidR="0001474F">
        <w:rPr>
          <w:sz w:val="24"/>
          <w:szCs w:val="24"/>
        </w:rPr>
        <w:instrText xml:space="preserve"> ADDIN ZOTERO_ITEM CSL_CITATION {"citationID":"v5ThmbZw","properties":{"formattedCitation":"(Miller et al. 2019)","plainCitation":"(Miller et al. 2019)","noteIndex":0},"citationItems":[{"id":779,"uris":["http://zotero.org/users/878981/items/FKYS6N8W"],"uri":["http://zotero.org/users/878981/items/FKYS6N8W"],"itemData":{"id":779,"type":"article-journal","container-title":"Conservation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01474F" w:rsidRPr="0001474F">
        <w:rPr>
          <w:sz w:val="24"/>
        </w:rPr>
        <w:t>(Miller et al. 2019)</w:t>
      </w:r>
      <w:r w:rsidR="0001474F">
        <w:rPr>
          <w:sz w:val="24"/>
          <w:szCs w:val="24"/>
        </w:rPr>
        <w:fldChar w:fldCharType="end"/>
      </w:r>
      <w:r>
        <w:rPr>
          <w:sz w:val="24"/>
          <w:szCs w:val="24"/>
        </w:rPr>
        <w:t xml:space="preserve"> are especially important for countries supporting</w:t>
      </w:r>
      <w:r w:rsidR="00276948">
        <w:rPr>
          <w:sz w:val="24"/>
          <w:szCs w:val="24"/>
        </w:rPr>
        <w:t xml:space="preserve"> </w:t>
      </w:r>
      <w:r>
        <w:rPr>
          <w:sz w:val="24"/>
          <w:szCs w:val="24"/>
        </w:rPr>
        <w:t xml:space="preserve">wide-ranging species that are expected to be impacted by climate, </w:t>
      </w:r>
      <w:r w:rsidR="003A78D6">
        <w:rPr>
          <w:sz w:val="24"/>
          <w:szCs w:val="24"/>
        </w:rPr>
        <w:t>land use</w:t>
      </w:r>
      <w:r>
        <w:rPr>
          <w:sz w:val="24"/>
          <w:szCs w:val="24"/>
        </w:rPr>
        <w:t>, and governance risk across borders</w:t>
      </w:r>
      <w:r w:rsidR="00276948">
        <w:t xml:space="preserve"> </w:t>
      </w:r>
      <w:r>
        <w:rPr>
          <w:sz w:val="24"/>
          <w:szCs w:val="24"/>
        </w:rPr>
        <w:t>(Fig</w:t>
      </w:r>
      <w:r w:rsidR="00021F02">
        <w:rPr>
          <w:sz w:val="24"/>
          <w:szCs w:val="24"/>
        </w:rPr>
        <w:t>.</w:t>
      </w:r>
      <w:r>
        <w:rPr>
          <w:sz w:val="24"/>
          <w:szCs w:val="24"/>
        </w:rPr>
        <w:t xml:space="preserve"> 3). These governance frameworks, both within and among</w:t>
      </w:r>
      <w:r w:rsidR="00276948">
        <w:t xml:space="preserve"> </w:t>
      </w:r>
      <w:r>
        <w:rPr>
          <w:sz w:val="24"/>
          <w:szCs w:val="24"/>
        </w:rPr>
        <w:t>countries, would need to be developed in an environmentally just and equitable way to deliver benefits to biodiversity and local communities</w:t>
      </w:r>
      <w:r w:rsidR="001057B2">
        <w:rPr>
          <w:sz w:val="24"/>
          <w:szCs w:val="24"/>
        </w:rPr>
        <w:t xml:space="preserve"> </w:t>
      </w:r>
      <w:commentRangeStart w:id="706"/>
      <w:r w:rsidR="00BA2A46">
        <w:rPr>
          <w:sz w:val="24"/>
          <w:szCs w:val="24"/>
        </w:rPr>
        <w:fldChar w:fldCharType="begin"/>
      </w:r>
      <w:r w:rsidR="00BA2A46">
        <w:rPr>
          <w:sz w:val="24"/>
          <w:szCs w:val="24"/>
        </w:rPr>
        <w:instrText xml:space="preserve"> ADDIN ZOTERO_ITEM CSL_CITATION {"citationID":"LmXn2D8v","properties":{"formattedCitation":"(Martin et al. 2013)","plainCitation":"(Martin et al. 2013)","noteIndex":0},"citationItems":[{"id":742,"uris":["http://zotero.org/users/878981/items/8KPTQJRX"],"uri":["http://zotero.org/users/878981/items/8KPTQJRX"],"itemData":{"id":742,"type":"article-journal","abstract":"This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BA2A46" w:rsidRPr="00BA2A46">
        <w:rPr>
          <w:sz w:val="24"/>
        </w:rPr>
        <w:t>(Martin et al. 2013)</w:t>
      </w:r>
      <w:r w:rsidR="00BA2A46">
        <w:rPr>
          <w:sz w:val="24"/>
          <w:szCs w:val="24"/>
        </w:rPr>
        <w:fldChar w:fldCharType="end"/>
      </w:r>
      <w:commentRangeEnd w:id="706"/>
      <w:r w:rsidR="00C36837">
        <w:rPr>
          <w:rStyle w:val="CommentReference"/>
        </w:rPr>
        <w:commentReference w:id="706"/>
      </w:r>
      <w:r>
        <w:rPr>
          <w:sz w:val="24"/>
          <w:szCs w:val="24"/>
        </w:rPr>
        <w:t>.</w:t>
      </w:r>
      <w:ins w:id="707" w:author="Amanda D. Rodewald" w:date="2021-12-28T17:08:00Z">
        <w:r w:rsidR="00C36837">
          <w:rPr>
            <w:sz w:val="24"/>
            <w:szCs w:val="24"/>
          </w:rPr>
          <w:t xml:space="preserve">  </w:t>
        </w:r>
      </w:ins>
    </w:p>
    <w:p w14:paraId="3EA86B3B" w14:textId="61A01553" w:rsidR="00C1706F" w:rsidRDefault="00C1706F">
      <w:pPr>
        <w:spacing w:line="480" w:lineRule="auto"/>
        <w:ind w:firstLine="720"/>
        <w:rPr>
          <w:sz w:val="24"/>
          <w:szCs w:val="24"/>
        </w:rPr>
        <w:pPrChange w:id="708" w:author="Amanda D. Rodewald" w:date="2021-12-28T17:07:00Z">
          <w:pPr>
            <w:spacing w:line="480" w:lineRule="auto"/>
          </w:pPr>
        </w:pPrChange>
      </w:pPr>
    </w:p>
    <w:p w14:paraId="5E267FF0" w14:textId="6337B3EB" w:rsidR="00C1706F" w:rsidDel="00066912" w:rsidRDefault="00D0362E" w:rsidP="00341122">
      <w:pPr>
        <w:spacing w:line="480" w:lineRule="auto"/>
        <w:rPr>
          <w:del w:id="709" w:author="Amanda D. Rodewald" w:date="2021-12-28T16:50:00Z"/>
          <w:sz w:val="24"/>
          <w:szCs w:val="24"/>
        </w:rPr>
      </w:pPr>
      <w:commentRangeStart w:id="710"/>
      <w:del w:id="711" w:author="Amanda D. Rodewald" w:date="2021-12-28T16:50:00Z">
        <w:r w:rsidDel="00066912">
          <w:rPr>
            <w:sz w:val="24"/>
            <w:szCs w:val="24"/>
          </w:rPr>
          <w:tab/>
          <w:delText>In contrast, few priorities changed - and protection needs remained high - for countries with high rates of endemism, even amid high risk from climate change, land</w:delText>
        </w:r>
        <w:r w:rsidR="00276948" w:rsidDel="00066912">
          <w:delText xml:space="preserve"> </w:delText>
        </w:r>
        <w:r w:rsidDel="00066912">
          <w:rPr>
            <w:sz w:val="24"/>
            <w:szCs w:val="24"/>
          </w:rPr>
          <w:delText>use, and weak</w:delText>
        </w:r>
        <w:r w:rsidR="00076D53" w:rsidDel="00066912">
          <w:delText xml:space="preserve"> </w:delText>
        </w:r>
        <w:r w:rsidDel="00066912">
          <w:rPr>
            <w:sz w:val="24"/>
            <w:szCs w:val="24"/>
          </w:rPr>
          <w:delText xml:space="preserve">governance. Moreover, some countries with a large proportion of their land already protected, such as Brazil, which has protected 30.3% of its land area, had lower differences between </w:delText>
        </w:r>
        <w:r w:rsidDel="00066912">
          <w:rPr>
            <w:sz w:val="24"/>
            <w:szCs w:val="24"/>
          </w:rPr>
          <w:lastRenderedPageBreak/>
          <w:delText xml:space="preserve">scenarios that incorporate risk and the null scenario, despite having high climate, </w:delText>
        </w:r>
        <w:r w:rsidR="003A78D6" w:rsidDel="00066912">
          <w:rPr>
            <w:sz w:val="24"/>
            <w:szCs w:val="24"/>
          </w:rPr>
          <w:delText>land use</w:delText>
        </w:r>
        <w:r w:rsidDel="00066912">
          <w:rPr>
            <w:sz w:val="24"/>
            <w:szCs w:val="24"/>
          </w:rPr>
          <w:delText>, and governance risk. This highlights</w:delText>
        </w:r>
        <w:r w:rsidR="002C7D5A" w:rsidDel="00066912">
          <w:rPr>
            <w:sz w:val="24"/>
            <w:szCs w:val="24"/>
          </w:rPr>
          <w:delText xml:space="preserve"> </w:delText>
        </w:r>
        <w:r w:rsidDel="00066912">
          <w:rPr>
            <w:sz w:val="24"/>
            <w:szCs w:val="24"/>
          </w:rPr>
          <w:delText xml:space="preserve">the importance of further considering the effectiveness of existing protected areas in planning analyses, </w:delText>
        </w:r>
        <w:r w:rsidR="00276948" w:rsidDel="00066912">
          <w:rPr>
            <w:sz w:val="24"/>
            <w:szCs w:val="24"/>
          </w:rPr>
          <w:delText xml:space="preserve">in tropical areas </w:delText>
        </w:r>
        <w:r w:rsidDel="00066912">
          <w:rPr>
            <w:sz w:val="24"/>
            <w:szCs w:val="24"/>
          </w:rPr>
          <w:delText>where cropland conversion in protected areas has increased to similar rates outside protected areas</w:delText>
        </w:r>
        <w:r w:rsidR="00187FE5" w:rsidDel="00066912">
          <w:rPr>
            <w:sz w:val="24"/>
            <w:szCs w:val="24"/>
          </w:rPr>
          <w:delText xml:space="preserve"> </w:delText>
        </w:r>
        <w:r w:rsidR="00F43089" w:rsidDel="00066912">
          <w:rPr>
            <w:sz w:val="24"/>
            <w:szCs w:val="24"/>
          </w:rPr>
          <w:fldChar w:fldCharType="begin"/>
        </w:r>
        <w:r w:rsidR="00F43089" w:rsidDel="00066912">
          <w:rPr>
            <w:sz w:val="24"/>
            <w:szCs w:val="24"/>
          </w:rPr>
          <w:delInstrText xml:space="preserve"> ADDIN ZOTERO_ITEM CSL_CITATION {"citationID":"NdZ2FRCm","properties":{"formattedCitation":"(Geldmann et al. 2019)","plainCitation":"(Geldmann et al. 2019)","noteIndex":0},"citationItems":[{"id":778,"uris":["http://zotero.org/users/878981/items/A2M6F94Q"],"uri":["http://zotero.org/users/878981/items/A2M6F94Q"],"itemData":{"id":778,"type":"article-journal","container-title":"Proceedings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delInstrText>
        </w:r>
        <w:r w:rsidR="00F43089" w:rsidDel="00066912">
          <w:rPr>
            <w:sz w:val="24"/>
            <w:szCs w:val="24"/>
          </w:rPr>
          <w:fldChar w:fldCharType="separate"/>
        </w:r>
        <w:r w:rsidR="00F43089" w:rsidRPr="00F43089" w:rsidDel="00066912">
          <w:rPr>
            <w:sz w:val="24"/>
          </w:rPr>
          <w:delText>(Geldmann et al. 2019)</w:delText>
        </w:r>
        <w:r w:rsidR="00F43089" w:rsidDel="00066912">
          <w:rPr>
            <w:sz w:val="24"/>
            <w:szCs w:val="24"/>
          </w:rPr>
          <w:fldChar w:fldCharType="end"/>
        </w:r>
        <w:r w:rsidDel="00066912">
          <w:rPr>
            <w:sz w:val="24"/>
            <w:szCs w:val="24"/>
          </w:rPr>
          <w:delText>.</w:delText>
        </w:r>
      </w:del>
    </w:p>
    <w:p w14:paraId="0BC8715E" w14:textId="49477516" w:rsidR="00D822C8" w:rsidDel="000D5094" w:rsidRDefault="00D0362E">
      <w:pPr>
        <w:spacing w:line="480" w:lineRule="auto"/>
        <w:rPr>
          <w:del w:id="712" w:author="Joe Bennett" w:date="2021-12-27T08:34:00Z"/>
          <w:moveTo w:id="713" w:author="Joe Bennett" w:date="2021-12-22T12:33:00Z"/>
          <w:sz w:val="24"/>
          <w:szCs w:val="24"/>
        </w:rPr>
      </w:pPr>
      <w:r>
        <w:rPr>
          <w:sz w:val="24"/>
          <w:szCs w:val="24"/>
        </w:rPr>
        <w:t>Previous work has incorporated individual risk factors analogous to those we used, including governance</w:t>
      </w:r>
      <w:r w:rsidR="00CC50A4">
        <w:rPr>
          <w:sz w:val="24"/>
          <w:szCs w:val="24"/>
        </w:rPr>
        <w:t xml:space="preserve"> </w:t>
      </w:r>
      <w:r w:rsidR="00CC50A4">
        <w:rPr>
          <w:sz w:val="24"/>
          <w:szCs w:val="24"/>
        </w:rPr>
        <w:fldChar w:fldCharType="begin"/>
      </w:r>
      <w:r w:rsidR="00CC50A4">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2017)","noteIndex":0},"citationItems":[{"id":1113,"uris":["http://zotero.org/users/878981/items/5ESHQ8QG"],"uri":["http://zotero.org/users/878981/items/5ESHQ8QG"],"itemData":{"id":1113,"type":"article-journal","container-title":"Conservation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B"},{"family":"Pailler","given":"Sharon"}],"issued":{"date-parts":[["2011"]]}}},{"id":793,"uris":["http://zotero.org/users/878981/items/HUE6CQIP"],"uri":["http://zotero.org/users/878981/items/HUE6CQIP"],"itemData":{"id":793,"type":"article-journal","container-title":"Annals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CC50A4" w:rsidRPr="00CC50A4">
        <w:rPr>
          <w:sz w:val="24"/>
        </w:rPr>
        <w:t>(Mascia &amp; Pailler 2011; Eklund &amp; Cabeza-Jaimejuan 2017)</w:t>
      </w:r>
      <w:r w:rsidR="00CC50A4">
        <w:rPr>
          <w:sz w:val="24"/>
          <w:szCs w:val="24"/>
        </w:rPr>
        <w:fldChar w:fldCharType="end"/>
      </w:r>
      <w:r>
        <w:rPr>
          <w:sz w:val="24"/>
          <w:szCs w:val="24"/>
        </w:rPr>
        <w:t>, climate change</w:t>
      </w:r>
      <w:r w:rsidR="00187FE5">
        <w:rPr>
          <w:sz w:val="24"/>
          <w:szCs w:val="24"/>
        </w:rPr>
        <w:t xml:space="preserve"> </w:t>
      </w:r>
      <w:r w:rsidR="00051151">
        <w:rPr>
          <w:sz w:val="24"/>
          <w:szCs w:val="24"/>
        </w:rPr>
        <w:fldChar w:fldCharType="begin"/>
      </w:r>
      <w:r w:rsidR="00076B4A">
        <w:rPr>
          <w:sz w:val="24"/>
          <w:szCs w:val="24"/>
        </w:rPr>
        <w:instrText xml:space="preserve"> ADDIN ZOTERO_ITEM CSL_CITATION {"citationID":"RUQULO3z","properties":{"formattedCitation":"(Hoffmann et al. 2019b)","plainCitation":"(Hoffmann et al. 2019b)","noteIndex":0},"citationItems":[{"id":791,"uris":["http://zotero.org/users/878981/items/YR7HKC6V"],"uri":["http://zotero.org/users/878981/items/YR7HKC6V"],"itemData":{"id":791,"type":"article-journal","container-title":"Nature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076B4A" w:rsidRPr="00076B4A">
        <w:rPr>
          <w:sz w:val="24"/>
        </w:rPr>
        <w:t>(Hoffmann et al. 2019</w:t>
      </w:r>
      <w:del w:id="714" w:author="Joe Bennett" w:date="2021-12-26T13:09:00Z">
        <w:r w:rsidR="00076B4A" w:rsidRPr="00076B4A" w:rsidDel="0049770E">
          <w:rPr>
            <w:sz w:val="24"/>
          </w:rPr>
          <w:delText>b</w:delText>
        </w:r>
      </w:del>
      <w:r w:rsidR="00076B4A" w:rsidRPr="00076B4A">
        <w:rPr>
          <w:sz w:val="24"/>
        </w:rPr>
        <w:t>)</w:t>
      </w:r>
      <w:r w:rsidR="00051151">
        <w:rPr>
          <w:sz w:val="24"/>
          <w:szCs w:val="24"/>
        </w:rPr>
        <w:fldChar w:fldCharType="end"/>
      </w:r>
      <w:r>
        <w:rPr>
          <w:sz w:val="24"/>
          <w:szCs w:val="24"/>
        </w:rPr>
        <w:t xml:space="preserve"> and </w:t>
      </w:r>
      <w:r w:rsidR="003A78D6">
        <w:rPr>
          <w:sz w:val="24"/>
          <w:szCs w:val="24"/>
        </w:rPr>
        <w:t>land use</w:t>
      </w:r>
      <w:r>
        <w:rPr>
          <w:sz w:val="24"/>
          <w:szCs w:val="24"/>
        </w:rPr>
        <w:t xml:space="preserve"> change</w:t>
      </w:r>
      <w:r w:rsidR="00F64B15">
        <w:rPr>
          <w:sz w:val="24"/>
          <w:szCs w:val="24"/>
        </w:rPr>
        <w:t xml:space="preserve"> </w:t>
      </w:r>
      <w:r w:rsidR="00F64B15">
        <w:rPr>
          <w:sz w:val="24"/>
          <w:szCs w:val="24"/>
        </w:rPr>
        <w:fldChar w:fldCharType="begin"/>
      </w:r>
      <w:r w:rsidR="00F64B15">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2016)","noteIndex":0},"citationItems":[{"id":50,"uris":["http://zotero.org/users/878981/items/F5DUHAU8"],"uri":["http://zotero.org/users/878981/items/F5DUHAU8"],"itemData":{"id":50,"type":"article-journal","container-title":"Nature","issue":"7531","note":"publisher: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H"},{"family":"Moilanen","given":"Atte"}],"issued":{"date-parts":[["2014"]]}}},{"id":750,"uris":["http://zotero.org/users/878981/items/GDS29RUJ"],"uri":["http://zotero.org/users/878981/items/GDS29RUJ"],"itemData":{"id":750,"type":"article-journal","abstract":"Mammalian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F64B15" w:rsidRPr="00F64B15">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w:t>
      </w:r>
      <w:commentRangeEnd w:id="710"/>
      <w:r w:rsidR="00715453">
        <w:rPr>
          <w:rStyle w:val="CommentReference"/>
        </w:rPr>
        <w:commentReference w:id="710"/>
      </w:r>
      <w:r w:rsidR="00D456FF" w:rsidRPr="00D456FF">
        <w:rPr>
          <w:sz w:val="24"/>
          <w:szCs w:val="24"/>
        </w:rPr>
        <w:t xml:space="preserve">Our results similarly demonstrate that protected area expansion decisions can be profoundly influenced by all three risk factors </w:t>
      </w:r>
      <w:r w:rsidR="008C1905" w:rsidRPr="00D456FF">
        <w:rPr>
          <w:sz w:val="24"/>
          <w:szCs w:val="24"/>
        </w:rPr>
        <w:t>combined yet</w:t>
      </w:r>
      <w:r w:rsidR="00D456FF" w:rsidRPr="00D456FF">
        <w:rPr>
          <w:sz w:val="24"/>
          <w:szCs w:val="24"/>
        </w:rPr>
        <w:t xml:space="preserve"> show that relatively little additional protected area is required to account for these risks.</w:t>
      </w:r>
      <w:r>
        <w:rPr>
          <w:color w:val="000000"/>
          <w:sz w:val="24"/>
          <w:szCs w:val="24"/>
        </w:rPr>
        <w:t xml:space="preserve"> </w:t>
      </w:r>
      <w:commentRangeStart w:id="715"/>
      <w:r>
        <w:rPr>
          <w:color w:val="000000"/>
          <w:sz w:val="24"/>
          <w:szCs w:val="24"/>
        </w:rPr>
        <w:t xml:space="preserve">Our flexible framework and methods can 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ins w:id="716" w:author="Joe Bennett" w:date="2021-12-22T12:33:00Z">
        <w:r w:rsidR="00D822C8" w:rsidRPr="00D822C8">
          <w:rPr>
            <w:sz w:val="24"/>
            <w:szCs w:val="24"/>
          </w:rPr>
          <w:t xml:space="preserve"> </w:t>
        </w:r>
      </w:ins>
      <w:commentRangeEnd w:id="715"/>
      <w:r w:rsidR="00E2732B">
        <w:rPr>
          <w:rStyle w:val="CommentReference"/>
        </w:rPr>
        <w:commentReference w:id="715"/>
      </w:r>
      <w:moveToRangeStart w:id="717" w:author="Joe Bennett" w:date="2021-12-22T12:33:00Z" w:name="move90983683"/>
      <w:moveTo w:id="718" w:author="Joe Bennett" w:date="2021-12-22T12:33:00Z">
        <w:r w:rsidR="00D822C8">
          <w:rPr>
            <w:sz w:val="24"/>
            <w:szCs w:val="24"/>
          </w:rPr>
          <w:t xml:space="preserve">This difference between climate risk scenarios highlights the need for agencies to carefully consider their choices of risk metrics and suggests that smaller-scale planning exercises should choose metrics that are most relevant for each region.  </w:t>
        </w:r>
      </w:moveTo>
    </w:p>
    <w:moveToRangeEnd w:id="717"/>
    <w:p w14:paraId="7C57A05D" w14:textId="77777777" w:rsidR="00D822C8" w:rsidRDefault="00D822C8">
      <w:pPr>
        <w:spacing w:line="480" w:lineRule="auto"/>
        <w:rPr>
          <w:sz w:val="24"/>
          <w:szCs w:val="24"/>
        </w:rPr>
        <w:pPrChange w:id="719" w:author="Joe Bennett" w:date="2021-12-27T08:34:00Z">
          <w:pPr>
            <w:spacing w:before="57" w:line="480" w:lineRule="auto"/>
            <w:ind w:firstLine="720"/>
          </w:pPr>
        </w:pPrChange>
      </w:pPr>
    </w:p>
    <w:p w14:paraId="54E355AB" w14:textId="6DF47A16" w:rsidR="00C1706F" w:rsidRDefault="00D0362E" w:rsidP="00341122">
      <w:pPr>
        <w:pBdr>
          <w:top w:val="nil"/>
          <w:left w:val="nil"/>
          <w:bottom w:val="nil"/>
          <w:right w:val="nil"/>
          <w:between w:val="nil"/>
        </w:pBdr>
        <w:spacing w:before="120" w:line="480" w:lineRule="auto"/>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D86875">
        <w:rPr>
          <w:color w:val="000000"/>
          <w:sz w:val="24"/>
          <w:szCs w:val="24"/>
        </w:rPr>
        <w:instrText xml:space="preserve"> ADDIN ZOTERO_ITEM CSL_CITATION {"citationID":"gZY86rVm","properties":{"formattedCitation":"(Kelly et al. 2020)","plainCitation":"(Kelly et al. 2020)","noteIndex":0},"citationItems":[{"id":747,"uris":["http://zotero.org/users/878981/items/Z5D8ENUW"],"uri":["http://zotero.org/users/878981/items/Z5D8ENUW"],"itemData":{"id":747,"type":"article-journal","abstract":"Fire's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D86875" w:rsidRPr="00D86875">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A06FC9">
        <w:rPr>
          <w:color w:val="000000"/>
          <w:sz w:val="24"/>
          <w:szCs w:val="24"/>
        </w:rPr>
        <w:instrText xml:space="preserve"> ADDIN ZOTERO_ITEM CSL_CITATION {"citationID":"dldwb6Rj","properties":{"formattedCitation":"(Di Minin et al. 2016)","plainCitation":"(Di Minin et al. 2016)","noteIndex":0},"citationItems":[{"id":750,"uris":["http://zotero.org/users/878981/items/GDS29RUJ"],"uri":["http://zotero.org/users/878981/items/GDS29RUJ"],"itemData":{"id":750,"type":"article-journal","abstract":"Mammalian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A06FC9" w:rsidRPr="00A06FC9">
        <w:rPr>
          <w:sz w:val="24"/>
        </w:rPr>
        <w:t>(Di Minin et al. 2016)</w:t>
      </w:r>
      <w:r w:rsidR="00A06FC9">
        <w:rPr>
          <w:color w:val="000000"/>
          <w:sz w:val="24"/>
          <w:szCs w:val="24"/>
        </w:rPr>
        <w:fldChar w:fldCharType="end"/>
      </w:r>
      <w:r>
        <w:rPr>
          <w:color w:val="000000"/>
          <w:sz w:val="24"/>
          <w:szCs w:val="24"/>
        </w:rPr>
        <w:t xml:space="preserve">, and socio-economic conditions might compromise the effectiveness of protected areas. </w:t>
      </w:r>
      <w:r w:rsidR="000601B2" w:rsidRPr="000601B2">
        <w:rPr>
          <w:color w:val="000000"/>
          <w:sz w:val="24"/>
          <w:szCs w:val="24"/>
        </w:rPr>
        <w:t xml:space="preserve">Yet, as we work towards an ambitious new plan to curb biodiversity loss </w:t>
      </w:r>
      <w:r w:rsidR="0067395D">
        <w:rPr>
          <w:color w:val="000000"/>
          <w:sz w:val="24"/>
          <w:szCs w:val="24"/>
        </w:rPr>
        <w:fldChar w:fldCharType="begin"/>
      </w:r>
      <w:r w:rsidR="0067395D">
        <w:rPr>
          <w:color w:val="000000"/>
          <w:sz w:val="24"/>
          <w:szCs w:val="24"/>
        </w:rPr>
        <w:instrText xml:space="preserve"> ADDIN ZOTERO_ITEM CSL_CITATION {"citationID":"90RoxqJH","properties":{"formattedCitation":"(CBD (Convention on Biological Diversity) 2020)","plainCitation":"(CBD (Convention on Biological Diversity) 2020)","noteIndex":0},"citationItems":[{"id":721,"uris":["http://zotero.org/users/878981/items/SFEVMJYB"],"uri":["http://zotero.org/users/878981/items/SFEVMJYB"],"itemData":{"id":721,"type":"webpage","title":"Zero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7395D">
        <w:rPr>
          <w:color w:val="000000"/>
          <w:sz w:val="24"/>
          <w:szCs w:val="24"/>
        </w:rPr>
        <w:fldChar w:fldCharType="separate"/>
      </w:r>
      <w:r w:rsidR="0067395D" w:rsidRPr="0067395D">
        <w:rPr>
          <w:sz w:val="24"/>
        </w:rPr>
        <w:t>(CBD</w:t>
      </w:r>
      <w:ins w:id="720" w:author="Joe Bennett" w:date="2021-12-21T12:08:00Z">
        <w:r w:rsidR="00362AFC">
          <w:rPr>
            <w:sz w:val="24"/>
          </w:rPr>
          <w:t xml:space="preserve"> </w:t>
        </w:r>
      </w:ins>
      <w:del w:id="721" w:author="Joe Bennett" w:date="2021-12-21T12:08:00Z">
        <w:r w:rsidR="0067395D" w:rsidRPr="0067395D" w:rsidDel="00362AFC">
          <w:rPr>
            <w:sz w:val="24"/>
          </w:rPr>
          <w:delText xml:space="preserve"> (Convention on Biological Diversity) </w:delText>
        </w:r>
      </w:del>
      <w:r w:rsidR="0067395D" w:rsidRPr="0067395D">
        <w:rPr>
          <w:sz w:val="24"/>
        </w:rPr>
        <w:t>2020)</w:t>
      </w:r>
      <w:r w:rsidR="0067395D">
        <w:rPr>
          <w:color w:val="000000"/>
          <w:sz w:val="24"/>
          <w:szCs w:val="24"/>
        </w:rPr>
        <w:fldChar w:fldCharType="end"/>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w:t>
      </w:r>
      <w:r>
        <w:rPr>
          <w:color w:val="000000"/>
          <w:sz w:val="24"/>
          <w:szCs w:val="24"/>
        </w:rPr>
        <w:lastRenderedPageBreak/>
        <w:t xml:space="preserve">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6A3748" w:rsidRDefault="001340B5" w:rsidP="003746CC">
      <w:pPr>
        <w:pStyle w:val="Bibliography"/>
        <w:rPr>
          <w:b/>
          <w:color w:val="000000"/>
          <w:sz w:val="24"/>
          <w:szCs w:val="24"/>
        </w:rPr>
      </w:pPr>
      <w:r w:rsidRPr="006A3748">
        <w:rPr>
          <w:b/>
          <w:color w:val="000000"/>
          <w:sz w:val="24"/>
          <w:szCs w:val="24"/>
        </w:rPr>
        <w:t>References</w:t>
      </w:r>
    </w:p>
    <w:p w14:paraId="4C6C78FC" w14:textId="2C131018" w:rsidR="003746CC" w:rsidRPr="006A3748" w:rsidRDefault="0041311C" w:rsidP="003746CC">
      <w:pPr>
        <w:pStyle w:val="Bibliography"/>
        <w:rPr>
          <w:sz w:val="24"/>
          <w:szCs w:val="24"/>
        </w:rPr>
      </w:pPr>
      <w:r w:rsidRPr="006A3748">
        <w:rPr>
          <w:b/>
          <w:color w:val="000000"/>
          <w:sz w:val="24"/>
          <w:szCs w:val="24"/>
        </w:rPr>
        <w:fldChar w:fldCharType="begin"/>
      </w:r>
      <w:r w:rsidRPr="006A3748">
        <w:rPr>
          <w:b/>
          <w:color w:val="000000"/>
          <w:sz w:val="24"/>
          <w:szCs w:val="24"/>
        </w:rPr>
        <w:instrText xml:space="preserve"> ADDIN ZOTERO_BIBL {"uncited":[],"omitted":[],"custom":[]} CSL_BIBLIOGRAPHY </w:instrText>
      </w:r>
      <w:r w:rsidRPr="006A3748">
        <w:rPr>
          <w:b/>
          <w:color w:val="000000"/>
          <w:sz w:val="24"/>
          <w:szCs w:val="24"/>
        </w:rPr>
        <w:fldChar w:fldCharType="separate"/>
      </w:r>
      <w:del w:id="722" w:author="Joe Bennett" w:date="2021-12-24T14:03:00Z">
        <w:r w:rsidR="003746CC" w:rsidRPr="006A3748" w:rsidDel="00EF0CA8">
          <w:rPr>
            <w:sz w:val="24"/>
            <w:szCs w:val="24"/>
          </w:rPr>
          <w:delText xml:space="preserve">AghaKouchak, A., Chiang, F., Huning, L.S., Love, C.A., Mallakpour, I., Mazdiyasni, O., Moftakhari, H., Papalexiou, S.M., Ragno, E. &amp; Sadegh, M. (2020). Climate Extremes and Compound Hazards in a Warming World. </w:delText>
        </w:r>
        <w:r w:rsidR="003746CC" w:rsidRPr="006A3748" w:rsidDel="00EF0CA8">
          <w:rPr>
            <w:i/>
            <w:iCs/>
            <w:sz w:val="24"/>
            <w:szCs w:val="24"/>
          </w:rPr>
          <w:delText>Annual Review of Earth and Planetary Sciences</w:delText>
        </w:r>
        <w:r w:rsidR="003746CC" w:rsidRPr="006A3748" w:rsidDel="00EF0CA8">
          <w:rPr>
            <w:sz w:val="24"/>
            <w:szCs w:val="24"/>
          </w:rPr>
          <w:delText>, 48, 519–548.</w:delText>
        </w:r>
      </w:del>
    </w:p>
    <w:p w14:paraId="201E4B27" w14:textId="16DC316A" w:rsidR="003746CC" w:rsidRPr="006A3748" w:rsidDel="00EF0CA8" w:rsidRDefault="003746CC" w:rsidP="003746CC">
      <w:pPr>
        <w:pStyle w:val="Bibliography"/>
        <w:rPr>
          <w:del w:id="723" w:author="Joe Bennett" w:date="2021-12-24T14:04:00Z"/>
          <w:sz w:val="24"/>
          <w:szCs w:val="24"/>
        </w:rPr>
      </w:pPr>
      <w:del w:id="724" w:author="Joe Bennett" w:date="2021-12-24T14:04:00Z">
        <w:r w:rsidRPr="006A3748" w:rsidDel="00EF0CA8">
          <w:rPr>
            <w:sz w:val="24"/>
            <w:szCs w:val="24"/>
          </w:rPr>
          <w:delText xml:space="preserve">Anderson G. Brooke &amp; Bell Michelle L. (2011). Heat Waves in the United States: Mortality Risk during Heat Waves and Effect Modification by Heat Wave Characteristics in 43 U.S. Communities. </w:delText>
        </w:r>
        <w:r w:rsidRPr="006A3748" w:rsidDel="00EF0CA8">
          <w:rPr>
            <w:i/>
            <w:iCs/>
            <w:sz w:val="24"/>
            <w:szCs w:val="24"/>
          </w:rPr>
          <w:delText>Environmental Health Perspectives</w:delText>
        </w:r>
        <w:r w:rsidRPr="006A3748" w:rsidDel="00EF0CA8">
          <w:rPr>
            <w:sz w:val="24"/>
            <w:szCs w:val="24"/>
          </w:rPr>
          <w:delText>, 119, 210–218.</w:delText>
        </w:r>
      </w:del>
    </w:p>
    <w:p w14:paraId="4535DDD3" w14:textId="77777777" w:rsidR="003746CC" w:rsidRPr="006A3748" w:rsidRDefault="003746CC" w:rsidP="003746CC">
      <w:pPr>
        <w:pStyle w:val="Bibliography"/>
        <w:rPr>
          <w:sz w:val="24"/>
          <w:szCs w:val="24"/>
        </w:rPr>
      </w:pPr>
      <w:r w:rsidRPr="006A3748">
        <w:rPr>
          <w:sz w:val="24"/>
          <w:szCs w:val="24"/>
        </w:rPr>
        <w:t xml:space="preserve">Asselen, S. van &amp; Verburg, P.H. (2012). A Land System representation for global assessments and land-use modeling. </w:t>
      </w:r>
      <w:r w:rsidRPr="006A3748">
        <w:rPr>
          <w:i/>
          <w:iCs/>
          <w:sz w:val="24"/>
          <w:szCs w:val="24"/>
        </w:rPr>
        <w:t>Global Change Biology</w:t>
      </w:r>
      <w:r w:rsidRPr="006A3748">
        <w:rPr>
          <w:sz w:val="24"/>
          <w:szCs w:val="24"/>
        </w:rPr>
        <w:t>, 18, 3125–3148.</w:t>
      </w:r>
    </w:p>
    <w:p w14:paraId="3E8BCC82" w14:textId="77777777" w:rsidR="003746CC" w:rsidRPr="006A3748" w:rsidRDefault="003746CC" w:rsidP="003746CC">
      <w:pPr>
        <w:pStyle w:val="Bibliography"/>
        <w:rPr>
          <w:sz w:val="24"/>
          <w:szCs w:val="24"/>
        </w:rPr>
      </w:pPr>
      <w:r w:rsidRPr="006A3748">
        <w:rPr>
          <w:sz w:val="24"/>
          <w:szCs w:val="24"/>
        </w:rPr>
        <w:t xml:space="preserve">Ball, I.R., Possingham, H.P. &amp; Watts, M.E. (2009). Marxan and Relatives: Software for Spatial Conservation Prioritization. In: </w:t>
      </w:r>
      <w:r w:rsidRPr="006A3748">
        <w:rPr>
          <w:i/>
          <w:iCs/>
          <w:sz w:val="24"/>
          <w:szCs w:val="24"/>
        </w:rPr>
        <w:t>Spatial conservation prioritization. Quantitative methods &amp; computational tools</w:t>
      </w:r>
      <w:r w:rsidRPr="006A3748">
        <w:rPr>
          <w:sz w:val="24"/>
          <w:szCs w:val="24"/>
        </w:rPr>
        <w:t>. Oxford University Press, p. e12625.</w:t>
      </w:r>
    </w:p>
    <w:p w14:paraId="14315D70" w14:textId="77777777" w:rsidR="003746CC" w:rsidRPr="006A3748" w:rsidRDefault="003746CC" w:rsidP="003746CC">
      <w:pPr>
        <w:pStyle w:val="Bibliography"/>
        <w:rPr>
          <w:sz w:val="24"/>
          <w:szCs w:val="24"/>
        </w:rPr>
      </w:pPr>
      <w:r w:rsidRPr="006A3748">
        <w:rPr>
          <w:sz w:val="24"/>
          <w:szCs w:val="24"/>
        </w:rPr>
        <w:t xml:space="preserve">Barnes, M.D., Craigie, I.D., Harrison, L.B., Geldmann, J., Collen, B., Whitmee, S., Balmford, A., Burgess, N.D., Brooks, T., Hockings, M. &amp; Woodley, S. (2016). Wildlife population </w:t>
      </w:r>
      <w:r w:rsidRPr="006A3748">
        <w:rPr>
          <w:sz w:val="24"/>
          <w:szCs w:val="24"/>
        </w:rPr>
        <w:lastRenderedPageBreak/>
        <w:t xml:space="preserve">trends in protected areas predicted by national socio-economic metrics and body size. </w:t>
      </w:r>
      <w:r w:rsidRPr="006A3748">
        <w:rPr>
          <w:i/>
          <w:iCs/>
          <w:sz w:val="24"/>
          <w:szCs w:val="24"/>
        </w:rPr>
        <w:t>Nature Communications</w:t>
      </w:r>
      <w:r w:rsidRPr="006A3748">
        <w:rPr>
          <w:sz w:val="24"/>
          <w:szCs w:val="24"/>
        </w:rPr>
        <w:t>, 7, 12747.</w:t>
      </w:r>
    </w:p>
    <w:p w14:paraId="44DA4CBB" w14:textId="7C3DE753" w:rsidR="003746CC" w:rsidRPr="006A3748" w:rsidDel="00EF0CA8" w:rsidRDefault="003746CC" w:rsidP="003746CC">
      <w:pPr>
        <w:pStyle w:val="Bibliography"/>
        <w:rPr>
          <w:del w:id="725" w:author="Joe Bennett" w:date="2021-12-24T14:07:00Z"/>
          <w:sz w:val="24"/>
          <w:szCs w:val="24"/>
        </w:rPr>
      </w:pPr>
      <w:del w:id="726" w:author="Joe Bennett" w:date="2021-12-24T14:07:00Z">
        <w:r w:rsidRPr="006A3748" w:rsidDel="00EF0CA8">
          <w:rPr>
            <w:sz w:val="24"/>
            <w:szCs w:val="24"/>
          </w:rPr>
          <w:delText xml:space="preserve">Battisti, D.S. &amp; Naylor, R.L. (2009). Historical Warnings of Future Food Insecurity with Unprecedented Seasonal Heat. </w:delText>
        </w:r>
        <w:r w:rsidRPr="006A3748" w:rsidDel="00EF0CA8">
          <w:rPr>
            <w:i/>
            <w:iCs/>
            <w:sz w:val="24"/>
            <w:szCs w:val="24"/>
          </w:rPr>
          <w:delText>Science</w:delText>
        </w:r>
        <w:r w:rsidRPr="006A3748" w:rsidDel="00EF0CA8">
          <w:rPr>
            <w:sz w:val="24"/>
            <w:szCs w:val="24"/>
          </w:rPr>
          <w:delText>, 323, 240–244.</w:delText>
        </w:r>
      </w:del>
    </w:p>
    <w:p w14:paraId="05BE80DF" w14:textId="77777777" w:rsidR="003746CC" w:rsidRPr="006A3748" w:rsidRDefault="003746CC" w:rsidP="003746CC">
      <w:pPr>
        <w:pStyle w:val="Bibliography"/>
        <w:rPr>
          <w:sz w:val="24"/>
          <w:szCs w:val="24"/>
        </w:rPr>
      </w:pPr>
      <w:r w:rsidRPr="006A3748">
        <w:rPr>
          <w:sz w:val="24"/>
          <w:szCs w:val="24"/>
        </w:rPr>
        <w:t xml:space="preserve">Baynham-Herd, Z., Amano, T., Sutherland, W.J. &amp; Donald, P.F. (2018). Governance explains variation in national responses to the biodiversity crisis. </w:t>
      </w:r>
      <w:r w:rsidRPr="006A3748">
        <w:rPr>
          <w:i/>
          <w:iCs/>
          <w:sz w:val="24"/>
          <w:szCs w:val="24"/>
        </w:rPr>
        <w:t>Environmental Conservation</w:t>
      </w:r>
      <w:r w:rsidRPr="006A3748">
        <w:rPr>
          <w:sz w:val="24"/>
          <w:szCs w:val="24"/>
        </w:rPr>
        <w:t>, 45, 407–418.</w:t>
      </w:r>
    </w:p>
    <w:p w14:paraId="7B3309E6" w14:textId="77777777" w:rsidR="003746CC" w:rsidRPr="006A3748" w:rsidRDefault="003746CC" w:rsidP="003746CC">
      <w:pPr>
        <w:pStyle w:val="Bibliography"/>
        <w:rPr>
          <w:sz w:val="24"/>
          <w:szCs w:val="24"/>
        </w:rPr>
      </w:pPr>
      <w:r w:rsidRPr="006A3748">
        <w:rPr>
          <w:sz w:val="24"/>
          <w:szCs w:val="24"/>
        </w:rPr>
        <w:t xml:space="preserve">Brooks, T.M., Pimm, S.L., Akçakaya, H.R., Buchanan, G.M., Butchart, S.H.M., Foden, W., Hilton-Taylor, C., Hoffmann, M., Jenkins, C.N., Joppa, L., Li, B.V., Menon, V., Ocampo-Peñuela, N. &amp; Rondinini, C. (2019). Measuring Terrestrial Area of Habitat (AOH) and Its Utility for the IUCN Red List. </w:t>
      </w:r>
      <w:r w:rsidRPr="006A3748">
        <w:rPr>
          <w:i/>
          <w:iCs/>
          <w:sz w:val="24"/>
          <w:szCs w:val="24"/>
        </w:rPr>
        <w:t>Trends in Ecology &amp; Evolution</w:t>
      </w:r>
      <w:r w:rsidRPr="006A3748">
        <w:rPr>
          <w:sz w:val="24"/>
          <w:szCs w:val="24"/>
        </w:rPr>
        <w:t>, 34, 977–986.</w:t>
      </w:r>
    </w:p>
    <w:p w14:paraId="700FA454" w14:textId="15D4EC6A" w:rsidR="003746CC" w:rsidRPr="006A3748" w:rsidRDefault="003746CC" w:rsidP="003746CC">
      <w:pPr>
        <w:pStyle w:val="Bibliography"/>
        <w:rPr>
          <w:sz w:val="24"/>
          <w:szCs w:val="24"/>
        </w:rPr>
      </w:pPr>
      <w:r w:rsidRPr="006A3748">
        <w:rPr>
          <w:sz w:val="24"/>
          <w:szCs w:val="24"/>
        </w:rPr>
        <w:t xml:space="preserve">Butchart, S.H.M., Clarke, M., Smith, R.J., Sykes, R.E., Scharlemann, J.P.W., Harfoot, M., </w:t>
      </w:r>
      <w:del w:id="727" w:author="Joe Bennett" w:date="2021-12-27T08:21:00Z">
        <w:r w:rsidRPr="006A3748" w:rsidDel="00F35D0B">
          <w:rPr>
            <w:sz w:val="24"/>
            <w:szCs w:val="24"/>
          </w:rPr>
          <w:delText>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w:delText>
        </w:r>
      </w:del>
      <w:ins w:id="728" w:author="Joe Bennett" w:date="2021-12-27T08:21:00Z">
        <w:r w:rsidR="00F35D0B">
          <w:rPr>
            <w:sz w:val="24"/>
            <w:szCs w:val="24"/>
          </w:rPr>
          <w:t>…</w:t>
        </w:r>
      </w:ins>
      <w:r w:rsidRPr="006A3748">
        <w:rPr>
          <w:sz w:val="24"/>
          <w:szCs w:val="24"/>
        </w:rPr>
        <w:t xml:space="preserve"> Burgess, N.D. (2015). Shortfalls and Solutions for Meeting National and Global Conservation Area Targets. </w:t>
      </w:r>
      <w:r w:rsidRPr="006A3748">
        <w:rPr>
          <w:i/>
          <w:iCs/>
          <w:sz w:val="24"/>
          <w:szCs w:val="24"/>
        </w:rPr>
        <w:t>Conservation Letters</w:t>
      </w:r>
      <w:r w:rsidRPr="006A3748">
        <w:rPr>
          <w:sz w:val="24"/>
          <w:szCs w:val="24"/>
        </w:rPr>
        <w:t>, 8, 329–337.</w:t>
      </w:r>
    </w:p>
    <w:p w14:paraId="23201A63" w14:textId="77777777" w:rsidR="003746CC" w:rsidRPr="006A3748" w:rsidRDefault="003746CC" w:rsidP="003746CC">
      <w:pPr>
        <w:pStyle w:val="Bibliography"/>
        <w:rPr>
          <w:sz w:val="24"/>
          <w:szCs w:val="24"/>
        </w:rPr>
      </w:pPr>
      <w:r w:rsidRPr="006A3748">
        <w:rPr>
          <w:sz w:val="24"/>
          <w:szCs w:val="24"/>
        </w:rPr>
        <w:t>CBD (Convention on Biological Diversity). (2020). Zero draft of the post-2020 global biodiversity framework [WWW Document]. URL https://www.cbd.int/doc/c/efb0/1f84/a892b98d2982a829962b6371/wg2020-02-03-en.pdf</w:t>
      </w:r>
    </w:p>
    <w:p w14:paraId="21A102C9" w14:textId="77777777" w:rsidR="003746CC" w:rsidRPr="006A3748" w:rsidRDefault="003746CC" w:rsidP="003746CC">
      <w:pPr>
        <w:pStyle w:val="Bibliography"/>
        <w:rPr>
          <w:sz w:val="24"/>
          <w:szCs w:val="24"/>
        </w:rPr>
      </w:pPr>
      <w:r w:rsidRPr="006A3748">
        <w:rPr>
          <w:sz w:val="24"/>
          <w:szCs w:val="24"/>
        </w:rPr>
        <w:lastRenderedPageBreak/>
        <w:t xml:space="preserve">Coetzer, K.L., Witkowski, E.T.F. &amp; Erasmus, B.F.N. (2014). Reviewing Biosphere Reserves globally: effective conservation action or bureaucratic label? </w:t>
      </w:r>
      <w:r w:rsidRPr="006A3748">
        <w:rPr>
          <w:i/>
          <w:iCs/>
          <w:sz w:val="24"/>
          <w:szCs w:val="24"/>
        </w:rPr>
        <w:t>Biological Reviews</w:t>
      </w:r>
      <w:r w:rsidRPr="006A3748">
        <w:rPr>
          <w:sz w:val="24"/>
          <w:szCs w:val="24"/>
        </w:rPr>
        <w:t>, 89, 82–104.</w:t>
      </w:r>
    </w:p>
    <w:p w14:paraId="38F4A30D" w14:textId="5D8389B4" w:rsidR="003746CC" w:rsidRPr="006A3748" w:rsidDel="00FC6E8F" w:rsidRDefault="003746CC" w:rsidP="003746CC">
      <w:pPr>
        <w:pStyle w:val="Bibliography"/>
        <w:rPr>
          <w:del w:id="729" w:author="Joe Bennett" w:date="2021-12-26T13:16:00Z"/>
          <w:sz w:val="24"/>
          <w:szCs w:val="24"/>
        </w:rPr>
      </w:pPr>
      <w:del w:id="730" w:author="Joe Bennett" w:date="2021-12-26T13:16:00Z">
        <w:r w:rsidRPr="006A3748" w:rsidDel="00FC6E8F">
          <w:rPr>
            <w:sz w:val="24"/>
            <w:szCs w:val="24"/>
          </w:rPr>
          <w:delText>Convention on Biological Diversity. (2017). Aichi Biodiversity Targets [WWW Document]. URL https://www.cbd.int/sp/targets/</w:delText>
        </w:r>
      </w:del>
    </w:p>
    <w:p w14:paraId="1C1FEEE2" w14:textId="5C19E132" w:rsidR="003746CC" w:rsidRPr="006A3748" w:rsidDel="00E5108F" w:rsidRDefault="003746CC" w:rsidP="003746CC">
      <w:pPr>
        <w:pStyle w:val="Bibliography"/>
        <w:rPr>
          <w:del w:id="731" w:author="Joe Bennett" w:date="2021-12-26T13:04:00Z"/>
          <w:sz w:val="24"/>
          <w:szCs w:val="24"/>
        </w:rPr>
      </w:pPr>
      <w:del w:id="732" w:author="Joe Bennett" w:date="2021-12-26T13:04:00Z">
        <w:r w:rsidRPr="006A3748" w:rsidDel="00E5108F">
          <w:rPr>
            <w:sz w:val="24"/>
            <w:szCs w:val="24"/>
          </w:rPr>
          <w:delText xml:space="preserve">Cremonese, E., Filippa, G., Galvagno, M., Siniscalco, C., Oddi, L., Morra di Cella, U. &amp; Migliavacca, M. (2017). Heat wave hinders green wave: The impact of climate extreme on the phenology of a mountain grassland. </w:delText>
        </w:r>
        <w:r w:rsidRPr="006A3748" w:rsidDel="00E5108F">
          <w:rPr>
            <w:i/>
            <w:iCs/>
            <w:sz w:val="24"/>
            <w:szCs w:val="24"/>
          </w:rPr>
          <w:delText>Agricultural and Forest Meteorology</w:delText>
        </w:r>
        <w:r w:rsidRPr="006A3748" w:rsidDel="00E5108F">
          <w:rPr>
            <w:sz w:val="24"/>
            <w:szCs w:val="24"/>
          </w:rPr>
          <w:delText>, 247, 320–330.</w:delText>
        </w:r>
      </w:del>
    </w:p>
    <w:p w14:paraId="101C20AE" w14:textId="77777777" w:rsidR="003746CC" w:rsidRPr="006A3748" w:rsidRDefault="003746CC" w:rsidP="003746CC">
      <w:pPr>
        <w:pStyle w:val="Bibliography"/>
        <w:rPr>
          <w:sz w:val="24"/>
          <w:szCs w:val="24"/>
        </w:rPr>
      </w:pPr>
      <w:r w:rsidRPr="006A3748">
        <w:rPr>
          <w:sz w:val="24"/>
          <w:szCs w:val="24"/>
        </w:rPr>
        <w:t xml:space="preserve">Dallimer, M. &amp; Strange, N. (2015). Why socio-political borders and boundaries matter in conservation. </w:t>
      </w:r>
      <w:r w:rsidRPr="006A3748">
        <w:rPr>
          <w:i/>
          <w:iCs/>
          <w:sz w:val="24"/>
          <w:szCs w:val="24"/>
        </w:rPr>
        <w:t>Trends in Ecology &amp; Evolution</w:t>
      </w:r>
      <w:r w:rsidRPr="006A3748">
        <w:rPr>
          <w:sz w:val="24"/>
          <w:szCs w:val="24"/>
        </w:rPr>
        <w:t>, 30, 132–139.</w:t>
      </w:r>
    </w:p>
    <w:p w14:paraId="221E7F1E" w14:textId="77777777" w:rsidR="003746CC" w:rsidRPr="006A3748" w:rsidRDefault="003746CC" w:rsidP="003746CC">
      <w:pPr>
        <w:pStyle w:val="Bibliography"/>
        <w:rPr>
          <w:sz w:val="24"/>
          <w:szCs w:val="24"/>
        </w:rPr>
      </w:pPr>
      <w:r w:rsidRPr="006A3748">
        <w:rPr>
          <w:sz w:val="24"/>
          <w:szCs w:val="24"/>
        </w:rPr>
        <w:t xml:space="preserve">Deb, K. (2014). Multi-objective optimization. In: </w:t>
      </w:r>
      <w:r w:rsidRPr="006A3748">
        <w:rPr>
          <w:i/>
          <w:iCs/>
          <w:sz w:val="24"/>
          <w:szCs w:val="24"/>
        </w:rPr>
        <w:t>Search methodologies</w:t>
      </w:r>
      <w:r w:rsidRPr="006A3748">
        <w:rPr>
          <w:sz w:val="24"/>
          <w:szCs w:val="24"/>
        </w:rPr>
        <w:t>. Springer, pp. 403–449.</w:t>
      </w:r>
    </w:p>
    <w:p w14:paraId="06FF5574" w14:textId="77777777" w:rsidR="003746CC" w:rsidRPr="006A3748" w:rsidRDefault="003746CC" w:rsidP="003746CC">
      <w:pPr>
        <w:pStyle w:val="Bibliography"/>
        <w:rPr>
          <w:sz w:val="24"/>
          <w:szCs w:val="24"/>
        </w:rPr>
      </w:pPr>
      <w:r w:rsidRPr="006A3748">
        <w:rPr>
          <w:sz w:val="24"/>
          <w:szCs w:val="24"/>
        </w:rPr>
        <w:t xml:space="preserve">Di Minin, E., Slotow, R., Hunter, L.T.B., Montesino Pouzols, F., Toivonen, T., Verburg, P.H., Leader-Williams, N., Petracca, L. &amp; Moilanen, A. (2016). Global priorities for national carnivore conservation under land use change. </w:t>
      </w:r>
      <w:r w:rsidRPr="006A3748">
        <w:rPr>
          <w:i/>
          <w:iCs/>
          <w:sz w:val="24"/>
          <w:szCs w:val="24"/>
        </w:rPr>
        <w:t>Scientific Reports</w:t>
      </w:r>
      <w:r w:rsidRPr="006A3748">
        <w:rPr>
          <w:sz w:val="24"/>
          <w:szCs w:val="24"/>
        </w:rPr>
        <w:t>, 6, 23814.</w:t>
      </w:r>
    </w:p>
    <w:p w14:paraId="0C7DF56C" w14:textId="1397FF0E" w:rsidR="003746CC" w:rsidRPr="006A3748" w:rsidDel="00EF0CA8" w:rsidRDefault="003746CC" w:rsidP="003746CC">
      <w:pPr>
        <w:pStyle w:val="Bibliography"/>
        <w:rPr>
          <w:del w:id="733" w:author="Joe Bennett" w:date="2021-12-24T14:03:00Z"/>
          <w:sz w:val="24"/>
          <w:szCs w:val="24"/>
        </w:rPr>
      </w:pPr>
      <w:del w:id="734" w:author="Joe Bennett" w:date="2021-12-24T14:03:00Z">
        <w:r w:rsidRPr="006A3748" w:rsidDel="00EF0CA8">
          <w:rPr>
            <w:sz w:val="24"/>
            <w:szCs w:val="24"/>
          </w:rPr>
          <w:delText xml:space="preserve">Diffenbaugh, N.S., Singh, D., Mankin, J.S., Horton, D.E., Swain, D.L., Touma, D., Charland, A., Liu, Y., Haugen, M., Tsiang, M. &amp; Rajaratnam, B. (2017). Quantifying the influence of global warming on unprecedented extreme climate events. </w:delText>
        </w:r>
        <w:r w:rsidRPr="006A3748" w:rsidDel="00EF0CA8">
          <w:rPr>
            <w:i/>
            <w:iCs/>
            <w:sz w:val="24"/>
            <w:szCs w:val="24"/>
          </w:rPr>
          <w:delText>PNAS</w:delText>
        </w:r>
        <w:r w:rsidRPr="006A3748" w:rsidDel="00EF0CA8">
          <w:rPr>
            <w:sz w:val="24"/>
            <w:szCs w:val="24"/>
          </w:rPr>
          <w:delText>, 114, 4881–4886.</w:delText>
        </w:r>
      </w:del>
    </w:p>
    <w:p w14:paraId="573CDF23" w14:textId="77777777" w:rsidR="003746CC" w:rsidRPr="006A3748" w:rsidRDefault="003746CC" w:rsidP="003746CC">
      <w:pPr>
        <w:pStyle w:val="Bibliography"/>
        <w:rPr>
          <w:sz w:val="24"/>
          <w:szCs w:val="24"/>
        </w:rPr>
      </w:pPr>
      <w:r w:rsidRPr="006A3748">
        <w:rPr>
          <w:sz w:val="24"/>
          <w:szCs w:val="24"/>
        </w:rPr>
        <w:t xml:space="preserve">Eklund, J.F. &amp; Cabeza-Jaimejuan, M.D.M. (2017). Quality of governance and effectiveness of protected areas: crucial concepts for conservation planning. </w:t>
      </w:r>
      <w:r w:rsidRPr="006A3748">
        <w:rPr>
          <w:i/>
          <w:iCs/>
          <w:sz w:val="24"/>
          <w:szCs w:val="24"/>
        </w:rPr>
        <w:t>Annals of the New York Academy of Sciences</w:t>
      </w:r>
      <w:r w:rsidRPr="006A3748">
        <w:rPr>
          <w:sz w:val="24"/>
          <w:szCs w:val="24"/>
        </w:rPr>
        <w:t>.</w:t>
      </w:r>
    </w:p>
    <w:p w14:paraId="554936AD" w14:textId="341A6770" w:rsidR="003746CC" w:rsidRPr="006A3748" w:rsidDel="00E5108F" w:rsidRDefault="003746CC" w:rsidP="003746CC">
      <w:pPr>
        <w:pStyle w:val="Bibliography"/>
        <w:rPr>
          <w:del w:id="735" w:author="Joe Bennett" w:date="2021-12-26T13:06:00Z"/>
          <w:sz w:val="24"/>
          <w:szCs w:val="24"/>
        </w:rPr>
      </w:pPr>
      <w:del w:id="736" w:author="Joe Bennett" w:date="2021-12-26T13:06:00Z">
        <w:r w:rsidRPr="006A3748" w:rsidDel="00E5108F">
          <w:rPr>
            <w:sz w:val="24"/>
            <w:szCs w:val="24"/>
          </w:rPr>
          <w:delText xml:space="preserve">Fenner, D., Holtmann, A., Krug, A. &amp; Scherer, D. (2019). Heat waves in Berlin and Potsdam, Germany – Long-term trends and comparison of heat wave definitions from 1893 to 2017. </w:delText>
        </w:r>
        <w:r w:rsidRPr="006A3748" w:rsidDel="00E5108F">
          <w:rPr>
            <w:i/>
            <w:iCs/>
            <w:sz w:val="24"/>
            <w:szCs w:val="24"/>
          </w:rPr>
          <w:delText>International Journal of Climatology</w:delText>
        </w:r>
        <w:r w:rsidRPr="006A3748" w:rsidDel="00E5108F">
          <w:rPr>
            <w:sz w:val="24"/>
            <w:szCs w:val="24"/>
          </w:rPr>
          <w:delText>, 39, 2422–2437.</w:delText>
        </w:r>
      </w:del>
    </w:p>
    <w:p w14:paraId="74C37970" w14:textId="71FF0E98" w:rsidR="003746CC" w:rsidRPr="006A3748" w:rsidDel="00FC6E8F" w:rsidRDefault="003746CC" w:rsidP="003746CC">
      <w:pPr>
        <w:pStyle w:val="Bibliography"/>
        <w:rPr>
          <w:del w:id="737" w:author="Joe Bennett" w:date="2021-12-26T13:12:00Z"/>
          <w:sz w:val="24"/>
          <w:szCs w:val="24"/>
        </w:rPr>
      </w:pPr>
      <w:del w:id="738" w:author="Joe Bennett" w:date="2021-12-26T13:12:00Z">
        <w:r w:rsidRPr="006A3748" w:rsidDel="00FC6E8F">
          <w:rPr>
            <w:sz w:val="24"/>
            <w:szCs w:val="24"/>
          </w:rPr>
          <w:lastRenderedPageBreak/>
          <w:delText xml:space="preserve">Ferrari, S. &amp; Cribari-Neto, F. (2004). Beta Regression for Modelling Rates and Proportions. </w:delText>
        </w:r>
        <w:r w:rsidRPr="006A3748" w:rsidDel="00FC6E8F">
          <w:rPr>
            <w:i/>
            <w:iCs/>
            <w:sz w:val="24"/>
            <w:szCs w:val="24"/>
          </w:rPr>
          <w:delText>Journal of Applied Statistics</w:delText>
        </w:r>
        <w:r w:rsidRPr="006A3748" w:rsidDel="00FC6E8F">
          <w:rPr>
            <w:sz w:val="24"/>
            <w:szCs w:val="24"/>
          </w:rPr>
          <w:delText>, 31, 799–815.</w:delText>
        </w:r>
      </w:del>
    </w:p>
    <w:p w14:paraId="0A16C1CA" w14:textId="77777777" w:rsidR="003746CC" w:rsidRPr="006A3748" w:rsidRDefault="003746CC" w:rsidP="003746CC">
      <w:pPr>
        <w:pStyle w:val="Bibliography"/>
        <w:rPr>
          <w:sz w:val="24"/>
          <w:szCs w:val="24"/>
        </w:rPr>
      </w:pPr>
      <w:r w:rsidRPr="006A3748">
        <w:rPr>
          <w:sz w:val="24"/>
          <w:szCs w:val="24"/>
        </w:rPr>
        <w:t xml:space="preserve">Fick, S.E. &amp; Hijmans, R.J. (2017). WorldClim 2: new 1-km spatial resolution climate surfaces for global land areas. </w:t>
      </w:r>
      <w:r w:rsidRPr="006A3748">
        <w:rPr>
          <w:i/>
          <w:iCs/>
          <w:sz w:val="24"/>
          <w:szCs w:val="24"/>
        </w:rPr>
        <w:t>International Journal of Climatology</w:t>
      </w:r>
      <w:r w:rsidRPr="006A3748">
        <w:rPr>
          <w:sz w:val="24"/>
          <w:szCs w:val="24"/>
        </w:rPr>
        <w:t>, 37, 4302–4315.</w:t>
      </w:r>
    </w:p>
    <w:p w14:paraId="26151EDA" w14:textId="77777777" w:rsidR="003746CC" w:rsidRPr="006A3748" w:rsidRDefault="003746CC" w:rsidP="003746CC">
      <w:pPr>
        <w:pStyle w:val="Bibliography"/>
        <w:rPr>
          <w:sz w:val="24"/>
          <w:szCs w:val="24"/>
        </w:rPr>
      </w:pPr>
      <w:r w:rsidRPr="006A3748">
        <w:rPr>
          <w:sz w:val="24"/>
          <w:szCs w:val="24"/>
        </w:rPr>
        <w:t xml:space="preserve">Garcia, R.A., Cabeza, M., Rahbek, C. &amp; Araújo, M.B. (2014). Multiple dimensions of climate change and their implications for biodiversity. </w:t>
      </w:r>
      <w:r w:rsidRPr="006A3748">
        <w:rPr>
          <w:i/>
          <w:iCs/>
          <w:sz w:val="24"/>
          <w:szCs w:val="24"/>
        </w:rPr>
        <w:t>Science</w:t>
      </w:r>
      <w:r w:rsidRPr="006A3748">
        <w:rPr>
          <w:sz w:val="24"/>
          <w:szCs w:val="24"/>
        </w:rPr>
        <w:t>, 344, 1247579.</w:t>
      </w:r>
    </w:p>
    <w:p w14:paraId="134D5B14" w14:textId="77777777" w:rsidR="003746CC" w:rsidRPr="006A3748" w:rsidRDefault="003746CC" w:rsidP="003746CC">
      <w:pPr>
        <w:pStyle w:val="Bibliography"/>
        <w:rPr>
          <w:sz w:val="24"/>
          <w:szCs w:val="24"/>
        </w:rPr>
      </w:pPr>
      <w:r w:rsidRPr="006A3748">
        <w:rPr>
          <w:sz w:val="24"/>
          <w:szCs w:val="24"/>
        </w:rPr>
        <w:t xml:space="preserve">Geldmann, J., Manica, A., Burgess, N.D., Coad, L. &amp; Balmford, A. (2019). A global-level assessment of the effectiveness of protected areas at resisting anthropogenic pressures. </w:t>
      </w:r>
      <w:r w:rsidRPr="006A3748">
        <w:rPr>
          <w:i/>
          <w:iCs/>
          <w:sz w:val="24"/>
          <w:szCs w:val="24"/>
        </w:rPr>
        <w:t>Proceedings of the National Academy of Sciences</w:t>
      </w:r>
      <w:r w:rsidRPr="006A3748">
        <w:rPr>
          <w:sz w:val="24"/>
          <w:szCs w:val="24"/>
        </w:rPr>
        <w:t>, 116, 23209–23215.</w:t>
      </w:r>
    </w:p>
    <w:p w14:paraId="19ABC57E" w14:textId="70343FDA" w:rsidR="003746CC" w:rsidRPr="006A3748" w:rsidDel="000B1FBC" w:rsidRDefault="003746CC" w:rsidP="003746CC">
      <w:pPr>
        <w:pStyle w:val="Bibliography"/>
        <w:rPr>
          <w:del w:id="739" w:author="Joe Bennett" w:date="2021-12-26T13:18:00Z"/>
          <w:sz w:val="24"/>
          <w:szCs w:val="24"/>
        </w:rPr>
      </w:pPr>
      <w:del w:id="740" w:author="Joe Bennett" w:date="2021-12-26T13:18:00Z">
        <w:r w:rsidRPr="006A3748" w:rsidDel="000B1FBC">
          <w:rPr>
            <w:sz w:val="24"/>
            <w:szCs w:val="24"/>
          </w:rPr>
          <w:delText xml:space="preserve">Golden Kroner, R.E., Qin, S., Cook, C.N., Krithivasan, R., Pack, S.M., Bonilla, O.D., Cort-Kansinally, K.A., Coutinho, B., Feng, M., Martínez Garcia, M.I., He, Y., Kennedy, C.J., Lebreton, C., Ledezma, J.C., Lovejoy, T.E., Luther, D.A., Parmanand, Y., Ruíz-Agudelo, C.A., Yerena, E., Morón Zambrano, V. &amp; Mascia, M.B. (2019). The uncertain future of protected lands and waters. </w:delText>
        </w:r>
        <w:r w:rsidRPr="006A3748" w:rsidDel="000B1FBC">
          <w:rPr>
            <w:i/>
            <w:iCs/>
            <w:sz w:val="24"/>
            <w:szCs w:val="24"/>
          </w:rPr>
          <w:delText>Science</w:delText>
        </w:r>
        <w:r w:rsidRPr="006A3748" w:rsidDel="000B1FBC">
          <w:rPr>
            <w:sz w:val="24"/>
            <w:szCs w:val="24"/>
          </w:rPr>
          <w:delText>, 364, 881–886.</w:delText>
        </w:r>
      </w:del>
    </w:p>
    <w:p w14:paraId="6DC4213A" w14:textId="753723AE" w:rsidR="003746CC" w:rsidRPr="006A3748" w:rsidDel="00EF0CA8" w:rsidRDefault="003746CC" w:rsidP="003746CC">
      <w:pPr>
        <w:pStyle w:val="Bibliography"/>
        <w:rPr>
          <w:del w:id="741" w:author="Joe Bennett" w:date="2021-12-24T14:10:00Z"/>
          <w:sz w:val="24"/>
          <w:szCs w:val="24"/>
        </w:rPr>
      </w:pPr>
      <w:del w:id="742" w:author="Joe Bennett" w:date="2021-12-24T14:10:00Z">
        <w:r w:rsidRPr="006A3748" w:rsidDel="00EF0CA8">
          <w:rPr>
            <w:sz w:val="24"/>
            <w:szCs w:val="24"/>
          </w:rPr>
          <w:delText xml:space="preserve">Grant, P.R., Grant, B.R., Huey, R.B., Johnson, M.T.J., Knoll, A.H. &amp; Schmitt, J. (2017). Evolution caused by extreme events. </w:delText>
        </w:r>
        <w:r w:rsidRPr="006A3748" w:rsidDel="00EF0CA8">
          <w:rPr>
            <w:i/>
            <w:iCs/>
            <w:sz w:val="24"/>
            <w:szCs w:val="24"/>
          </w:rPr>
          <w:delText>Philosophical Transactions of the Royal Society B: Biological Sciences</w:delText>
        </w:r>
        <w:r w:rsidRPr="006A3748" w:rsidDel="00EF0CA8">
          <w:rPr>
            <w:sz w:val="24"/>
            <w:szCs w:val="24"/>
          </w:rPr>
          <w:delText>, 372, 20160146.</w:delText>
        </w:r>
      </w:del>
    </w:p>
    <w:p w14:paraId="183B9F97" w14:textId="68D4B58E" w:rsidR="003746CC" w:rsidRPr="006A3748" w:rsidDel="00EF0CA8" w:rsidRDefault="003746CC" w:rsidP="003746CC">
      <w:pPr>
        <w:pStyle w:val="Bibliography"/>
        <w:rPr>
          <w:del w:id="743" w:author="Joe Bennett" w:date="2021-12-24T14:09:00Z"/>
          <w:sz w:val="24"/>
          <w:szCs w:val="24"/>
        </w:rPr>
      </w:pPr>
      <w:del w:id="744" w:author="Joe Bennett" w:date="2021-12-24T14:09:00Z">
        <w:r w:rsidRPr="006A3748" w:rsidDel="00EF0CA8">
          <w:rPr>
            <w:sz w:val="24"/>
            <w:szCs w:val="24"/>
            <w:lang w:val="de-AT"/>
          </w:rPr>
          <w:delText xml:space="preserve">Gutschick, V.P. &amp; BassiriRad, H. (2003). </w:delText>
        </w:r>
        <w:r w:rsidRPr="006A3748" w:rsidDel="00EF0CA8">
          <w:rPr>
            <w:sz w:val="24"/>
            <w:szCs w:val="24"/>
          </w:rPr>
          <w:delText xml:space="preserve">Extreme events as shaping physiology, ecology, and evolution of plants: toward a unified definition and evaluation of their consequences. </w:delText>
        </w:r>
        <w:r w:rsidRPr="006A3748" w:rsidDel="00EF0CA8">
          <w:rPr>
            <w:i/>
            <w:iCs/>
            <w:sz w:val="24"/>
            <w:szCs w:val="24"/>
          </w:rPr>
          <w:delText>New Phytologist</w:delText>
        </w:r>
        <w:r w:rsidRPr="006A3748" w:rsidDel="00EF0CA8">
          <w:rPr>
            <w:sz w:val="24"/>
            <w:szCs w:val="24"/>
          </w:rPr>
          <w:delText>, 160, 21–42.</w:delText>
        </w:r>
      </w:del>
    </w:p>
    <w:p w14:paraId="42661E86" w14:textId="77777777" w:rsidR="003746CC" w:rsidRPr="006A3748" w:rsidRDefault="003746CC" w:rsidP="003746CC">
      <w:pPr>
        <w:pStyle w:val="Bibliography"/>
        <w:rPr>
          <w:sz w:val="24"/>
          <w:szCs w:val="24"/>
        </w:rPr>
      </w:pPr>
      <w:r w:rsidRPr="006A3748">
        <w:rPr>
          <w:sz w:val="24"/>
          <w:szCs w:val="24"/>
        </w:rPr>
        <w:t xml:space="preserve">Hammill, E., Tulloch, A.I.T., Possingham, H.P., Strange, N. &amp; Wilson, K.A. (2016). Factoring attitudes towards armed conflict risk into selection of protected areas for conservation. </w:t>
      </w:r>
      <w:r w:rsidRPr="006A3748">
        <w:rPr>
          <w:i/>
          <w:iCs/>
          <w:sz w:val="24"/>
          <w:szCs w:val="24"/>
        </w:rPr>
        <w:t>Nature Communications</w:t>
      </w:r>
      <w:r w:rsidRPr="006A3748">
        <w:rPr>
          <w:sz w:val="24"/>
          <w:szCs w:val="24"/>
        </w:rPr>
        <w:t>, 7, 11042.</w:t>
      </w:r>
    </w:p>
    <w:p w14:paraId="62ADDD22" w14:textId="77777777" w:rsidR="003746CC" w:rsidRPr="006A3748" w:rsidRDefault="003746CC" w:rsidP="003746CC">
      <w:pPr>
        <w:pStyle w:val="Bibliography"/>
        <w:rPr>
          <w:sz w:val="24"/>
          <w:szCs w:val="24"/>
        </w:rPr>
      </w:pPr>
      <w:r w:rsidRPr="006A3748">
        <w:rPr>
          <w:sz w:val="24"/>
          <w:szCs w:val="24"/>
        </w:rPr>
        <w:lastRenderedPageBreak/>
        <w:t xml:space="preserve">Hanson, J.O., Rhodes, J.R., Butchart, S.H.M., Buchanan, G.M., Rondinini, C., Ficetola, G.F. &amp; Fuller, R.A. (2020). Global conservation of species’ niches. </w:t>
      </w:r>
      <w:r w:rsidRPr="006A3748">
        <w:rPr>
          <w:i/>
          <w:iCs/>
          <w:sz w:val="24"/>
          <w:szCs w:val="24"/>
        </w:rPr>
        <w:t>Nature</w:t>
      </w:r>
      <w:r w:rsidRPr="006A3748">
        <w:rPr>
          <w:sz w:val="24"/>
          <w:szCs w:val="24"/>
        </w:rPr>
        <w:t>, 580, 232–234.</w:t>
      </w:r>
    </w:p>
    <w:p w14:paraId="4309551E" w14:textId="7FE1F97C" w:rsidR="003746CC" w:rsidRPr="006A3748" w:rsidDel="00EF0CA8" w:rsidRDefault="003746CC" w:rsidP="003746CC">
      <w:pPr>
        <w:pStyle w:val="Bibliography"/>
        <w:rPr>
          <w:del w:id="745" w:author="Joe Bennett" w:date="2021-12-24T14:07:00Z"/>
          <w:sz w:val="24"/>
          <w:szCs w:val="24"/>
        </w:rPr>
      </w:pPr>
      <w:del w:id="746" w:author="Joe Bennett" w:date="2021-12-24T14:07:00Z">
        <w:r w:rsidRPr="006A3748" w:rsidDel="00EF0CA8">
          <w:rPr>
            <w:sz w:val="24"/>
            <w:szCs w:val="24"/>
          </w:rPr>
          <w:delText xml:space="preserve">Harris, R.M.B., Beaumont, L.J., Vance, T.R., Tozer, C.R., Remenyi, T.A., Perkins-Kirkpatrick, S.E., Mitchell, P.J., Nicotra, A.B., McGregor, S., Andrew, N.R., Letnic, M., Kearney, M.R., Wernberg, T., Hutley, L.B., Chambers, L.E., Fletcher, M.-S., Keatley, M.R., Woodward, C.A., Williamson, G., Duke, N.C. &amp; Bowman, D.M.J.S. (2018). Biological responses to the press and pulse of climate trends and extreme events. </w:delText>
        </w:r>
        <w:r w:rsidRPr="006A3748" w:rsidDel="00EF0CA8">
          <w:rPr>
            <w:i/>
            <w:iCs/>
            <w:sz w:val="24"/>
            <w:szCs w:val="24"/>
          </w:rPr>
          <w:delText>Nature Climate Change</w:delText>
        </w:r>
        <w:r w:rsidRPr="006A3748" w:rsidDel="00EF0CA8">
          <w:rPr>
            <w:sz w:val="24"/>
            <w:szCs w:val="24"/>
          </w:rPr>
          <w:delText>, 8, 579–587.</w:delText>
        </w:r>
      </w:del>
    </w:p>
    <w:p w14:paraId="58132BBA" w14:textId="0C54156E" w:rsidR="003746CC" w:rsidRPr="006A3748" w:rsidDel="0049770E" w:rsidRDefault="003746CC" w:rsidP="003746CC">
      <w:pPr>
        <w:pStyle w:val="Bibliography"/>
        <w:rPr>
          <w:del w:id="747" w:author="Joe Bennett" w:date="2021-12-26T13:08:00Z"/>
          <w:sz w:val="24"/>
          <w:szCs w:val="24"/>
        </w:rPr>
      </w:pPr>
      <w:del w:id="748" w:author="Joe Bennett" w:date="2021-12-26T13:08:00Z">
        <w:r w:rsidRPr="006A3748" w:rsidDel="0049770E">
          <w:rPr>
            <w:sz w:val="24"/>
            <w:szCs w:val="24"/>
          </w:rPr>
          <w:delText>Hersbach, H., Bell, B., Berrisford, P., Biavati, G., Horányi, A., Sabater, J.M., Peubey, C., Radu, R., Rozum, I., Schepers, D., Simmons, A., Soci, C., Dee, D. &amp; Thépaut, J.-N. (2018). ERA5 hourly data on single levels from 1979 to present. Copernicus Climate Change Service (C3S) Climate Data Store (CDS).</w:delText>
        </w:r>
      </w:del>
    </w:p>
    <w:p w14:paraId="72815183" w14:textId="51F4D104" w:rsidR="003746CC" w:rsidRPr="006A3748" w:rsidDel="0049770E" w:rsidRDefault="003746CC" w:rsidP="003746CC">
      <w:pPr>
        <w:pStyle w:val="Bibliography"/>
        <w:rPr>
          <w:del w:id="749" w:author="Joe Bennett" w:date="2021-12-26T13:08:00Z"/>
          <w:sz w:val="24"/>
          <w:szCs w:val="24"/>
        </w:rPr>
      </w:pPr>
      <w:del w:id="750" w:author="Joe Bennett" w:date="2021-12-26T13:08:00Z">
        <w:r w:rsidRPr="006A3748" w:rsidDel="0049770E">
          <w:rPr>
            <w:sz w:val="24"/>
            <w:szCs w:val="24"/>
          </w:rPr>
          <w:delText>Hersbach, H., Bell, W., Berrisford, P., Horányi, A., J., M.-S., Nicolas, J., Radu, R., Schepers, D., Simmons, A., Soci, C., Dee, D. &amp; Dee, D. (2019). Global reanalysis: goodbye ERA-Interim, hello ERA5 [WWW Document].</w:delText>
        </w:r>
      </w:del>
    </w:p>
    <w:p w14:paraId="662111B6" w14:textId="1E85398D" w:rsidR="003746CC" w:rsidRPr="006A3748" w:rsidDel="0049770E" w:rsidRDefault="003746CC" w:rsidP="003746CC">
      <w:pPr>
        <w:pStyle w:val="Bibliography"/>
        <w:rPr>
          <w:del w:id="751" w:author="Joe Bennett" w:date="2021-12-26T13:09:00Z"/>
          <w:sz w:val="24"/>
          <w:szCs w:val="24"/>
        </w:rPr>
      </w:pPr>
      <w:del w:id="752" w:author="Joe Bennett" w:date="2021-12-26T13:09:00Z">
        <w:r w:rsidRPr="006A3748" w:rsidDel="0049770E">
          <w:rPr>
            <w:sz w:val="24"/>
            <w:szCs w:val="24"/>
          </w:rPr>
          <w:delText xml:space="preserve">Hoffmann, L., Günther, G., Li, D., Stein, O., Wu, X., Griessbach, S., Heng, Y., Konopka, P., Müller, R., Vogel, B. &amp; Wright, J.S. (2019a). From ERA-Interim to ERA5: the considerable impact of ECMWF’s next-generation reanalysis on Lagrangian transport simulations. </w:delText>
        </w:r>
        <w:r w:rsidRPr="006A3748" w:rsidDel="0049770E">
          <w:rPr>
            <w:i/>
            <w:iCs/>
            <w:sz w:val="24"/>
            <w:szCs w:val="24"/>
          </w:rPr>
          <w:delText>Atmospheric Chemistry and Physics</w:delText>
        </w:r>
        <w:r w:rsidRPr="006A3748" w:rsidDel="0049770E">
          <w:rPr>
            <w:sz w:val="24"/>
            <w:szCs w:val="24"/>
          </w:rPr>
          <w:delText>, 19, 3097–3124.</w:delText>
        </w:r>
      </w:del>
    </w:p>
    <w:p w14:paraId="1DB16E87" w14:textId="77777777" w:rsidR="003746CC" w:rsidRPr="006A3748" w:rsidRDefault="003746CC" w:rsidP="003746CC">
      <w:pPr>
        <w:pStyle w:val="Bibliography"/>
        <w:rPr>
          <w:sz w:val="24"/>
          <w:szCs w:val="24"/>
        </w:rPr>
      </w:pPr>
      <w:r w:rsidRPr="006A3748">
        <w:rPr>
          <w:sz w:val="24"/>
          <w:szCs w:val="24"/>
        </w:rPr>
        <w:t xml:space="preserve">Hoffmann, S., Irl, S.D. &amp; Beierkuhnlein, C. (2019b). Predicted climate shifts within terrestrial protected areas worldwide. </w:t>
      </w:r>
      <w:r w:rsidRPr="006A3748">
        <w:rPr>
          <w:i/>
          <w:iCs/>
          <w:sz w:val="24"/>
          <w:szCs w:val="24"/>
        </w:rPr>
        <w:t>Nature communications</w:t>
      </w:r>
      <w:r w:rsidRPr="006A3748">
        <w:rPr>
          <w:sz w:val="24"/>
          <w:szCs w:val="24"/>
        </w:rPr>
        <w:t>, 10, 1–10.</w:t>
      </w:r>
    </w:p>
    <w:p w14:paraId="3AE9EABD" w14:textId="720F3FDA" w:rsidR="003746CC" w:rsidRPr="006A3748" w:rsidDel="00FC6E8F" w:rsidRDefault="003746CC" w:rsidP="003746CC">
      <w:pPr>
        <w:pStyle w:val="Bibliography"/>
        <w:rPr>
          <w:del w:id="753" w:author="Joe Bennett" w:date="2021-12-26T13:11:00Z"/>
          <w:sz w:val="24"/>
          <w:szCs w:val="24"/>
        </w:rPr>
      </w:pPr>
      <w:del w:id="754" w:author="Joe Bennett" w:date="2021-12-26T13:11:00Z">
        <w:r w:rsidRPr="006A3748" w:rsidDel="00FC6E8F">
          <w:rPr>
            <w:sz w:val="24"/>
            <w:szCs w:val="24"/>
          </w:rPr>
          <w:delText xml:space="preserve">Huang, N.E., Shen, Z., Long, S.R., Wu, M.C., Shih, H.H., Zheng, Q., Yen, N.-C., Tung, C.C. &amp; Liu, H.H. (1998). The empirical mode decomposition and the Hilbert spectrum for </w:delText>
        </w:r>
        <w:r w:rsidRPr="006A3748" w:rsidDel="00FC6E8F">
          <w:rPr>
            <w:sz w:val="24"/>
            <w:szCs w:val="24"/>
          </w:rPr>
          <w:lastRenderedPageBreak/>
          <w:delText xml:space="preserve">nonlinear and non-stationary time series analysis. </w:delText>
        </w:r>
        <w:r w:rsidRPr="006A3748" w:rsidDel="00FC6E8F">
          <w:rPr>
            <w:i/>
            <w:iCs/>
            <w:sz w:val="24"/>
            <w:szCs w:val="24"/>
          </w:rPr>
          <w:delText>Proceedings of the Royal Society of London. Series A: Mathematical, Physical and Engineering Sciences</w:delText>
        </w:r>
        <w:r w:rsidRPr="006A3748" w:rsidDel="00FC6E8F">
          <w:rPr>
            <w:sz w:val="24"/>
            <w:szCs w:val="24"/>
          </w:rPr>
          <w:delText>, 454, 903–995.</w:delText>
        </w:r>
      </w:del>
    </w:p>
    <w:p w14:paraId="3ADF2941" w14:textId="39831BB5" w:rsidR="003746CC" w:rsidRPr="006A3748" w:rsidRDefault="003746CC" w:rsidP="003746CC">
      <w:pPr>
        <w:pStyle w:val="Bibliography"/>
        <w:rPr>
          <w:sz w:val="24"/>
          <w:szCs w:val="24"/>
        </w:rPr>
      </w:pPr>
      <w:r w:rsidRPr="006A3748">
        <w:rPr>
          <w:sz w:val="24"/>
          <w:szCs w:val="24"/>
        </w:rPr>
        <w:t xml:space="preserve">Hudson, L.N., Newbold, T., Contu, S., Hill, S.L.L., Lysenko, I., De Palma, A., </w:t>
      </w:r>
      <w:del w:id="755" w:author="Joe Bennett" w:date="2021-12-27T08:21:00Z">
        <w:r w:rsidRPr="006A3748" w:rsidDel="00F35D0B">
          <w:rPr>
            <w:sz w:val="24"/>
            <w:szCs w:val="24"/>
          </w:rPr>
          <w:delText xml:space="preserve">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w:delText>
        </w:r>
        <w:r w:rsidRPr="006A3748" w:rsidDel="00F35D0B">
          <w:rPr>
            <w:sz w:val="24"/>
            <w:szCs w:val="24"/>
          </w:rPr>
          <w:lastRenderedPageBreak/>
          <w:delText>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A.J., Vassilev, K., Verboven, H.A.F., Vergara, C.H., Vergara, P.M., Verhulst, J., Walker, T.R., Wang, Y., Watling, J.I., Wells, K., Williams, C.D., Willig, M.R., Woinarski, J.C.Z., Wolf, J.H.D., Woodcock, B.A., Yu, D.W., Zaitsev, A.S., Collen, B., Ewers, R.M., Mace, G.M., Purves, D.W., Scharlemann, J.P.W. &amp;</w:delText>
        </w:r>
      </w:del>
      <w:ins w:id="756" w:author="Joe Bennett" w:date="2021-12-27T08:21:00Z">
        <w:r w:rsidR="00F35D0B">
          <w:rPr>
            <w:sz w:val="24"/>
            <w:szCs w:val="24"/>
          </w:rPr>
          <w:t>…</w:t>
        </w:r>
      </w:ins>
      <w:r w:rsidRPr="006A3748">
        <w:rPr>
          <w:sz w:val="24"/>
          <w:szCs w:val="24"/>
        </w:rPr>
        <w:t xml:space="preserve"> Purvis, A. (2014). The PREDICTS database: a global database of how local terrestrial biodiversity responds to human impacts. </w:t>
      </w:r>
      <w:r w:rsidRPr="006A3748">
        <w:rPr>
          <w:i/>
          <w:iCs/>
          <w:sz w:val="24"/>
          <w:szCs w:val="24"/>
        </w:rPr>
        <w:t>Ecology and Evolution</w:t>
      </w:r>
      <w:r w:rsidRPr="006A3748">
        <w:rPr>
          <w:sz w:val="24"/>
          <w:szCs w:val="24"/>
        </w:rPr>
        <w:t>, 4, 4701–4735.</w:t>
      </w:r>
    </w:p>
    <w:p w14:paraId="1E3E7F3A" w14:textId="77777777" w:rsidR="003746CC" w:rsidRPr="006A3748" w:rsidRDefault="003746CC" w:rsidP="003746CC">
      <w:pPr>
        <w:pStyle w:val="Bibliography"/>
        <w:rPr>
          <w:sz w:val="24"/>
          <w:szCs w:val="24"/>
        </w:rPr>
      </w:pPr>
      <w:r w:rsidRPr="006A3748">
        <w:rPr>
          <w:sz w:val="24"/>
          <w:szCs w:val="24"/>
        </w:rPr>
        <w:t xml:space="preserve">International), B.I. (BirdLife. (2016). IUCN Red List of Threatened Species: Ara ambiguus [WWW Document]. </w:t>
      </w:r>
      <w:r w:rsidRPr="006A3748">
        <w:rPr>
          <w:i/>
          <w:iCs/>
          <w:sz w:val="24"/>
          <w:szCs w:val="24"/>
        </w:rPr>
        <w:t>IUCN Red List of Threatened Species</w:t>
      </w:r>
      <w:r w:rsidRPr="006A3748">
        <w:rPr>
          <w:sz w:val="24"/>
          <w:szCs w:val="24"/>
        </w:rPr>
        <w:t>. URL https://www.iucnredlist.org/en</w:t>
      </w:r>
    </w:p>
    <w:p w14:paraId="5EA39B07" w14:textId="77777777" w:rsidR="003746CC" w:rsidRPr="006A3748" w:rsidRDefault="003746CC" w:rsidP="003746CC">
      <w:pPr>
        <w:pStyle w:val="Bibliography"/>
        <w:rPr>
          <w:sz w:val="24"/>
          <w:szCs w:val="24"/>
        </w:rPr>
      </w:pPr>
      <w:r w:rsidRPr="006A3748">
        <w:rPr>
          <w:sz w:val="24"/>
          <w:szCs w:val="24"/>
        </w:rPr>
        <w:t>IUCN. (2019). The IUCN Red List of Threatened Species. version 1.18.</w:t>
      </w:r>
    </w:p>
    <w:p w14:paraId="457F35E8" w14:textId="77777777" w:rsidR="003746CC" w:rsidRPr="006A3748" w:rsidRDefault="003746CC" w:rsidP="003746CC">
      <w:pPr>
        <w:pStyle w:val="Bibliography"/>
        <w:rPr>
          <w:sz w:val="24"/>
          <w:szCs w:val="24"/>
        </w:rPr>
      </w:pPr>
      <w:r w:rsidRPr="006A3748">
        <w:rPr>
          <w:sz w:val="24"/>
          <w:szCs w:val="24"/>
          <w:lang w:val="de-AT"/>
        </w:rPr>
        <w:lastRenderedPageBreak/>
        <w:t xml:space="preserve">Kaufmann, D., Kraay, A. &amp; Mastruzzi, M. (2011). </w:t>
      </w:r>
      <w:r w:rsidRPr="006A3748">
        <w:rPr>
          <w:sz w:val="24"/>
          <w:szCs w:val="24"/>
        </w:rPr>
        <w:t xml:space="preserve">The Worldwide Governance Indicators: Methodology and Analytical Issues1. </w:t>
      </w:r>
      <w:r w:rsidRPr="006A3748">
        <w:rPr>
          <w:i/>
          <w:iCs/>
          <w:sz w:val="24"/>
          <w:szCs w:val="24"/>
        </w:rPr>
        <w:t>Hague Journal on the Rule of Law</w:t>
      </w:r>
      <w:r w:rsidRPr="006A3748">
        <w:rPr>
          <w:sz w:val="24"/>
          <w:szCs w:val="24"/>
        </w:rPr>
        <w:t>, 3, 220–246.</w:t>
      </w:r>
    </w:p>
    <w:p w14:paraId="3C43E15E" w14:textId="77777777" w:rsidR="003746CC" w:rsidRPr="006A3748" w:rsidRDefault="003746CC" w:rsidP="003746CC">
      <w:pPr>
        <w:pStyle w:val="Bibliography"/>
        <w:rPr>
          <w:sz w:val="24"/>
          <w:szCs w:val="24"/>
        </w:rPr>
      </w:pPr>
      <w:r w:rsidRPr="006A3748">
        <w:rPr>
          <w:sz w:val="24"/>
          <w:szCs w:val="24"/>
        </w:rPr>
        <w:t xml:space="preserve">Kehoe, L., Romero-Muñoz, A., Polaina, E., Estes, L., Kreft, H. &amp; Kuemmerle, T. (2017). Biodiversity at risk under future cropland expansion and intensification. </w:t>
      </w:r>
      <w:r w:rsidRPr="006A3748">
        <w:rPr>
          <w:i/>
          <w:iCs/>
          <w:sz w:val="24"/>
          <w:szCs w:val="24"/>
        </w:rPr>
        <w:t>Nature Ecology &amp; Evolution</w:t>
      </w:r>
      <w:r w:rsidRPr="006A3748">
        <w:rPr>
          <w:sz w:val="24"/>
          <w:szCs w:val="24"/>
        </w:rPr>
        <w:t>, 1, 1129–1135.</w:t>
      </w:r>
    </w:p>
    <w:p w14:paraId="1329B60F" w14:textId="37B056D5" w:rsidR="003746CC" w:rsidRPr="006A3748" w:rsidRDefault="003746CC" w:rsidP="003746CC">
      <w:pPr>
        <w:pStyle w:val="Bibliography"/>
        <w:rPr>
          <w:sz w:val="24"/>
          <w:szCs w:val="24"/>
        </w:rPr>
      </w:pPr>
      <w:r w:rsidRPr="006A3748">
        <w:rPr>
          <w:sz w:val="24"/>
          <w:szCs w:val="24"/>
        </w:rPr>
        <w:t xml:space="preserve">Kelly, L.T., Giljohann, K.M., Duane, A., Aquilué, N., Archibald, S., Batllori, E., </w:t>
      </w:r>
      <w:del w:id="757" w:author="Joe Bennett" w:date="2021-12-27T08:22:00Z">
        <w:r w:rsidRPr="006A3748" w:rsidDel="00F35D0B">
          <w:rPr>
            <w:sz w:val="24"/>
            <w:szCs w:val="24"/>
          </w:rPr>
          <w:delText>Bennett, A.F., Buckland, S.T., Canelles, Q., Clarke, M.F., Fortin, M.-J., Hermoso, V., Herrando, S., Keane, R.E., Lake, F.K., McCarthy, M.A., Morán-Ordóñez, A., Parr, C.L., Pausas, J.G., Penman, T.D., Regos, A., Rumpff, L., Santos, J.L., Smith, A.L.,</w:delText>
        </w:r>
      </w:del>
      <w:ins w:id="758" w:author="Joe Bennett" w:date="2021-12-27T08:22:00Z">
        <w:r w:rsidR="00F35D0B">
          <w:rPr>
            <w:sz w:val="24"/>
            <w:szCs w:val="24"/>
          </w:rPr>
          <w:t>…</w:t>
        </w:r>
      </w:ins>
      <w:del w:id="759" w:author="Joe Bennett" w:date="2021-12-27T08:22:00Z">
        <w:r w:rsidRPr="006A3748" w:rsidDel="00F35D0B">
          <w:rPr>
            <w:sz w:val="24"/>
            <w:szCs w:val="24"/>
          </w:rPr>
          <w:delText xml:space="preserve"> Syphard, A.D., Tingley, M.W. &amp;</w:delText>
        </w:r>
      </w:del>
      <w:r w:rsidRPr="006A3748">
        <w:rPr>
          <w:sz w:val="24"/>
          <w:szCs w:val="24"/>
        </w:rPr>
        <w:t xml:space="preserve"> Brotons, L. (2020). Fire and biodiversity in the Anthropocene. </w:t>
      </w:r>
      <w:r w:rsidRPr="006A3748">
        <w:rPr>
          <w:i/>
          <w:iCs/>
          <w:sz w:val="24"/>
          <w:szCs w:val="24"/>
        </w:rPr>
        <w:t>Science</w:t>
      </w:r>
      <w:r w:rsidRPr="006A3748">
        <w:rPr>
          <w:sz w:val="24"/>
          <w:szCs w:val="24"/>
        </w:rPr>
        <w:t>, 370.</w:t>
      </w:r>
    </w:p>
    <w:p w14:paraId="474F354A" w14:textId="77777777" w:rsidR="003746CC" w:rsidRPr="006A3748" w:rsidRDefault="003746CC" w:rsidP="003746CC">
      <w:pPr>
        <w:pStyle w:val="Bibliography"/>
        <w:rPr>
          <w:sz w:val="24"/>
          <w:szCs w:val="24"/>
        </w:rPr>
      </w:pPr>
      <w:bookmarkStart w:id="760" w:name="_Hlk91416434"/>
      <w:r w:rsidRPr="006A3748">
        <w:rPr>
          <w:sz w:val="24"/>
          <w:szCs w:val="24"/>
        </w:rPr>
        <w:t xml:space="preserve">La Sorte, F.A., Johnston, A. &amp; Ault, T.R. (2021). Global trends in the frequency and duration of temperature extremes. </w:t>
      </w:r>
      <w:r w:rsidRPr="006A3748">
        <w:rPr>
          <w:i/>
          <w:iCs/>
          <w:sz w:val="24"/>
          <w:szCs w:val="24"/>
        </w:rPr>
        <w:t>Climatic Change</w:t>
      </w:r>
      <w:r w:rsidRPr="006A3748">
        <w:rPr>
          <w:sz w:val="24"/>
          <w:szCs w:val="24"/>
        </w:rPr>
        <w:t>, 166, 1.</w:t>
      </w:r>
    </w:p>
    <w:bookmarkEnd w:id="760"/>
    <w:p w14:paraId="44BC2D14" w14:textId="77777777" w:rsidR="003746CC" w:rsidRPr="006A3748" w:rsidRDefault="003746CC" w:rsidP="003746CC">
      <w:pPr>
        <w:pStyle w:val="Bibliography"/>
        <w:rPr>
          <w:sz w:val="24"/>
          <w:szCs w:val="24"/>
        </w:rPr>
      </w:pPr>
      <w:r w:rsidRPr="006A3748">
        <w:rPr>
          <w:sz w:val="24"/>
          <w:szCs w:val="24"/>
        </w:rPr>
        <w:t xml:space="preserve">Loarie, S.R., Duffy, P.B., Hamilton, H., Asner, G.P., Field, C.B. &amp; Ackerly, D.D. (2009). The velocity of climate change. </w:t>
      </w:r>
      <w:r w:rsidRPr="006A3748">
        <w:rPr>
          <w:i/>
          <w:iCs/>
          <w:sz w:val="24"/>
          <w:szCs w:val="24"/>
        </w:rPr>
        <w:t>Nature</w:t>
      </w:r>
      <w:r w:rsidRPr="006A3748">
        <w:rPr>
          <w:sz w:val="24"/>
          <w:szCs w:val="24"/>
        </w:rPr>
        <w:t>, 462, 1052–1055.</w:t>
      </w:r>
    </w:p>
    <w:p w14:paraId="021A1FE7" w14:textId="7020C4BD" w:rsidR="003746CC" w:rsidRPr="006A3748" w:rsidDel="00362AFC" w:rsidRDefault="003746CC" w:rsidP="003746CC">
      <w:pPr>
        <w:pStyle w:val="Bibliography"/>
        <w:rPr>
          <w:del w:id="761" w:author="Joe Bennett" w:date="2021-12-21T12:09:00Z"/>
          <w:sz w:val="24"/>
          <w:szCs w:val="24"/>
        </w:rPr>
      </w:pPr>
      <w:del w:id="762" w:author="Joe Bennett" w:date="2021-12-21T12:09:00Z">
        <w:r w:rsidRPr="006A3748" w:rsidDel="00362AFC">
          <w:rPr>
            <w:sz w:val="24"/>
            <w:szCs w:val="24"/>
          </w:rPr>
          <w:delText xml:space="preserve">Margules, C.R. &amp; Pressey, R.L. (2000). Systematic conservation planning. </w:delText>
        </w:r>
        <w:r w:rsidRPr="006A3748" w:rsidDel="00362AFC">
          <w:rPr>
            <w:i/>
            <w:iCs/>
            <w:sz w:val="24"/>
            <w:szCs w:val="24"/>
          </w:rPr>
          <w:delText>Nature</w:delText>
        </w:r>
        <w:r w:rsidRPr="006A3748" w:rsidDel="00362AFC">
          <w:rPr>
            <w:sz w:val="24"/>
            <w:szCs w:val="24"/>
          </w:rPr>
          <w:delText>, 405, 243–53.</w:delText>
        </w:r>
      </w:del>
    </w:p>
    <w:p w14:paraId="3F4686E8" w14:textId="1BC1C4D0" w:rsidR="003746CC" w:rsidRPr="006A3748" w:rsidDel="000B1FBC" w:rsidRDefault="003746CC" w:rsidP="003746CC">
      <w:pPr>
        <w:pStyle w:val="Bibliography"/>
        <w:rPr>
          <w:del w:id="763" w:author="Joe Bennett" w:date="2021-12-26T13:20:00Z"/>
          <w:sz w:val="24"/>
          <w:szCs w:val="24"/>
        </w:rPr>
      </w:pPr>
      <w:del w:id="764" w:author="Joe Bennett" w:date="2021-12-26T13:20:00Z">
        <w:r w:rsidRPr="006A3748" w:rsidDel="000B1FBC">
          <w:rPr>
            <w:sz w:val="24"/>
            <w:szCs w:val="24"/>
          </w:rPr>
          <w:delText xml:space="preserve">Maron, M., McAlpine, C.A., Watson, J.E.M., Maxwell, S. &amp; Barnard, P. (2015). Climate-induced resource bottlenecks exacerbate species vulnerability: a review. </w:delText>
        </w:r>
        <w:r w:rsidRPr="006A3748" w:rsidDel="000B1FBC">
          <w:rPr>
            <w:i/>
            <w:iCs/>
            <w:sz w:val="24"/>
            <w:szCs w:val="24"/>
          </w:rPr>
          <w:delText>Diversity and Distributions</w:delText>
        </w:r>
        <w:r w:rsidRPr="006A3748" w:rsidDel="000B1FBC">
          <w:rPr>
            <w:sz w:val="24"/>
            <w:szCs w:val="24"/>
          </w:rPr>
          <w:delText>, 21, 731–743.</w:delText>
        </w:r>
      </w:del>
    </w:p>
    <w:p w14:paraId="0FB24FA6" w14:textId="77777777" w:rsidR="003746CC" w:rsidRPr="006A3748" w:rsidRDefault="003746CC" w:rsidP="003746CC">
      <w:pPr>
        <w:pStyle w:val="Bibliography"/>
        <w:rPr>
          <w:sz w:val="24"/>
          <w:szCs w:val="24"/>
        </w:rPr>
      </w:pPr>
      <w:r w:rsidRPr="006A3748">
        <w:rPr>
          <w:sz w:val="24"/>
          <w:szCs w:val="24"/>
        </w:rPr>
        <w:t xml:space="preserve">Martin, A., McGuire, S. &amp; Sullivan, S. (2013). Global environmental justice and biodiversity conservation. </w:t>
      </w:r>
      <w:r w:rsidRPr="006A3748">
        <w:rPr>
          <w:i/>
          <w:iCs/>
          <w:sz w:val="24"/>
          <w:szCs w:val="24"/>
        </w:rPr>
        <w:t>The Geographical Journal</w:t>
      </w:r>
      <w:r w:rsidRPr="006A3748">
        <w:rPr>
          <w:sz w:val="24"/>
          <w:szCs w:val="24"/>
        </w:rPr>
        <w:t>, 179, 122–131.</w:t>
      </w:r>
    </w:p>
    <w:p w14:paraId="46A643DC" w14:textId="77777777" w:rsidR="003746CC" w:rsidRPr="006A3748" w:rsidRDefault="003746CC" w:rsidP="003746CC">
      <w:pPr>
        <w:pStyle w:val="Bibliography"/>
        <w:rPr>
          <w:sz w:val="24"/>
          <w:szCs w:val="24"/>
        </w:rPr>
      </w:pPr>
      <w:proofErr w:type="spellStart"/>
      <w:r w:rsidRPr="005F460F">
        <w:rPr>
          <w:sz w:val="24"/>
          <w:szCs w:val="24"/>
          <w:lang w:val="fr-CA"/>
          <w:rPrChange w:id="765" w:author="Allison Binley" w:date="2022-01-01T15:32:00Z">
            <w:rPr>
              <w:sz w:val="24"/>
              <w:szCs w:val="24"/>
            </w:rPr>
          </w:rPrChange>
        </w:rPr>
        <w:t>Mascia</w:t>
      </w:r>
      <w:proofErr w:type="spellEnd"/>
      <w:r w:rsidRPr="005F460F">
        <w:rPr>
          <w:sz w:val="24"/>
          <w:szCs w:val="24"/>
          <w:lang w:val="fr-CA"/>
          <w:rPrChange w:id="766" w:author="Allison Binley" w:date="2022-01-01T15:32:00Z">
            <w:rPr>
              <w:sz w:val="24"/>
              <w:szCs w:val="24"/>
            </w:rPr>
          </w:rPrChange>
        </w:rPr>
        <w:t xml:space="preserve">, M.B. &amp; Pailler, S. (2011). </w:t>
      </w:r>
      <w:r w:rsidRPr="006A3748">
        <w:rPr>
          <w:sz w:val="24"/>
          <w:szCs w:val="24"/>
        </w:rPr>
        <w:t xml:space="preserve">Protected area downgrading, downsizing, and degazettement (PADDD) and its conservation implications. </w:t>
      </w:r>
      <w:r w:rsidRPr="006A3748">
        <w:rPr>
          <w:i/>
          <w:iCs/>
          <w:sz w:val="24"/>
          <w:szCs w:val="24"/>
        </w:rPr>
        <w:t>Conservation Letters</w:t>
      </w:r>
      <w:r w:rsidRPr="006A3748">
        <w:rPr>
          <w:sz w:val="24"/>
          <w:szCs w:val="24"/>
        </w:rPr>
        <w:t>, 4, 9–20.</w:t>
      </w:r>
    </w:p>
    <w:p w14:paraId="73861D5E" w14:textId="77777777" w:rsidR="003746CC" w:rsidRPr="006A3748" w:rsidRDefault="003746CC" w:rsidP="003746CC">
      <w:pPr>
        <w:pStyle w:val="Bibliography"/>
        <w:rPr>
          <w:sz w:val="24"/>
          <w:szCs w:val="24"/>
        </w:rPr>
      </w:pPr>
      <w:bookmarkStart w:id="767" w:name="_Hlk91247342"/>
      <w:r w:rsidRPr="006A3748">
        <w:rPr>
          <w:sz w:val="24"/>
          <w:szCs w:val="24"/>
        </w:rPr>
        <w:lastRenderedPageBreak/>
        <w:t xml:space="preserve">Maxwell, S.L., Butt, N., Maron, M., McAlpine, C.A., Chapman, S., Ullmann, A., Segan, D.B. &amp; Watson, J.E.M. (2019). Conservation implications of ecological responses to extreme weather and climate events. </w:t>
      </w:r>
      <w:r w:rsidRPr="006A3748">
        <w:rPr>
          <w:i/>
          <w:iCs/>
          <w:sz w:val="24"/>
          <w:szCs w:val="24"/>
        </w:rPr>
        <w:t>Diversity and Distributions</w:t>
      </w:r>
      <w:r w:rsidRPr="006A3748">
        <w:rPr>
          <w:sz w:val="24"/>
          <w:szCs w:val="24"/>
        </w:rPr>
        <w:t>, 25, 613–625.</w:t>
      </w:r>
    </w:p>
    <w:bookmarkEnd w:id="767"/>
    <w:p w14:paraId="7B21A62A" w14:textId="77777777" w:rsidR="003746CC" w:rsidRPr="006A3748" w:rsidRDefault="003746CC" w:rsidP="003746CC">
      <w:pPr>
        <w:pStyle w:val="Bibliography"/>
        <w:rPr>
          <w:sz w:val="24"/>
          <w:szCs w:val="24"/>
        </w:rPr>
      </w:pPr>
      <w:r w:rsidRPr="006A3748">
        <w:rPr>
          <w:sz w:val="24"/>
          <w:szCs w:val="24"/>
        </w:rPr>
        <w:t xml:space="preserve">McBride, M.F., Wilson, K.A., Bode, M. &amp; Possingham, H.P. (2007). Incorporating the effects of socioeconomic uncertainty into priority setting for conservation investment. </w:t>
      </w:r>
      <w:r w:rsidRPr="006A3748">
        <w:rPr>
          <w:i/>
          <w:iCs/>
          <w:sz w:val="24"/>
          <w:szCs w:val="24"/>
        </w:rPr>
        <w:t>Conservation Biology</w:t>
      </w:r>
      <w:r w:rsidRPr="006A3748">
        <w:rPr>
          <w:sz w:val="24"/>
          <w:szCs w:val="24"/>
        </w:rPr>
        <w:t>, 21, 1463–1474.</w:t>
      </w:r>
    </w:p>
    <w:p w14:paraId="2F138068" w14:textId="555DF6DA" w:rsidR="003746CC" w:rsidRPr="006A3748" w:rsidDel="0049770E" w:rsidRDefault="003746CC" w:rsidP="003746CC">
      <w:pPr>
        <w:pStyle w:val="Bibliography"/>
        <w:rPr>
          <w:del w:id="768" w:author="Joe Bennett" w:date="2021-12-26T13:07:00Z"/>
          <w:sz w:val="24"/>
          <w:szCs w:val="24"/>
        </w:rPr>
      </w:pPr>
      <w:del w:id="769" w:author="Joe Bennett" w:date="2021-12-26T13:07:00Z">
        <w:r w:rsidRPr="006A3748" w:rsidDel="0049770E">
          <w:rPr>
            <w:sz w:val="24"/>
            <w:szCs w:val="24"/>
          </w:rPr>
          <w:delText xml:space="preserve">McPhillips, L.E., Chang, H., Chester, M.V., Depietri, Y., Friedman, E., Grimm, N.B., Kominoski, J.S., McPhearson, T., Méndez‐Lázaro, P., Rosi, E.J. &amp; Shiva, J.S. (2018). Defining Extreme Events: A Cross-Disciplinary Review. </w:delText>
        </w:r>
        <w:r w:rsidRPr="006A3748" w:rsidDel="0049770E">
          <w:rPr>
            <w:i/>
            <w:iCs/>
            <w:sz w:val="24"/>
            <w:szCs w:val="24"/>
          </w:rPr>
          <w:delText>Earth’s Future</w:delText>
        </w:r>
        <w:r w:rsidRPr="006A3748" w:rsidDel="0049770E">
          <w:rPr>
            <w:sz w:val="24"/>
            <w:szCs w:val="24"/>
          </w:rPr>
          <w:delText>, 6, 441–455.</w:delText>
        </w:r>
      </w:del>
    </w:p>
    <w:p w14:paraId="1A31DE77" w14:textId="77777777" w:rsidR="003746CC" w:rsidRPr="006A3748" w:rsidRDefault="003746CC" w:rsidP="003746CC">
      <w:pPr>
        <w:pStyle w:val="Bibliography"/>
        <w:rPr>
          <w:sz w:val="24"/>
          <w:szCs w:val="24"/>
        </w:rPr>
      </w:pPr>
      <w:r w:rsidRPr="006A3748">
        <w:rPr>
          <w:sz w:val="24"/>
          <w:szCs w:val="24"/>
        </w:rPr>
        <w:t xml:space="preserve">Miller, R.L., Marsh, H., Benham, C. &amp; Hamann, M. (2019). A framework for improving the cross-jurisdictional governance of a marine migratory species. </w:t>
      </w:r>
      <w:r w:rsidRPr="006A3748">
        <w:rPr>
          <w:i/>
          <w:iCs/>
          <w:sz w:val="24"/>
          <w:szCs w:val="24"/>
        </w:rPr>
        <w:t>Conservation Science and Practice</w:t>
      </w:r>
      <w:r w:rsidRPr="006A3748">
        <w:rPr>
          <w:sz w:val="24"/>
          <w:szCs w:val="24"/>
        </w:rPr>
        <w:t>, 1, e58.</w:t>
      </w:r>
    </w:p>
    <w:p w14:paraId="0630360E" w14:textId="69F2AE66" w:rsidR="003746CC" w:rsidRPr="006A3748" w:rsidDel="00EF0CA8" w:rsidRDefault="003746CC" w:rsidP="003746CC">
      <w:pPr>
        <w:pStyle w:val="Bibliography"/>
        <w:rPr>
          <w:del w:id="770" w:author="Joe Bennett" w:date="2021-12-24T14:06:00Z"/>
          <w:sz w:val="24"/>
          <w:szCs w:val="24"/>
        </w:rPr>
      </w:pPr>
      <w:del w:id="771" w:author="Joe Bennett" w:date="2021-12-24T14:06:00Z">
        <w:r w:rsidRPr="006A3748" w:rsidDel="00EF0CA8">
          <w:rPr>
            <w:sz w:val="24"/>
            <w:szCs w:val="24"/>
          </w:rPr>
          <w:delText xml:space="preserve">Mitchell, D., Heaviside, C., Vardoulakis, S., Huntingford, C., Masato, G., Guillod, B.P., Frumhoff, P., Bowery, A., Wallom, D. &amp; Allen, M. (2016). Attributing human mortality during extreme heat waves to anthropogenic climate change. </w:delText>
        </w:r>
        <w:r w:rsidRPr="006A3748" w:rsidDel="00EF0CA8">
          <w:rPr>
            <w:i/>
            <w:iCs/>
            <w:sz w:val="24"/>
            <w:szCs w:val="24"/>
          </w:rPr>
          <w:delText>Environ. Res. Lett.</w:delText>
        </w:r>
        <w:r w:rsidRPr="006A3748" w:rsidDel="00EF0CA8">
          <w:rPr>
            <w:sz w:val="24"/>
            <w:szCs w:val="24"/>
          </w:rPr>
          <w:delText>, 11, 074006.</w:delText>
        </w:r>
      </w:del>
    </w:p>
    <w:p w14:paraId="02965AC2" w14:textId="77777777" w:rsidR="003746CC" w:rsidRPr="006A3748" w:rsidRDefault="003746CC" w:rsidP="003746CC">
      <w:pPr>
        <w:pStyle w:val="Bibliography"/>
        <w:rPr>
          <w:sz w:val="24"/>
          <w:szCs w:val="24"/>
        </w:rPr>
      </w:pPr>
      <w:r w:rsidRPr="006A3748">
        <w:rPr>
          <w:sz w:val="24"/>
          <w:szCs w:val="24"/>
        </w:rPr>
        <w:t xml:space="preserve">Moilanen, A., Wilson, K. &amp; Possingham, H. (2009). </w:t>
      </w:r>
      <w:r w:rsidRPr="006A3748">
        <w:rPr>
          <w:i/>
          <w:iCs/>
          <w:sz w:val="24"/>
          <w:szCs w:val="24"/>
        </w:rPr>
        <w:t>Spatial conservation prioritization: quantitative methods and computational tools</w:t>
      </w:r>
      <w:r w:rsidRPr="006A3748">
        <w:rPr>
          <w:sz w:val="24"/>
          <w:szCs w:val="24"/>
        </w:rPr>
        <w:t>. Oxford University Press.</w:t>
      </w:r>
    </w:p>
    <w:p w14:paraId="5D246345" w14:textId="77777777" w:rsidR="003746CC" w:rsidRPr="006A3748" w:rsidRDefault="003746CC" w:rsidP="003746CC">
      <w:pPr>
        <w:pStyle w:val="Bibliography"/>
        <w:rPr>
          <w:sz w:val="24"/>
          <w:szCs w:val="24"/>
        </w:rPr>
      </w:pPr>
      <w:r w:rsidRPr="006A3748">
        <w:rPr>
          <w:sz w:val="24"/>
          <w:szCs w:val="24"/>
        </w:rPr>
        <w:t xml:space="preserve">Myers, N., Mittermeier, R.A., Mittermeier, C.G., da Fonseca, G.A.B. &amp; Kent, J. (2000). Biodiversity hotspots for conservation priorities. </w:t>
      </w:r>
      <w:r w:rsidRPr="006A3748">
        <w:rPr>
          <w:i/>
          <w:iCs/>
          <w:sz w:val="24"/>
          <w:szCs w:val="24"/>
        </w:rPr>
        <w:t>Nature</w:t>
      </w:r>
      <w:r w:rsidRPr="006A3748">
        <w:rPr>
          <w:sz w:val="24"/>
          <w:szCs w:val="24"/>
        </w:rPr>
        <w:t>, 403, 853–858.</w:t>
      </w:r>
    </w:p>
    <w:p w14:paraId="58014102" w14:textId="25487F6D" w:rsidR="003746CC" w:rsidRPr="006A3748" w:rsidRDefault="003746CC" w:rsidP="003746CC">
      <w:pPr>
        <w:pStyle w:val="Bibliography"/>
        <w:rPr>
          <w:sz w:val="24"/>
          <w:szCs w:val="24"/>
        </w:rPr>
      </w:pPr>
      <w:r w:rsidRPr="006A3748">
        <w:rPr>
          <w:sz w:val="24"/>
          <w:szCs w:val="24"/>
        </w:rPr>
        <w:t xml:space="preserve">Newbold, T., Hudson, L.N., Hill, S.L.L., Contu, S., Lysenko, I., Senior, R.A., </w:t>
      </w:r>
      <w:del w:id="772" w:author="Joe Bennett" w:date="2021-12-27T08:22:00Z">
        <w:r w:rsidRPr="006A3748" w:rsidDel="00024D7E">
          <w:rPr>
            <w:sz w:val="24"/>
            <w:szCs w:val="24"/>
          </w:rPr>
          <w:delText xml:space="preserve">Börger, L., Bennett, D.J., Choimes, A., Collen, B., Day, J., De Palma, A., Díaz, S., Echeverria-Londoño, S., Edgar, M.J., Feldman, A., Garon, M., Harrison, M.L.K., Alhusseini, T., Ingram, D.J., Itescu, Y., Kattge, J., Kemp, V., Kirkpatrick, L., Kleyer, M., Correia, </w:delText>
        </w:r>
        <w:r w:rsidRPr="006A3748" w:rsidDel="00024D7E">
          <w:rPr>
            <w:sz w:val="24"/>
            <w:szCs w:val="24"/>
          </w:rPr>
          <w:lastRenderedPageBreak/>
          <w:delText>D.L.P., Martin, C.D., Meiri, S., Novosolov, M., Pan, Y., Phillips, H.R.P., Purves, D.W., Robinson, A., Simpson, J., Tuck, S.L., Weiher, E., White, H.J., Ewers, R.M., Mace, G.M., Scharlemann, J.P.W. &amp;</w:delText>
        </w:r>
      </w:del>
      <w:ins w:id="773" w:author="Joe Bennett" w:date="2021-12-27T08:22:00Z">
        <w:r w:rsidR="00024D7E">
          <w:rPr>
            <w:sz w:val="24"/>
            <w:szCs w:val="24"/>
          </w:rPr>
          <w:t>…</w:t>
        </w:r>
      </w:ins>
      <w:r w:rsidRPr="006A3748">
        <w:rPr>
          <w:sz w:val="24"/>
          <w:szCs w:val="24"/>
        </w:rPr>
        <w:t xml:space="preserve"> Purvis, A. (2015). Global effects of land use on local terrestrial biodiversity. </w:t>
      </w:r>
      <w:r w:rsidRPr="006A3748">
        <w:rPr>
          <w:i/>
          <w:iCs/>
          <w:sz w:val="24"/>
          <w:szCs w:val="24"/>
        </w:rPr>
        <w:t>Nature</w:t>
      </w:r>
      <w:r w:rsidRPr="006A3748">
        <w:rPr>
          <w:sz w:val="24"/>
          <w:szCs w:val="24"/>
        </w:rPr>
        <w:t>, 520, 45–50.</w:t>
      </w:r>
    </w:p>
    <w:p w14:paraId="4327CCA2" w14:textId="77777777" w:rsidR="003746CC" w:rsidRPr="006A3748" w:rsidRDefault="003746CC" w:rsidP="003746CC">
      <w:pPr>
        <w:pStyle w:val="Bibliography"/>
        <w:rPr>
          <w:sz w:val="24"/>
          <w:szCs w:val="24"/>
        </w:rPr>
      </w:pPr>
      <w:r w:rsidRPr="006A3748">
        <w:rPr>
          <w:sz w:val="24"/>
          <w:szCs w:val="24"/>
        </w:rPr>
        <w:t xml:space="preserve">Pimm, S.L. &amp; Raven, P. (2000). Extinction by numbers. </w:t>
      </w:r>
      <w:r w:rsidRPr="006A3748">
        <w:rPr>
          <w:i/>
          <w:iCs/>
          <w:sz w:val="24"/>
          <w:szCs w:val="24"/>
        </w:rPr>
        <w:t>Nature</w:t>
      </w:r>
      <w:r w:rsidRPr="006A3748">
        <w:rPr>
          <w:sz w:val="24"/>
          <w:szCs w:val="24"/>
        </w:rPr>
        <w:t>, 403, 843–845.</w:t>
      </w:r>
    </w:p>
    <w:p w14:paraId="68E233B2" w14:textId="3452DE04" w:rsidR="003746CC" w:rsidRPr="006A3748" w:rsidDel="00362AFC" w:rsidRDefault="003746CC" w:rsidP="003746CC">
      <w:pPr>
        <w:pStyle w:val="Bibliography"/>
        <w:rPr>
          <w:del w:id="774" w:author="Joe Bennett" w:date="2021-12-21T12:11:00Z"/>
          <w:sz w:val="24"/>
          <w:szCs w:val="24"/>
        </w:rPr>
      </w:pPr>
      <w:del w:id="775" w:author="Joe Bennett" w:date="2021-12-21T12:11:00Z">
        <w:r w:rsidRPr="006A3748" w:rsidDel="00362AFC">
          <w:rPr>
            <w:sz w:val="24"/>
            <w:szCs w:val="24"/>
          </w:rPr>
          <w:delText xml:space="preserve">Post-2020 Global Biodiversity Framework [WWW Document]. (2018). </w:delText>
        </w:r>
        <w:r w:rsidRPr="006A3748" w:rsidDel="00362AFC">
          <w:rPr>
            <w:i/>
            <w:iCs/>
            <w:sz w:val="24"/>
            <w:szCs w:val="24"/>
          </w:rPr>
          <w:delText>IUCN</w:delText>
        </w:r>
        <w:r w:rsidRPr="006A3748" w:rsidDel="00362AFC">
          <w:rPr>
            <w:sz w:val="24"/>
            <w:szCs w:val="24"/>
          </w:rPr>
          <w:delText>. URL https://www.iucn.org/theme/global-policy/our-work/convention-biological-diversity-cbd/post-2020-global-biodiversity-framework</w:delText>
        </w:r>
      </w:del>
    </w:p>
    <w:p w14:paraId="48E6337E" w14:textId="77777777" w:rsidR="003746CC" w:rsidRPr="006A3748" w:rsidRDefault="003746CC" w:rsidP="003746CC">
      <w:pPr>
        <w:pStyle w:val="Bibliography"/>
        <w:rPr>
          <w:sz w:val="24"/>
          <w:szCs w:val="24"/>
        </w:rPr>
      </w:pPr>
      <w:r w:rsidRPr="006A3748">
        <w:rPr>
          <w:sz w:val="24"/>
          <w:szCs w:val="24"/>
        </w:rPr>
        <w:t xml:space="preserve">Pouzols, F.M., Toivonen, T., Di Minin, E., Kukkala, A.S., Kullberg, P., Kuusterä, J., Lehtomäki, J., Tenkanen, H., Verburg, P.H. &amp; Moilanen, A. (2014). Global protected area expansion is compromised by projected land-use and parochialism. </w:t>
      </w:r>
      <w:r w:rsidRPr="006A3748">
        <w:rPr>
          <w:i/>
          <w:iCs/>
          <w:sz w:val="24"/>
          <w:szCs w:val="24"/>
        </w:rPr>
        <w:t>Nature</w:t>
      </w:r>
      <w:r w:rsidRPr="006A3748">
        <w:rPr>
          <w:sz w:val="24"/>
          <w:szCs w:val="24"/>
        </w:rPr>
        <w:t>, 516, 383–386.</w:t>
      </w:r>
    </w:p>
    <w:p w14:paraId="42523DF8" w14:textId="26421297" w:rsidR="003746CC" w:rsidRPr="006A3748" w:rsidDel="000B1FBC" w:rsidRDefault="003746CC" w:rsidP="003746CC">
      <w:pPr>
        <w:pStyle w:val="Bibliography"/>
        <w:rPr>
          <w:del w:id="776" w:author="Joe Bennett" w:date="2021-12-26T13:22:00Z"/>
          <w:sz w:val="24"/>
          <w:szCs w:val="24"/>
        </w:rPr>
      </w:pPr>
      <w:del w:id="777" w:author="Joe Bennett" w:date="2021-12-26T13:22:00Z">
        <w:r w:rsidRPr="006A3748" w:rsidDel="000B1FBC">
          <w:rPr>
            <w:sz w:val="24"/>
            <w:szCs w:val="24"/>
          </w:rPr>
          <w:delText xml:space="preserve">Rodrigues, A.S.L., Akcakaya, H.R., Andelman, S.J., Bakarr, M.I., Boitani, L., Brooks, T.M., Chanson, J.S., Fishpool, L.D.C., Da Fonseca, G.A.B. &amp; Gaston, K.J. (2004). Global gap analysis: priority regions for expanding the global protected-area network. </w:delText>
        </w:r>
        <w:r w:rsidRPr="006A3748" w:rsidDel="000B1FBC">
          <w:rPr>
            <w:i/>
            <w:iCs/>
            <w:sz w:val="24"/>
            <w:szCs w:val="24"/>
          </w:rPr>
          <w:delText>BioScience</w:delText>
        </w:r>
        <w:r w:rsidRPr="006A3748" w:rsidDel="000B1FBC">
          <w:rPr>
            <w:sz w:val="24"/>
            <w:szCs w:val="24"/>
          </w:rPr>
          <w:delText>, 54, 1092–1100.</w:delText>
        </w:r>
      </w:del>
    </w:p>
    <w:p w14:paraId="68201AB9" w14:textId="2676CD28" w:rsidR="003746CC" w:rsidRPr="006A3748" w:rsidDel="00817CE1" w:rsidRDefault="003746CC" w:rsidP="003746CC">
      <w:pPr>
        <w:pStyle w:val="Bibliography"/>
        <w:rPr>
          <w:del w:id="778" w:author="Joe Bennett" w:date="2021-12-22T15:31:00Z"/>
          <w:sz w:val="24"/>
          <w:szCs w:val="24"/>
        </w:rPr>
      </w:pPr>
      <w:del w:id="779" w:author="Joe Bennett" w:date="2021-12-22T15:31:00Z">
        <w:r w:rsidRPr="006A3748" w:rsidDel="00817CE1">
          <w:rPr>
            <w:sz w:val="24"/>
            <w:szCs w:val="24"/>
          </w:rPr>
          <w:delText xml:space="preserve">Sandel, B., Arge, L., Dalsgaard, B., Davies, R.G., Gaston, K.J., Sutherland, W.J. &amp; Svenning, J.-C. (2011). The Influence of Late Quaternary Climate-Change Velocity on Species Endemism. </w:delText>
        </w:r>
        <w:r w:rsidRPr="006A3748" w:rsidDel="00817CE1">
          <w:rPr>
            <w:i/>
            <w:iCs/>
            <w:sz w:val="24"/>
            <w:szCs w:val="24"/>
          </w:rPr>
          <w:delText>Science</w:delText>
        </w:r>
        <w:r w:rsidRPr="006A3748" w:rsidDel="00817CE1">
          <w:rPr>
            <w:sz w:val="24"/>
            <w:szCs w:val="24"/>
          </w:rPr>
          <w:delText>, 334, 660–664.</w:delText>
        </w:r>
      </w:del>
    </w:p>
    <w:p w14:paraId="32AE1DEC" w14:textId="77777777" w:rsidR="003746CC" w:rsidRPr="006A3748" w:rsidRDefault="003746CC" w:rsidP="003746CC">
      <w:pPr>
        <w:pStyle w:val="Bibliography"/>
        <w:rPr>
          <w:sz w:val="24"/>
          <w:szCs w:val="24"/>
        </w:rPr>
      </w:pPr>
      <w:r w:rsidRPr="006A3748">
        <w:rPr>
          <w:sz w:val="24"/>
          <w:szCs w:val="24"/>
        </w:rPr>
        <w:t xml:space="preserve">Santini, L., Butchart, S.H.M., Rondinini, C., Benítez-López, A., Hilbers, J.P., Schipper, A.M., Cengic, M., Tobias, J.A. &amp; Huijbregts, M.A.J. (2019). Applying habitat and population-density models to land-cover time series to inform IUCN Red List assessments. </w:t>
      </w:r>
      <w:r w:rsidRPr="006A3748">
        <w:rPr>
          <w:i/>
          <w:iCs/>
          <w:sz w:val="24"/>
          <w:szCs w:val="24"/>
        </w:rPr>
        <w:t>Conservation Biology</w:t>
      </w:r>
      <w:r w:rsidRPr="006A3748">
        <w:rPr>
          <w:sz w:val="24"/>
          <w:szCs w:val="24"/>
        </w:rPr>
        <w:t>, 33, 1084–1093.</w:t>
      </w:r>
    </w:p>
    <w:p w14:paraId="5CBEC418" w14:textId="77777777" w:rsidR="003746CC" w:rsidRPr="006A3748" w:rsidRDefault="003746CC" w:rsidP="003746CC">
      <w:pPr>
        <w:pStyle w:val="Bibliography"/>
        <w:rPr>
          <w:sz w:val="24"/>
          <w:szCs w:val="24"/>
        </w:rPr>
      </w:pPr>
      <w:r w:rsidRPr="006A3748">
        <w:rPr>
          <w:sz w:val="24"/>
          <w:szCs w:val="24"/>
        </w:rPr>
        <w:lastRenderedPageBreak/>
        <w:t xml:space="preserve">Schulze, K., Knights, K., Coad, L., Geldmann, J., Leverington, F., Eassom, A., Marr, M., Butchart, S.H., Hockings, M. &amp; Burgess, N.D. (2018). An assessment of threats to terrestrial protected areas. </w:t>
      </w:r>
      <w:r w:rsidRPr="006A3748">
        <w:rPr>
          <w:i/>
          <w:iCs/>
          <w:sz w:val="24"/>
          <w:szCs w:val="24"/>
        </w:rPr>
        <w:t>Conservation Letters</w:t>
      </w:r>
      <w:r w:rsidRPr="006A3748">
        <w:rPr>
          <w:sz w:val="24"/>
          <w:szCs w:val="24"/>
        </w:rPr>
        <w:t>, 11, e12435.</w:t>
      </w:r>
    </w:p>
    <w:p w14:paraId="1D75B300" w14:textId="2CD90497" w:rsidR="003746CC" w:rsidRPr="006A3748" w:rsidDel="00FC6E8F" w:rsidRDefault="003746CC" w:rsidP="003746CC">
      <w:pPr>
        <w:pStyle w:val="Bibliography"/>
        <w:rPr>
          <w:del w:id="780" w:author="Joe Bennett" w:date="2021-12-26T13:12:00Z"/>
          <w:sz w:val="24"/>
          <w:szCs w:val="24"/>
        </w:rPr>
      </w:pPr>
      <w:del w:id="781" w:author="Joe Bennett" w:date="2021-12-26T13:12:00Z">
        <w:r w:rsidRPr="006A3748" w:rsidDel="00FC6E8F">
          <w:rPr>
            <w:sz w:val="24"/>
            <w:szCs w:val="24"/>
          </w:rPr>
          <w:delText xml:space="preserve">Simas, A.B., Barreto-Souza, W. &amp; Rocha, A.V. (2010). Improved estimators for a general class of beta regression models. </w:delText>
        </w:r>
        <w:r w:rsidRPr="006A3748" w:rsidDel="00FC6E8F">
          <w:rPr>
            <w:i/>
            <w:iCs/>
            <w:sz w:val="24"/>
            <w:szCs w:val="24"/>
          </w:rPr>
          <w:delText>Computational Statistics &amp; Data Analysis</w:delText>
        </w:r>
        <w:r w:rsidRPr="006A3748" w:rsidDel="00FC6E8F">
          <w:rPr>
            <w:sz w:val="24"/>
            <w:szCs w:val="24"/>
          </w:rPr>
          <w:delText>, 54, 348–366.</w:delText>
        </w:r>
      </w:del>
    </w:p>
    <w:p w14:paraId="4760B827" w14:textId="1A7E8380" w:rsidR="003746CC" w:rsidRPr="006A3748" w:rsidDel="00E5108F" w:rsidRDefault="003746CC" w:rsidP="003746CC">
      <w:pPr>
        <w:pStyle w:val="Bibliography"/>
        <w:rPr>
          <w:del w:id="782" w:author="Joe Bennett" w:date="2021-12-26T13:05:00Z"/>
          <w:sz w:val="24"/>
          <w:szCs w:val="24"/>
        </w:rPr>
      </w:pPr>
      <w:del w:id="783" w:author="Joe Bennett" w:date="2021-12-26T13:05:00Z">
        <w:r w:rsidRPr="006A3748" w:rsidDel="00E5108F">
          <w:rPr>
            <w:sz w:val="24"/>
            <w:szCs w:val="24"/>
          </w:rPr>
          <w:delText xml:space="preserve">Smith, T.T., Zaitchik, B.F. &amp; Gohlke, J.M. (2013). Heat waves in the United States: definitions, patterns and trends. </w:delText>
        </w:r>
        <w:r w:rsidRPr="006A3748" w:rsidDel="00E5108F">
          <w:rPr>
            <w:i/>
            <w:iCs/>
            <w:sz w:val="24"/>
            <w:szCs w:val="24"/>
          </w:rPr>
          <w:delText>Climatic Change</w:delText>
        </w:r>
        <w:r w:rsidRPr="006A3748" w:rsidDel="00E5108F">
          <w:rPr>
            <w:sz w:val="24"/>
            <w:szCs w:val="24"/>
          </w:rPr>
          <w:delText>, 118, 811–825.</w:delText>
        </w:r>
      </w:del>
    </w:p>
    <w:p w14:paraId="64859000" w14:textId="6D8250AA" w:rsidR="003746CC" w:rsidRPr="006A3748" w:rsidDel="00E5108F" w:rsidRDefault="003746CC" w:rsidP="003746CC">
      <w:pPr>
        <w:pStyle w:val="Bibliography"/>
        <w:rPr>
          <w:del w:id="784" w:author="Joe Bennett" w:date="2021-12-26T13:03:00Z"/>
          <w:sz w:val="24"/>
          <w:szCs w:val="24"/>
        </w:rPr>
      </w:pPr>
      <w:del w:id="785" w:author="Joe Bennett" w:date="2021-12-26T13:03:00Z">
        <w:r w:rsidRPr="006A3748" w:rsidDel="00E5108F">
          <w:rPr>
            <w:sz w:val="24"/>
            <w:szCs w:val="24"/>
          </w:rPr>
          <w:delText xml:space="preserve">Sorte, F.A.L., Hochachka, W.M., Farnsworth, A., Dhondt, A.A. &amp; Sheldon, D. (2016). The implications of mid-latitude climate extremes for North American migratory bird populations. </w:delText>
        </w:r>
        <w:r w:rsidRPr="006A3748" w:rsidDel="00E5108F">
          <w:rPr>
            <w:i/>
            <w:iCs/>
            <w:sz w:val="24"/>
            <w:szCs w:val="24"/>
          </w:rPr>
          <w:delText>Ecosphere</w:delText>
        </w:r>
        <w:r w:rsidRPr="006A3748" w:rsidDel="00E5108F">
          <w:rPr>
            <w:sz w:val="24"/>
            <w:szCs w:val="24"/>
          </w:rPr>
          <w:delText>, 7, e01261.</w:delText>
        </w:r>
      </w:del>
    </w:p>
    <w:p w14:paraId="72F2360D" w14:textId="77777777" w:rsidR="003746CC" w:rsidRPr="006A3748" w:rsidRDefault="003746CC" w:rsidP="003746CC">
      <w:pPr>
        <w:pStyle w:val="Bibliography"/>
        <w:rPr>
          <w:sz w:val="24"/>
          <w:szCs w:val="24"/>
        </w:rPr>
      </w:pPr>
      <w:r w:rsidRPr="006A3748">
        <w:rPr>
          <w:sz w:val="24"/>
          <w:szCs w:val="24"/>
        </w:rPr>
        <w:t xml:space="preserve">Tesfaw, A.T., Pfaff, A., Kroner, R.E.G., Qin, S., Medeiros, R. &amp; Mascia, M.B. (2018). Land-use and land-cover change shape the sustainability and impacts of protected areas. </w:t>
      </w:r>
      <w:r w:rsidRPr="006A3748">
        <w:rPr>
          <w:i/>
          <w:iCs/>
          <w:sz w:val="24"/>
          <w:szCs w:val="24"/>
        </w:rPr>
        <w:t>Proceedings of the National Academy of Sciences</w:t>
      </w:r>
      <w:r w:rsidRPr="006A3748">
        <w:rPr>
          <w:sz w:val="24"/>
          <w:szCs w:val="24"/>
        </w:rPr>
        <w:t>, 115, 2084–2089.</w:t>
      </w:r>
    </w:p>
    <w:p w14:paraId="511079B2" w14:textId="1D2A0D6C" w:rsidR="003746CC" w:rsidRPr="006A3748" w:rsidRDefault="003746CC" w:rsidP="003746CC">
      <w:pPr>
        <w:pStyle w:val="Bibliography"/>
        <w:rPr>
          <w:sz w:val="24"/>
          <w:szCs w:val="24"/>
        </w:rPr>
      </w:pPr>
      <w:r w:rsidRPr="006A3748">
        <w:rPr>
          <w:sz w:val="24"/>
          <w:szCs w:val="24"/>
        </w:rPr>
        <w:t xml:space="preserve">Venter, O., Fuller, R.A., Segan, D.B., Carwardine, J., Brooks, T., Butchart, S.H.M., Di Marco, M., </w:t>
      </w:r>
      <w:del w:id="786" w:author="Joe Bennett" w:date="2021-12-27T08:23:00Z">
        <w:r w:rsidRPr="006A3748" w:rsidDel="00024D7E">
          <w:rPr>
            <w:sz w:val="24"/>
            <w:szCs w:val="24"/>
          </w:rPr>
          <w:delText>Iwamura, T., Joseph, L., O’Grady, D., Possingham, H.P., Rondinini, C., Smith, R.J., Venter, M. &amp;</w:delText>
        </w:r>
      </w:del>
      <w:ins w:id="787" w:author="Joe Bennett" w:date="2021-12-27T08:23:00Z">
        <w:r w:rsidR="00024D7E">
          <w:rPr>
            <w:sz w:val="24"/>
            <w:szCs w:val="24"/>
          </w:rPr>
          <w:t>…</w:t>
        </w:r>
      </w:ins>
      <w:r w:rsidRPr="006A3748">
        <w:rPr>
          <w:sz w:val="24"/>
          <w:szCs w:val="24"/>
        </w:rPr>
        <w:t xml:space="preserve"> Watson, J.E.M. (2014). Targeting Global Protected Area Expansion for Imperiled Biodiversity. </w:t>
      </w:r>
      <w:r w:rsidRPr="006A3748">
        <w:rPr>
          <w:i/>
          <w:iCs/>
          <w:sz w:val="24"/>
          <w:szCs w:val="24"/>
        </w:rPr>
        <w:t>PLOS Biology</w:t>
      </w:r>
      <w:r w:rsidRPr="006A3748">
        <w:rPr>
          <w:sz w:val="24"/>
          <w:szCs w:val="24"/>
        </w:rPr>
        <w:t>, 12, e1001891.</w:t>
      </w:r>
    </w:p>
    <w:p w14:paraId="00198DF1" w14:textId="77777777" w:rsidR="003746CC" w:rsidRPr="006A3748" w:rsidRDefault="003746CC" w:rsidP="003746CC">
      <w:pPr>
        <w:pStyle w:val="Bibliography"/>
        <w:rPr>
          <w:sz w:val="24"/>
          <w:szCs w:val="24"/>
        </w:rPr>
      </w:pPr>
      <w:r w:rsidRPr="006A3748">
        <w:rPr>
          <w:sz w:val="24"/>
          <w:szCs w:val="24"/>
        </w:rPr>
        <w:t xml:space="preserve">Watson, J.E., Dudley, N., Segan, D.B. &amp; Hockings, M. (2014). The performance and potential of protected areas. </w:t>
      </w:r>
      <w:r w:rsidRPr="006A3748">
        <w:rPr>
          <w:i/>
          <w:iCs/>
          <w:sz w:val="24"/>
          <w:szCs w:val="24"/>
        </w:rPr>
        <w:t>Nature</w:t>
      </w:r>
      <w:r w:rsidRPr="006A3748">
        <w:rPr>
          <w:sz w:val="24"/>
          <w:szCs w:val="24"/>
        </w:rPr>
        <w:t>, 515, 67–73.</w:t>
      </w:r>
    </w:p>
    <w:p w14:paraId="6F66F5B8" w14:textId="2AD0AE71" w:rsidR="003746CC" w:rsidRPr="006A3748" w:rsidDel="0049770E" w:rsidRDefault="003746CC" w:rsidP="003746CC">
      <w:pPr>
        <w:pStyle w:val="Bibliography"/>
        <w:rPr>
          <w:del w:id="788" w:author="Joe Bennett" w:date="2021-12-26T13:10:00Z"/>
          <w:sz w:val="24"/>
          <w:szCs w:val="24"/>
        </w:rPr>
      </w:pPr>
      <w:del w:id="789" w:author="Joe Bennett" w:date="2021-12-26T13:10:00Z">
        <w:r w:rsidRPr="006A3748" w:rsidDel="0049770E">
          <w:rPr>
            <w:sz w:val="24"/>
            <w:szCs w:val="24"/>
          </w:rPr>
          <w:delText xml:space="preserve">Wu, Z., Huang, N.E., Long, S.R. &amp; Peng, C.-K. (2007). On the trend, detrending, and variability of nonlinear and nonstationary time series. </w:delText>
        </w:r>
        <w:r w:rsidRPr="006A3748" w:rsidDel="0049770E">
          <w:rPr>
            <w:i/>
            <w:iCs/>
            <w:sz w:val="24"/>
            <w:szCs w:val="24"/>
          </w:rPr>
          <w:delText>PNAS</w:delText>
        </w:r>
        <w:r w:rsidRPr="006A3748" w:rsidDel="0049770E">
          <w:rPr>
            <w:sz w:val="24"/>
            <w:szCs w:val="24"/>
          </w:rPr>
          <w:delText>, 104, 14889–14894.</w:delText>
        </w:r>
      </w:del>
    </w:p>
    <w:p w14:paraId="3323C199" w14:textId="1F10071F" w:rsidR="0041311C" w:rsidRPr="006A3748" w:rsidRDefault="0041311C">
      <w:pPr>
        <w:rPr>
          <w:b/>
          <w:color w:val="000000"/>
          <w:sz w:val="24"/>
          <w:szCs w:val="24"/>
        </w:rPr>
      </w:pPr>
      <w:r w:rsidRPr="006A3748">
        <w:rPr>
          <w:b/>
          <w:color w:val="000000"/>
          <w:sz w:val="24"/>
          <w:szCs w:val="24"/>
        </w:rPr>
        <w:fldChar w:fldCharType="end"/>
      </w:r>
      <w:r w:rsidRPr="006A3748">
        <w:rPr>
          <w:b/>
          <w:color w:val="000000"/>
          <w:sz w:val="24"/>
          <w:szCs w:val="24"/>
        </w:rPr>
        <w:br w:type="page"/>
      </w:r>
    </w:p>
    <w:p w14:paraId="3B98DC6B" w14:textId="230352F8" w:rsidR="00C1706F" w:rsidDel="003320BD" w:rsidRDefault="00D0362E" w:rsidP="00341122">
      <w:pPr>
        <w:pBdr>
          <w:top w:val="nil"/>
          <w:left w:val="nil"/>
          <w:bottom w:val="nil"/>
          <w:right w:val="nil"/>
          <w:between w:val="nil"/>
        </w:pBdr>
        <w:spacing w:before="120" w:line="480" w:lineRule="auto"/>
        <w:rPr>
          <w:del w:id="790" w:author="Joe Bennett" w:date="2021-12-27T08:25:00Z"/>
          <w:color w:val="000000"/>
          <w:sz w:val="24"/>
          <w:szCs w:val="24"/>
        </w:rPr>
      </w:pPr>
      <w:bookmarkStart w:id="791" w:name="_heading=h.30j0zll" w:colFirst="0" w:colLast="0"/>
      <w:bookmarkEnd w:id="791"/>
      <w:r>
        <w:rPr>
          <w:b/>
          <w:color w:val="000000"/>
          <w:sz w:val="24"/>
          <w:szCs w:val="24"/>
        </w:rPr>
        <w:lastRenderedPageBreak/>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 xml:space="preserve">Peter </w:t>
      </w:r>
      <w:proofErr w:type="spellStart"/>
      <w:r w:rsidR="00BE173A">
        <w:rPr>
          <w:color w:val="000000"/>
          <w:sz w:val="24"/>
          <w:szCs w:val="24"/>
        </w:rPr>
        <w:t>Arcese</w:t>
      </w:r>
      <w:proofErr w:type="spellEnd"/>
      <w:r w:rsidR="00BE173A">
        <w:rPr>
          <w:color w:val="000000"/>
          <w:sz w:val="24"/>
          <w:szCs w:val="24"/>
        </w:rPr>
        <w:t xml:space="preserve">, Steven </w:t>
      </w:r>
      <w:proofErr w:type="gramStart"/>
      <w:r w:rsidR="00BE173A">
        <w:rPr>
          <w:color w:val="000000"/>
          <w:sz w:val="24"/>
          <w:szCs w:val="24"/>
        </w:rPr>
        <w:t>Cooke</w:t>
      </w:r>
      <w:proofErr w:type="gramEnd"/>
      <w:r w:rsidR="00BE173A">
        <w:rPr>
          <w:color w:val="000000"/>
          <w:sz w:val="24"/>
          <w:szCs w:val="24"/>
        </w:rPr>
        <w:t xml:space="preserve"> and Lenore </w:t>
      </w:r>
      <w:proofErr w:type="spellStart"/>
      <w:r w:rsidR="00BE173A">
        <w:rPr>
          <w:color w:val="000000"/>
          <w:sz w:val="24"/>
          <w:szCs w:val="24"/>
        </w:rPr>
        <w:t>Fahrig</w:t>
      </w:r>
      <w:proofErr w:type="spellEnd"/>
      <w:r w:rsidR="00BE173A">
        <w:rPr>
          <w:color w:val="000000"/>
          <w:sz w:val="24"/>
          <w:szCs w:val="24"/>
        </w:rPr>
        <w:t xml:space="preserve"> for helpful discussions.</w:t>
      </w:r>
      <w:ins w:id="792" w:author="Joe Bennett" w:date="2021-12-27T08:25:00Z">
        <w:r w:rsidR="003320BD">
          <w:rPr>
            <w:color w:val="000000"/>
            <w:sz w:val="24"/>
            <w:szCs w:val="24"/>
          </w:rPr>
          <w:t xml:space="preserve"> RS was funded by the </w:t>
        </w:r>
      </w:ins>
    </w:p>
    <w:p w14:paraId="724CBB60" w14:textId="7F81D41D" w:rsidR="00C1706F" w:rsidDel="003320BD" w:rsidRDefault="00D0362E" w:rsidP="00341122">
      <w:pPr>
        <w:pBdr>
          <w:top w:val="nil"/>
          <w:left w:val="nil"/>
          <w:bottom w:val="nil"/>
          <w:right w:val="nil"/>
          <w:between w:val="nil"/>
        </w:pBdr>
        <w:spacing w:before="120" w:line="480" w:lineRule="auto"/>
        <w:ind w:left="360"/>
        <w:rPr>
          <w:del w:id="793" w:author="Joe Bennett" w:date="2021-12-27T08:25:00Z"/>
          <w:color w:val="000000"/>
          <w:sz w:val="24"/>
          <w:szCs w:val="24"/>
        </w:rPr>
      </w:pPr>
      <w:del w:id="794" w:author="Joe Bennett" w:date="2021-12-27T08:25:00Z">
        <w:r w:rsidDel="003320BD">
          <w:rPr>
            <w:b/>
            <w:color w:val="000000"/>
            <w:sz w:val="24"/>
            <w:szCs w:val="24"/>
          </w:rPr>
          <w:delText>Funding:</w:delText>
        </w:r>
        <w:r w:rsidDel="003320BD">
          <w:rPr>
            <w:color w:val="000000"/>
            <w:sz w:val="24"/>
            <w:szCs w:val="24"/>
          </w:rPr>
          <w:delText xml:space="preserve"> </w:delText>
        </w:r>
      </w:del>
    </w:p>
    <w:p w14:paraId="04BD4F29" w14:textId="0C628789" w:rsidR="008E1AFD" w:rsidDel="003320BD" w:rsidRDefault="008E1AFD">
      <w:pPr>
        <w:pBdr>
          <w:top w:val="nil"/>
          <w:left w:val="nil"/>
          <w:bottom w:val="nil"/>
          <w:right w:val="nil"/>
          <w:between w:val="nil"/>
        </w:pBdr>
        <w:spacing w:before="120" w:line="480" w:lineRule="auto"/>
        <w:rPr>
          <w:del w:id="795" w:author="Joe Bennett" w:date="2021-12-27T08:25:00Z"/>
          <w:color w:val="000000"/>
          <w:sz w:val="24"/>
          <w:szCs w:val="24"/>
        </w:rPr>
        <w:pPrChange w:id="796" w:author="Joe Bennett" w:date="2021-12-27T08:25:00Z">
          <w:pPr>
            <w:pBdr>
              <w:top w:val="nil"/>
              <w:left w:val="nil"/>
              <w:bottom w:val="nil"/>
              <w:right w:val="nil"/>
              <w:between w:val="nil"/>
            </w:pBdr>
            <w:spacing w:before="120" w:line="480" w:lineRule="auto"/>
            <w:ind w:left="720"/>
          </w:pPr>
        </w:pPrChange>
      </w:pPr>
      <w:r>
        <w:rPr>
          <w:color w:val="000000"/>
          <w:sz w:val="24"/>
          <w:szCs w:val="24"/>
        </w:rPr>
        <w:t xml:space="preserve">Liber </w:t>
      </w:r>
      <w:proofErr w:type="spellStart"/>
      <w:r>
        <w:rPr>
          <w:color w:val="000000"/>
          <w:sz w:val="24"/>
          <w:szCs w:val="24"/>
        </w:rPr>
        <w:t>Ero</w:t>
      </w:r>
      <w:proofErr w:type="spellEnd"/>
      <w:r>
        <w:rPr>
          <w:color w:val="000000"/>
          <w:sz w:val="24"/>
          <w:szCs w:val="24"/>
        </w:rPr>
        <w:t xml:space="preserve"> Fellowship Program</w:t>
      </w:r>
      <w:ins w:id="797" w:author="Joe Bennett" w:date="2021-12-27T08:25:00Z">
        <w:r w:rsidR="003320BD">
          <w:rPr>
            <w:color w:val="000000"/>
            <w:sz w:val="24"/>
            <w:szCs w:val="24"/>
          </w:rPr>
          <w:t xml:space="preserve">. JRB was funded by the </w:t>
        </w:r>
      </w:ins>
    </w:p>
    <w:p w14:paraId="6D927FFB" w14:textId="3161B631" w:rsidR="00C1706F" w:rsidDel="003320BD" w:rsidRDefault="0013130A">
      <w:pPr>
        <w:pBdr>
          <w:top w:val="nil"/>
          <w:left w:val="nil"/>
          <w:bottom w:val="nil"/>
          <w:right w:val="nil"/>
          <w:between w:val="nil"/>
        </w:pBdr>
        <w:spacing w:before="120" w:line="480" w:lineRule="auto"/>
        <w:rPr>
          <w:del w:id="798" w:author="Joe Bennett" w:date="2021-12-27T08:25:00Z"/>
          <w:color w:val="000000"/>
          <w:sz w:val="24"/>
          <w:szCs w:val="24"/>
        </w:rPr>
        <w:pPrChange w:id="799" w:author="Joe Bennett" w:date="2021-12-27T08:25:00Z">
          <w:pPr>
            <w:pBdr>
              <w:top w:val="nil"/>
              <w:left w:val="nil"/>
              <w:bottom w:val="nil"/>
              <w:right w:val="nil"/>
              <w:between w:val="nil"/>
            </w:pBdr>
            <w:spacing w:before="120" w:line="480" w:lineRule="auto"/>
            <w:ind w:left="720"/>
          </w:pPr>
        </w:pPrChange>
      </w:pPr>
      <w:r>
        <w:rPr>
          <w:color w:val="000000"/>
          <w:sz w:val="24"/>
          <w:szCs w:val="24"/>
        </w:rPr>
        <w:t xml:space="preserve">Natural Science and Engineering Research Council of Canada (NSERC) Discovery Grant </w:t>
      </w:r>
      <w:r w:rsidRPr="0013130A">
        <w:rPr>
          <w:color w:val="000000"/>
          <w:sz w:val="24"/>
          <w:szCs w:val="24"/>
        </w:rPr>
        <w:t>2016-06147</w:t>
      </w:r>
      <w:ins w:id="800" w:author="Joe Bennett" w:date="2021-12-27T08:25:00Z">
        <w:r w:rsidR="003320BD">
          <w:rPr>
            <w:color w:val="000000"/>
            <w:sz w:val="24"/>
            <w:szCs w:val="24"/>
          </w:rPr>
          <w:t xml:space="preserve"> and </w:t>
        </w:r>
      </w:ins>
    </w:p>
    <w:p w14:paraId="2844A0D8" w14:textId="75C2CB63" w:rsidR="00DE4B30" w:rsidRDefault="00DE4B30">
      <w:pPr>
        <w:pBdr>
          <w:top w:val="nil"/>
          <w:left w:val="nil"/>
          <w:bottom w:val="nil"/>
          <w:right w:val="nil"/>
          <w:between w:val="nil"/>
        </w:pBdr>
        <w:spacing w:before="120" w:line="480" w:lineRule="auto"/>
        <w:rPr>
          <w:color w:val="000000"/>
          <w:sz w:val="24"/>
          <w:szCs w:val="24"/>
        </w:rPr>
        <w:pPrChange w:id="801" w:author="Joe Bennett" w:date="2021-12-27T08:25:00Z">
          <w:pPr>
            <w:pBdr>
              <w:top w:val="nil"/>
              <w:left w:val="nil"/>
              <w:bottom w:val="nil"/>
              <w:right w:val="nil"/>
              <w:between w:val="nil"/>
            </w:pBdr>
            <w:spacing w:before="120" w:line="480" w:lineRule="auto"/>
            <w:ind w:left="720"/>
          </w:pPr>
        </w:pPrChange>
      </w:pPr>
      <w:r>
        <w:rPr>
          <w:color w:val="000000"/>
          <w:sz w:val="24"/>
          <w:szCs w:val="24"/>
        </w:rPr>
        <w:t>Environment and Climate Change Canada Grant GCXE19S058</w:t>
      </w:r>
      <w:ins w:id="802" w:author="Joe Bennett" w:date="2021-12-27T08:26:00Z">
        <w:r w:rsidR="003320BD">
          <w:rPr>
            <w:color w:val="000000"/>
            <w:sz w:val="24"/>
            <w:szCs w:val="24"/>
          </w:rPr>
          <w:t>.</w:t>
        </w:r>
      </w:ins>
    </w:p>
    <w:p w14:paraId="0D2D452C" w14:textId="03945ED7" w:rsidR="00F2502B" w:rsidDel="003320BD" w:rsidRDefault="00F2502B" w:rsidP="00F2502B">
      <w:pPr>
        <w:pBdr>
          <w:top w:val="nil"/>
          <w:left w:val="nil"/>
          <w:bottom w:val="nil"/>
          <w:right w:val="nil"/>
          <w:between w:val="nil"/>
        </w:pBdr>
        <w:spacing w:before="120" w:line="480" w:lineRule="auto"/>
        <w:rPr>
          <w:del w:id="803" w:author="Joe Bennett" w:date="2021-12-27T08:26:00Z"/>
          <w:b/>
          <w:color w:val="000000"/>
          <w:sz w:val="24"/>
          <w:szCs w:val="24"/>
        </w:rPr>
      </w:pPr>
      <w:bookmarkStart w:id="804" w:name="_heading=h.1fob9te" w:colFirst="0" w:colLast="0"/>
      <w:bookmarkEnd w:id="804"/>
    </w:p>
    <w:p w14:paraId="6BDB3E3B" w14:textId="66345270" w:rsidR="00C1706F" w:rsidDel="003320BD" w:rsidRDefault="00D0362E" w:rsidP="00F2502B">
      <w:pPr>
        <w:pBdr>
          <w:top w:val="nil"/>
          <w:left w:val="nil"/>
          <w:bottom w:val="nil"/>
          <w:right w:val="nil"/>
          <w:between w:val="nil"/>
        </w:pBdr>
        <w:spacing w:before="120" w:line="480" w:lineRule="auto"/>
        <w:rPr>
          <w:del w:id="805" w:author="Joe Bennett" w:date="2021-12-27T08:26:00Z"/>
          <w:color w:val="000000"/>
          <w:sz w:val="24"/>
          <w:szCs w:val="24"/>
        </w:rPr>
      </w:pPr>
      <w:del w:id="806" w:author="Joe Bennett" w:date="2021-12-27T08:26:00Z">
        <w:r w:rsidDel="003320BD">
          <w:rPr>
            <w:b/>
            <w:color w:val="000000"/>
            <w:sz w:val="24"/>
            <w:szCs w:val="24"/>
          </w:rPr>
          <w:delText>Author contributions:</w:delText>
        </w:r>
        <w:r w:rsidDel="003320BD">
          <w:rPr>
            <w:color w:val="000000"/>
            <w:sz w:val="24"/>
            <w:szCs w:val="24"/>
          </w:rPr>
          <w:delText xml:space="preserve"> </w:delText>
        </w:r>
      </w:del>
    </w:p>
    <w:p w14:paraId="54EF4D60" w14:textId="2E17CF8D" w:rsidR="00C1706F" w:rsidDel="003320BD" w:rsidRDefault="00D0362E" w:rsidP="00341122">
      <w:pPr>
        <w:pBdr>
          <w:top w:val="nil"/>
          <w:left w:val="nil"/>
          <w:bottom w:val="nil"/>
          <w:right w:val="nil"/>
          <w:between w:val="nil"/>
        </w:pBdr>
        <w:spacing w:before="120" w:line="480" w:lineRule="auto"/>
        <w:ind w:left="720"/>
        <w:jc w:val="both"/>
        <w:rPr>
          <w:del w:id="807" w:author="Joe Bennett" w:date="2021-12-27T08:26:00Z"/>
          <w:color w:val="000000"/>
          <w:sz w:val="24"/>
          <w:szCs w:val="24"/>
        </w:rPr>
      </w:pPr>
      <w:del w:id="808" w:author="Joe Bennett" w:date="2021-12-27T08:26:00Z">
        <w:r w:rsidDel="003320BD">
          <w:rPr>
            <w:color w:val="000000"/>
            <w:sz w:val="24"/>
            <w:szCs w:val="24"/>
          </w:rPr>
          <w:delText xml:space="preserve">Conceptualization: RS, RB, </w:delText>
        </w:r>
        <w:r w:rsidR="00935843" w:rsidDel="003320BD">
          <w:rPr>
            <w:color w:val="000000"/>
            <w:sz w:val="24"/>
            <w:szCs w:val="24"/>
          </w:rPr>
          <w:delText xml:space="preserve">JOH, </w:delText>
        </w:r>
        <w:r w:rsidR="003C2889" w:rsidDel="003320BD">
          <w:rPr>
            <w:color w:val="000000"/>
            <w:sz w:val="24"/>
            <w:szCs w:val="24"/>
          </w:rPr>
          <w:delText xml:space="preserve">ADR, SW, </w:delText>
        </w:r>
        <w:r w:rsidR="00935843" w:rsidDel="003320BD">
          <w:rPr>
            <w:color w:val="000000"/>
            <w:sz w:val="24"/>
            <w:szCs w:val="24"/>
          </w:rPr>
          <w:delText>HPP</w:delText>
        </w:r>
        <w:r w:rsidR="00FD0CE4" w:rsidDel="003320BD">
          <w:rPr>
            <w:color w:val="000000"/>
            <w:sz w:val="24"/>
            <w:szCs w:val="24"/>
          </w:rPr>
          <w:delText xml:space="preserve">, </w:delText>
        </w:r>
        <w:r w:rsidR="00FD0CE4" w:rsidRPr="00FD0CE4" w:rsidDel="003320BD">
          <w:rPr>
            <w:color w:val="000000"/>
            <w:sz w:val="24"/>
            <w:szCs w:val="24"/>
          </w:rPr>
          <w:delText xml:space="preserve"> </w:delText>
        </w:r>
        <w:r w:rsidR="00FD0CE4" w:rsidDel="003320BD">
          <w:rPr>
            <w:color w:val="000000"/>
            <w:sz w:val="24"/>
            <w:szCs w:val="24"/>
          </w:rPr>
          <w:delText>JRB</w:delText>
        </w:r>
      </w:del>
    </w:p>
    <w:p w14:paraId="7B784419" w14:textId="3F7D191C" w:rsidR="00C1706F" w:rsidDel="003320BD" w:rsidRDefault="00D0362E" w:rsidP="00CF2BD2">
      <w:pPr>
        <w:pBdr>
          <w:top w:val="nil"/>
          <w:left w:val="nil"/>
          <w:bottom w:val="nil"/>
          <w:right w:val="nil"/>
          <w:between w:val="nil"/>
        </w:pBdr>
        <w:spacing w:before="120" w:line="480" w:lineRule="auto"/>
        <w:ind w:left="720"/>
        <w:jc w:val="both"/>
        <w:rPr>
          <w:del w:id="809" w:author="Joe Bennett" w:date="2021-12-27T08:26:00Z"/>
          <w:color w:val="000000"/>
          <w:sz w:val="24"/>
          <w:szCs w:val="24"/>
        </w:rPr>
      </w:pPr>
      <w:del w:id="810" w:author="Joe Bennett" w:date="2021-12-27T08:26:00Z">
        <w:r w:rsidDel="003320BD">
          <w:rPr>
            <w:color w:val="000000"/>
            <w:sz w:val="24"/>
            <w:szCs w:val="24"/>
          </w:rPr>
          <w:delText xml:space="preserve">Methodology: RS, </w:delText>
        </w:r>
        <w:r w:rsidR="00FD0CE4" w:rsidDel="003320BD">
          <w:rPr>
            <w:color w:val="000000"/>
            <w:sz w:val="24"/>
            <w:szCs w:val="24"/>
          </w:rPr>
          <w:delText xml:space="preserve">RB, </w:delText>
        </w:r>
        <w:r w:rsidR="00935843" w:rsidDel="003320BD">
          <w:rPr>
            <w:color w:val="000000"/>
            <w:sz w:val="24"/>
            <w:szCs w:val="24"/>
          </w:rPr>
          <w:delText xml:space="preserve">JOH, </w:delText>
        </w:r>
        <w:r w:rsidR="00CF2BD2" w:rsidDel="003320BD">
          <w:rPr>
            <w:color w:val="000000"/>
            <w:sz w:val="24"/>
            <w:szCs w:val="24"/>
          </w:rPr>
          <w:delText xml:space="preserve">ADB, </w:delText>
        </w:r>
        <w:r w:rsidR="003623E8" w:rsidDel="003320BD">
          <w:rPr>
            <w:color w:val="000000"/>
            <w:sz w:val="24"/>
            <w:szCs w:val="24"/>
          </w:rPr>
          <w:delText xml:space="preserve">JP, </w:delText>
        </w:r>
        <w:r w:rsidR="009949F9" w:rsidDel="003320BD">
          <w:rPr>
            <w:color w:val="000000"/>
            <w:sz w:val="24"/>
            <w:szCs w:val="24"/>
          </w:rPr>
          <w:delText xml:space="preserve">FAL, PRR, </w:delText>
        </w:r>
        <w:r w:rsidR="006C3BFE" w:rsidDel="003320BD">
          <w:rPr>
            <w:color w:val="000000"/>
            <w:sz w:val="24"/>
            <w:szCs w:val="24"/>
          </w:rPr>
          <w:delText xml:space="preserve">PHV, </w:delText>
        </w:r>
        <w:r w:rsidDel="003320BD">
          <w:rPr>
            <w:color w:val="000000"/>
            <w:sz w:val="24"/>
            <w:szCs w:val="24"/>
          </w:rPr>
          <w:delText xml:space="preserve">JRB </w:delText>
        </w:r>
      </w:del>
    </w:p>
    <w:p w14:paraId="4FD96652" w14:textId="53528628" w:rsidR="00C1706F" w:rsidDel="003320BD" w:rsidRDefault="00D0362E" w:rsidP="00341122">
      <w:pPr>
        <w:pBdr>
          <w:top w:val="nil"/>
          <w:left w:val="nil"/>
          <w:bottom w:val="nil"/>
          <w:right w:val="nil"/>
          <w:between w:val="nil"/>
        </w:pBdr>
        <w:spacing w:before="120" w:line="480" w:lineRule="auto"/>
        <w:ind w:left="720"/>
        <w:jc w:val="both"/>
        <w:rPr>
          <w:del w:id="811" w:author="Joe Bennett" w:date="2021-12-27T08:26:00Z"/>
          <w:color w:val="000000"/>
          <w:sz w:val="24"/>
          <w:szCs w:val="24"/>
        </w:rPr>
      </w:pPr>
      <w:del w:id="812" w:author="Joe Bennett" w:date="2021-12-27T08:26:00Z">
        <w:r w:rsidDel="003320BD">
          <w:rPr>
            <w:color w:val="000000"/>
            <w:sz w:val="24"/>
            <w:szCs w:val="24"/>
          </w:rPr>
          <w:delText>Investigation: RS</w:delText>
        </w:r>
      </w:del>
    </w:p>
    <w:p w14:paraId="62373FB6" w14:textId="136B91C5" w:rsidR="00C1706F" w:rsidDel="003320BD" w:rsidRDefault="00D0362E" w:rsidP="00341122">
      <w:pPr>
        <w:pBdr>
          <w:top w:val="nil"/>
          <w:left w:val="nil"/>
          <w:bottom w:val="nil"/>
          <w:right w:val="nil"/>
          <w:between w:val="nil"/>
        </w:pBdr>
        <w:spacing w:before="120" w:line="480" w:lineRule="auto"/>
        <w:ind w:left="720"/>
        <w:jc w:val="both"/>
        <w:rPr>
          <w:del w:id="813" w:author="Joe Bennett" w:date="2021-12-27T08:26:00Z"/>
          <w:color w:val="000000"/>
          <w:sz w:val="24"/>
          <w:szCs w:val="24"/>
        </w:rPr>
      </w:pPr>
      <w:del w:id="814" w:author="Joe Bennett" w:date="2021-12-27T08:26:00Z">
        <w:r w:rsidDel="003320BD">
          <w:rPr>
            <w:color w:val="000000"/>
            <w:sz w:val="24"/>
            <w:szCs w:val="24"/>
          </w:rPr>
          <w:delText>Visualization: RS</w:delText>
        </w:r>
      </w:del>
    </w:p>
    <w:p w14:paraId="7C9426D8" w14:textId="14F2D5F7" w:rsidR="00C1706F" w:rsidDel="003320BD" w:rsidRDefault="00D0362E" w:rsidP="00341122">
      <w:pPr>
        <w:pBdr>
          <w:top w:val="nil"/>
          <w:left w:val="nil"/>
          <w:bottom w:val="nil"/>
          <w:right w:val="nil"/>
          <w:between w:val="nil"/>
        </w:pBdr>
        <w:spacing w:before="120" w:line="480" w:lineRule="auto"/>
        <w:ind w:left="720"/>
        <w:jc w:val="both"/>
        <w:rPr>
          <w:del w:id="815" w:author="Joe Bennett" w:date="2021-12-27T08:26:00Z"/>
          <w:color w:val="000000"/>
          <w:sz w:val="24"/>
          <w:szCs w:val="24"/>
        </w:rPr>
      </w:pPr>
      <w:del w:id="816" w:author="Joe Bennett" w:date="2021-12-27T08:26:00Z">
        <w:r w:rsidDel="003320BD">
          <w:rPr>
            <w:color w:val="000000"/>
            <w:sz w:val="24"/>
            <w:szCs w:val="24"/>
          </w:rPr>
          <w:delText>Funding acquisition: RS, JRB</w:delText>
        </w:r>
      </w:del>
    </w:p>
    <w:p w14:paraId="5AA324BA" w14:textId="053AD845" w:rsidR="00C1706F" w:rsidDel="003320BD" w:rsidRDefault="00D0362E" w:rsidP="00341122">
      <w:pPr>
        <w:pBdr>
          <w:top w:val="nil"/>
          <w:left w:val="nil"/>
          <w:bottom w:val="nil"/>
          <w:right w:val="nil"/>
          <w:between w:val="nil"/>
        </w:pBdr>
        <w:spacing w:before="120" w:line="480" w:lineRule="auto"/>
        <w:ind w:left="720"/>
        <w:jc w:val="both"/>
        <w:rPr>
          <w:del w:id="817" w:author="Joe Bennett" w:date="2021-12-27T08:26:00Z"/>
          <w:color w:val="000000"/>
          <w:sz w:val="24"/>
          <w:szCs w:val="24"/>
        </w:rPr>
      </w:pPr>
      <w:del w:id="818" w:author="Joe Bennett" w:date="2021-12-27T08:26:00Z">
        <w:r w:rsidDel="003320BD">
          <w:rPr>
            <w:color w:val="000000"/>
            <w:sz w:val="24"/>
            <w:szCs w:val="24"/>
          </w:rPr>
          <w:delText>Writing – original draft: RS, RB, JRB</w:delText>
        </w:r>
      </w:del>
    </w:p>
    <w:p w14:paraId="3FC4E1F1" w14:textId="2815ADF7" w:rsidR="00C1706F" w:rsidDel="003320BD" w:rsidRDefault="00D0362E" w:rsidP="00341122">
      <w:pPr>
        <w:pBdr>
          <w:top w:val="nil"/>
          <w:left w:val="nil"/>
          <w:bottom w:val="nil"/>
          <w:right w:val="nil"/>
          <w:between w:val="nil"/>
        </w:pBdr>
        <w:spacing w:before="120" w:line="480" w:lineRule="auto"/>
        <w:ind w:left="720"/>
        <w:jc w:val="both"/>
        <w:rPr>
          <w:del w:id="819" w:author="Joe Bennett" w:date="2021-12-27T08:26:00Z"/>
          <w:color w:val="000000"/>
          <w:sz w:val="24"/>
          <w:szCs w:val="24"/>
        </w:rPr>
      </w:pPr>
      <w:del w:id="820" w:author="Joe Bennett" w:date="2021-12-27T08:26:00Z">
        <w:r w:rsidDel="003320BD">
          <w:rPr>
            <w:color w:val="000000"/>
            <w:sz w:val="24"/>
            <w:szCs w:val="24"/>
          </w:rPr>
          <w:delText xml:space="preserve">Writing – review &amp; editing: RS, RB, </w:delText>
        </w:r>
        <w:r w:rsidR="0014391B" w:rsidDel="003320BD">
          <w:rPr>
            <w:color w:val="000000"/>
            <w:sz w:val="24"/>
            <w:szCs w:val="24"/>
          </w:rPr>
          <w:delText xml:space="preserve">JOH, </w:delText>
        </w:r>
        <w:r w:rsidR="008D2720" w:rsidDel="003320BD">
          <w:rPr>
            <w:color w:val="000000"/>
            <w:sz w:val="24"/>
            <w:szCs w:val="24"/>
          </w:rPr>
          <w:delText xml:space="preserve">ADB, JP, VT, FAL, PRR, PHV, ADR, </w:delText>
        </w:r>
        <w:r w:rsidR="00FD5984" w:rsidDel="003320BD">
          <w:rPr>
            <w:color w:val="000000"/>
            <w:sz w:val="24"/>
            <w:szCs w:val="24"/>
          </w:rPr>
          <w:delText xml:space="preserve">SW, HPP, </w:delText>
        </w:r>
        <w:r w:rsidDel="003320BD">
          <w:rPr>
            <w:color w:val="000000"/>
            <w:sz w:val="24"/>
            <w:szCs w:val="24"/>
          </w:rPr>
          <w:delText>JRB</w:delText>
        </w:r>
        <w:r w:rsidR="00935843" w:rsidDel="003320BD">
          <w:rPr>
            <w:color w:val="000000"/>
            <w:sz w:val="24"/>
            <w:szCs w:val="24"/>
          </w:rPr>
          <w:delText xml:space="preserve"> </w:delText>
        </w:r>
      </w:del>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821" w:name="_heading=h.3znysh7" w:colFirst="0" w:colLast="0"/>
      <w:bookmarkEnd w:id="821"/>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9">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lastRenderedPageBreak/>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eastAsia="en-US"/>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eastAsia="en-US"/>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eastAsia="en-US"/>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77777777"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w:t>
      </w:r>
      <w:proofErr w:type="spellStart"/>
      <w:r>
        <w:rPr>
          <w:sz w:val="24"/>
          <w:szCs w:val="24"/>
        </w:rPr>
        <w:t>kmeans</w:t>
      </w:r>
      <w:proofErr w:type="spellEnd"/>
      <w:r>
        <w:rPr>
          <w:sz w:val="24"/>
          <w:szCs w:val="24"/>
        </w:rPr>
        <w:t xml:space="preserve"> method (</w:t>
      </w:r>
      <w:r>
        <w:rPr>
          <w:i/>
          <w:sz w:val="24"/>
          <w:szCs w:val="24"/>
        </w:rPr>
        <w:t>79</w:t>
      </w:r>
      <w:r>
        <w:rPr>
          <w:sz w:val="24"/>
          <w:szCs w:val="24"/>
        </w:rPr>
        <w:t>) was used to generate class intervals for visualization.</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w:t>
      </w:r>
      <w:proofErr w:type="gramStart"/>
      <w:r>
        <w:rPr>
          <w:sz w:val="24"/>
          <w:szCs w:val="24"/>
        </w:rPr>
        <w:t>Hungary</w:t>
      </w:r>
      <w:proofErr w:type="gramEnd"/>
      <w:r>
        <w:rPr>
          <w:sz w:val="24"/>
          <w:szCs w:val="24"/>
        </w:rPr>
        <w:t xml:space="preserve">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4"/>
      <w:footerReference w:type="default" r:id="rId25"/>
      <w:pgSz w:w="15840" w:h="12240" w:orient="landscape"/>
      <w:pgMar w:top="1134" w:right="1134" w:bottom="1134" w:left="1134" w:header="0" w:footer="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Allison Binley" w:date="2022-01-01T15:32:00Z" w:initials="AB">
    <w:p w14:paraId="4A597FA1" w14:textId="77777777" w:rsidR="005F460F" w:rsidRDefault="005F460F" w:rsidP="00596DFD">
      <w:pPr>
        <w:pStyle w:val="CommentText"/>
      </w:pPr>
      <w:r>
        <w:rPr>
          <w:rStyle w:val="CommentReference"/>
        </w:rPr>
        <w:annotationRef/>
      </w:r>
      <w:r>
        <w:rPr>
          <w:lang w:val="en-CA"/>
        </w:rPr>
        <w:t xml:space="preserve">I like this simplified wording, but think the emphasis should remain on how we can account for these risks with only a slight increase in the total area protected, if that makes sense. E.g. "Using hierarchical spatial optimization models, we illustrate how reducing exposure to these risks only requires expanding the land area of the global protected area system by 1.6%."... "expanding by x amount helps us mitigate risk" reads different than "we can mitigate risk with only minimal additional area", to me. </w:t>
      </w:r>
    </w:p>
  </w:comment>
  <w:comment w:id="97" w:author="Amanda D. Rodewald" w:date="2021-12-28T16:41:00Z" w:initials="ADR">
    <w:p w14:paraId="5AA22DF2" w14:textId="66821D2D" w:rsidR="00B403C3" w:rsidRDefault="00B403C3" w:rsidP="005F460F">
      <w:pPr>
        <w:pStyle w:val="CommentText"/>
      </w:pPr>
      <w:r>
        <w:rPr>
          <w:rStyle w:val="CommentReference"/>
        </w:rPr>
        <w:annotationRef/>
      </w:r>
      <w:r>
        <w:t>If I correctly understood this from the results</w:t>
      </w:r>
    </w:p>
  </w:comment>
  <w:comment w:id="102" w:author="Amanda D. Rodewald" w:date="2021-12-28T14:03:00Z" w:initials="ADR">
    <w:p w14:paraId="24D75E8E" w14:textId="1AF7F6C6" w:rsidR="007406B2" w:rsidRDefault="007406B2">
      <w:pPr>
        <w:pStyle w:val="CommentText"/>
      </w:pPr>
      <w:r>
        <w:rPr>
          <w:rStyle w:val="CommentReference"/>
        </w:rPr>
        <w:annotationRef/>
      </w:r>
      <w:r>
        <w:t>Is there something to say about the “no regrets” areas?</w:t>
      </w:r>
    </w:p>
  </w:comment>
  <w:comment w:id="103" w:author="Allison Binley" w:date="2022-01-01T15:35:00Z" w:initials="AB">
    <w:p w14:paraId="3AEFCB4E" w14:textId="77777777" w:rsidR="005F460F" w:rsidRDefault="005F460F" w:rsidP="00FD06B8">
      <w:pPr>
        <w:pStyle w:val="CommentText"/>
      </w:pPr>
      <w:r>
        <w:rPr>
          <w:rStyle w:val="CommentReference"/>
        </w:rPr>
        <w:annotationRef/>
      </w:r>
      <w:r>
        <w:rPr>
          <w:lang w:val="en-CA"/>
        </w:rPr>
        <w:t>No abstract-worthy results to report about land-use change/intensification specifically?  Other two are mentioned, this one feels left out</w:t>
      </w:r>
    </w:p>
  </w:comment>
  <w:comment w:id="127" w:author="Allison Binley" w:date="2022-01-01T15:36:00Z" w:initials="AB">
    <w:p w14:paraId="741B34E8" w14:textId="77777777" w:rsidR="005F460F" w:rsidRDefault="005F460F" w:rsidP="003D043D">
      <w:pPr>
        <w:pStyle w:val="CommentText"/>
      </w:pPr>
      <w:r>
        <w:rPr>
          <w:rStyle w:val="CommentReference"/>
        </w:rPr>
        <w:annotationRef/>
      </w:r>
      <w:r>
        <w:rPr>
          <w:lang w:val="en-CA"/>
        </w:rPr>
        <w:t>I like the combination of these sentences here, addresses one of Jeff's comments as well and makes for a stronger opening.</w:t>
      </w:r>
    </w:p>
  </w:comment>
  <w:comment w:id="194" w:author="Allison Binley" w:date="2022-01-01T15:41:00Z" w:initials="AB">
    <w:p w14:paraId="519B39A5" w14:textId="77777777" w:rsidR="00597FB3" w:rsidRDefault="00597FB3" w:rsidP="004B6E0C">
      <w:pPr>
        <w:pStyle w:val="CommentText"/>
      </w:pPr>
      <w:r>
        <w:rPr>
          <w:rStyle w:val="CommentReference"/>
        </w:rPr>
        <w:annotationRef/>
      </w:r>
      <w:r>
        <w:rPr>
          <w:lang w:val="en-CA"/>
        </w:rPr>
        <w:t>I'm not sure we actually did demonstrate this, though that is hopefully what the outcome would be. Maybe instead: "Here we demonstrate how we can expand the planning lens to include risks as well as ecological value, with the goal of improving the resilience and performance of protected areas".</w:t>
      </w:r>
    </w:p>
  </w:comment>
  <w:comment w:id="247" w:author="Joe Bennett" w:date="2021-12-22T15:22:00Z" w:initials="JB">
    <w:p w14:paraId="64057300" w14:textId="4AFF3FCA" w:rsidR="00303099" w:rsidRDefault="00303099" w:rsidP="00597FB3">
      <w:pPr>
        <w:pStyle w:val="CommentText"/>
      </w:pPr>
      <w:r>
        <w:rPr>
          <w:rStyle w:val="CommentReference"/>
        </w:rPr>
        <w:annotationRef/>
      </w:r>
      <w:r>
        <w:t xml:space="preserve">OK to delete for space? </w:t>
      </w:r>
    </w:p>
  </w:comment>
  <w:comment w:id="248" w:author="Allison Binley" w:date="2022-01-01T15:52:00Z" w:initials="AB">
    <w:p w14:paraId="6EBAE5BB" w14:textId="77777777" w:rsidR="00D5480B" w:rsidRDefault="004163AF" w:rsidP="005057FF">
      <w:pPr>
        <w:pStyle w:val="CommentText"/>
      </w:pPr>
      <w:r>
        <w:rPr>
          <w:rStyle w:val="CommentReference"/>
        </w:rPr>
        <w:annotationRef/>
      </w:r>
      <w:r w:rsidR="00D5480B">
        <w:rPr>
          <w:lang w:val="en-CA"/>
        </w:rPr>
        <w:t>I think yes, or use Jeff's suggestion</w:t>
      </w:r>
    </w:p>
  </w:comment>
  <w:comment w:id="281" w:author="Joe Bennett" w:date="2021-12-22T15:32:00Z" w:initials="JB">
    <w:p w14:paraId="4019BBF7" w14:textId="130C3424" w:rsidR="00303099" w:rsidRDefault="00303099" w:rsidP="00D5480B">
      <w:pPr>
        <w:pStyle w:val="CommentText"/>
      </w:pPr>
      <w:r>
        <w:rPr>
          <w:rStyle w:val="CommentReference"/>
        </w:rPr>
        <w:annotationRef/>
      </w:r>
      <w:r>
        <w:t>Can we delete?</w:t>
      </w:r>
    </w:p>
  </w:comment>
  <w:comment w:id="425" w:author="Amanda D. Rodewald" w:date="2021-12-28T17:26:00Z" w:initials="ADR">
    <w:p w14:paraId="3AC42D31" w14:textId="01490238" w:rsidR="006D3B9B" w:rsidRDefault="006D3B9B">
      <w:pPr>
        <w:pStyle w:val="CommentText"/>
      </w:pPr>
      <w:r>
        <w:rPr>
          <w:rStyle w:val="CommentReference"/>
        </w:rPr>
        <w:annotationRef/>
      </w:r>
      <w:r>
        <w:t>This appears to contradict lines 180-183.  I thought from the wording in the abstract that governance most affected locations rather than amount of land.</w:t>
      </w:r>
    </w:p>
  </w:comment>
  <w:comment w:id="460" w:author="Amanda D. Rodewald" w:date="2021-12-28T17:37:00Z" w:initials="ADR">
    <w:p w14:paraId="54AB5D58" w14:textId="58AD3577" w:rsidR="004A11FA" w:rsidRDefault="004A11FA">
      <w:pPr>
        <w:pStyle w:val="CommentText"/>
      </w:pPr>
      <w:r>
        <w:rPr>
          <w:rStyle w:val="CommentReference"/>
        </w:rPr>
        <w:annotationRef/>
      </w:r>
      <w:r>
        <w:t xml:space="preserve">I would reserve the word “risk” for use with the 3 factors – governance, land use, and climate – for clarity.  </w:t>
      </w:r>
    </w:p>
  </w:comment>
  <w:comment w:id="536" w:author="Amanda D. Rodewald" w:date="2021-12-28T18:01:00Z" w:initials="ADR">
    <w:p w14:paraId="59F2737D" w14:textId="00BC6F94" w:rsidR="00EB779A" w:rsidRDefault="00EB779A">
      <w:pPr>
        <w:pStyle w:val="CommentText"/>
      </w:pPr>
      <w:r>
        <w:rPr>
          <w:rStyle w:val="CommentReference"/>
        </w:rPr>
        <w:annotationRef/>
      </w:r>
      <w:r>
        <w:t>We don’t actually evaluate performance, so this seems like a stretch for the opening statement</w:t>
      </w:r>
    </w:p>
  </w:comment>
  <w:comment w:id="555" w:author="Allison Binley" w:date="2022-01-01T18:02:00Z" w:initials="AB">
    <w:p w14:paraId="35212F55" w14:textId="77777777" w:rsidR="00540003" w:rsidRDefault="00540003" w:rsidP="00192FA3">
      <w:pPr>
        <w:pStyle w:val="CommentText"/>
      </w:pPr>
      <w:r>
        <w:rPr>
          <w:rStyle w:val="CommentReference"/>
        </w:rPr>
        <w:annotationRef/>
      </w:r>
      <w:r>
        <w:rPr>
          <w:lang w:val="en-CA"/>
        </w:rPr>
        <w:t>Again this reads to me as if we just need to protect more land, where really we are prioritizing different areas</w:t>
      </w:r>
    </w:p>
  </w:comment>
  <w:comment w:id="656" w:author="Amanda D. Rodewald" w:date="2021-12-28T18:12:00Z" w:initials="ADR">
    <w:p w14:paraId="4B2A3FA7" w14:textId="5521AB84" w:rsidR="002532C5" w:rsidRDefault="002532C5" w:rsidP="00540003">
      <w:pPr>
        <w:pStyle w:val="CommentText"/>
      </w:pPr>
      <w:r>
        <w:rPr>
          <w:rStyle w:val="CommentReference"/>
        </w:rPr>
        <w:annotationRef/>
      </w:r>
      <w:r>
        <w:t xml:space="preserve">I am not a fan of this term and prefer reliable/good investment or something else.  </w:t>
      </w:r>
      <w:r w:rsidR="00531AAB">
        <w:t>Maybe “sure bets”</w:t>
      </w:r>
    </w:p>
  </w:comment>
  <w:comment w:id="689" w:author="Amanda D. Rodewald" w:date="2021-12-28T19:45:00Z" w:initials="ADR">
    <w:p w14:paraId="27D08D73" w14:textId="24B6640B" w:rsidR="001A1944" w:rsidRDefault="001A1944">
      <w:pPr>
        <w:pStyle w:val="CommentText"/>
      </w:pPr>
      <w:r>
        <w:rPr>
          <w:rStyle w:val="CommentReference"/>
        </w:rPr>
        <w:annotationRef/>
      </w:r>
      <w:r>
        <w:t>This doesn’t seem to be much of an example or illustration.  Seems like the “example” is simply a species whose range includes multiple countries that vary in risk.  I would think there are thousands of such examples.  Without any substance or supporting details, it seems random.</w:t>
      </w:r>
    </w:p>
  </w:comment>
  <w:comment w:id="706" w:author="Amanda D. Rodewald" w:date="2021-12-28T20:08:00Z" w:initials="ADR">
    <w:p w14:paraId="100ABE13" w14:textId="77777777" w:rsidR="00C36837" w:rsidRDefault="00C36837">
      <w:pPr>
        <w:pStyle w:val="CommentText"/>
      </w:pPr>
      <w:r>
        <w:rPr>
          <w:rStyle w:val="CommentReference"/>
        </w:rPr>
        <w:annotationRef/>
      </w:r>
      <w:r>
        <w:t>I didn’t think this fit well, but I kept here in case others have a different sense.</w:t>
      </w:r>
    </w:p>
    <w:p w14:paraId="78C9B4C3" w14:textId="238C08DF" w:rsidR="00C36837" w:rsidRPr="00C36837" w:rsidRDefault="00C36837">
      <w:pPr>
        <w:pStyle w:val="CommentText"/>
        <w:rPr>
          <w:i/>
          <w:iCs/>
        </w:rPr>
      </w:pPr>
      <w:r w:rsidRPr="00C36837">
        <w:rPr>
          <w:i/>
          <w:iCs/>
          <w:sz w:val="24"/>
          <w:szCs w:val="24"/>
        </w:rPr>
        <w:t xml:space="preserve">importance of further considering the effectiveness of existing protected areas in planning analyses, in tropical areas where cropland conversion in protected areas has increased to similar rates outside protected areas </w:t>
      </w:r>
      <w:r w:rsidRPr="00C36837">
        <w:rPr>
          <w:i/>
          <w:iCs/>
          <w:sz w:val="24"/>
          <w:szCs w:val="24"/>
        </w:rPr>
        <w:fldChar w:fldCharType="begin"/>
      </w:r>
      <w:r w:rsidRPr="00C36837">
        <w:rPr>
          <w:i/>
          <w:iCs/>
          <w:sz w:val="24"/>
          <w:szCs w:val="24"/>
        </w:rPr>
        <w:instrText xml:space="preserve"> ADDIN ZOTERO_ITEM CSL_CITATION {"citationID":"NdZ2FRCm","properties":{"formattedCitation":"(Geldmann et al. 2019)","plainCitation":"(Geldmann et al. 2019)","noteIndex":0},"citationItems":[{"id":778,"uris":["http://zotero.org/users/878981/items/A2M6F94Q"],"uri":["http://zotero.org/users/878981/items/A2M6F94Q"],"itemData":{"id":778,"type":"article-journal","container-title":"Proceedings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Pr="00C36837">
        <w:rPr>
          <w:i/>
          <w:iCs/>
          <w:sz w:val="24"/>
          <w:szCs w:val="24"/>
        </w:rPr>
        <w:fldChar w:fldCharType="separate"/>
      </w:r>
      <w:r w:rsidRPr="00C36837">
        <w:rPr>
          <w:i/>
          <w:iCs/>
          <w:sz w:val="24"/>
        </w:rPr>
        <w:t>(Geldmann et al. 2019)</w:t>
      </w:r>
      <w:r w:rsidRPr="00C36837">
        <w:rPr>
          <w:i/>
          <w:iCs/>
          <w:sz w:val="24"/>
          <w:szCs w:val="24"/>
        </w:rPr>
        <w:fldChar w:fldCharType="end"/>
      </w:r>
      <w:r w:rsidRPr="00C36837">
        <w:rPr>
          <w:i/>
          <w:iCs/>
          <w:sz w:val="24"/>
          <w:szCs w:val="24"/>
        </w:rPr>
        <w:t>.</w:t>
      </w:r>
      <w:r w:rsidRPr="00C36837">
        <w:rPr>
          <w:rStyle w:val="CommentReference"/>
          <w:i/>
          <w:iCs/>
        </w:rPr>
        <w:annotationRef/>
      </w:r>
    </w:p>
  </w:comment>
  <w:comment w:id="710" w:author="Amanda D. Rodewald" w:date="2021-12-28T20:09:00Z" w:initials="ADR">
    <w:p w14:paraId="4C531053" w14:textId="7618EBE4" w:rsidR="00715453" w:rsidRDefault="00715453">
      <w:pPr>
        <w:pStyle w:val="CommentText"/>
      </w:pPr>
      <w:r>
        <w:rPr>
          <w:rStyle w:val="CommentReference"/>
        </w:rPr>
        <w:annotationRef/>
      </w:r>
      <w:r>
        <w:t>This makes it sound like it’s already been done.  Can we lead with a statement about the new/different insights we found?</w:t>
      </w:r>
    </w:p>
  </w:comment>
  <w:comment w:id="715" w:author="Amanda D. Rodewald" w:date="2021-12-28T20:10:00Z" w:initials="ADR">
    <w:p w14:paraId="48A75506" w14:textId="4C1E2E0C" w:rsidR="00E2732B" w:rsidRDefault="00E2732B">
      <w:pPr>
        <w:pStyle w:val="CommentText"/>
      </w:pPr>
      <w:r>
        <w:rPr>
          <w:rStyle w:val="CommentReference"/>
        </w:rPr>
        <w:annotationRef/>
      </w:r>
      <w:r>
        <w:t>It doesn’t seem like we’ve provided a new framework, given that (1) other studies demonstrated why it’s important to consider risks and (2) we’re using established spatial planning tools.  Maybe I’m missing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597FA1" w15:done="0"/>
  <w15:commentEx w15:paraId="5AA22DF2" w15:done="0"/>
  <w15:commentEx w15:paraId="24D75E8E" w15:done="0"/>
  <w15:commentEx w15:paraId="3AEFCB4E" w15:done="0"/>
  <w15:commentEx w15:paraId="741B34E8" w15:done="0"/>
  <w15:commentEx w15:paraId="519B39A5" w15:done="0"/>
  <w15:commentEx w15:paraId="64057300" w15:done="0"/>
  <w15:commentEx w15:paraId="6EBAE5BB" w15:paraIdParent="64057300" w15:done="0"/>
  <w15:commentEx w15:paraId="4019BBF7" w15:done="0"/>
  <w15:commentEx w15:paraId="3AC42D31" w15:done="0"/>
  <w15:commentEx w15:paraId="54AB5D58" w15:done="0"/>
  <w15:commentEx w15:paraId="59F2737D" w15:done="0"/>
  <w15:commentEx w15:paraId="35212F55" w15:done="0"/>
  <w15:commentEx w15:paraId="4B2A3FA7" w15:done="0"/>
  <w15:commentEx w15:paraId="27D08D73" w15:done="0"/>
  <w15:commentEx w15:paraId="78C9B4C3" w15:done="0"/>
  <w15:commentEx w15:paraId="4C531053" w15:done="0"/>
  <w15:commentEx w15:paraId="48A755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AF270" w16cex:dateUtc="2022-01-01T20:32:00Z"/>
  <w16cex:commentExtensible w16cex:durableId="2575929E" w16cex:dateUtc="2021-12-28T21:41:00Z"/>
  <w16cex:commentExtensible w16cex:durableId="25756D73" w16cex:dateUtc="2021-12-28T19:03:00Z"/>
  <w16cex:commentExtensible w16cex:durableId="257AF332" w16cex:dateUtc="2022-01-01T20:35:00Z"/>
  <w16cex:commentExtensible w16cex:durableId="257AF38D" w16cex:dateUtc="2022-01-01T20:36:00Z"/>
  <w16cex:commentExtensible w16cex:durableId="257AF4BA" w16cex:dateUtc="2022-01-01T20:41:00Z"/>
  <w16cex:commentExtensible w16cex:durableId="256DC143" w16cex:dateUtc="2021-12-22T20:22:00Z"/>
  <w16cex:commentExtensible w16cex:durableId="257AF738" w16cex:dateUtc="2022-01-01T20:52:00Z"/>
  <w16cex:commentExtensible w16cex:durableId="256DC39C" w16cex:dateUtc="2021-12-22T20:32:00Z"/>
  <w16cex:commentExtensible w16cex:durableId="25759D2C" w16cex:dateUtc="2021-12-28T22:26:00Z"/>
  <w16cex:commentExtensible w16cex:durableId="25759FB9" w16cex:dateUtc="2021-12-28T22:37:00Z"/>
  <w16cex:commentExtensible w16cex:durableId="2575A55A" w16cex:dateUtc="2021-12-28T23:01:00Z"/>
  <w16cex:commentExtensible w16cex:durableId="257B15BA" w16cex:dateUtc="2022-01-01T23:02:00Z"/>
  <w16cex:commentExtensible w16cex:durableId="2575A7E0" w16cex:dateUtc="2021-12-28T23:12:00Z"/>
  <w16cex:commentExtensible w16cex:durableId="2575BDAD" w16cex:dateUtc="2021-12-29T00:45:00Z"/>
  <w16cex:commentExtensible w16cex:durableId="2575C324" w16cex:dateUtc="2021-12-29T01:08:00Z"/>
  <w16cex:commentExtensible w16cex:durableId="2575C35A" w16cex:dateUtc="2021-12-29T01:09:00Z"/>
  <w16cex:commentExtensible w16cex:durableId="2575C38E" w16cex:dateUtc="2021-12-29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597FA1" w16cid:durableId="257AF270"/>
  <w16cid:commentId w16cid:paraId="5AA22DF2" w16cid:durableId="2575929E"/>
  <w16cid:commentId w16cid:paraId="24D75E8E" w16cid:durableId="25756D73"/>
  <w16cid:commentId w16cid:paraId="3AEFCB4E" w16cid:durableId="257AF332"/>
  <w16cid:commentId w16cid:paraId="741B34E8" w16cid:durableId="257AF38D"/>
  <w16cid:commentId w16cid:paraId="519B39A5" w16cid:durableId="257AF4BA"/>
  <w16cid:commentId w16cid:paraId="64057300" w16cid:durableId="256DC143"/>
  <w16cid:commentId w16cid:paraId="6EBAE5BB" w16cid:durableId="257AF738"/>
  <w16cid:commentId w16cid:paraId="4019BBF7" w16cid:durableId="256DC39C"/>
  <w16cid:commentId w16cid:paraId="3AC42D31" w16cid:durableId="25759D2C"/>
  <w16cid:commentId w16cid:paraId="54AB5D58" w16cid:durableId="25759FB9"/>
  <w16cid:commentId w16cid:paraId="59F2737D" w16cid:durableId="2575A55A"/>
  <w16cid:commentId w16cid:paraId="35212F55" w16cid:durableId="257B15BA"/>
  <w16cid:commentId w16cid:paraId="4B2A3FA7" w16cid:durableId="2575A7E0"/>
  <w16cid:commentId w16cid:paraId="27D08D73" w16cid:durableId="2575BDAD"/>
  <w16cid:commentId w16cid:paraId="78C9B4C3" w16cid:durableId="2575C324"/>
  <w16cid:commentId w16cid:paraId="4C531053" w16cid:durableId="2575C35A"/>
  <w16cid:commentId w16cid:paraId="48A75506" w16cid:durableId="257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CE89F" w14:textId="77777777" w:rsidR="004F7F0C" w:rsidRDefault="004F7F0C">
      <w:r>
        <w:separator/>
      </w:r>
    </w:p>
  </w:endnote>
  <w:endnote w:type="continuationSeparator" w:id="0">
    <w:p w14:paraId="7874AAAF" w14:textId="77777777" w:rsidR="004F7F0C" w:rsidRDefault="004F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77777777" w:rsidR="0036232A" w:rsidRDefault="0036232A">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021F02">
      <w:rPr>
        <w:smallCaps/>
        <w:noProof/>
        <w:color w:val="4F81BD"/>
      </w:rPr>
      <w:t>24</w:t>
    </w:r>
    <w:r>
      <w:rPr>
        <w:smallCaps/>
        <w:color w:val="4F81BD"/>
      </w:rPr>
      <w:fldChar w:fldCharType="end"/>
    </w:r>
  </w:p>
  <w:p w14:paraId="714DFC41" w14:textId="77777777" w:rsidR="0036232A" w:rsidRDefault="0036232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36232A" w:rsidRDefault="0036232A">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36232A" w:rsidRDefault="0036232A">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09364745" w:rsidR="00223AE6" w:rsidRDefault="00223A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83AF2" w14:textId="3EF518CF" w:rsidR="00B124D4" w:rsidRDefault="00B12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5D696" w14:textId="77777777" w:rsidR="004F7F0C" w:rsidRDefault="004F7F0C">
      <w:r>
        <w:separator/>
      </w:r>
    </w:p>
  </w:footnote>
  <w:footnote w:type="continuationSeparator" w:id="0">
    <w:p w14:paraId="5E047E2B" w14:textId="77777777" w:rsidR="004F7F0C" w:rsidRDefault="004F7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36232A" w:rsidRDefault="0036232A">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sidR="002552EC">
      <w:rPr>
        <w:noProof/>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36232A" w:rsidRDefault="0036232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124D4" w:rsidRPr="005001AC" w:rsidRDefault="00B124D4" w:rsidP="005001AC">
    <w:pPr>
      <w:jc w:val="right"/>
    </w:pPr>
  </w:p>
  <w:p w14:paraId="47875A84" w14:textId="77777777" w:rsidR="00B124D4" w:rsidRDefault="00B124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Bennett">
    <w15:presenceInfo w15:providerId="None" w15:userId="Joe Bennett"/>
  </w15:person>
  <w15:person w15:author="Amanda D. Rodewald">
    <w15:presenceInfo w15:providerId="AD" w15:userId="S::adr79@cornell.edu::539c948d-ed77-44fe-8a4d-75ff2ff34a99"/>
  </w15:person>
  <w15:person w15:author="Allison Binley">
    <w15:presenceInfo w15:providerId="None" w15:userId="Allison Bin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1246F"/>
    <w:rsid w:val="0001474F"/>
    <w:rsid w:val="00021F02"/>
    <w:rsid w:val="0002287D"/>
    <w:rsid w:val="00024D7E"/>
    <w:rsid w:val="00026E6C"/>
    <w:rsid w:val="00027F4C"/>
    <w:rsid w:val="0003323D"/>
    <w:rsid w:val="00033270"/>
    <w:rsid w:val="00035724"/>
    <w:rsid w:val="00036FED"/>
    <w:rsid w:val="00037B6B"/>
    <w:rsid w:val="0004617C"/>
    <w:rsid w:val="00051151"/>
    <w:rsid w:val="00057149"/>
    <w:rsid w:val="000601B2"/>
    <w:rsid w:val="000610E3"/>
    <w:rsid w:val="00062EA7"/>
    <w:rsid w:val="00063F81"/>
    <w:rsid w:val="00064830"/>
    <w:rsid w:val="00064E45"/>
    <w:rsid w:val="0006611D"/>
    <w:rsid w:val="00066912"/>
    <w:rsid w:val="0006778A"/>
    <w:rsid w:val="00076B4A"/>
    <w:rsid w:val="00076D53"/>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460D"/>
    <w:rsid w:val="000D5094"/>
    <w:rsid w:val="000D660A"/>
    <w:rsid w:val="000E4FB5"/>
    <w:rsid w:val="000E66A7"/>
    <w:rsid w:val="000F1C3B"/>
    <w:rsid w:val="000F20C0"/>
    <w:rsid w:val="00104687"/>
    <w:rsid w:val="001057B2"/>
    <w:rsid w:val="001102DB"/>
    <w:rsid w:val="0011048E"/>
    <w:rsid w:val="00122296"/>
    <w:rsid w:val="00123CE1"/>
    <w:rsid w:val="00126600"/>
    <w:rsid w:val="0013130A"/>
    <w:rsid w:val="00132A0A"/>
    <w:rsid w:val="001340B5"/>
    <w:rsid w:val="0013490A"/>
    <w:rsid w:val="00142091"/>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55BD"/>
    <w:rsid w:val="001A090A"/>
    <w:rsid w:val="001A1944"/>
    <w:rsid w:val="001A4D49"/>
    <w:rsid w:val="001A7F89"/>
    <w:rsid w:val="001B25FE"/>
    <w:rsid w:val="001C543A"/>
    <w:rsid w:val="001E534E"/>
    <w:rsid w:val="001E68CD"/>
    <w:rsid w:val="00210ED2"/>
    <w:rsid w:val="00212E3A"/>
    <w:rsid w:val="00215BA1"/>
    <w:rsid w:val="00221EA4"/>
    <w:rsid w:val="0022294C"/>
    <w:rsid w:val="00223AE6"/>
    <w:rsid w:val="002256EF"/>
    <w:rsid w:val="00233322"/>
    <w:rsid w:val="0023759B"/>
    <w:rsid w:val="002412BA"/>
    <w:rsid w:val="00242161"/>
    <w:rsid w:val="00246B50"/>
    <w:rsid w:val="00250E82"/>
    <w:rsid w:val="002532C5"/>
    <w:rsid w:val="002552EC"/>
    <w:rsid w:val="00262AAB"/>
    <w:rsid w:val="00266191"/>
    <w:rsid w:val="00266809"/>
    <w:rsid w:val="0026742E"/>
    <w:rsid w:val="0027105A"/>
    <w:rsid w:val="0027118B"/>
    <w:rsid w:val="002729C5"/>
    <w:rsid w:val="00275510"/>
    <w:rsid w:val="00276948"/>
    <w:rsid w:val="00280B02"/>
    <w:rsid w:val="00292416"/>
    <w:rsid w:val="00294755"/>
    <w:rsid w:val="002A2CAA"/>
    <w:rsid w:val="002B2D45"/>
    <w:rsid w:val="002B494A"/>
    <w:rsid w:val="002B59DC"/>
    <w:rsid w:val="002C1963"/>
    <w:rsid w:val="002C1AD8"/>
    <w:rsid w:val="002C59C9"/>
    <w:rsid w:val="002C5CEB"/>
    <w:rsid w:val="002C7D5A"/>
    <w:rsid w:val="002D1F49"/>
    <w:rsid w:val="002D3713"/>
    <w:rsid w:val="002D47F7"/>
    <w:rsid w:val="002F3038"/>
    <w:rsid w:val="002F5B5E"/>
    <w:rsid w:val="0030291A"/>
    <w:rsid w:val="00303099"/>
    <w:rsid w:val="00303428"/>
    <w:rsid w:val="003065C7"/>
    <w:rsid w:val="00306644"/>
    <w:rsid w:val="00307DAA"/>
    <w:rsid w:val="00312ACC"/>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8721B"/>
    <w:rsid w:val="003928AD"/>
    <w:rsid w:val="003A0E91"/>
    <w:rsid w:val="003A78D6"/>
    <w:rsid w:val="003B04A9"/>
    <w:rsid w:val="003B20C9"/>
    <w:rsid w:val="003B51A5"/>
    <w:rsid w:val="003B53F4"/>
    <w:rsid w:val="003C2889"/>
    <w:rsid w:val="003C332C"/>
    <w:rsid w:val="003D706F"/>
    <w:rsid w:val="003E23CE"/>
    <w:rsid w:val="003E3D06"/>
    <w:rsid w:val="003E3F19"/>
    <w:rsid w:val="003E628A"/>
    <w:rsid w:val="003F5475"/>
    <w:rsid w:val="003F7500"/>
    <w:rsid w:val="004066D6"/>
    <w:rsid w:val="0041311C"/>
    <w:rsid w:val="00413D88"/>
    <w:rsid w:val="00414FE9"/>
    <w:rsid w:val="004163AF"/>
    <w:rsid w:val="00420C78"/>
    <w:rsid w:val="004279AD"/>
    <w:rsid w:val="00441069"/>
    <w:rsid w:val="00445268"/>
    <w:rsid w:val="004508B2"/>
    <w:rsid w:val="00451A43"/>
    <w:rsid w:val="004554EB"/>
    <w:rsid w:val="00455DF1"/>
    <w:rsid w:val="004560A9"/>
    <w:rsid w:val="00465393"/>
    <w:rsid w:val="0048311C"/>
    <w:rsid w:val="004835FD"/>
    <w:rsid w:val="00485BFE"/>
    <w:rsid w:val="00487034"/>
    <w:rsid w:val="004921CA"/>
    <w:rsid w:val="0049405C"/>
    <w:rsid w:val="00494725"/>
    <w:rsid w:val="00494CE4"/>
    <w:rsid w:val="00494DC4"/>
    <w:rsid w:val="0049770E"/>
    <w:rsid w:val="004A11FA"/>
    <w:rsid w:val="004A3B9B"/>
    <w:rsid w:val="004A3D6D"/>
    <w:rsid w:val="004A5DB7"/>
    <w:rsid w:val="004B0EB7"/>
    <w:rsid w:val="004B379D"/>
    <w:rsid w:val="004B406B"/>
    <w:rsid w:val="004B5320"/>
    <w:rsid w:val="004C0431"/>
    <w:rsid w:val="004C482A"/>
    <w:rsid w:val="004C539A"/>
    <w:rsid w:val="004C60C6"/>
    <w:rsid w:val="004D198A"/>
    <w:rsid w:val="004D2148"/>
    <w:rsid w:val="004D3477"/>
    <w:rsid w:val="004D3553"/>
    <w:rsid w:val="004D57FF"/>
    <w:rsid w:val="004D6486"/>
    <w:rsid w:val="004E30EE"/>
    <w:rsid w:val="004E3A21"/>
    <w:rsid w:val="004E4FED"/>
    <w:rsid w:val="004F1EB4"/>
    <w:rsid w:val="004F6B59"/>
    <w:rsid w:val="004F7F0C"/>
    <w:rsid w:val="005106B1"/>
    <w:rsid w:val="00511559"/>
    <w:rsid w:val="00511633"/>
    <w:rsid w:val="00531AAB"/>
    <w:rsid w:val="0053265F"/>
    <w:rsid w:val="00540003"/>
    <w:rsid w:val="00545F2F"/>
    <w:rsid w:val="00546CCA"/>
    <w:rsid w:val="0055077D"/>
    <w:rsid w:val="00561DE5"/>
    <w:rsid w:val="00562FEF"/>
    <w:rsid w:val="00563136"/>
    <w:rsid w:val="00571ACA"/>
    <w:rsid w:val="00574074"/>
    <w:rsid w:val="005748DA"/>
    <w:rsid w:val="00575085"/>
    <w:rsid w:val="005776AE"/>
    <w:rsid w:val="00582AC1"/>
    <w:rsid w:val="005867F1"/>
    <w:rsid w:val="00590FF7"/>
    <w:rsid w:val="00592DA6"/>
    <w:rsid w:val="00595D44"/>
    <w:rsid w:val="00597FB3"/>
    <w:rsid w:val="005A446B"/>
    <w:rsid w:val="005A7566"/>
    <w:rsid w:val="005B1D03"/>
    <w:rsid w:val="005B3BB0"/>
    <w:rsid w:val="005C13C2"/>
    <w:rsid w:val="005C20B6"/>
    <w:rsid w:val="005C4C2F"/>
    <w:rsid w:val="005D35EA"/>
    <w:rsid w:val="005D50E2"/>
    <w:rsid w:val="005D7650"/>
    <w:rsid w:val="005E34B5"/>
    <w:rsid w:val="005F32D6"/>
    <w:rsid w:val="005F460F"/>
    <w:rsid w:val="005F554D"/>
    <w:rsid w:val="005F7B4F"/>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91B6C"/>
    <w:rsid w:val="00694B14"/>
    <w:rsid w:val="00695219"/>
    <w:rsid w:val="00696260"/>
    <w:rsid w:val="006A3748"/>
    <w:rsid w:val="006A6772"/>
    <w:rsid w:val="006A75FB"/>
    <w:rsid w:val="006A7C34"/>
    <w:rsid w:val="006B57E1"/>
    <w:rsid w:val="006B6B04"/>
    <w:rsid w:val="006B7B9D"/>
    <w:rsid w:val="006C3BFE"/>
    <w:rsid w:val="006D3B9B"/>
    <w:rsid w:val="006D3BBA"/>
    <w:rsid w:val="006D5663"/>
    <w:rsid w:val="006D7CF0"/>
    <w:rsid w:val="006E670F"/>
    <w:rsid w:val="006F0528"/>
    <w:rsid w:val="006F4753"/>
    <w:rsid w:val="007017E8"/>
    <w:rsid w:val="00705FC4"/>
    <w:rsid w:val="00710F55"/>
    <w:rsid w:val="00715453"/>
    <w:rsid w:val="007215B6"/>
    <w:rsid w:val="007253E4"/>
    <w:rsid w:val="00727D73"/>
    <w:rsid w:val="00732746"/>
    <w:rsid w:val="00735A04"/>
    <w:rsid w:val="00736ABA"/>
    <w:rsid w:val="007406B2"/>
    <w:rsid w:val="007514FE"/>
    <w:rsid w:val="00760275"/>
    <w:rsid w:val="007618B0"/>
    <w:rsid w:val="00777409"/>
    <w:rsid w:val="007801C1"/>
    <w:rsid w:val="00780DAC"/>
    <w:rsid w:val="00783C8B"/>
    <w:rsid w:val="007914B3"/>
    <w:rsid w:val="007960A0"/>
    <w:rsid w:val="007960A5"/>
    <w:rsid w:val="007A055E"/>
    <w:rsid w:val="007A5DBC"/>
    <w:rsid w:val="007A66B4"/>
    <w:rsid w:val="007A74AA"/>
    <w:rsid w:val="007B06E7"/>
    <w:rsid w:val="007B0EAE"/>
    <w:rsid w:val="007B18DD"/>
    <w:rsid w:val="007C42B8"/>
    <w:rsid w:val="007C48CD"/>
    <w:rsid w:val="007C6A37"/>
    <w:rsid w:val="007C6E8F"/>
    <w:rsid w:val="007D244F"/>
    <w:rsid w:val="007D59C8"/>
    <w:rsid w:val="007D5C90"/>
    <w:rsid w:val="007D73FF"/>
    <w:rsid w:val="007E0824"/>
    <w:rsid w:val="007E168D"/>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92D5D"/>
    <w:rsid w:val="0089429C"/>
    <w:rsid w:val="008A4AD9"/>
    <w:rsid w:val="008A667A"/>
    <w:rsid w:val="008B3CE7"/>
    <w:rsid w:val="008B7C3E"/>
    <w:rsid w:val="008C1905"/>
    <w:rsid w:val="008C6CE2"/>
    <w:rsid w:val="008D2720"/>
    <w:rsid w:val="008D6531"/>
    <w:rsid w:val="008E1AFD"/>
    <w:rsid w:val="0090134A"/>
    <w:rsid w:val="00903DA3"/>
    <w:rsid w:val="00904B25"/>
    <w:rsid w:val="00905DCA"/>
    <w:rsid w:val="009156CF"/>
    <w:rsid w:val="00920626"/>
    <w:rsid w:val="00921B0E"/>
    <w:rsid w:val="009236EE"/>
    <w:rsid w:val="00930180"/>
    <w:rsid w:val="009327D3"/>
    <w:rsid w:val="00935843"/>
    <w:rsid w:val="00951B69"/>
    <w:rsid w:val="00956505"/>
    <w:rsid w:val="00956AF4"/>
    <w:rsid w:val="00967599"/>
    <w:rsid w:val="009717AF"/>
    <w:rsid w:val="00983F92"/>
    <w:rsid w:val="00986A2A"/>
    <w:rsid w:val="00986E18"/>
    <w:rsid w:val="00990341"/>
    <w:rsid w:val="00993C81"/>
    <w:rsid w:val="009949F9"/>
    <w:rsid w:val="009A0755"/>
    <w:rsid w:val="009A5C3A"/>
    <w:rsid w:val="009A7873"/>
    <w:rsid w:val="009A7E5B"/>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42C1C"/>
    <w:rsid w:val="00A462D3"/>
    <w:rsid w:val="00A56CBE"/>
    <w:rsid w:val="00A74362"/>
    <w:rsid w:val="00A74D7A"/>
    <w:rsid w:val="00A859E3"/>
    <w:rsid w:val="00AA6F46"/>
    <w:rsid w:val="00AB670B"/>
    <w:rsid w:val="00AC2B66"/>
    <w:rsid w:val="00AE00B4"/>
    <w:rsid w:val="00AE23A7"/>
    <w:rsid w:val="00AE29E7"/>
    <w:rsid w:val="00AF5BCA"/>
    <w:rsid w:val="00B06C2A"/>
    <w:rsid w:val="00B124D4"/>
    <w:rsid w:val="00B14AC3"/>
    <w:rsid w:val="00B17115"/>
    <w:rsid w:val="00B229E6"/>
    <w:rsid w:val="00B22E8F"/>
    <w:rsid w:val="00B37D62"/>
    <w:rsid w:val="00B403C3"/>
    <w:rsid w:val="00B46633"/>
    <w:rsid w:val="00B664B2"/>
    <w:rsid w:val="00B74912"/>
    <w:rsid w:val="00B7543B"/>
    <w:rsid w:val="00B81D82"/>
    <w:rsid w:val="00B8531F"/>
    <w:rsid w:val="00B97054"/>
    <w:rsid w:val="00BA2A46"/>
    <w:rsid w:val="00BA5140"/>
    <w:rsid w:val="00BB0F83"/>
    <w:rsid w:val="00BB1499"/>
    <w:rsid w:val="00BB1BD0"/>
    <w:rsid w:val="00BB5761"/>
    <w:rsid w:val="00BB5BB2"/>
    <w:rsid w:val="00BC12DC"/>
    <w:rsid w:val="00BC2F04"/>
    <w:rsid w:val="00BD6056"/>
    <w:rsid w:val="00BD67F9"/>
    <w:rsid w:val="00BD711E"/>
    <w:rsid w:val="00BE173A"/>
    <w:rsid w:val="00BF5B27"/>
    <w:rsid w:val="00C161AB"/>
    <w:rsid w:val="00C1706F"/>
    <w:rsid w:val="00C2601E"/>
    <w:rsid w:val="00C3113B"/>
    <w:rsid w:val="00C35785"/>
    <w:rsid w:val="00C36837"/>
    <w:rsid w:val="00C445E3"/>
    <w:rsid w:val="00C44CE4"/>
    <w:rsid w:val="00C45847"/>
    <w:rsid w:val="00C45E23"/>
    <w:rsid w:val="00C460EF"/>
    <w:rsid w:val="00C70C59"/>
    <w:rsid w:val="00C73870"/>
    <w:rsid w:val="00C75E7E"/>
    <w:rsid w:val="00C83870"/>
    <w:rsid w:val="00C85FC4"/>
    <w:rsid w:val="00C86112"/>
    <w:rsid w:val="00C87802"/>
    <w:rsid w:val="00C9117C"/>
    <w:rsid w:val="00C93219"/>
    <w:rsid w:val="00C93F8B"/>
    <w:rsid w:val="00C96048"/>
    <w:rsid w:val="00CB4CEA"/>
    <w:rsid w:val="00CB6C0D"/>
    <w:rsid w:val="00CB783B"/>
    <w:rsid w:val="00CC1110"/>
    <w:rsid w:val="00CC1A82"/>
    <w:rsid w:val="00CC4D21"/>
    <w:rsid w:val="00CC50A4"/>
    <w:rsid w:val="00CC52BA"/>
    <w:rsid w:val="00CD4C14"/>
    <w:rsid w:val="00CD50B3"/>
    <w:rsid w:val="00CE0B5D"/>
    <w:rsid w:val="00CE1081"/>
    <w:rsid w:val="00CE653E"/>
    <w:rsid w:val="00CF27B7"/>
    <w:rsid w:val="00CF2BD2"/>
    <w:rsid w:val="00CF2F32"/>
    <w:rsid w:val="00CF7798"/>
    <w:rsid w:val="00D0362E"/>
    <w:rsid w:val="00D10F3F"/>
    <w:rsid w:val="00D1395F"/>
    <w:rsid w:val="00D25740"/>
    <w:rsid w:val="00D26023"/>
    <w:rsid w:val="00D3438F"/>
    <w:rsid w:val="00D3515A"/>
    <w:rsid w:val="00D35251"/>
    <w:rsid w:val="00D41671"/>
    <w:rsid w:val="00D456FF"/>
    <w:rsid w:val="00D47E56"/>
    <w:rsid w:val="00D53D75"/>
    <w:rsid w:val="00D5480B"/>
    <w:rsid w:val="00D657FE"/>
    <w:rsid w:val="00D822C8"/>
    <w:rsid w:val="00D86875"/>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102F3"/>
    <w:rsid w:val="00E12087"/>
    <w:rsid w:val="00E13CC6"/>
    <w:rsid w:val="00E14DE2"/>
    <w:rsid w:val="00E14DF0"/>
    <w:rsid w:val="00E17112"/>
    <w:rsid w:val="00E2732B"/>
    <w:rsid w:val="00E357D8"/>
    <w:rsid w:val="00E4476F"/>
    <w:rsid w:val="00E5108F"/>
    <w:rsid w:val="00E54E04"/>
    <w:rsid w:val="00E57B06"/>
    <w:rsid w:val="00E6070F"/>
    <w:rsid w:val="00E644ED"/>
    <w:rsid w:val="00E6669D"/>
    <w:rsid w:val="00E71356"/>
    <w:rsid w:val="00E71D7C"/>
    <w:rsid w:val="00E7620C"/>
    <w:rsid w:val="00E86433"/>
    <w:rsid w:val="00E900CD"/>
    <w:rsid w:val="00E94581"/>
    <w:rsid w:val="00E95209"/>
    <w:rsid w:val="00E97D75"/>
    <w:rsid w:val="00EA0D0D"/>
    <w:rsid w:val="00EA1F27"/>
    <w:rsid w:val="00EA4184"/>
    <w:rsid w:val="00EA5272"/>
    <w:rsid w:val="00EA5CA0"/>
    <w:rsid w:val="00EA6AD0"/>
    <w:rsid w:val="00EB0EC8"/>
    <w:rsid w:val="00EB4738"/>
    <w:rsid w:val="00EB779A"/>
    <w:rsid w:val="00ED3F64"/>
    <w:rsid w:val="00EE0E7E"/>
    <w:rsid w:val="00EF0CA8"/>
    <w:rsid w:val="00EF428A"/>
    <w:rsid w:val="00EF6A7B"/>
    <w:rsid w:val="00EF6EFF"/>
    <w:rsid w:val="00F0206B"/>
    <w:rsid w:val="00F039E7"/>
    <w:rsid w:val="00F052BE"/>
    <w:rsid w:val="00F1170A"/>
    <w:rsid w:val="00F2093A"/>
    <w:rsid w:val="00F2502B"/>
    <w:rsid w:val="00F26631"/>
    <w:rsid w:val="00F26967"/>
    <w:rsid w:val="00F35D0B"/>
    <w:rsid w:val="00F43089"/>
    <w:rsid w:val="00F4764F"/>
    <w:rsid w:val="00F51232"/>
    <w:rsid w:val="00F52278"/>
    <w:rsid w:val="00F53AC1"/>
    <w:rsid w:val="00F5468D"/>
    <w:rsid w:val="00F64B15"/>
    <w:rsid w:val="00F77B6B"/>
    <w:rsid w:val="00F858DE"/>
    <w:rsid w:val="00F85AF2"/>
    <w:rsid w:val="00F85E7C"/>
    <w:rsid w:val="00F92CB0"/>
    <w:rsid w:val="00FA1F57"/>
    <w:rsid w:val="00FA6481"/>
    <w:rsid w:val="00FA70EA"/>
    <w:rsid w:val="00FB11EC"/>
    <w:rsid w:val="00FB4EC0"/>
    <w:rsid w:val="00FC2C48"/>
    <w:rsid w:val="00FC34E0"/>
    <w:rsid w:val="00FC423F"/>
    <w:rsid w:val="00FC520B"/>
    <w:rsid w:val="00FC6E8F"/>
    <w:rsid w:val="00FC6ED9"/>
    <w:rsid w:val="00FD0CE4"/>
    <w:rsid w:val="00FD24EC"/>
    <w:rsid w:val="00FD5984"/>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FD1EB7D7-1B82-47DF-BD82-3A9CF436B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spacing w:line="480" w:lineRule="auto"/>
      <w:ind w:left="720" w:hanging="720"/>
    </w:pPr>
  </w:style>
  <w:style w:type="character" w:styleId="UnresolvedMention">
    <w:name w:val="Unresolved Mention"/>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6">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datazone.birdlife.org/species/requestdi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www.iucnredlist.org/" TargetMode="External"/><Relationship Id="rId25" Type="http://schemas.openxmlformats.org/officeDocument/2006/relationships/footer" Target="footer3.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osf.io/e2fuw/?view_only=46eb2e525daf42d29df318a92762d885" TargetMode="External"/><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microsoft.com/office/2011/relationships/commentsExtended" Target="commentsExtended.xml"/><Relationship Id="rId22" Type="http://schemas.openxmlformats.org/officeDocument/2006/relationships/image" Target="media/image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Props1.xml><?xml version="1.0" encoding="utf-8"?>
<ds:datastoreItem xmlns:ds="http://schemas.openxmlformats.org/officeDocument/2006/customXml" ds:itemID="{0C69966F-B057-44C9-B10A-F97A152FFFF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30409</Words>
  <Characters>173335</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203338</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Allison Binley</cp:lastModifiedBy>
  <cp:revision>2</cp:revision>
  <cp:lastPrinted>2021-10-14T12:22:00Z</cp:lastPrinted>
  <dcterms:created xsi:type="dcterms:W3CDTF">2022-01-01T23:27:00Z</dcterms:created>
  <dcterms:modified xsi:type="dcterms:W3CDTF">2022-01-01T23:27:00Z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zotero-version="5.0.96.3"&gt;&lt;session id="5CdhzvMU"/&gt;&lt;style id="http://www.zotero.org/styles/conservation-letters" hasBibliography="1" bibliographyStyleHasBeenSet="1"/&gt;&lt;prefs&gt;&lt;pref name="fieldType" value="Field"/&gt;&lt;/prefs&gt;&lt;/data&gt;</vt:lpwstr>
  </property>
</Properties>
</file>