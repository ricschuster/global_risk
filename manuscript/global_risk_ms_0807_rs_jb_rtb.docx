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1C637BB8"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requiring targeted investment in projects that consider risk of failure under changing conditions. Protected areas (PAs) are a key instrument in efforts to conserve biodiversity, yet increasing pressure from</w:t>
      </w:r>
      <w:commentRangeStart w:id="2"/>
      <w:r>
        <w:rPr>
          <w:rFonts w:ascii="Times New Roman" w:eastAsia="Times New Roman" w:hAnsi="Times New Roman" w:cs="Times New Roman"/>
          <w:sz w:val="24"/>
          <w:szCs w:val="24"/>
        </w:rPr>
        <w:t xml:space="preserve"> poor governance, climate</w:t>
      </w:r>
      <w:r w:rsidR="00EC3B1D">
        <w:rPr>
          <w:rFonts w:ascii="Times New Roman" w:eastAsia="Times New Roman" w:hAnsi="Times New Roman" w:cs="Times New Roman"/>
          <w:sz w:val="24"/>
          <w:szCs w:val="24"/>
        </w:rPr>
        <w:fldChar w:fldCharType="begin"/>
      </w:r>
      <w:r w:rsidR="00EC3B1D">
        <w:rPr>
          <w:rFonts w:ascii="Times New Roman" w:eastAsia="Times New Roman" w:hAnsi="Times New Roman" w:cs="Times New Roman"/>
          <w:sz w:val="24"/>
          <w:szCs w:val="24"/>
        </w:rPr>
        <w:instrText xml:space="preserve"> ADDIN ZOTERO_ITEM CSL_CITATION {"citationID":"ueyFqekm","properties":{"formattedCitation":"\\super 5\\nosupersub{}","plainCitation":"5","noteIndex":0},"citationItems":[{"id":2748,"uris":["http://zotero.org/users/878981/items/YR7HKC6V"],"uri":["http://zotero.org/users/878981/items/YR7HKC6V"],"itemData":{"id":2748,"type":"article-journal","container-title":"Nature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EC3B1D" w:rsidRPr="00EC3B1D">
        <w:rPr>
          <w:rFonts w:ascii="Times New Roman" w:hAnsi="Times New Roman" w:cs="Times New Roman"/>
          <w:sz w:val="24"/>
          <w:szCs w:val="24"/>
          <w:vertAlign w:val="superscript"/>
        </w:rPr>
        <w:t>5</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land-cover</w:t>
      </w:r>
      <w:r w:rsidR="003C75C4">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{"citationID":"uX7qVcTI","properties":{"formattedCitation":"\\super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3C75C4">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6</w:t>
      </w:r>
      <w:r w:rsidR="003C75C4">
        <w:rPr>
          <w:rFonts w:ascii="Times New Roman" w:eastAsia="Times New Roman" w:hAnsi="Times New Roman" w:cs="Times New Roman"/>
          <w:sz w:val="24"/>
          <w:szCs w:val="24"/>
        </w:rPr>
        <w:fldChar w:fldCharType="end"/>
      </w:r>
      <w:r w:rsidR="003C75C4">
        <w:rPr>
          <w:rFonts w:ascii="Times New Roman" w:eastAsia="Times New Roman" w:hAnsi="Times New Roman" w:cs="Times New Roman"/>
          <w:sz w:val="24"/>
          <w:szCs w:val="24"/>
        </w:rPr>
        <w:t xml:space="preserve"> </w:t>
      </w:r>
      <w:commentRangeEnd w:id="2"/>
      <w:r w:rsidR="00EC2045">
        <w:rPr>
          <w:rStyle w:val="CommentReference"/>
        </w:rPr>
        <w:commentReference w:id="2"/>
      </w:r>
      <w:r>
        <w:rPr>
          <w:rFonts w:ascii="Times New Roman" w:eastAsia="Times New Roman" w:hAnsi="Times New Roman" w:cs="Times New Roman"/>
          <w:sz w:val="24"/>
          <w:szCs w:val="24"/>
        </w:rPr>
        <w:t xml:space="preserve">change risk reducing PA effectiveness. Here we show that </w:t>
      </w:r>
      <w:commentRangeStart w:id="3"/>
      <w:ins w:id="4" w:author="Joe Bennett" w:date="2020-08-11T13:07:00Z">
        <w:r w:rsidR="00250FF1">
          <w:rPr>
            <w:rFonts w:ascii="Times New Roman" w:eastAsia="Times New Roman" w:hAnsi="Times New Roman" w:cs="Times New Roman"/>
            <w:sz w:val="24"/>
            <w:szCs w:val="24"/>
          </w:rPr>
          <w:t xml:space="preserve">scenarios </w:t>
        </w:r>
        <w:commentRangeEnd w:id="3"/>
        <w:r w:rsidR="00250FF1">
          <w:rPr>
            <w:rStyle w:val="CommentReference"/>
          </w:rPr>
          <w:commentReference w:id="3"/>
        </w:r>
      </w:ins>
      <w:r>
        <w:rPr>
          <w:rFonts w:ascii="Times New Roman" w:eastAsia="Times New Roman" w:hAnsi="Times New Roman" w:cs="Times New Roman"/>
          <w:sz w:val="24"/>
          <w:szCs w:val="24"/>
        </w:rPr>
        <w:t>incorporating these risk factors into global biodiversity conservation planning only increase</w:t>
      </w:r>
      <w:del w:id="5" w:author="Joe Bennett" w:date="2020-08-11T13:07:00Z">
        <w:r w:rsidDel="00250FF1">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del w:id="6" w:author="Joe Bennett" w:date="2020-08-12T07:01:00Z">
        <w:r w:rsidDel="00165966">
          <w:rPr>
            <w:rFonts w:ascii="Times New Roman" w:eastAsia="Times New Roman" w:hAnsi="Times New Roman" w:cs="Times New Roman"/>
            <w:sz w:val="24"/>
            <w:szCs w:val="24"/>
          </w:rPr>
          <w:delText xml:space="preserve">between </w:delText>
        </w:r>
      </w:del>
      <w:ins w:id="7" w:author="Joe Bennett" w:date="2020-08-12T07:01:00Z">
        <w:r w:rsidR="00165966">
          <w:rPr>
            <w:rFonts w:ascii="Times New Roman" w:eastAsia="Times New Roman" w:hAnsi="Times New Roman" w:cs="Times New Roman"/>
            <w:sz w:val="24"/>
            <w:szCs w:val="24"/>
          </w:rPr>
          <w:t xml:space="preserve">among </w:t>
        </w:r>
      </w:ins>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ins w:id="8" w:author="Joe Bennett" w:date="2020-08-11T13:08:00Z">
        <w:r w:rsidR="00250FF1">
          <w:rPr>
            <w:rFonts w:ascii="Times New Roman" w:eastAsia="Times New Roman" w:hAnsi="Times New Roman" w:cs="Times New Roman"/>
            <w:sz w:val="24"/>
            <w:szCs w:val="24"/>
          </w:rPr>
          <w:t>In particular, c</w:t>
        </w:r>
      </w:ins>
      <w:del w:id="9" w:author="Joe Bennett" w:date="2020-08-11T13:08:00Z">
        <w:r w:rsidR="003941FF" w:rsidDel="00250FF1">
          <w:rPr>
            <w:rFonts w:ascii="Times New Roman" w:eastAsia="Times New Roman" w:hAnsi="Times New Roman" w:cs="Times New Roman"/>
            <w:sz w:val="24"/>
            <w:szCs w:val="24"/>
          </w:rPr>
          <w:delText>C</w:delText>
        </w:r>
      </w:del>
      <w:r w:rsidR="003941FF">
        <w:rPr>
          <w:rFonts w:ascii="Times New Roman" w:eastAsia="Times New Roman" w:hAnsi="Times New Roman" w:cs="Times New Roman"/>
          <w:sz w:val="24"/>
          <w:szCs w:val="24"/>
        </w:rPr>
        <w:t xml:space="preserve">ountries with wide-ranging species neighboring those with poor governance required more PAs when taking </w:t>
      </w:r>
      <w:ins w:id="10" w:author="Joe Bennett" w:date="2020-08-11T13:08:00Z">
        <w:r w:rsidR="00250FF1">
          <w:rPr>
            <w:rFonts w:ascii="Times New Roman" w:eastAsia="Times New Roman" w:hAnsi="Times New Roman" w:cs="Times New Roman"/>
            <w:sz w:val="24"/>
            <w:szCs w:val="24"/>
          </w:rPr>
          <w:t xml:space="preserve">risk </w:t>
        </w:r>
      </w:ins>
      <w:r w:rsidR="003941FF">
        <w:rPr>
          <w:rFonts w:ascii="Times New Roman" w:eastAsia="Times New Roman" w:hAnsi="Times New Roman" w:cs="Times New Roman"/>
          <w:sz w:val="24"/>
          <w:szCs w:val="24"/>
        </w:rPr>
        <w:t>into account</w:t>
      </w:r>
      <w:del w:id="11" w:author="Joe Bennett" w:date="2020-08-11T13:08:00Z">
        <w:r w:rsidR="003941FF" w:rsidDel="00250FF1">
          <w:rPr>
            <w:rFonts w:ascii="Times New Roman" w:eastAsia="Times New Roman" w:hAnsi="Times New Roman" w:cs="Times New Roman"/>
            <w:sz w:val="24"/>
            <w:szCs w:val="24"/>
          </w:rPr>
          <w:delText xml:space="preserve"> risk</w:delText>
        </w:r>
      </w:del>
      <w:r w:rsidR="003941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del w:id="12" w:author="Joe Bennett" w:date="2020-08-11T13:09:00Z">
        <w:r w:rsidDel="00250FF1">
          <w:rPr>
            <w:rFonts w:ascii="Times New Roman" w:eastAsia="Times New Roman" w:hAnsi="Times New Roman" w:cs="Times New Roman"/>
            <w:sz w:val="24"/>
            <w:szCs w:val="24"/>
          </w:rPr>
          <w:delText>taken into account</w:delText>
        </w:r>
      </w:del>
      <w:ins w:id="13" w:author="Joe Bennett" w:date="2020-08-11T13:09:00Z">
        <w:r w:rsidR="00250FF1">
          <w:rPr>
            <w:rFonts w:ascii="Times New Roman" w:eastAsia="Times New Roman" w:hAnsi="Times New Roman" w:cs="Times New Roman"/>
            <w:sz w:val="24"/>
            <w:szCs w:val="24"/>
          </w:rPr>
          <w:t>accounted for</w:t>
        </w:r>
      </w:ins>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4"/>
      <w:r w:rsidRPr="00682A20">
        <w:rPr>
          <w:rFonts w:ascii="Times New Roman" w:hAnsi="Times New Roman" w:cs="Times New Roman"/>
          <w:b/>
          <w:bCs/>
          <w:sz w:val="24"/>
          <w:szCs w:val="24"/>
        </w:rPr>
        <w:t>Main text</w:t>
      </w:r>
      <w:commentRangeEnd w:id="14"/>
      <w:r w:rsidR="00E3385D" w:rsidRPr="003432B5">
        <w:rPr>
          <w:rStyle w:val="CommentReference"/>
          <w:b/>
          <w:bCs/>
        </w:rPr>
        <w:commentReference w:id="14"/>
      </w:r>
    </w:p>
    <w:p w14:paraId="2A2A632D" w14:textId="5B2D5350"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w:t>
      </w:r>
      <w:r w:rsidR="00572BEE">
        <w:rPr>
          <w:rFonts w:ascii="Times New Roman" w:eastAsia="Times New Roman" w:hAnsi="Times New Roman" w:cs="Times New Roman"/>
          <w:sz w:val="24"/>
          <w:szCs w:val="24"/>
        </w:rPr>
        <w:lastRenderedPageBreak/>
        <w:t>measures of regional biodiversity value and vulnerability</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del w:id="15" w:author="Joe Bennett" w:date="2020-08-11T13:14:00Z">
        <w:r w:rsidR="0077408C" w:rsidDel="00250FF1">
          <w:rPr>
            <w:rFonts w:ascii="Times New Roman" w:eastAsia="Times New Roman" w:hAnsi="Times New Roman" w:cs="Times New Roman"/>
            <w:sz w:val="24"/>
            <w:szCs w:val="24"/>
          </w:rPr>
          <w:delText>rapid</w:delText>
        </w:r>
        <w:r w:rsidR="00DC486E" w:rsidDel="00250FF1">
          <w:rPr>
            <w:rFonts w:ascii="Times New Roman" w:eastAsia="Times New Roman" w:hAnsi="Times New Roman" w:cs="Times New Roman"/>
            <w:sz w:val="24"/>
            <w:szCs w:val="24"/>
          </w:rPr>
          <w:delText xml:space="preserve"> </w:delText>
        </w:r>
        <w:r w:rsidR="00DC486E" w:rsidDel="00250FF1">
          <w:rPr>
            <w:rFonts w:ascii="Times New Roman" w:eastAsia="Times New Roman" w:hAnsi="Times New Roman" w:cs="Times New Roman"/>
            <w:color w:val="000000"/>
            <w:sz w:val="24"/>
            <w:szCs w:val="24"/>
          </w:rPr>
          <w:delText xml:space="preserve">human-caused change </w:delText>
        </w:r>
        <w:r w:rsidR="00ED38FD" w:rsidDel="00250FF1">
          <w:rPr>
            <w:rFonts w:ascii="Times New Roman" w:eastAsia="Times New Roman" w:hAnsi="Times New Roman" w:cs="Times New Roman"/>
            <w:color w:val="000000"/>
            <w:sz w:val="24"/>
            <w:szCs w:val="24"/>
          </w:rPr>
          <w:delText>creates</w:delText>
        </w:r>
        <w:r w:rsidR="00DC486E" w:rsidDel="00250FF1">
          <w:rPr>
            <w:rFonts w:ascii="Times New Roman" w:eastAsia="Times New Roman" w:hAnsi="Times New Roman" w:cs="Times New Roman"/>
            <w:color w:val="000000"/>
            <w:sz w:val="24"/>
            <w:szCs w:val="24"/>
          </w:rPr>
          <w:delText xml:space="preserve"> </w:delText>
        </w:r>
        <w:r w:rsidR="00DC486E" w:rsidRPr="00281DB3" w:rsidDel="00250FF1">
          <w:rPr>
            <w:rFonts w:ascii="Times New Roman" w:eastAsia="Times New Roman" w:hAnsi="Times New Roman" w:cs="Times New Roman"/>
            <w:color w:val="000000"/>
            <w:sz w:val="24"/>
            <w:szCs w:val="24"/>
          </w:rPr>
          <w:delText>uncertainty</w:delText>
        </w:r>
        <w:r w:rsidR="00DC486E" w:rsidDel="00250FF1">
          <w:rPr>
            <w:rFonts w:ascii="Times New Roman" w:eastAsia="Times New Roman" w:hAnsi="Times New Roman" w:cs="Times New Roman"/>
            <w:color w:val="000000"/>
            <w:sz w:val="24"/>
            <w:szCs w:val="24"/>
          </w:rPr>
          <w:delText xml:space="preserve"> </w:delText>
        </w:r>
        <w:r w:rsidR="00ED38FD" w:rsidDel="00250FF1">
          <w:rPr>
            <w:rFonts w:ascii="Times New Roman" w:eastAsia="Times New Roman" w:hAnsi="Times New Roman" w:cs="Times New Roman"/>
            <w:color w:val="000000"/>
            <w:sz w:val="24"/>
            <w:szCs w:val="24"/>
          </w:rPr>
          <w:delText xml:space="preserve">regarding </w:delText>
        </w:r>
        <w:r w:rsidR="00A727AA" w:rsidDel="00250FF1">
          <w:rPr>
            <w:rFonts w:ascii="Times New Roman" w:eastAsia="Times New Roman" w:hAnsi="Times New Roman" w:cs="Times New Roman"/>
            <w:color w:val="000000"/>
            <w:sz w:val="24"/>
            <w:szCs w:val="24"/>
          </w:rPr>
          <w:delText>decisions for establish</w:delText>
        </w:r>
        <w:r w:rsidR="00CD58F3" w:rsidDel="00250FF1">
          <w:rPr>
            <w:rFonts w:ascii="Times New Roman" w:eastAsia="Times New Roman" w:hAnsi="Times New Roman" w:cs="Times New Roman"/>
            <w:color w:val="000000"/>
            <w:sz w:val="24"/>
            <w:szCs w:val="24"/>
          </w:rPr>
          <w:delText>ing</w:delText>
        </w:r>
        <w:r w:rsidR="00A727AA" w:rsidDel="00250FF1">
          <w:rPr>
            <w:rFonts w:ascii="Times New Roman" w:eastAsia="Times New Roman" w:hAnsi="Times New Roman" w:cs="Times New Roman"/>
            <w:color w:val="000000"/>
            <w:sz w:val="24"/>
            <w:szCs w:val="24"/>
          </w:rPr>
          <w:delText xml:space="preserve"> protected areas</w:delText>
        </w:r>
        <w:r w:rsidR="00281DB3" w:rsidDel="00250FF1">
          <w:rPr>
            <w:rFonts w:ascii="Times New Roman" w:eastAsia="Times New Roman" w:hAnsi="Times New Roman" w:cs="Times New Roman"/>
            <w:color w:val="000000"/>
            <w:sz w:val="24"/>
            <w:szCs w:val="24"/>
          </w:rPr>
          <w:delText>, given change</w:delText>
        </w:r>
        <w:r w:rsidR="00DC486E" w:rsidDel="00250FF1">
          <w:rPr>
            <w:rFonts w:ascii="Times New Roman" w:eastAsia="Times New Roman" w:hAnsi="Times New Roman" w:cs="Times New Roman"/>
            <w:color w:val="000000"/>
            <w:sz w:val="24"/>
            <w:szCs w:val="24"/>
          </w:rPr>
          <w:delText xml:space="preserve">. </w:delText>
        </w:r>
        <w:r w:rsidR="00A727AA" w:rsidDel="00250FF1">
          <w:rPr>
            <w:rFonts w:ascii="Times New Roman" w:eastAsia="Times New Roman" w:hAnsi="Times New Roman" w:cs="Times New Roman"/>
            <w:color w:val="000000"/>
            <w:sz w:val="24"/>
            <w:szCs w:val="24"/>
          </w:rPr>
          <w:delText>C</w:delText>
        </w:r>
      </w:del>
      <w:ins w:id="16" w:author="Joe Bennett" w:date="2020-08-11T13:14:00Z">
        <w:r w:rsidR="00250FF1">
          <w:rPr>
            <w:rFonts w:ascii="Times New Roman" w:eastAsia="Times New Roman" w:hAnsi="Times New Roman" w:cs="Times New Roman"/>
            <w:sz w:val="24"/>
            <w:szCs w:val="24"/>
          </w:rPr>
          <w:t>c</w:t>
        </w:r>
      </w:ins>
      <w:r w:rsidR="00A727AA">
        <w:rPr>
          <w:rFonts w:ascii="Times New Roman" w:eastAsia="Times New Roman" w:hAnsi="Times New Roman" w:cs="Times New Roman"/>
          <w:color w:val="000000"/>
          <w:sz w:val="24"/>
          <w:szCs w:val="24"/>
        </w:rPr>
        <w:t xml:space="preserve">limate change, land use intensification, and </w:t>
      </w:r>
      <w:r w:rsidR="00110DA5">
        <w:rPr>
          <w:rFonts w:ascii="Times New Roman" w:eastAsia="Times New Roman" w:hAnsi="Times New Roman" w:cs="Times New Roman"/>
          <w:color w:val="000000"/>
          <w:sz w:val="24"/>
          <w:szCs w:val="24"/>
        </w:rPr>
        <w:t xml:space="preserve">governance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6E5D35">
        <w:rPr>
          <w:rFonts w:ascii="Times New Roman" w:eastAsia="Times New Roman" w:hAnsi="Times New Roman" w:cs="Times New Roman"/>
          <w:color w:val="000000"/>
          <w:sz w:val="24"/>
          <w:szCs w:val="24"/>
        </w:rPr>
        <w:instrText xml:space="preserve"> ADDIN ZOTERO_ITEM CSL_CITATION {"citationID":"kv6dOdFs","properties":{"formattedCitation":"\\super 11\\nosupersub{}","plainCitation":"11","noteIndex":0},"citationItems":[{"id":2756,"uris":["http://zotero.org/users/878981/items/TLMCALYG"],"uri":["http://zotero.org/users/878981/items/TLMCALYG"],"itemData":{"id":2756,"type":"article-journal","container-title":"Proceedings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6E5D35" w:rsidRPr="006E5D35">
        <w:rPr>
          <w:rFonts w:ascii="Times New Roman" w:hAnsi="Times New Roman" w:cs="Times New Roman"/>
          <w:sz w:val="24"/>
          <w:szCs w:val="24"/>
          <w:vertAlign w:val="superscript"/>
        </w:rPr>
        <w:t>11</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D0097D">
        <w:rPr>
          <w:rFonts w:ascii="Times New Roman" w:eastAsia="Times New Roman" w:hAnsi="Times New Roman" w:cs="Times New Roman"/>
          <w:color w:val="000000"/>
          <w:sz w:val="24"/>
          <w:szCs w:val="24"/>
        </w:rPr>
        <w:instrText xml:space="preserve"> ADDIN ZOTERO_ITEM CSL_CITATION {"citationID":"N10KTfau","properties":{"formattedCitation":"\\super 12\\nosupersub{}","plainCitation":"12","noteIndex":0},"citationItems":[{"id":2759,"uris":["http://zotero.org/users/878981/items/IYYXVTVI"],"uri":["http://zotero.org/users/878981/items/IYYXVTVI"],"itemData":{"id":2759,"type":"article-journal","container-title":"Diversity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D0097D" w:rsidRPr="00D0097D">
        <w:rPr>
          <w:rFonts w:ascii="Times New Roman" w:hAnsi="Times New Roman" w:cs="Times New Roman"/>
          <w:sz w:val="24"/>
          <w:szCs w:val="24"/>
          <w:vertAlign w:val="superscript"/>
        </w:rPr>
        <w:t>12</w:t>
      </w:r>
      <w:r w:rsidR="00D0097D">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220E9F">
        <w:rPr>
          <w:rFonts w:ascii="Times New Roman" w:eastAsia="Times New Roman" w:hAnsi="Times New Roman" w:cs="Times New Roman"/>
          <w:color w:val="000000"/>
          <w:sz w:val="24"/>
          <w:szCs w:val="24"/>
        </w:rPr>
        <w:t xml:space="preserve"> and the quality of governance predicts investment in conservation</w:t>
      </w:r>
      <w:r w:rsidR="00122A5B">
        <w:rPr>
          <w:rFonts w:ascii="Times New Roman" w:eastAsia="Times New Roman" w:hAnsi="Times New Roman" w:cs="Times New Roman"/>
          <w:color w:val="000000"/>
          <w:sz w:val="24"/>
          <w:szCs w:val="24"/>
        </w:rPr>
        <w:fldChar w:fldCharType="begin"/>
      </w:r>
      <w:r w:rsidR="00122A5B">
        <w:rPr>
          <w:rFonts w:ascii="Times New Roman" w:eastAsia="Times New Roman" w:hAnsi="Times New Roman" w:cs="Times New Roman"/>
          <w:color w:val="000000"/>
          <w:sz w:val="24"/>
          <w:szCs w:val="24"/>
        </w:rPr>
        <w:instrText xml:space="preserve"> ADDIN ZOTERO_ITEM CSL_CITATION {"citationID":"xwazsZ7S","properties":{"formattedCitation":"\\super 4,13\\nosupersub{}","plainCitation":"4,13","noteIndex":0},"citationItems":[{"id":958,"uris":["http://zotero.org/users/878981/items/PM9X8KPM"],"uri":["http://zotero.org/users/878981/items/PM9X8KPM"],"itemData":{"id":958,"type":"article-journal","container-title":"Environmental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122A5B">
        <w:rPr>
          <w:rFonts w:ascii="Times New Roman" w:eastAsia="Times New Roman" w:hAnsi="Times New Roman" w:cs="Times New Roman"/>
          <w:color w:val="000000"/>
          <w:sz w:val="24"/>
          <w:szCs w:val="24"/>
        </w:rPr>
        <w:fldChar w:fldCharType="separate"/>
      </w:r>
      <w:r w:rsidR="00122A5B" w:rsidRPr="00122A5B">
        <w:rPr>
          <w:rFonts w:ascii="Times New Roman" w:hAnsi="Times New Roman" w:cs="Times New Roman"/>
          <w:sz w:val="24"/>
          <w:szCs w:val="24"/>
          <w:vertAlign w:val="superscript"/>
        </w:rPr>
        <w:t>4,13</w:t>
      </w:r>
      <w:r w:rsidR="00122A5B">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8F63ED">
        <w:rPr>
          <w:rFonts w:ascii="Times New Roman" w:eastAsia="Times New Roman" w:hAnsi="Times New Roman" w:cs="Times New Roman"/>
          <w:color w:val="000000"/>
          <w:sz w:val="24"/>
          <w:szCs w:val="24"/>
        </w:rPr>
        <w:t xml:space="preserve"> while </w:t>
      </w:r>
      <w:r w:rsidR="00EA454A">
        <w:rPr>
          <w:rFonts w:ascii="Times New Roman" w:eastAsia="Times New Roman" w:hAnsi="Times New Roman" w:cs="Times New Roman"/>
          <w:color w:val="000000"/>
          <w:sz w:val="24"/>
          <w:szCs w:val="24"/>
        </w:rPr>
        <w:t xml:space="preserve">political instability and </w:t>
      </w:r>
      <w:r w:rsidR="008F63ED">
        <w:rPr>
          <w:rFonts w:ascii="Times New Roman" w:eastAsia="Times New Roman" w:hAnsi="Times New Roman" w:cs="Times New Roman"/>
          <w:color w:val="000000"/>
          <w:sz w:val="24"/>
          <w:szCs w:val="24"/>
        </w:rPr>
        <w:t>corruption can reduce protected area effectiveness</w:t>
      </w:r>
      <w:r w:rsidR="00A56857">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{"citationID":"DaPpD8f5","properties":{"formattedCitation":"\\super 14\\nosupersub{}","plainCitation":"14","noteIndex":0},"citationItems":[{"id":2766,"uris":["http://zotero.org/users/878981/items/SNVLICL8"],"uri":["http://zotero.org/users/878981/items/SNVLICL8"],"itemData":{"id":2766,"type":"article-journal","container-title":"Conservation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A56857">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14</w:t>
      </w:r>
      <w:r w:rsidR="00A56857">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change</w:t>
      </w:r>
      <w:r w:rsidR="00EA454A">
        <w:rPr>
          <w:rFonts w:ascii="Times New Roman" w:eastAsia="Times New Roman" w:hAnsi="Times New Roman" w:cs="Times New Roman"/>
          <w:color w:val="000000"/>
          <w:sz w:val="24"/>
          <w:szCs w:val="24"/>
        </w:rPr>
        <w:t>s</w:t>
      </w:r>
      <w:r w:rsidR="00D9505D">
        <w:rPr>
          <w:rFonts w:ascii="Times New Roman" w:eastAsia="Times New Roman" w:hAnsi="Times New Roman" w:cs="Times New Roman"/>
          <w:color w:val="000000"/>
          <w:sz w:val="24"/>
          <w:szCs w:val="24"/>
        </w:rPr>
        <w:t xml:space="preserve"> in climate, land-use, and governance 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7FD25CEF"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del w:id="17" w:author="Joe Bennett" w:date="2020-08-11T13:16:00Z">
        <w:r w:rsidR="00F45A83" w:rsidDel="004311B9">
          <w:rPr>
            <w:rFonts w:ascii="Times New Roman" w:hAnsi="Times New Roman" w:cs="Times New Roman"/>
            <w:sz w:val="24"/>
            <w:szCs w:val="24"/>
          </w:rPr>
          <w:delText xml:space="preserve">per </w:delText>
        </w:r>
      </w:del>
      <w:ins w:id="18" w:author="Joe Bennett" w:date="2020-08-11T13:16:00Z">
        <w:r w:rsidR="004311B9">
          <w:rPr>
            <w:rFonts w:ascii="Times New Roman" w:hAnsi="Times New Roman" w:cs="Times New Roman"/>
            <w:sz w:val="24"/>
            <w:szCs w:val="24"/>
          </w:rPr>
          <w:t xml:space="preserve">for </w:t>
        </w:r>
      </w:ins>
      <w:r w:rsidR="00F45A83">
        <w:rPr>
          <w:rFonts w:ascii="Times New Roman" w:hAnsi="Times New Roman" w:cs="Times New Roman"/>
          <w:sz w:val="24"/>
          <w:szCs w:val="24"/>
        </w:rPr>
        <w:t>land system</w:t>
      </w:r>
      <w:ins w:id="19" w:author="Joe Bennett" w:date="2020-08-11T13:16:00Z">
        <w:r w:rsidR="004311B9">
          <w:rPr>
            <w:rFonts w:ascii="Times New Roman" w:hAnsi="Times New Roman" w:cs="Times New Roman"/>
            <w:sz w:val="24"/>
            <w:szCs w:val="24"/>
          </w:rPr>
          <w:t>s</w:t>
        </w:r>
      </w:ins>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w:t>
      </w:r>
      <w:r w:rsidR="00772045">
        <w:rPr>
          <w:rFonts w:ascii="Times New Roman" w:hAnsi="Times New Roman" w:cs="Times New Roman"/>
          <w:sz w:val="24"/>
          <w:szCs w:val="24"/>
        </w:rPr>
        <w:lastRenderedPageBreak/>
        <w:t xml:space="preserve">estimates the novelty of temperatures relative to historical year-to-year variation from 1948 to 2018, identifying areas where heat evens are likely to have the most significant effects on </w:t>
      </w:r>
      <w:commentRangeStart w:id="20"/>
      <w:commentRangeStart w:id="21"/>
      <w:r w:rsidR="00772045">
        <w:rPr>
          <w:rFonts w:ascii="Times New Roman" w:hAnsi="Times New Roman" w:cs="Times New Roman"/>
          <w:sz w:val="24"/>
          <w:szCs w:val="24"/>
        </w:rPr>
        <w:t>biodiversity</w:t>
      </w:r>
      <w:commentRangeEnd w:id="20"/>
      <w:r w:rsidR="004311B9">
        <w:rPr>
          <w:rStyle w:val="CommentReference"/>
        </w:rPr>
        <w:commentReference w:id="20"/>
      </w:r>
      <w:commentRangeEnd w:id="21"/>
      <w:r w:rsidR="009C5C6C">
        <w:rPr>
          <w:rStyle w:val="CommentReference"/>
        </w:rPr>
        <w:commentReference w:id="21"/>
      </w:r>
      <w:commentRangeStart w:id="22"/>
      <w:commentRangeStart w:id="23"/>
      <w:r w:rsidR="00772045">
        <w:rPr>
          <w:rFonts w:ascii="Times New Roman" w:hAnsi="Times New Roman" w:cs="Times New Roman"/>
          <w:sz w:val="24"/>
          <w:szCs w:val="24"/>
        </w:rPr>
        <w:t>*</w:t>
      </w:r>
      <w:commentRangeEnd w:id="22"/>
      <w:r w:rsidR="00772045">
        <w:rPr>
          <w:rStyle w:val="CommentReference"/>
        </w:rPr>
        <w:commentReference w:id="22"/>
      </w:r>
      <w:commentRangeEnd w:id="23"/>
      <w:r w:rsidR="00834B89">
        <w:rPr>
          <w:rStyle w:val="CommentReference"/>
        </w:rPr>
        <w:commentReference w:id="23"/>
      </w:r>
      <w:r w:rsidR="00941F0E">
        <w:rPr>
          <w:rFonts w:ascii="Times New Roman" w:hAnsi="Times New Roman" w:cs="Times New Roman"/>
          <w:sz w:val="24"/>
          <w:szCs w:val="24"/>
        </w:rPr>
        <w:t xml:space="preserve">. </w:t>
      </w:r>
      <w:moveToRangeStart w:id="24" w:author="Buxton,Rachel" w:date="2020-08-18T14:54:00Z" w:name="move48654914"/>
      <w:moveTo w:id="25" w:author="Buxton,Rachel" w:date="2020-08-18T14:54:00Z">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w:t>
        </w:r>
      </w:moveTo>
      <w:moveToRangeEnd w:id="24"/>
      <w:ins w:id="26" w:author="Buxton,Rachel" w:date="2020-08-18T14:55:00Z">
        <w:r w:rsidR="00095B42">
          <w:rPr>
            <w:rFonts w:ascii="Times New Roman" w:hAnsi="Times New Roman" w:cs="Times New Roman"/>
            <w:sz w:val="24"/>
            <w:szCs w:val="24"/>
          </w:rPr>
          <w:t xml:space="preserve"> However, our approach is flexible and could incorporate other risk metrics with implications for biodiversity (Garcia et al. 2014).</w:t>
        </w:r>
      </w:ins>
    </w:p>
    <w:p w14:paraId="2AF2F30B" w14:textId="156DF2B1"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 xml:space="preserve">from </w:t>
      </w:r>
      <w:commentRangeStart w:id="27"/>
      <w:r w:rsidR="00204A7A">
        <w:rPr>
          <w:rFonts w:ascii="Times New Roman" w:eastAsia="Times New Roman" w:hAnsi="Times New Roman" w:cs="Times New Roman"/>
          <w:sz w:val="24"/>
          <w:szCs w:val="24"/>
        </w:rPr>
        <w:t>the IUCN Red List of Threatened Species</w:t>
      </w:r>
      <w:commentRangeEnd w:id="27"/>
      <w:r w:rsidR="00820FBD">
        <w:rPr>
          <w:rStyle w:val="CommentReference"/>
        </w:rPr>
        <w:commentReference w:id="27"/>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{"citationID":"5y8ieIj9","properties":{"formattedCitation":"\\super 18,19\\nosupersub{}","plainCitation":"18,19","noteIndex":0},"citationItems":[{"id":265,"uris":["http://zotero.org/users/878981/items/4PNTRNFR"],"uri":["http://zotero.org/users/878981/items/4PNTRNFR"],"itemData":{"id":265,"type":"article-journal","abstract":"The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18,19</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ins w:id="28" w:author="Joe Bennett" w:date="2020-08-11T13:20:00Z">
        <w:r w:rsidR="008B7D5E">
          <w:rPr>
            <w:rFonts w:ascii="Times New Roman" w:hAnsi="Times New Roman" w:cs="Times New Roman"/>
            <w:sz w:val="24"/>
            <w:szCs w:val="24"/>
          </w:rPr>
          <w:t xml:space="preserve">here </w:t>
        </w:r>
      </w:ins>
      <w:r w:rsidR="00820FBD">
        <w:rPr>
          <w:rFonts w:ascii="Times New Roman" w:hAnsi="Times New Roman" w:cs="Times New Roman"/>
          <w:sz w:val="24"/>
          <w:szCs w:val="24"/>
        </w:rPr>
        <w:t xml:space="preserve">as </w:t>
      </w:r>
      <w:ins w:id="29" w:author="Joe Bennett" w:date="2020-08-11T13:20:00Z">
        <w:r w:rsidR="008B7D5E">
          <w:rPr>
            <w:rFonts w:ascii="Times New Roman" w:hAnsi="Times New Roman" w:cs="Times New Roman"/>
            <w:sz w:val="24"/>
            <w:szCs w:val="24"/>
          </w:rPr>
          <w:t xml:space="preserve">total protected </w:t>
        </w:r>
      </w:ins>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{"citationID":"qRGoOsMq","properties":{"formattedCitation":"\\super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C23EAD">
        <w:rPr>
          <w:rFonts w:ascii="Times New Roman" w:hAnsi="Times New Roman" w:cs="Times New Roman"/>
          <w:sz w:val="24"/>
          <w:szCs w:val="24"/>
        </w:rPr>
        <w:instrText xml:space="preserve"> ADDIN ZOTERO_ITEM CSL_CITATION {"citationID":"6Me1oThG","properties":{"formattedCitation":"\\super 21\\nosupersub{}","plainCitation":"21","noteIndex":0},"citationItems":[{"id":2773,"uris":["http://zotero.org/users/878981/items/2LYR7F43"],"uri":["http://zotero.org/users/878981/items/2LYR7F43"],"itemData":{"id":2773,"type":"chapter","container-title":"Search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C23EAD" w:rsidRPr="00CD74F8">
        <w:rPr>
          <w:rFonts w:ascii="Times New Roman" w:hAnsi="Times New Roman" w:cs="Times New Roman"/>
          <w:sz w:val="24"/>
          <w:szCs w:val="24"/>
          <w:vertAlign w:val="superscript"/>
        </w:rPr>
        <w:t>21</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63236A23"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w:t>
      </w:r>
      <w:commentRangeStart w:id="30"/>
      <w:r>
        <w:rPr>
          <w:rFonts w:ascii="Times New Roman" w:hAnsi="Times New Roman" w:cs="Times New Roman"/>
          <w:sz w:val="24"/>
          <w:szCs w:val="24"/>
        </w:rPr>
        <w:t>hierarchy</w:t>
      </w:r>
      <w:commentRangeEnd w:id="30"/>
      <w:r w:rsidR="008B7D5E">
        <w:rPr>
          <w:rStyle w:val="CommentReference"/>
        </w:rPr>
        <w:commentReference w:id="30"/>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927170">
        <w:rPr>
          <w:rFonts w:ascii="Times New Roman" w:eastAsia="Times New Roman" w:hAnsi="Times New Roman" w:cs="Times New Roman"/>
          <w:sz w:val="24"/>
          <w:szCs w:val="24"/>
        </w:rPr>
        <w:instrText xml:space="preserve"> ADDIN ZOTERO_ITEM CSL_CITATION {"citationID":"Uusk6LrF","properties":{"formattedCitation":"\\super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ins w:id="31" w:author="Joe Bennett" w:date="2020-08-11T13:37:00Z">
        <w:r w:rsidR="009B7AA9">
          <w:rPr>
            <w:rFonts w:ascii="Times New Roman" w:eastAsia="Times New Roman" w:hAnsi="Times New Roman" w:cs="Times New Roman"/>
            <w:sz w:val="24"/>
            <w:szCs w:val="24"/>
          </w:rPr>
          <w:t xml:space="preserve">distribution area </w:t>
        </w:r>
      </w:ins>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lastRenderedPageBreak/>
        <w:t xml:space="preserve">vertebrate species, </w:t>
      </w:r>
      <w:commentRangeStart w:id="32"/>
      <w:r w:rsidR="00C21D0E">
        <w:rPr>
          <w:rFonts w:ascii="Times New Roman" w:eastAsia="Times New Roman" w:hAnsi="Times New Roman" w:cs="Times New Roman"/>
          <w:sz w:val="24"/>
          <w:szCs w:val="24"/>
        </w:rPr>
        <w:t>in line with guidelines from the</w:t>
      </w:r>
      <w:r w:rsidR="00F5392C">
        <w:rPr>
          <w:rFonts w:ascii="Times New Roman" w:eastAsia="Times New Roman" w:hAnsi="Times New Roman" w:cs="Times New Roman"/>
          <w:sz w:val="24"/>
          <w:szCs w:val="24"/>
        </w:rPr>
        <w:t xml:space="preserve"> </w:t>
      </w:r>
      <w:r w:rsidR="00F5392C">
        <w:rPr>
          <w:rFonts w:ascii="Times New Roman" w:hAnsi="Times New Roman" w:cs="Times New Roman"/>
          <w:sz w:val="24"/>
          <w:szCs w:val="24"/>
        </w:rPr>
        <w:t>Convention on Biological Diversity (CBD</w:t>
      </w:r>
      <w:commentRangeEnd w:id="32"/>
      <w:r w:rsidR="009B7AA9">
        <w:rPr>
          <w:rStyle w:val="CommentReference"/>
        </w:rPr>
        <w:commentReference w:id="32"/>
      </w:r>
      <w:r w:rsidR="00F5392C">
        <w:rPr>
          <w:rFonts w:ascii="Times New Roman" w:hAnsi="Times New Roman" w:cs="Times New Roman"/>
          <w:sz w:val="24"/>
          <w:szCs w:val="24"/>
        </w:rPr>
        <w:t>)</w:t>
      </w:r>
      <w:r w:rsidR="004E27F5">
        <w:rPr>
          <w:rFonts w:ascii="Times New Roman" w:eastAsia="Times New Roman" w:hAnsi="Times New Roman" w:cs="Times New Roman"/>
          <w:sz w:val="24"/>
          <w:szCs w:val="24"/>
        </w:rPr>
        <w:fldChar w:fldCharType="begin"/>
      </w:r>
      <w:r w:rsidR="00CD74F8">
        <w:rPr>
          <w:rFonts w:ascii="Times New Roman" w:eastAsia="Times New Roman" w:hAnsi="Times New Roman" w:cs="Times New Roman"/>
          <w:sz w:val="24"/>
          <w:szCs w:val="24"/>
        </w:rPr>
        <w:instrText xml:space="preserve"> ADDIN ZOTERO_ITEM CSL_CITATION {"citationID":"hfney63i","properties":{"formattedCitation":"\\super 22\\nosupersub{}","plainCitation":"22","noteIndex":0},"citationItems":[{"id":2721,"uris":["http://zotero.org/users/878981/items/UF3U7G2Y"],"uri":["http://zotero.org/users/878981/items/UF3U7G2Y"],"itemData":{"id":2721,"type":"webpage","abstract":"Photo: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22</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commentRangeStart w:id="33"/>
      <w:commentRangeStart w:id="34"/>
      <w:commentRangeStart w:id="35"/>
      <w:commentRangeStart w:id="36"/>
      <w:r w:rsidR="00777BD7" w:rsidRPr="008A1701">
        <w:rPr>
          <w:rFonts w:ascii="Times New Roman" w:eastAsia="Times New Roman" w:hAnsi="Times New Roman" w:cs="Times New Roman"/>
          <w:sz w:val="24"/>
          <w:szCs w:val="24"/>
        </w:rPr>
        <w:t xml:space="preserve">Last, we compared </w:t>
      </w:r>
      <w:r w:rsidR="00727A86">
        <w:rPr>
          <w:rFonts w:ascii="Times New Roman" w:eastAsia="Times New Roman" w:hAnsi="Times New Roman" w:cs="Times New Roman"/>
          <w:sz w:val="24"/>
          <w:szCs w:val="24"/>
        </w:rPr>
        <w:t xml:space="preserve">risk </w:t>
      </w:r>
      <w:r w:rsidR="00777BD7" w:rsidRPr="008A1701">
        <w:rPr>
          <w:rFonts w:ascii="Times New Roman" w:eastAsia="Times New Roman" w:hAnsi="Times New Roman" w:cs="Times New Roman"/>
          <w:sz w:val="24"/>
          <w:szCs w:val="24"/>
        </w:rPr>
        <w:t>scenario results across the 14 terrestrial biomes of the world</w:t>
      </w:r>
      <w:r w:rsidR="006E5CAB" w:rsidRPr="008A1701">
        <w:rPr>
          <w:rFonts w:ascii="Times New Roman" w:eastAsia="Times New Roman" w:hAnsi="Times New Roman" w:cs="Times New Roman"/>
          <w:sz w:val="24"/>
          <w:szCs w:val="24"/>
        </w:rPr>
        <w:t>.</w:t>
      </w:r>
      <w:r w:rsidR="006E5CAB" w:rsidRPr="00922E86">
        <w:rPr>
          <w:rFonts w:ascii="Times New Roman" w:eastAsia="Times New Roman" w:hAnsi="Times New Roman" w:cs="Times New Roman"/>
          <w:sz w:val="24"/>
          <w:szCs w:val="24"/>
        </w:rPr>
        <w:t xml:space="preserve"> </w:t>
      </w:r>
      <w:commentRangeEnd w:id="33"/>
      <w:r w:rsidR="00EB2E9F">
        <w:rPr>
          <w:rStyle w:val="CommentReference"/>
        </w:rPr>
        <w:commentReference w:id="33"/>
      </w:r>
      <w:commentRangeEnd w:id="34"/>
      <w:r w:rsidR="00F4085D">
        <w:rPr>
          <w:rStyle w:val="CommentReference"/>
        </w:rPr>
        <w:commentReference w:id="34"/>
      </w:r>
      <w:commentRangeEnd w:id="35"/>
      <w:r w:rsidR="009B7AA9">
        <w:rPr>
          <w:rStyle w:val="CommentReference"/>
        </w:rPr>
        <w:commentReference w:id="35"/>
      </w:r>
      <w:commentRangeEnd w:id="36"/>
      <w:r w:rsidR="0027239D">
        <w:rPr>
          <w:rStyle w:val="CommentReference"/>
        </w:rPr>
        <w:commentReference w:id="36"/>
      </w:r>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X% of global terrestrial areas are protected. </w:t>
      </w:r>
      <w:commentRangeStart w:id="37"/>
      <w:commentRangeStart w:id="38"/>
      <w:r w:rsidR="00727A86">
        <w:rPr>
          <w:rFonts w:ascii="Times New Roman" w:hAnsi="Times New Roman" w:cs="Times New Roman"/>
          <w:sz w:val="24"/>
          <w:szCs w:val="24"/>
        </w:rPr>
        <w:t xml:space="preserve">We </w:t>
      </w:r>
      <w:commentRangeEnd w:id="37"/>
      <w:r w:rsidR="00F5392C">
        <w:rPr>
          <w:rStyle w:val="CommentReference"/>
        </w:rPr>
        <w:commentReference w:id="37"/>
      </w:r>
      <w:commentRangeEnd w:id="38"/>
      <w:r>
        <w:rPr>
          <w:rStyle w:val="CommentReference"/>
        </w:rPr>
        <w:commentReference w:id="38"/>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39"/>
      <w:commentRangeStart w:id="40"/>
      <w:commentRangeStart w:id="41"/>
      <w:r w:rsidR="00727A86" w:rsidRPr="00302429">
        <w:rPr>
          <w:rFonts w:ascii="Times New Roman" w:hAnsi="Times New Roman" w:cs="Times New Roman"/>
          <w:sz w:val="24"/>
          <w:szCs w:val="24"/>
          <w:highlight w:val="yellow"/>
        </w:rPr>
        <w:t>29.17% vs 28.07% of global area</w:t>
      </w:r>
      <w:commentRangeEnd w:id="39"/>
      <w:r w:rsidR="00F5392C" w:rsidRPr="00302429">
        <w:rPr>
          <w:rStyle w:val="CommentReference"/>
          <w:highlight w:val="yellow"/>
        </w:rPr>
        <w:commentReference w:id="39"/>
      </w:r>
      <w:commentRangeEnd w:id="40"/>
      <w:r w:rsidR="0052327C">
        <w:rPr>
          <w:rStyle w:val="CommentReference"/>
        </w:rPr>
        <w:commentReference w:id="40"/>
      </w:r>
      <w:commentRangeEnd w:id="41"/>
      <w:r w:rsidR="0027239D">
        <w:rPr>
          <w:rStyle w:val="CommentReference"/>
        </w:rPr>
        <w:commentReference w:id="41"/>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42"/>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42"/>
      <w:r w:rsidR="009D1568">
        <w:rPr>
          <w:rStyle w:val="CommentReference"/>
        </w:rPr>
        <w:commentReference w:id="42"/>
      </w:r>
      <w:r w:rsidR="009D1568">
        <w:rPr>
          <w:rFonts w:ascii="Times New Roman" w:hAnsi="Times New Roman" w:cs="Times New Roman"/>
          <w:sz w:val="24"/>
          <w:szCs w:val="24"/>
        </w:rPr>
        <w:t>.</w:t>
      </w:r>
    </w:p>
    <w:p w14:paraId="3C4A6D52" w14:textId="396B97CF" w:rsidR="00727A86" w:rsidRDefault="00B410C9" w:rsidP="00B410C9">
      <w:pPr>
        <w:keepNext/>
        <w:spacing w:line="480" w:lineRule="auto"/>
        <w:ind w:firstLine="720"/>
        <w:rPr>
          <w:rFonts w:ascii="Times New Roman" w:hAnsi="Times New Roman" w:cs="Times New Roman"/>
          <w:sz w:val="24"/>
          <w:szCs w:val="24"/>
        </w:rPr>
      </w:pPr>
      <w:commentRangeStart w:id="43"/>
      <w:commentRangeStart w:id="44"/>
      <w:commentRangeStart w:id="45"/>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43"/>
      <w:r>
        <w:rPr>
          <w:rStyle w:val="CommentReference"/>
        </w:rPr>
        <w:commentReference w:id="43"/>
      </w:r>
      <w:commentRangeEnd w:id="44"/>
      <w:r w:rsidR="00C77CF3">
        <w:rPr>
          <w:rStyle w:val="CommentReference"/>
        </w:rPr>
        <w:commentReference w:id="44"/>
      </w:r>
      <w:commentRangeEnd w:id="45"/>
      <w:r w:rsidR="009C5C6C">
        <w:rPr>
          <w:rStyle w:val="CommentReference"/>
        </w:rPr>
        <w:commentReference w:id="45"/>
      </w:r>
      <w:commentRangeStart w:id="46"/>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w:t>
      </w:r>
      <w:commentRangeEnd w:id="46"/>
      <w:r w:rsidR="00165966">
        <w:rPr>
          <w:rStyle w:val="CommentReference"/>
        </w:rPr>
        <w:commentReference w:id="46"/>
      </w:r>
      <w:r w:rsidR="00727A86">
        <w:rPr>
          <w:rFonts w:ascii="Times New Roman" w:hAnsi="Times New Roman" w:cs="Times New Roman"/>
          <w:sz w:val="24"/>
          <w:szCs w:val="24"/>
        </w:rPr>
        <w:t xml:space="preserve">Example countries that have contiguous areas of high overlap among scenarios are </w:t>
      </w:r>
      <w:commentRangeStart w:id="47"/>
      <w:r w:rsidR="00727A86">
        <w:rPr>
          <w:rFonts w:ascii="Times New Roman" w:hAnsi="Times New Roman" w:cs="Times New Roman"/>
          <w:sz w:val="24"/>
          <w:szCs w:val="24"/>
        </w:rPr>
        <w:t>Canada (</w:t>
      </w:r>
      <w:commentRangeStart w:id="48"/>
      <w:commentRangeStart w:id="49"/>
      <w:commentRangeStart w:id="50"/>
      <w:r w:rsidR="00727A86">
        <w:rPr>
          <w:rFonts w:ascii="Times New Roman" w:hAnsi="Times New Roman" w:cs="Times New Roman"/>
          <w:sz w:val="24"/>
          <w:szCs w:val="24"/>
        </w:rPr>
        <w:t>Yukon Territory</w:t>
      </w:r>
      <w:commentRangeEnd w:id="48"/>
      <w:r>
        <w:rPr>
          <w:rStyle w:val="CommentReference"/>
        </w:rPr>
        <w:commentReference w:id="48"/>
      </w:r>
      <w:commentRangeEnd w:id="49"/>
      <w:r w:rsidR="00AF2531">
        <w:rPr>
          <w:rStyle w:val="CommentReference"/>
        </w:rPr>
        <w:commentReference w:id="49"/>
      </w:r>
      <w:commentRangeEnd w:id="50"/>
      <w:r w:rsidR="009B7AA9">
        <w:rPr>
          <w:rStyle w:val="CommentReference"/>
        </w:rPr>
        <w:commentReference w:id="50"/>
      </w:r>
      <w:r w:rsidR="00727A86">
        <w:rPr>
          <w:rFonts w:ascii="Times New Roman" w:hAnsi="Times New Roman" w:cs="Times New Roman"/>
          <w:sz w:val="24"/>
          <w:szCs w:val="24"/>
        </w:rPr>
        <w:t xml:space="preserve">), Egypt, Finland, Kazakhstan and Peru (Figure </w:t>
      </w:r>
      <w:commentRangeStart w:id="51"/>
      <w:commentRangeStart w:id="52"/>
      <w:r w:rsidR="00727A86">
        <w:rPr>
          <w:rFonts w:ascii="Times New Roman" w:hAnsi="Times New Roman" w:cs="Times New Roman"/>
          <w:sz w:val="24"/>
          <w:szCs w:val="24"/>
        </w:rPr>
        <w:t>S4</w:t>
      </w:r>
      <w:commentRangeEnd w:id="51"/>
      <w:r w:rsidR="00C67FDF">
        <w:rPr>
          <w:rStyle w:val="CommentReference"/>
        </w:rPr>
        <w:commentReference w:id="51"/>
      </w:r>
      <w:commentRangeEnd w:id="52"/>
      <w:r w:rsidR="00100122">
        <w:rPr>
          <w:rStyle w:val="CommentReference"/>
        </w:rPr>
        <w:commentReference w:id="52"/>
      </w:r>
      <w:r w:rsidR="00727A86">
        <w:rPr>
          <w:rFonts w:ascii="Times New Roman" w:hAnsi="Times New Roman" w:cs="Times New Roman"/>
          <w:sz w:val="24"/>
          <w:szCs w:val="24"/>
        </w:rPr>
        <w:t xml:space="preserve">). </w:t>
      </w:r>
      <w:commentRangeEnd w:id="47"/>
      <w:r w:rsidR="00727A86">
        <w:rPr>
          <w:rStyle w:val="CommentReference"/>
        </w:rPr>
        <w:commentReference w:id="47"/>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w:t>
      </w:r>
      <w:r w:rsidR="00727A86">
        <w:rPr>
          <w:rFonts w:ascii="Times New Roman" w:hAnsi="Times New Roman" w:cs="Times New Roman"/>
          <w:sz w:val="24"/>
          <w:szCs w:val="24"/>
        </w:rPr>
        <w:lastRenderedPageBreak/>
        <w:t>biodiversity hotspots</w:t>
      </w:r>
      <w:r w:rsidR="00727A86">
        <w:rPr>
          <w:rFonts w:ascii="Times New Roman" w:hAnsi="Times New Roman" w:cs="Times New Roman"/>
          <w:sz w:val="24"/>
          <w:szCs w:val="24"/>
        </w:rPr>
        <w:fldChar w:fldCharType="begin"/>
      </w:r>
      <w:r w:rsidR="00CD74F8">
        <w:rPr>
          <w:rFonts w:ascii="Times New Roman" w:hAnsi="Times New Roman" w:cs="Times New Roman"/>
          <w:sz w:val="24"/>
          <w:szCs w:val="24"/>
        </w:rPr>
        <w:instrText xml:space="preserve"> ADDIN ZOTERO_ITEM CSL_CITATION {"citationID":"tFleSbqR","properties":{"formattedCitation":"\\super 23\\nosupersub{}","plainCitation":"23","noteIndex":0},"citationItems":[{"id":2716,"uris":["http://zotero.org/users/878981/items/5FSZ9YL2"],"uri":["http://zotero.org/users/878981/items/5FSZ9YL2"],"itemData":{"id":2716,"type":"article-journal","abstract":"Conservationists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23</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09FB8B6E" w:rsidR="00CF18C5" w:rsidRDefault="00101C4A" w:rsidP="00DA001F">
      <w:pPr>
        <w:keepNext/>
        <w:spacing w:line="480" w:lineRule="auto"/>
        <w:ind w:firstLine="720"/>
        <w:rPr>
          <w:rFonts w:ascii="Times New Roman" w:hAnsi="Times New Roman" w:cs="Times New Roman"/>
          <w:sz w:val="24"/>
          <w:szCs w:val="24"/>
        </w:rPr>
      </w:pPr>
      <w:del w:id="53" w:author="Joe Bennett" w:date="2020-08-11T13:41:00Z">
        <w:r w:rsidDel="008C4B16">
          <w:rPr>
            <w:rFonts w:ascii="Times New Roman" w:hAnsi="Times New Roman" w:cs="Times New Roman"/>
            <w:sz w:val="24"/>
            <w:szCs w:val="24"/>
          </w:rPr>
          <w:delText>Despite relatively similar overall extent, areas requiring protection to meet the 30% target varied among scenarios.</w:delText>
        </w:r>
        <w:r w:rsidR="00DA001F" w:rsidDel="008C4B16">
          <w:rPr>
            <w:rFonts w:ascii="Times New Roman" w:hAnsi="Times New Roman" w:cs="Times New Roman"/>
            <w:sz w:val="24"/>
            <w:szCs w:val="24"/>
          </w:rPr>
          <w:delText xml:space="preserve"> </w:delText>
        </w:r>
        <w:r w:rsidR="0019514C" w:rsidDel="008C4B16">
          <w:rPr>
            <w:rFonts w:ascii="Times New Roman" w:hAnsi="Times New Roman" w:cs="Times New Roman"/>
            <w:sz w:val="24"/>
            <w:szCs w:val="24"/>
          </w:rPr>
          <w:delText>We found substantial variation for some countries</w:delText>
        </w:r>
        <w:r w:rsidR="00DA001F" w:rsidDel="008C4B16">
          <w:rPr>
            <w:rFonts w:ascii="Times New Roman" w:hAnsi="Times New Roman" w:cs="Times New Roman"/>
            <w:sz w:val="24"/>
            <w:szCs w:val="24"/>
          </w:rPr>
          <w:delText>, but not others,</w:delText>
        </w:r>
        <w:r w:rsidR="0019514C" w:rsidDel="008C4B16">
          <w:rPr>
            <w:rFonts w:ascii="Times New Roman" w:hAnsi="Times New Roman" w:cs="Times New Roman"/>
            <w:sz w:val="24"/>
            <w:szCs w:val="24"/>
          </w:rPr>
          <w:delText xml:space="preserve"> in</w:delText>
        </w:r>
      </w:del>
      <w:ins w:id="54" w:author="Joe Bennett" w:date="2020-08-11T13:41:00Z">
        <w:r w:rsidR="008C4B16">
          <w:rPr>
            <w:rFonts w:ascii="Times New Roman" w:hAnsi="Times New Roman" w:cs="Times New Roman"/>
            <w:sz w:val="24"/>
            <w:szCs w:val="24"/>
          </w:rPr>
          <w:t xml:space="preserve">However, we found substantial variation in </w:t>
        </w:r>
      </w:ins>
      <w:ins w:id="55" w:author="Joe Bennett" w:date="2020-08-11T13:42:00Z">
        <w:r w:rsidR="008C4B16">
          <w:rPr>
            <w:rFonts w:ascii="Times New Roman" w:hAnsi="Times New Roman" w:cs="Times New Roman"/>
            <w:sz w:val="24"/>
            <w:szCs w:val="24"/>
          </w:rPr>
          <w:t xml:space="preserve">some </w:t>
        </w:r>
      </w:ins>
      <w:ins w:id="56" w:author="Joe Bennett" w:date="2020-08-11T13:41:00Z">
        <w:del w:id="57" w:author="Buxton,Rachel" w:date="2020-08-18T14:51:00Z">
          <w:r w:rsidR="008C4B16" w:rsidDel="0027239D">
            <w:rPr>
              <w:rFonts w:ascii="Times New Roman" w:hAnsi="Times New Roman" w:cs="Times New Roman"/>
              <w:sz w:val="24"/>
              <w:szCs w:val="24"/>
            </w:rPr>
            <w:delText xml:space="preserve">other </w:delText>
          </w:r>
        </w:del>
        <w:r w:rsidR="008C4B16">
          <w:rPr>
            <w:rFonts w:ascii="Times New Roman" w:hAnsi="Times New Roman" w:cs="Times New Roman"/>
            <w:sz w:val="24"/>
            <w:szCs w:val="24"/>
          </w:rPr>
          <w:t>countries in</w:t>
        </w:r>
      </w:ins>
      <w:r w:rsidR="0019514C">
        <w:rPr>
          <w:rFonts w:ascii="Times New Roman" w:hAnsi="Times New Roman" w:cs="Times New Roman"/>
          <w:sz w:val="24"/>
          <w:szCs w:val="24"/>
        </w:rPr>
        <w:t xml:space="preserve"> area requiring protection between risk and baseline scenarios</w:t>
      </w:r>
      <w:r>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del w:id="58" w:author="Joe Bennett" w:date="2020-08-11T13:42:00Z">
        <w:r w:rsidR="005E4779" w:rsidDel="008C4B16">
          <w:rPr>
            <w:rFonts w:ascii="Times New Roman" w:hAnsi="Times New Roman" w:cs="Times New Roman"/>
            <w:sz w:val="24"/>
            <w:szCs w:val="24"/>
          </w:rPr>
          <w:delText xml:space="preserve">, where </w:delText>
        </w:r>
      </w:del>
      <w:ins w:id="59" w:author="Joe Bennett" w:date="2020-08-11T13:42:00Z">
        <w:r w:rsidR="008C4B16">
          <w:rPr>
            <w:rFonts w:ascii="Times New Roman" w:hAnsi="Times New Roman" w:cs="Times New Roman"/>
            <w:sz w:val="24"/>
            <w:szCs w:val="24"/>
          </w:rPr>
          <w:t>.</w:t>
        </w:r>
      </w:ins>
      <w:del w:id="60" w:author="Joe Bennett" w:date="2020-08-11T13:42:00Z">
        <w:r w:rsidR="005E4779" w:rsidDel="008C4B16">
          <w:rPr>
            <w:rFonts w:ascii="Times New Roman" w:hAnsi="Times New Roman" w:cs="Times New Roman"/>
            <w:sz w:val="24"/>
            <w:szCs w:val="24"/>
          </w:rPr>
          <w:delText xml:space="preserve">countries </w:delText>
        </w:r>
      </w:del>
      <w:ins w:id="61" w:author="Joe Bennett" w:date="2020-08-11T13:42:00Z">
        <w:r w:rsidR="008C4B16">
          <w:rPr>
            <w:rFonts w:ascii="Times New Roman" w:hAnsi="Times New Roman" w:cs="Times New Roman"/>
            <w:sz w:val="24"/>
            <w:szCs w:val="24"/>
          </w:rPr>
          <w:t xml:space="preserve">Countries </w:t>
        </w:r>
      </w:ins>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62"/>
      <w:del w:id="63" w:author="Joe Bennett" w:date="2020-08-11T13:43:00Z">
        <w:r w:rsidR="00E21F96" w:rsidDel="008C4B16">
          <w:rPr>
            <w:rFonts w:ascii="Times New Roman" w:hAnsi="Times New Roman" w:cs="Times New Roman"/>
            <w:sz w:val="24"/>
            <w:szCs w:val="24"/>
          </w:rPr>
          <w:delText>Thus, risk is connected across jurisdictions, where</w:delText>
        </w:r>
      </w:del>
      <w:del w:id="64"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62"/>
      <w:r w:rsidR="0027239D">
        <w:rPr>
          <w:rStyle w:val="CommentReference"/>
        </w:rPr>
        <w:commentReference w:id="62"/>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w:t>
      </w:r>
      <w:del w:id="65" w:author="Joe Bennett" w:date="2020-08-11T13:44:00Z">
        <w:r w:rsidR="00163DE7" w:rsidDel="008C4B16">
          <w:rPr>
            <w:rFonts w:ascii="Times New Roman" w:hAnsi="Times New Roman" w:cs="Times New Roman"/>
            <w:sz w:val="24"/>
            <w:szCs w:val="24"/>
          </w:rPr>
          <w:delText xml:space="preserve">would </w:delText>
        </w:r>
      </w:del>
      <w:r w:rsidR="00163DE7">
        <w:rPr>
          <w:rFonts w:ascii="Times New Roman" w:hAnsi="Times New Roman" w:cs="Times New Roman"/>
          <w:sz w:val="24"/>
          <w:szCs w:val="24"/>
        </w:rPr>
        <w:t>le</w:t>
      </w:r>
      <w:del w:id="66" w:author="Joe Bennett" w:date="2020-08-11T13:44:00Z">
        <w:r w:rsidR="00163DE7" w:rsidDel="008C4B16">
          <w:rPr>
            <w:rFonts w:ascii="Times New Roman" w:hAnsi="Times New Roman" w:cs="Times New Roman"/>
            <w:sz w:val="24"/>
            <w:szCs w:val="24"/>
          </w:rPr>
          <w:delText>a</w:delText>
        </w:r>
      </w:del>
      <w:r w:rsidR="00163DE7">
        <w:rPr>
          <w:rFonts w:ascii="Times New Roman" w:hAnsi="Times New Roman" w:cs="Times New Roman"/>
          <w:sz w:val="24"/>
          <w:szCs w:val="24"/>
        </w:rPr>
        <w:t xml:space="preserv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67"/>
      <w:commentRangeStart w:id="68"/>
      <w:r w:rsidR="00805A3F">
        <w:rPr>
          <w:rFonts w:ascii="Times New Roman" w:hAnsi="Times New Roman" w:cs="Times New Roman"/>
          <w:sz w:val="24"/>
          <w:szCs w:val="24"/>
        </w:rPr>
        <w:t>Arabia</w:t>
      </w:r>
      <w:commentRangeEnd w:id="67"/>
      <w:r w:rsidR="009F75B7">
        <w:rPr>
          <w:rStyle w:val="CommentReference"/>
        </w:rPr>
        <w:commentReference w:id="67"/>
      </w:r>
      <w:commentRangeEnd w:id="68"/>
      <w:r w:rsidR="008C4B16">
        <w:rPr>
          <w:rStyle w:val="CommentReference"/>
        </w:rPr>
        <w:commentReference w:id="68"/>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69" w:author="Joseph Bennett" w:date="2020-04-14T08:35:00Z"/>
          <w:rFonts w:ascii="Times New Roman" w:hAnsi="Times New Roman" w:cs="Times New Roman"/>
          <w:b/>
          <w:bCs/>
          <w:sz w:val="24"/>
          <w:szCs w:val="24"/>
        </w:rPr>
      </w:pPr>
      <w:commentRangeStart w:id="70"/>
      <w:commentRangeStart w:id="71"/>
      <w:commentRangeStart w:id="72"/>
      <w:commentRangeStart w:id="73"/>
      <w:commentRangeStart w:id="74"/>
      <w:commentRangeStart w:id="75"/>
      <w:commentRangeStart w:id="76"/>
      <w:commentRangeStart w:id="77"/>
      <w:del w:id="78" w:author="Joseph Bennett" w:date="2020-04-14T08:35:00Z">
        <w:r w:rsidRPr="003C0EE9" w:rsidDel="00DF7F0C">
          <w:rPr>
            <w:rFonts w:ascii="Times New Roman" w:hAnsi="Times New Roman" w:cs="Times New Roman"/>
            <w:b/>
            <w:bCs/>
            <w:sz w:val="24"/>
            <w:szCs w:val="24"/>
          </w:rPr>
          <w:delText>Results</w:delText>
        </w:r>
        <w:commentRangeEnd w:id="70"/>
        <w:r w:rsidDel="00DF7F0C">
          <w:rPr>
            <w:rStyle w:val="CommentReference"/>
          </w:rPr>
          <w:commentReference w:id="70"/>
        </w:r>
      </w:del>
      <w:commentRangeEnd w:id="71"/>
      <w:r>
        <w:rPr>
          <w:rStyle w:val="CommentReference"/>
        </w:rPr>
        <w:commentReference w:id="71"/>
      </w:r>
      <w:commentRangeEnd w:id="72"/>
      <w:r>
        <w:rPr>
          <w:rStyle w:val="CommentReference"/>
        </w:rPr>
        <w:commentReference w:id="72"/>
      </w:r>
      <w:commentRangeEnd w:id="73"/>
      <w:r>
        <w:rPr>
          <w:rStyle w:val="CommentReference"/>
        </w:rPr>
        <w:commentReference w:id="73"/>
      </w:r>
      <w:commentRangeEnd w:id="74"/>
      <w:r>
        <w:rPr>
          <w:rStyle w:val="CommentReference"/>
        </w:rPr>
        <w:commentReference w:id="74"/>
      </w:r>
      <w:commentRangeEnd w:id="75"/>
      <w:r>
        <w:rPr>
          <w:rStyle w:val="CommentReference"/>
        </w:rPr>
        <w:commentReference w:id="75"/>
      </w:r>
      <w:commentRangeEnd w:id="76"/>
      <w:r>
        <w:rPr>
          <w:rStyle w:val="CommentReference"/>
        </w:rPr>
        <w:commentReference w:id="76"/>
      </w:r>
      <w:commentRangeEnd w:id="77"/>
      <w:r w:rsidR="00A4026F">
        <w:rPr>
          <w:rStyle w:val="CommentReference"/>
        </w:rPr>
        <w:commentReference w:id="77"/>
      </w:r>
    </w:p>
    <w:p w14:paraId="445ABDA4" w14:textId="391596A8"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312A1B">
        <w:rPr>
          <w:rFonts w:ascii="Times New Roman" w:hAnsi="Times New Roman" w:cs="Times New Roman"/>
          <w:sz w:val="24"/>
          <w:szCs w:val="24"/>
        </w:rPr>
        <w:instrText xml:space="preserve"> ADDIN ZOTERO_ITEM CSL_CITATION {"citationID":"WqNvi2gf","properties":{"formattedCitation":"\\super 24\\nosupersub{}","plainCitation":"24","noteIndex":0},"citationItems":[{"id":2776,"uris":["http://zotero.org/users/878981/items/IJABC9IU"],"uri":["http://zotero.org/users/878981/items/IJABC9IU"],"itemData":{"id":2776,"type":"article-journal","container-title":"Trends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312A1B" w:rsidRPr="00312A1B">
        <w:rPr>
          <w:rFonts w:ascii="Times New Roman" w:hAnsi="Times New Roman" w:cs="Times New Roman"/>
          <w:sz w:val="24"/>
          <w:szCs w:val="24"/>
          <w:vertAlign w:val="superscript"/>
        </w:rPr>
        <w:t>24</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commentRangeStart w:id="79"/>
      <w:r w:rsidR="0058173B">
        <w:rPr>
          <w:rFonts w:ascii="Times New Roman" w:hAnsi="Times New Roman" w:cs="Times New Roman"/>
          <w:sz w:val="24"/>
          <w:szCs w:val="24"/>
        </w:rPr>
        <w:t>For wide-ranging or migratory species whose range</w:t>
      </w:r>
      <w:ins w:id="80" w:author="Joe Bennett" w:date="2020-08-11T20:17:00Z">
        <w:r w:rsidR="00B54ED5">
          <w:rPr>
            <w:rFonts w:ascii="Times New Roman" w:hAnsi="Times New Roman" w:cs="Times New Roman"/>
            <w:sz w:val="24"/>
            <w:szCs w:val="24"/>
          </w:rPr>
          <w:t>s</w:t>
        </w:r>
      </w:ins>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06B19">
        <w:rPr>
          <w:rFonts w:ascii="Times New Roman" w:hAnsi="Times New Roman" w:cs="Times New Roman"/>
          <w:sz w:val="24"/>
          <w:szCs w:val="24"/>
        </w:rPr>
        <w:instrText xml:space="preserve"> ADDIN ZOTERO_ITEM CSL_CITATION {"citationID":"Zhf7pAkS","properties":{"formattedCitation":"\\super 25\\nosupersub{}","plainCitation":"25","noteIndex":0},"citationItems":[{"id":2778,"uris":["http://zotero.org/users/878981/items/FKYS6N8W"],"uri":["http://zotero.org/users/878981/items/FKYS6N8W"],"itemData":{"id":2778,"type":"article-journal","container-title":"Conservation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06B19" w:rsidRPr="00206B19">
        <w:rPr>
          <w:rFonts w:ascii="Times New Roman" w:hAnsi="Times New Roman" w:cs="Times New Roman"/>
          <w:sz w:val="24"/>
          <w:szCs w:val="24"/>
          <w:vertAlign w:val="superscript"/>
        </w:rPr>
        <w:t>25</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w:t>
      </w:r>
      <w:commentRangeEnd w:id="79"/>
      <w:r w:rsidR="00B54ED5">
        <w:rPr>
          <w:rStyle w:val="CommentReference"/>
        </w:rPr>
        <w:commentReference w:id="79"/>
      </w:r>
      <w:r w:rsidR="00AE77B6">
        <w:rPr>
          <w:rFonts w:ascii="Times New Roman" w:hAnsi="Times New Roman" w:cs="Times New Roman"/>
          <w:sz w:val="24"/>
          <w:szCs w:val="24"/>
        </w:rPr>
        <w:t>Given high and endemic biodiversity, and homogeneity of risk, these countries will require high rates of protection</w:t>
      </w:r>
      <w:del w:id="81" w:author="Joe Bennett" w:date="2020-08-11T20:19:00Z">
        <w:r w:rsidR="00AE77B6" w:rsidDel="00B54ED5">
          <w:rPr>
            <w:rFonts w:ascii="Times New Roman" w:hAnsi="Times New Roman" w:cs="Times New Roman"/>
            <w:sz w:val="24"/>
            <w:szCs w:val="24"/>
          </w:rPr>
          <w:delText>, regardless</w:delText>
        </w:r>
      </w:del>
      <w:r w:rsidR="00AE77B6">
        <w:rPr>
          <w:rFonts w:ascii="Times New Roman" w:hAnsi="Times New Roman" w:cs="Times New Roman"/>
          <w:sz w:val="24"/>
          <w:szCs w:val="24"/>
        </w:rPr>
        <w:t xml:space="preserve">. Moreover, some countries closer to reaching the </w:t>
      </w:r>
      <w:commentRangeStart w:id="82"/>
      <w:ins w:id="83" w:author="Joe Bennett" w:date="2020-08-11T20:20:00Z">
        <w:r w:rsidR="00B54ED5">
          <w:rPr>
            <w:rFonts w:ascii="Times New Roman" w:hAnsi="Times New Roman" w:cs="Times New Roman"/>
            <w:sz w:val="24"/>
            <w:szCs w:val="24"/>
          </w:rPr>
          <w:t>CBD’s</w:t>
        </w:r>
        <w:commentRangeEnd w:id="82"/>
        <w:r w:rsidR="00B54ED5">
          <w:rPr>
            <w:rStyle w:val="CommentReference"/>
          </w:rPr>
          <w:commentReference w:id="82"/>
        </w:r>
        <w:r w:rsidR="00B54ED5">
          <w:rPr>
            <w:rFonts w:ascii="Times New Roman" w:hAnsi="Times New Roman" w:cs="Times New Roman"/>
            <w:sz w:val="24"/>
            <w:szCs w:val="24"/>
          </w:rPr>
          <w:t xml:space="preserve"> </w:t>
        </w:r>
      </w:ins>
      <w:r w:rsidR="00AE77B6">
        <w:rPr>
          <w:rFonts w:ascii="Times New Roman" w:hAnsi="Times New Roman" w:cs="Times New Roman"/>
          <w:sz w:val="24"/>
          <w:szCs w:val="24"/>
        </w:rPr>
        <w:t xml:space="preserve">30% </w:t>
      </w:r>
      <w:ins w:id="84" w:author="Joe Bennett" w:date="2020-08-11T20:20:00Z">
        <w:r w:rsidR="00B54ED5">
          <w:rPr>
            <w:rFonts w:ascii="Times New Roman" w:hAnsi="Times New Roman" w:cs="Times New Roman"/>
            <w:sz w:val="24"/>
            <w:szCs w:val="24"/>
          </w:rPr>
          <w:t xml:space="preserve">land area </w:t>
        </w:r>
      </w:ins>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 xml:space="preserve">where pressure from cropland conversion in tropical protected areas has increased to similar rates outside protected </w:t>
      </w:r>
      <w:commentRangeStart w:id="85"/>
      <w:r w:rsidR="00C27116">
        <w:rPr>
          <w:rFonts w:ascii="Times New Roman" w:hAnsi="Times New Roman" w:cs="Times New Roman"/>
          <w:sz w:val="24"/>
          <w:szCs w:val="24"/>
        </w:rPr>
        <w:t>areas</w:t>
      </w:r>
      <w:r w:rsidR="00630B5C">
        <w:rPr>
          <w:rFonts w:ascii="Times New Roman" w:hAnsi="Times New Roman" w:cs="Times New Roman"/>
          <w:sz w:val="24"/>
          <w:szCs w:val="24"/>
        </w:rPr>
        <w:fldChar w:fldCharType="begin"/>
      </w:r>
      <w:r w:rsidR="00630B5C">
        <w:rPr>
          <w:rFonts w:ascii="Times New Roman" w:hAnsi="Times New Roman" w:cs="Times New Roman"/>
          <w:sz w:val="24"/>
          <w:szCs w:val="24"/>
        </w:rPr>
        <w:instrText xml:space="preserve"> ADDIN ZOTERO_ITEM CSL_CITATION {"citationID":"dDVgjpNK","properties":{"formattedCitation":"\\super 26\\nosupersub{}","plainCitation":"26","noteIndex":0},"citationItems":[{"id":2780,"uris":["http://zotero.org/users/878981/items/A2M6F94Q"],"uri":["http://zotero.org/users/878981/items/A2M6F94Q"],"itemData":{"id":2780,"type":"article-journal","container-title":"Proceedings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630B5C" w:rsidRPr="00630B5C">
        <w:rPr>
          <w:rFonts w:ascii="Times New Roman" w:hAnsi="Times New Roman" w:cs="Times New Roman"/>
          <w:sz w:val="24"/>
          <w:szCs w:val="24"/>
          <w:vertAlign w:val="superscript"/>
        </w:rPr>
        <w:t>26</w:t>
      </w:r>
      <w:r w:rsidR="00630B5C">
        <w:rPr>
          <w:rFonts w:ascii="Times New Roman" w:hAnsi="Times New Roman" w:cs="Times New Roman"/>
          <w:sz w:val="24"/>
          <w:szCs w:val="24"/>
        </w:rPr>
        <w:fldChar w:fldCharType="end"/>
      </w:r>
      <w:commentRangeEnd w:id="85"/>
      <w:r w:rsidR="00B54ED5">
        <w:rPr>
          <w:rStyle w:val="CommentReference"/>
        </w:rPr>
        <w:commentReference w:id="85"/>
      </w:r>
      <w:r w:rsidR="00C27116">
        <w:rPr>
          <w:rFonts w:ascii="Times New Roman" w:hAnsi="Times New Roman" w:cs="Times New Roman"/>
          <w:sz w:val="24"/>
          <w:szCs w:val="24"/>
        </w:rPr>
        <w:t>.</w:t>
      </w:r>
    </w:p>
    <w:p w14:paraId="2E5DFBEA" w14:textId="6A24961D" w:rsidR="00DF7F0C" w:rsidRDefault="008921E1" w:rsidP="00CA5AB1">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in biome representation across scenarios (Figure 3). </w:t>
      </w:r>
      <w:r w:rsidRPr="001459A1">
        <w:rPr>
          <w:rFonts w:ascii="Times New Roman" w:hAnsi="Times New Roman" w:cs="Times New Roman"/>
          <w:sz w:val="24"/>
          <w:szCs w:val="24"/>
        </w:rPr>
        <w:t xml:space="preserve">The most pronounced variation was for temperate conifer forests with a total variation of 9.1% of biome area, ranging from </w:t>
      </w:r>
      <w:commentRangeStart w:id="86"/>
      <w:r w:rsidRPr="001459A1">
        <w:rPr>
          <w:rFonts w:ascii="Times New Roman" w:hAnsi="Times New Roman" w:cs="Times New Roman"/>
          <w:sz w:val="24"/>
          <w:szCs w:val="24"/>
        </w:rPr>
        <w:t xml:space="preserve">31.8% for the baseline scenario, to 39.5% for </w:t>
      </w:r>
      <w:commentRangeEnd w:id="86"/>
      <w:r w:rsidR="00753412">
        <w:rPr>
          <w:rStyle w:val="CommentReference"/>
        </w:rPr>
        <w:commentReference w:id="86"/>
      </w:r>
      <w:r w:rsidRPr="001459A1">
        <w:rPr>
          <w:rFonts w:ascii="Times New Roman" w:hAnsi="Times New Roman" w:cs="Times New Roman"/>
          <w:sz w:val="24"/>
          <w:szCs w:val="24"/>
        </w:rPr>
        <w:t xml:space="preserve">the scenario incorporating governance and land use constraints. Mangroves had the second highest total variation of 6.5%, ranging from 36.8% of the biome areas for the scenario only considering governance constraints, to 43.2% for the </w:t>
      </w:r>
      <w:r w:rsidRPr="001459A1">
        <w:rPr>
          <w:rFonts w:ascii="Times New Roman" w:hAnsi="Times New Roman" w:cs="Times New Roman"/>
          <w:sz w:val="24"/>
          <w:szCs w:val="24"/>
        </w:rPr>
        <w:lastRenderedPageBreak/>
        <w:t xml:space="preserve">scenario only considering the land use constraint. </w:t>
      </w:r>
      <w:r w:rsidR="00753412">
        <w:rPr>
          <w:rFonts w:ascii="Times New Roman" w:hAnsi="Times New Roman" w:cs="Times New Roman"/>
          <w:sz w:val="24"/>
          <w:szCs w:val="24"/>
        </w:rPr>
        <w:t>Both temperate conifer forests and mangroves are relatively small biomes</w:t>
      </w:r>
      <w:r w:rsidR="00153646">
        <w:rPr>
          <w:rFonts w:ascii="Times New Roman" w:hAnsi="Times New Roman" w:cs="Times New Roman"/>
          <w:sz w:val="24"/>
          <w:szCs w:val="24"/>
        </w:rPr>
        <w:t xml:space="preserve"> and both are highly threatened by land-use and climate </w:t>
      </w:r>
      <w:commentRangeStart w:id="87"/>
      <w:r w:rsidR="00153646">
        <w:rPr>
          <w:rFonts w:ascii="Times New Roman" w:hAnsi="Times New Roman" w:cs="Times New Roman"/>
          <w:sz w:val="24"/>
          <w:szCs w:val="24"/>
        </w:rPr>
        <w:t>change</w:t>
      </w:r>
      <w:commentRangeEnd w:id="87"/>
      <w:r w:rsidR="00153646">
        <w:rPr>
          <w:rStyle w:val="CommentReference"/>
        </w:rPr>
        <w:commentReference w:id="87"/>
      </w:r>
      <w:r w:rsidR="00310424">
        <w:rPr>
          <w:rFonts w:ascii="Times New Roman" w:hAnsi="Times New Roman" w:cs="Times New Roman"/>
          <w:sz w:val="24"/>
          <w:szCs w:val="24"/>
        </w:rPr>
        <w:fldChar w:fldCharType="begin"/>
      </w:r>
      <w:r w:rsidR="00CD2F9A">
        <w:rPr>
          <w:rFonts w:ascii="Times New Roman" w:hAnsi="Times New Roman" w:cs="Times New Roman"/>
          <w:sz w:val="24"/>
          <w:szCs w:val="24"/>
        </w:rPr>
        <w:instrText xml:space="preserve"> ADDIN ZOTERO_ITEM CSL_CITATION {"citationID":"mATL9WLW","properties":{"formattedCitation":"\\super 27,28\\nosupersub{}","plainCitation":"27,28","noteIndex":0},"citationItems":[{"id":2783,"uris":["http://zotero.org/users/878981/items/X282ES6G"],"uri":["http://zotero.org/users/878981/items/X282ES6G"],"itemData":{"id":2783,"type":"article-journal","container-title":"Science","issue":"5834","page":"41–42","source":"Google Scholar","title":"A world without mangroves?","volume":"317","author":[{"family":"Duke","given":"Norman C."},{"family":"Meynecke","given":"Jan-Olaf"},{"family":"Dittmann","given":"Sabine"},{"family":"Ellison","given":"Aaron M."},{"family":"Anger","given":"Klaus"},{"family":"Berger","given":"Uta"},{"family":"Cannicci","given":"Stefano"},{"family":"Diele","given":"Karen"},{"family":"Ewel","given":"Katherine C."},{"family":"Field","given":"Colin D."}],"issued":{"date-parts":[["2007"]]}}},{"id":2785,"uris":["http://zotero.org/users/878981/items/UGEHBUYS"],"uri":["http://zotero.org/users/878981/items/UGEHBUYS"],"itemData":{"id":2785,"type":"article-journal","container-title":"Frontiers in Ecology and the Environment","issue":"5","note":"publisher: Wiley Online Library","page":"265–272","source":"Google Scholar","title":"Interval squeeze: altered fire regimes and demographic responses interact to threaten woody species persistence as climate changes","title-short":"Interval squeeze","volume":"13","author":[{"family":"Enright","given":"Neal J."},{"family":"Fontaine","given":"Joseph B."},{"family":"Bowman","given":"David MJS"},{"family":"Bradstock","given":"Ross A."},{"family":"Williams","given":"Richard J."}],"issued":{"date-parts":[["2015"]]}}}],"schema":"https://github.com/citation-style-language/schema/raw/master/csl-citation.json"} </w:instrText>
      </w:r>
      <w:r w:rsidR="00310424">
        <w:rPr>
          <w:rFonts w:ascii="Times New Roman" w:hAnsi="Times New Roman" w:cs="Times New Roman"/>
          <w:sz w:val="24"/>
          <w:szCs w:val="24"/>
        </w:rPr>
        <w:fldChar w:fldCharType="separate"/>
      </w:r>
      <w:r w:rsidR="00CD2F9A" w:rsidRPr="00CD2F9A">
        <w:rPr>
          <w:rFonts w:ascii="Times New Roman" w:hAnsi="Times New Roman" w:cs="Times New Roman"/>
          <w:sz w:val="24"/>
          <w:szCs w:val="24"/>
          <w:vertAlign w:val="superscript"/>
        </w:rPr>
        <w:t>27,28</w:t>
      </w:r>
      <w:r w:rsidR="00310424">
        <w:rPr>
          <w:rFonts w:ascii="Times New Roman" w:hAnsi="Times New Roman" w:cs="Times New Roman"/>
          <w:sz w:val="24"/>
          <w:szCs w:val="24"/>
        </w:rPr>
        <w:fldChar w:fldCharType="end"/>
      </w:r>
      <w:r w:rsidR="00153646">
        <w:rPr>
          <w:rFonts w:ascii="Times New Roman" w:hAnsi="Times New Roman" w:cs="Times New Roman"/>
          <w:sz w:val="24"/>
          <w:szCs w:val="24"/>
        </w:rPr>
        <w:t>.</w:t>
      </w:r>
      <w:r w:rsidRPr="001459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AC5458" w14:textId="48622085" w:rsidR="00CA5AB1" w:rsidRPr="00CA5AB1" w:rsidRDefault="00CA5AB1" w:rsidP="00CA5AB1">
      <w:pPr>
        <w:keepNext/>
        <w:spacing w:line="480" w:lineRule="auto"/>
        <w:ind w:firstLine="720"/>
        <w:rPr>
          <w:ins w:id="88" w:author="Joseph Bennett" w:date="2020-04-14T08:35:00Z"/>
          <w:rFonts w:ascii="Times New Roman" w:hAnsi="Times New Roman" w:cs="Times New Roman"/>
          <w:b/>
          <w:sz w:val="24"/>
          <w:szCs w:val="24"/>
        </w:rPr>
      </w:pPr>
      <w:commentRangeStart w:id="89"/>
      <w:r w:rsidRPr="00CA5AB1">
        <w:rPr>
          <w:rFonts w:ascii="Times New Roman" w:hAnsi="Times New Roman" w:cs="Times New Roman"/>
          <w:b/>
          <w:sz w:val="24"/>
          <w:szCs w:val="24"/>
        </w:rPr>
        <w:t>Conclusion</w:t>
      </w:r>
      <w:commentRangeEnd w:id="89"/>
      <w:r w:rsidR="00095B42">
        <w:rPr>
          <w:rStyle w:val="CommentReference"/>
        </w:rPr>
        <w:commentReference w:id="89"/>
      </w:r>
    </w:p>
    <w:p w14:paraId="0AB7E68F" w14:textId="7A27F775" w:rsidR="0053396D" w:rsidRDefault="008F434D" w:rsidP="0058173B">
      <w:pPr>
        <w:spacing w:before="240" w:after="0" w:line="480" w:lineRule="auto"/>
        <w:ind w:firstLine="720"/>
        <w:rPr>
          <w:rFonts w:ascii="Times New Roman" w:eastAsia="Arial" w:hAnsi="Times New Roman" w:cs="Times New Roman"/>
          <w:color w:val="000000"/>
          <w:sz w:val="24"/>
          <w:szCs w:val="24"/>
        </w:rPr>
      </w:pPr>
      <w:moveFromRangeStart w:id="91" w:author="Buxton,Rachel" w:date="2020-08-18T14:54:00Z" w:name="move48654914"/>
      <w:moveFrom w:id="92" w:author="Buxton,Rachel" w:date="2020-08-18T14:54:00Z">
        <w:r w:rsidDel="00095B42">
          <w:rPr>
            <w:rFonts w:ascii="Times New Roman" w:hAnsi="Times New Roman" w:cs="Times New Roman"/>
            <w:sz w:val="24"/>
            <w:szCs w:val="24"/>
          </w:rPr>
          <w:t>We</w:t>
        </w:r>
        <w:r w:rsidR="00D72C4F" w:rsidDel="00095B42">
          <w:rPr>
            <w:rFonts w:ascii="Times New Roman" w:hAnsi="Times New Roman" w:cs="Times New Roman"/>
            <w:sz w:val="24"/>
            <w:szCs w:val="24"/>
          </w:rPr>
          <w:t xml:space="preserve"> note that our specific metrics of </w:t>
        </w:r>
        <w:r w:rsidR="0058173B" w:rsidDel="00095B42">
          <w:rPr>
            <w:rFonts w:ascii="Times New Roman" w:hAnsi="Times New Roman" w:cs="Times New Roman"/>
            <w:sz w:val="24"/>
            <w:szCs w:val="24"/>
          </w:rPr>
          <w:t>risk</w:t>
        </w:r>
        <w:r w:rsidR="005564A9" w:rsidDel="00095B42">
          <w:rPr>
            <w:rFonts w:ascii="Times New Roman" w:hAnsi="Times New Roman" w:cs="Times New Roman"/>
            <w:sz w:val="24"/>
            <w:szCs w:val="24"/>
          </w:rPr>
          <w:t xml:space="preserve"> </w:t>
        </w:r>
        <w:r w:rsidR="00B15588" w:rsidDel="00095B42">
          <w:rPr>
            <w:rFonts w:ascii="Times New Roman" w:hAnsi="Times New Roman" w:cs="Times New Roman"/>
            <w:sz w:val="24"/>
            <w:szCs w:val="24"/>
          </w:rPr>
          <w:t xml:space="preserve">are intended as examples, used to demonstrate the importance of considering </w:t>
        </w:r>
        <w:r w:rsidR="00E47D07" w:rsidDel="00095B42">
          <w:rPr>
            <w:rFonts w:ascii="Times New Roman" w:hAnsi="Times New Roman" w:cs="Times New Roman"/>
            <w:sz w:val="24"/>
            <w:szCs w:val="24"/>
          </w:rPr>
          <w:t>governance</w:t>
        </w:r>
        <w:r w:rsidR="00B15588" w:rsidDel="00095B42">
          <w:rPr>
            <w:rFonts w:ascii="Times New Roman" w:hAnsi="Times New Roman" w:cs="Times New Roman"/>
            <w:sz w:val="24"/>
            <w:szCs w:val="24"/>
          </w:rPr>
          <w:t xml:space="preserve">, land use and climate </w:t>
        </w:r>
        <w:r w:rsidR="0058173B" w:rsidDel="00095B42">
          <w:rPr>
            <w:rFonts w:ascii="Times New Roman" w:hAnsi="Times New Roman" w:cs="Times New Roman"/>
            <w:sz w:val="24"/>
            <w:szCs w:val="24"/>
          </w:rPr>
          <w:t>change</w:t>
        </w:r>
        <w:r w:rsidR="00A55D79" w:rsidDel="00095B42">
          <w:rPr>
            <w:rFonts w:ascii="Times New Roman" w:hAnsi="Times New Roman" w:cs="Times New Roman"/>
            <w:sz w:val="24"/>
            <w:szCs w:val="24"/>
          </w:rPr>
          <w:t xml:space="preserve"> </w:t>
        </w:r>
        <w:r w:rsidR="00B15588" w:rsidDel="00095B42">
          <w:rPr>
            <w:rFonts w:ascii="Times New Roman" w:hAnsi="Times New Roman" w:cs="Times New Roman"/>
            <w:sz w:val="24"/>
            <w:szCs w:val="24"/>
          </w:rPr>
          <w:t xml:space="preserve">in combination. </w:t>
        </w:r>
      </w:moveFrom>
      <w:moveFromRangeEnd w:id="91"/>
      <w:r w:rsidR="00B15588">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sidR="00B15588">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del w:id="93" w:author="Joe Bennett" w:date="2020-08-12T06:45:00Z">
        <w:r w:rsidR="00CA5AB1" w:rsidDel="000E207F">
          <w:rPr>
            <w:rFonts w:ascii="Times New Roman" w:hAnsi="Times New Roman" w:cs="Times New Roman"/>
            <w:sz w:val="24"/>
            <w:szCs w:val="24"/>
          </w:rPr>
          <w:delText>to</w:delText>
        </w:r>
        <w:r w:rsidR="0058173B" w:rsidDel="000E207F">
          <w:rPr>
            <w:rFonts w:ascii="Times New Roman" w:hAnsi="Times New Roman" w:cs="Times New Roman"/>
            <w:sz w:val="24"/>
            <w:szCs w:val="24"/>
          </w:rPr>
          <w:delText xml:space="preserve"> </w:delText>
        </w:r>
      </w:del>
      <w:ins w:id="94" w:author="Joe Bennett" w:date="2020-08-12T06:45:00Z">
        <w:r w:rsidR="000E207F">
          <w:rPr>
            <w:rFonts w:ascii="Times New Roman" w:hAnsi="Times New Roman" w:cs="Times New Roman"/>
            <w:sz w:val="24"/>
            <w:szCs w:val="24"/>
          </w:rPr>
          <w:t xml:space="preserve">and </w:t>
        </w:r>
      </w:ins>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sidR="00B15588">
        <w:rPr>
          <w:rFonts w:ascii="Times New Roman" w:hAnsi="Times New Roman" w:cs="Times New Roman"/>
          <w:sz w:val="24"/>
          <w:szCs w:val="24"/>
        </w:rPr>
        <w:t xml:space="preserve"> different metrics</w:t>
      </w:r>
      <w:ins w:id="95" w:author="Joe Bennett" w:date="2020-08-12T07:03:00Z">
        <w:r w:rsidR="00165966">
          <w:rPr>
            <w:rFonts w:ascii="Times New Roman" w:hAnsi="Times New Roman" w:cs="Times New Roman"/>
            <w:sz w:val="24"/>
            <w:szCs w:val="24"/>
          </w:rPr>
          <w:t>,</w:t>
        </w:r>
        <w:commentRangeStart w:id="96"/>
        <w:r w:rsidR="00165966">
          <w:rPr>
            <w:rFonts w:ascii="Times New Roman" w:hAnsi="Times New Roman" w:cs="Times New Roman"/>
            <w:sz w:val="24"/>
            <w:szCs w:val="24"/>
          </w:rPr>
          <w:t xml:space="preserve"> examining </w:t>
        </w:r>
      </w:ins>
      <w:ins w:id="97" w:author="Joe Bennett" w:date="2020-08-12T07:04:00Z">
        <w:r w:rsidR="00165966">
          <w:rPr>
            <w:rFonts w:ascii="Times New Roman" w:hAnsi="Times New Roman" w:cs="Times New Roman"/>
            <w:sz w:val="24"/>
            <w:szCs w:val="24"/>
          </w:rPr>
          <w:t>the influence of each metric according to its assumed relative importance</w:t>
        </w:r>
        <w:commentRangeEnd w:id="96"/>
        <w:r w:rsidR="00165966">
          <w:rPr>
            <w:rStyle w:val="CommentReference"/>
          </w:rPr>
          <w:commentReference w:id="96"/>
        </w:r>
      </w:ins>
      <w:r w:rsidR="00B15588">
        <w:rPr>
          <w:rFonts w:ascii="Times New Roman" w:hAnsi="Times New Roman" w:cs="Times New Roman"/>
          <w:sz w:val="24"/>
          <w:szCs w:val="24"/>
        </w:rPr>
        <w:t xml:space="preserve">. </w:t>
      </w:r>
      <w:del w:id="98" w:author="Joe Bennett" w:date="2020-08-12T06:49:00Z">
        <w:r w:rsidR="00CC24E1" w:rsidDel="000E207F">
          <w:rPr>
            <w:rFonts w:ascii="Times New Roman" w:hAnsi="Times New Roman" w:cs="Times New Roman"/>
            <w:sz w:val="24"/>
            <w:szCs w:val="24"/>
          </w:rPr>
          <w:delText xml:space="preserve">It is also important to note that </w:delText>
        </w:r>
        <w:r w:rsidR="0014008B" w:rsidDel="000E207F">
          <w:rPr>
            <w:rFonts w:ascii="Times New Roman" w:eastAsia="Arial" w:hAnsi="Times New Roman" w:cs="Times New Roman"/>
            <w:color w:val="000000"/>
            <w:sz w:val="24"/>
            <w:szCs w:val="24"/>
          </w:rPr>
          <w:delText>[</w:delText>
        </w:r>
        <w:commentRangeStart w:id="99"/>
        <w:commentRangeStart w:id="100"/>
        <w:commentRangeStart w:id="101"/>
        <w:commentRangeStart w:id="102"/>
        <w:commentRangeStart w:id="103"/>
        <w:r w:rsidR="0014008B" w:rsidRPr="009200A4" w:rsidDel="000E207F">
          <w:rPr>
            <w:rFonts w:ascii="Times New Roman" w:eastAsia="Arial" w:hAnsi="Times New Roman" w:cs="Times New Roman"/>
            <w:color w:val="000000"/>
            <w:sz w:val="24"/>
            <w:szCs w:val="24"/>
            <w:highlight w:val="yellow"/>
          </w:rPr>
          <w:delText>2 SENTENCES ON WHAT PREVIOUS ANALYSES HAVE DONE? SOME HAVE CONSIDERED EACH OF THESE THINGS SEPARATELY, NONE HAVE CONSIDERED ALLTOGETHER</w:delText>
        </w:r>
        <w:commentRangeEnd w:id="99"/>
        <w:r w:rsidR="00C40F58" w:rsidDel="000E207F">
          <w:rPr>
            <w:rStyle w:val="CommentReference"/>
          </w:rPr>
          <w:commentReference w:id="99"/>
        </w:r>
        <w:commentRangeEnd w:id="100"/>
        <w:r w:rsidR="005E7560" w:rsidDel="000E207F">
          <w:rPr>
            <w:rStyle w:val="CommentReference"/>
          </w:rPr>
          <w:commentReference w:id="100"/>
        </w:r>
        <w:commentRangeEnd w:id="101"/>
        <w:r w:rsidR="00131DB0" w:rsidDel="000E207F">
          <w:rPr>
            <w:rStyle w:val="CommentReference"/>
          </w:rPr>
          <w:commentReference w:id="101"/>
        </w:r>
      </w:del>
      <w:commentRangeEnd w:id="102"/>
      <w:r w:rsidR="000E207F">
        <w:rPr>
          <w:rStyle w:val="CommentReference"/>
        </w:rPr>
        <w:commentReference w:id="102"/>
      </w:r>
      <w:commentRangeEnd w:id="103"/>
      <w:r w:rsidR="00165966">
        <w:rPr>
          <w:rStyle w:val="CommentReference"/>
        </w:rPr>
        <w:commentReference w:id="103"/>
      </w:r>
      <w:del w:id="104" w:author="Joe Bennett" w:date="2020-08-12T06:49:00Z">
        <w:r w:rsidR="0014008B" w:rsidRPr="009200A4" w:rsidDel="000E207F">
          <w:rPr>
            <w:rFonts w:ascii="Times New Roman" w:eastAsia="Arial" w:hAnsi="Times New Roman" w:cs="Times New Roman"/>
            <w:color w:val="000000"/>
            <w:sz w:val="24"/>
            <w:szCs w:val="24"/>
            <w:highlight w:val="yellow"/>
          </w:rPr>
          <w:delText>?]</w:delText>
        </w:r>
      </w:del>
      <w:ins w:id="105" w:author="Joe Bennett" w:date="2020-08-12T06:49:00Z">
        <w:r w:rsidR="000E207F">
          <w:rPr>
            <w:rFonts w:ascii="Times New Roman" w:hAnsi="Times New Roman" w:cs="Times New Roman"/>
            <w:sz w:val="24"/>
            <w:szCs w:val="24"/>
          </w:rPr>
          <w:t xml:space="preserve">Previous work has incorporated risk </w:t>
        </w:r>
      </w:ins>
      <w:ins w:id="106" w:author="Joe Bennett" w:date="2020-08-12T07:01:00Z">
        <w:r w:rsidR="00165966">
          <w:rPr>
            <w:rFonts w:ascii="Times New Roman" w:hAnsi="Times New Roman" w:cs="Times New Roman"/>
            <w:sz w:val="24"/>
            <w:szCs w:val="24"/>
          </w:rPr>
          <w:t xml:space="preserve">factors </w:t>
        </w:r>
      </w:ins>
      <w:ins w:id="107" w:author="Joe Bennett" w:date="2020-08-12T07:00:00Z">
        <w:r w:rsidR="00165966">
          <w:rPr>
            <w:rFonts w:ascii="Times New Roman" w:hAnsi="Times New Roman" w:cs="Times New Roman"/>
            <w:sz w:val="24"/>
            <w:szCs w:val="24"/>
          </w:rPr>
          <w:t>analogous to those we used, including</w:t>
        </w:r>
      </w:ins>
      <w:ins w:id="108" w:author="Joe Bennett" w:date="2020-08-12T06:50:00Z">
        <w:r w:rsidR="000E207F">
          <w:rPr>
            <w:rFonts w:ascii="Times New Roman" w:hAnsi="Times New Roman" w:cs="Times New Roman"/>
            <w:sz w:val="24"/>
            <w:szCs w:val="24"/>
          </w:rPr>
          <w:t xml:space="preserve"> </w:t>
        </w:r>
      </w:ins>
      <w:ins w:id="109" w:author="Joe Bennett" w:date="2020-08-12T06:51:00Z">
        <w:r w:rsidR="000E207F">
          <w:rPr>
            <w:rFonts w:ascii="Times New Roman" w:hAnsi="Times New Roman" w:cs="Times New Roman"/>
            <w:sz w:val="24"/>
            <w:szCs w:val="24"/>
          </w:rPr>
          <w:t xml:space="preserve">governance [citations from above], climate change </w:t>
        </w:r>
      </w:ins>
      <w:ins w:id="110" w:author="Joe Bennett" w:date="2020-08-12T06:53:00Z">
        <w:r w:rsidR="000E207F">
          <w:rPr>
            <w:rFonts w:ascii="Times New Roman" w:hAnsi="Times New Roman" w:cs="Times New Roman"/>
            <w:sz w:val="24"/>
            <w:szCs w:val="24"/>
          </w:rPr>
          <w:t xml:space="preserve">[citations from above] </w:t>
        </w:r>
      </w:ins>
      <w:ins w:id="111" w:author="Joe Bennett" w:date="2020-08-12T06:51:00Z">
        <w:r w:rsidR="000E207F">
          <w:rPr>
            <w:rFonts w:ascii="Times New Roman" w:hAnsi="Times New Roman" w:cs="Times New Roman"/>
            <w:sz w:val="24"/>
            <w:szCs w:val="24"/>
          </w:rPr>
          <w:t>and land-use change</w:t>
        </w:r>
      </w:ins>
      <w:ins w:id="112" w:author="Joe Bennett" w:date="2020-08-12T06:53:00Z">
        <w:r w:rsidR="000E207F">
          <w:rPr>
            <w:rFonts w:ascii="Times New Roman" w:hAnsi="Times New Roman" w:cs="Times New Roman"/>
            <w:sz w:val="24"/>
            <w:szCs w:val="24"/>
          </w:rPr>
          <w:t xml:space="preserve"> [citations]</w:t>
        </w:r>
      </w:ins>
      <w:ins w:id="113" w:author="Joe Bennett" w:date="2020-08-12T10:30:00Z">
        <w:r w:rsidR="00BA0CD3">
          <w:rPr>
            <w:rFonts w:ascii="Times New Roman" w:hAnsi="Times New Roman" w:cs="Times New Roman"/>
            <w:sz w:val="24"/>
            <w:szCs w:val="24"/>
          </w:rPr>
          <w:t xml:space="preserve">, though </w:t>
        </w:r>
      </w:ins>
      <w:ins w:id="114" w:author="Joe Bennett" w:date="2020-08-12T10:31:00Z">
        <w:r w:rsidR="00BA0CD3">
          <w:rPr>
            <w:rFonts w:ascii="Times New Roman" w:hAnsi="Times New Roman" w:cs="Times New Roman"/>
            <w:sz w:val="24"/>
            <w:szCs w:val="24"/>
          </w:rPr>
          <w:t>the combined effects of these factors on conservation priorities has not to our knowledge</w:t>
        </w:r>
      </w:ins>
      <w:ins w:id="115" w:author="Joe Bennett" w:date="2020-08-12T10:32:00Z">
        <w:r w:rsidR="00BA0CD3">
          <w:rPr>
            <w:rFonts w:ascii="Times New Roman" w:hAnsi="Times New Roman" w:cs="Times New Roman"/>
            <w:sz w:val="24"/>
            <w:szCs w:val="24"/>
          </w:rPr>
          <w:t xml:space="preserve"> been explored</w:t>
        </w:r>
      </w:ins>
      <w:ins w:id="116" w:author="Joe Bennett" w:date="2020-08-12T06:50:00Z">
        <w:r w:rsidR="000E207F">
          <w:rPr>
            <w:rFonts w:ascii="Times New Roman" w:hAnsi="Times New Roman" w:cs="Times New Roman"/>
            <w:sz w:val="24"/>
            <w:szCs w:val="24"/>
          </w:rPr>
          <w:t>.</w:t>
        </w:r>
      </w:ins>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del w:id="117" w:author="Joe Bennett" w:date="2020-08-12T10:32:00Z">
        <w:r w:rsidR="0014008B" w:rsidDel="00BA0CD3">
          <w:rPr>
            <w:rFonts w:ascii="Times New Roman" w:eastAsia="Arial" w:hAnsi="Times New Roman" w:cs="Times New Roman"/>
            <w:color w:val="000000"/>
            <w:sz w:val="24"/>
            <w:szCs w:val="24"/>
          </w:rPr>
          <w:delText xml:space="preserve">affect </w:delText>
        </w:r>
      </w:del>
      <w:ins w:id="118" w:author="Joe Bennett" w:date="2020-08-12T10:32:00Z">
        <w:r w:rsidR="00BA0CD3">
          <w:rPr>
            <w:rFonts w:ascii="Times New Roman" w:eastAsia="Arial" w:hAnsi="Times New Roman" w:cs="Times New Roman"/>
            <w:color w:val="000000"/>
            <w:sz w:val="24"/>
            <w:szCs w:val="24"/>
          </w:rPr>
          <w:t xml:space="preserve">alter </w:t>
        </w:r>
      </w:ins>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w:t>
      </w:r>
      <w:del w:id="119" w:author="Joe Bennett" w:date="2020-08-12T10:32:00Z">
        <w:r w:rsidR="0014008B" w:rsidDel="00BA0CD3">
          <w:rPr>
            <w:rFonts w:ascii="Times New Roman" w:eastAsia="Arial" w:hAnsi="Times New Roman" w:cs="Times New Roman"/>
            <w:color w:val="000000"/>
            <w:sz w:val="24"/>
            <w:szCs w:val="24"/>
          </w:rPr>
          <w:delText xml:space="preserve">therefore </w:delText>
        </w:r>
      </w:del>
      <w:r w:rsidR="0014008B">
        <w:rPr>
          <w:rFonts w:ascii="Times New Roman" w:eastAsia="Arial" w:hAnsi="Times New Roman" w:cs="Times New Roman"/>
          <w:color w:val="000000"/>
          <w:sz w:val="24"/>
          <w:szCs w:val="24"/>
        </w:rPr>
        <w:t xml:space="preserve">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w:t>
      </w:r>
      <w:del w:id="120" w:author="Joe Bennett" w:date="2020-08-12T10:33:00Z">
        <w:r w:rsidR="00761873" w:rsidDel="00BA0CD3">
          <w:rPr>
            <w:rFonts w:ascii="Times New Roman" w:eastAsia="Arial" w:hAnsi="Times New Roman" w:cs="Times New Roman"/>
            <w:color w:val="000000"/>
            <w:sz w:val="24"/>
            <w:szCs w:val="24"/>
          </w:rPr>
          <w:delText xml:space="preserve">to </w:delText>
        </w:r>
      </w:del>
      <w:r w:rsidR="00761873">
        <w:rPr>
          <w:rFonts w:ascii="Times New Roman" w:eastAsia="Arial" w:hAnsi="Times New Roman" w:cs="Times New Roman"/>
          <w:color w:val="000000"/>
          <w:sz w:val="24"/>
          <w:szCs w:val="24"/>
        </w:rPr>
        <w:t xml:space="preserve">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0892E567" w:rsidR="00FF2FEB" w:rsidRDefault="007C4F4E" w:rsidP="003067E7">
      <w:pPr>
        <w:spacing w:before="240" w:after="0" w:line="480" w:lineRule="auto"/>
        <w:rPr>
          <w:rFonts w:ascii="Times New Roman" w:eastAsia="Arial" w:hAnsi="Times New Roman" w:cs="Times New Roman"/>
          <w:color w:val="000000"/>
          <w:sz w:val="24"/>
          <w:szCs w:val="24"/>
        </w:rPr>
      </w:pPr>
      <w:commentRangeStart w:id="121"/>
      <w:r>
        <w:rPr>
          <w:rFonts w:ascii="Times New Roman" w:eastAsia="Arial" w:hAnsi="Times New Roman" w:cs="Times New Roman"/>
          <w:color w:val="000000"/>
          <w:sz w:val="24"/>
          <w:szCs w:val="24"/>
        </w:rPr>
        <w:t>Our</w:t>
      </w:r>
      <w:commentRangeEnd w:id="121"/>
      <w:r w:rsidR="00124ECC">
        <w:rPr>
          <w:rStyle w:val="CommentReference"/>
        </w:rPr>
        <w:commentReference w:id="121"/>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del w:id="122" w:author="Joe Bennett" w:date="2020-08-12T10:33:00Z">
        <w:r w:rsidDel="00BA0CD3">
          <w:rPr>
            <w:rFonts w:ascii="Times New Roman" w:eastAsia="Arial" w:hAnsi="Times New Roman" w:cs="Times New Roman"/>
            <w:color w:val="000000"/>
            <w:sz w:val="24"/>
            <w:szCs w:val="24"/>
          </w:rPr>
          <w:delText xml:space="preserve">pressures and uncertainties </w:delText>
        </w:r>
      </w:del>
      <w:ins w:id="123" w:author="Joe Bennett" w:date="2020-08-12T10:33:00Z">
        <w:r w:rsidR="00BA0CD3">
          <w:rPr>
            <w:rFonts w:ascii="Times New Roman" w:eastAsia="Arial" w:hAnsi="Times New Roman" w:cs="Times New Roman"/>
            <w:color w:val="000000"/>
            <w:sz w:val="24"/>
            <w:szCs w:val="24"/>
          </w:rPr>
          <w:t xml:space="preserve">risk factors </w:t>
        </w:r>
      </w:ins>
      <w:r>
        <w:rPr>
          <w:rFonts w:ascii="Times New Roman" w:eastAsia="Arial" w:hAnsi="Times New Roman" w:cs="Times New Roman"/>
          <w:color w:val="000000"/>
          <w:sz w:val="24"/>
          <w:szCs w:val="24"/>
        </w:rPr>
        <w:t xml:space="preserve">can greatly influence conservation decisions, especially in areas where specific </w:t>
      </w:r>
      <w:del w:id="124" w:author="Joe Bennett" w:date="2020-08-12T10:33:00Z">
        <w:r w:rsidDel="00BA0CD3">
          <w:rPr>
            <w:rFonts w:ascii="Times New Roman" w:eastAsia="Arial" w:hAnsi="Times New Roman" w:cs="Times New Roman"/>
            <w:color w:val="000000"/>
            <w:sz w:val="24"/>
            <w:szCs w:val="24"/>
          </w:rPr>
          <w:delText xml:space="preserve">pressures </w:delText>
        </w:r>
      </w:del>
      <w:ins w:id="125" w:author="Joe Bennett" w:date="2020-08-12T10:33:00Z">
        <w:r w:rsidR="00BA0CD3">
          <w:rPr>
            <w:rFonts w:ascii="Times New Roman" w:eastAsia="Arial" w:hAnsi="Times New Roman" w:cs="Times New Roman"/>
            <w:color w:val="000000"/>
            <w:sz w:val="24"/>
            <w:szCs w:val="24"/>
          </w:rPr>
          <w:t xml:space="preserve">factors </w:t>
        </w:r>
      </w:ins>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lastRenderedPageBreak/>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1613EE7D" w14:textId="4854E1D1" w:rsidR="00B410C9" w:rsidDel="00BA0CD3" w:rsidRDefault="00B410C9" w:rsidP="00CA5AB1">
      <w:pPr>
        <w:spacing w:before="240" w:after="0" w:line="480" w:lineRule="auto"/>
        <w:rPr>
          <w:del w:id="126" w:author="Joe Bennett" w:date="2020-08-12T10:34:00Z"/>
          <w:rFonts w:ascii="Times New Roman" w:hAnsi="Times New Roman" w:cs="Times New Roman"/>
          <w:sz w:val="24"/>
          <w:szCs w:val="24"/>
        </w:rPr>
      </w:pPr>
      <w:del w:id="127" w:author="Joe Bennett" w:date="2020-08-12T10:34:00Z">
        <w:r w:rsidDel="00BA0CD3">
          <w:rPr>
            <w:rFonts w:ascii="Times New Roman" w:hAnsi="Times New Roman" w:cs="Times New Roman"/>
            <w:sz w:val="24"/>
            <w:szCs w:val="24"/>
          </w:rPr>
          <w:delText xml:space="preserve">Range of goals for protected areas, in some cases it may be more beneficial to protect riskier areas than safer </w:delText>
        </w:r>
        <w:commentRangeStart w:id="128"/>
        <w:r w:rsidDel="00BA0CD3">
          <w:rPr>
            <w:rFonts w:ascii="Times New Roman" w:hAnsi="Times New Roman" w:cs="Times New Roman"/>
            <w:sz w:val="24"/>
            <w:szCs w:val="24"/>
          </w:rPr>
          <w:delText>areas</w:delText>
        </w:r>
        <w:r w:rsidR="00B90F36" w:rsidDel="00BA0CD3">
          <w:rPr>
            <w:rFonts w:ascii="Times New Roman" w:hAnsi="Times New Roman" w:cs="Times New Roman"/>
            <w:sz w:val="24"/>
            <w:szCs w:val="24"/>
          </w:rPr>
          <w:fldChar w:fldCharType="begin"/>
        </w:r>
        <w:r w:rsidR="00B90F36" w:rsidDel="00BA0CD3">
          <w:rPr>
            <w:rFonts w:ascii="Times New Roman" w:hAnsi="Times New Roman" w:cs="Times New Roman"/>
            <w:sz w:val="24"/>
            <w:szCs w:val="24"/>
          </w:rPr>
          <w:delInstrText xml:space="preserve"> ADDIN ZOTERO_ITEM CSL_CITATION {"citationID":"HrRjknfa","properties":{"formattedCitation":"\\super 29\\nosupersub{}","plainCitation":"29","noteIndex":0},"citationItems":[{"id":2786,"uris":["http://zotero.org/users/878981/items/WZFGHI7U"],"uri":["http://zotero.org/users/878981/items/WZFGHI7U"],"itemData":{"id":2786,"type":"article-journal","container-title":"Conservation Biology","issue":"6","note":"publisher: Wiley Online Library","page":"1619–1629","source":"Google Scholar","title":"Should we protect the strong or the weak? Risk, resilience, and the selection of marine protected areas","title-short":"Should we protect the strong or the weak?","volume":"22","author":[{"family":"Game","given":"Edward T."},{"family":"McDonald-Madden","given":"E. V. E."},{"family":"Puotinen","given":"Marji L."},{"family":"Possingham","given":"Hugh P."}],"issued":{"date-parts":[["2008"]]}}}],"schema":"https://github.com/citation-style-language/schema/raw/master/csl-citation.json"} </w:delInstrText>
        </w:r>
        <w:r w:rsidR="00B90F36" w:rsidDel="00BA0CD3">
          <w:rPr>
            <w:rFonts w:ascii="Times New Roman" w:hAnsi="Times New Roman" w:cs="Times New Roman"/>
            <w:sz w:val="24"/>
            <w:szCs w:val="24"/>
          </w:rPr>
          <w:fldChar w:fldCharType="separate"/>
        </w:r>
        <w:r w:rsidR="00B90F36" w:rsidRPr="00B90F36" w:rsidDel="00BA0CD3">
          <w:rPr>
            <w:rFonts w:ascii="Times New Roman" w:hAnsi="Times New Roman" w:cs="Times New Roman"/>
            <w:sz w:val="24"/>
            <w:szCs w:val="24"/>
            <w:vertAlign w:val="superscript"/>
          </w:rPr>
          <w:delText>29</w:delText>
        </w:r>
        <w:r w:rsidR="00B90F36" w:rsidDel="00BA0CD3">
          <w:rPr>
            <w:rFonts w:ascii="Times New Roman" w:hAnsi="Times New Roman" w:cs="Times New Roman"/>
            <w:sz w:val="24"/>
            <w:szCs w:val="24"/>
          </w:rPr>
          <w:fldChar w:fldCharType="end"/>
        </w:r>
      </w:del>
      <w:commentRangeEnd w:id="128"/>
      <w:r w:rsidR="00BA0CD3">
        <w:rPr>
          <w:rStyle w:val="CommentReference"/>
        </w:rPr>
        <w:commentReference w:id="128"/>
      </w:r>
      <w:del w:id="129" w:author="Joe Bennett" w:date="2020-08-12T10:34:00Z">
        <w:r w:rsidDel="00BA0CD3">
          <w:rPr>
            <w:rFonts w:ascii="Times New Roman" w:hAnsi="Times New Roman" w:cs="Times New Roman"/>
            <w:sz w:val="24"/>
            <w:szCs w:val="24"/>
          </w:rPr>
          <w:delText>.</w:delText>
        </w:r>
      </w:del>
    </w:p>
    <w:p w14:paraId="51273B13" w14:textId="5C313AAF" w:rsidR="00357294" w:rsidRPr="00B02D09" w:rsidDel="00BA0CD3" w:rsidRDefault="00357294" w:rsidP="003067E7">
      <w:pPr>
        <w:spacing w:before="240" w:after="0" w:line="480" w:lineRule="auto"/>
        <w:rPr>
          <w:del w:id="130" w:author="Joe Bennett" w:date="2020-08-12T10:34:00Z"/>
          <w:rFonts w:ascii="Times New Roman" w:hAnsi="Times New Roman" w:cs="Times New Roman"/>
          <w:b/>
          <w:bCs/>
          <w:sz w:val="24"/>
          <w:szCs w:val="24"/>
        </w:rPr>
      </w:pPr>
      <w:del w:id="131" w:author="Joe Bennett" w:date="2020-08-12T10:34:00Z">
        <w:r w:rsidRPr="00B02D09" w:rsidDel="00BA0CD3">
          <w:rPr>
            <w:rFonts w:ascii="Times New Roman" w:hAnsi="Times New Roman" w:cs="Times New Roman"/>
            <w:b/>
            <w:bCs/>
            <w:sz w:val="24"/>
            <w:szCs w:val="24"/>
          </w:rPr>
          <w:br w:type="page"/>
        </w:r>
      </w:del>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1E8D440C" w14:textId="77777777" w:rsidR="00B90F36" w:rsidRPr="00B90F36" w:rsidRDefault="00FD4603" w:rsidP="00B90F36">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B90F36" w:rsidRPr="00B90F36">
        <w:rPr>
          <w:rFonts w:ascii="Times New Roman" w:hAnsi="Times New Roman" w:cs="Times New Roman"/>
        </w:rPr>
        <w:t>1.</w:t>
      </w:r>
      <w:r w:rsidR="00B90F36" w:rsidRPr="00B90F36">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B90F36" w:rsidRPr="00B90F36">
        <w:rPr>
          <w:rFonts w:ascii="Times New Roman" w:hAnsi="Times New Roman" w:cs="Times New Roman"/>
          <w:i/>
          <w:iCs/>
        </w:rPr>
        <w:t>IPBES Secretariat</w:t>
      </w:r>
      <w:r w:rsidR="00B90F36" w:rsidRPr="00B90F36">
        <w:rPr>
          <w:rFonts w:ascii="Times New Roman" w:hAnsi="Times New Roman" w:cs="Times New Roman"/>
        </w:rPr>
        <w:t xml:space="preserve"> (2019).</w:t>
      </w:r>
    </w:p>
    <w:p w14:paraId="2C78394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w:t>
      </w:r>
      <w:r w:rsidRPr="00B90F36">
        <w:rPr>
          <w:rFonts w:ascii="Times New Roman" w:hAnsi="Times New Roman" w:cs="Times New Roman"/>
        </w:rPr>
        <w:tab/>
        <w:t xml:space="preserve">Rosenberg, K. V. </w:t>
      </w:r>
      <w:r w:rsidRPr="00B90F36">
        <w:rPr>
          <w:rFonts w:ascii="Times New Roman" w:hAnsi="Times New Roman" w:cs="Times New Roman"/>
          <w:i/>
          <w:iCs/>
        </w:rPr>
        <w:t>et al.</w:t>
      </w:r>
      <w:r w:rsidRPr="00B90F36">
        <w:rPr>
          <w:rFonts w:ascii="Times New Roman" w:hAnsi="Times New Roman" w:cs="Times New Roman"/>
        </w:rPr>
        <w:t xml:space="preserve"> Decline of the North American avifauna.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366</w:t>
      </w:r>
      <w:r w:rsidRPr="00B90F36">
        <w:rPr>
          <w:rFonts w:ascii="Times New Roman" w:hAnsi="Times New Roman" w:cs="Times New Roman"/>
        </w:rPr>
        <w:t>, 120–124 (2019).</w:t>
      </w:r>
    </w:p>
    <w:p w14:paraId="1B3B40F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w:t>
      </w:r>
      <w:r w:rsidRPr="00B90F36">
        <w:rPr>
          <w:rFonts w:ascii="Times New Roman" w:hAnsi="Times New Roman" w:cs="Times New Roman"/>
        </w:rPr>
        <w:tab/>
        <w:t xml:space="preserve">Eklund, J. F. &amp; Cabeza-Jaimejuan, M. D. M. Quality of governance and effectiveness of protected areas: crucial concepts for conservation planning. </w:t>
      </w:r>
      <w:r w:rsidRPr="00B90F36">
        <w:rPr>
          <w:rFonts w:ascii="Times New Roman" w:hAnsi="Times New Roman" w:cs="Times New Roman"/>
          <w:i/>
          <w:iCs/>
        </w:rPr>
        <w:t>Annals of the New York Academy of Sciences</w:t>
      </w:r>
      <w:r w:rsidRPr="00B90F36">
        <w:rPr>
          <w:rFonts w:ascii="Times New Roman" w:hAnsi="Times New Roman" w:cs="Times New Roman"/>
        </w:rPr>
        <w:t xml:space="preserve"> (2017).</w:t>
      </w:r>
    </w:p>
    <w:p w14:paraId="4B386FE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4.</w:t>
      </w:r>
      <w:r w:rsidRPr="00B90F36">
        <w:rPr>
          <w:rFonts w:ascii="Times New Roman" w:hAnsi="Times New Roman" w:cs="Times New Roman"/>
        </w:rPr>
        <w:tab/>
        <w:t xml:space="preserve">Baynham-Herd, Z., Amano, T., Sutherland, W. J. &amp; Donald, P. F. Governance explains variation in national responses to the biodiversity crisis. </w:t>
      </w:r>
      <w:r w:rsidRPr="00B90F36">
        <w:rPr>
          <w:rFonts w:ascii="Times New Roman" w:hAnsi="Times New Roman" w:cs="Times New Roman"/>
          <w:i/>
          <w:iCs/>
        </w:rPr>
        <w:t>Environmental Conservation</w:t>
      </w:r>
      <w:r w:rsidRPr="00B90F36">
        <w:rPr>
          <w:rFonts w:ascii="Times New Roman" w:hAnsi="Times New Roman" w:cs="Times New Roman"/>
        </w:rPr>
        <w:t xml:space="preserve"> </w:t>
      </w:r>
      <w:r w:rsidRPr="00B90F36">
        <w:rPr>
          <w:rFonts w:ascii="Times New Roman" w:hAnsi="Times New Roman" w:cs="Times New Roman"/>
          <w:b/>
          <w:bCs/>
        </w:rPr>
        <w:t>45</w:t>
      </w:r>
      <w:r w:rsidRPr="00B90F36">
        <w:rPr>
          <w:rFonts w:ascii="Times New Roman" w:hAnsi="Times New Roman" w:cs="Times New Roman"/>
        </w:rPr>
        <w:t>, 407–418 (2018).</w:t>
      </w:r>
    </w:p>
    <w:p w14:paraId="4F2A4D9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5.</w:t>
      </w:r>
      <w:r w:rsidRPr="00B90F36">
        <w:rPr>
          <w:rFonts w:ascii="Times New Roman" w:hAnsi="Times New Roman" w:cs="Times New Roman"/>
        </w:rPr>
        <w:tab/>
        <w:t xml:space="preserve">Hoffmann, S., Irl, S. D. &amp; Beierkuhnlein, C. Predicted climate shifts within terrestrial protected areas worldwide.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1–10 (2019).</w:t>
      </w:r>
    </w:p>
    <w:p w14:paraId="24EF24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6.</w:t>
      </w:r>
      <w:r w:rsidRPr="00B90F36">
        <w:rPr>
          <w:rFonts w:ascii="Times New Roman" w:hAnsi="Times New Roman" w:cs="Times New Roman"/>
        </w:rPr>
        <w:tab/>
        <w:t xml:space="preserve">Pouzols, F. M. </w:t>
      </w:r>
      <w:r w:rsidRPr="00B90F36">
        <w:rPr>
          <w:rFonts w:ascii="Times New Roman" w:hAnsi="Times New Roman" w:cs="Times New Roman"/>
          <w:i/>
          <w:iCs/>
        </w:rPr>
        <w:t>et al.</w:t>
      </w:r>
      <w:r w:rsidRPr="00B90F36">
        <w:rPr>
          <w:rFonts w:ascii="Times New Roman" w:hAnsi="Times New Roman" w:cs="Times New Roman"/>
        </w:rPr>
        <w:t xml:space="preserve"> Global protected area expansion is compromised by projected land-use and parochialism.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516</w:t>
      </w:r>
      <w:r w:rsidRPr="00B90F36">
        <w:rPr>
          <w:rFonts w:ascii="Times New Roman" w:hAnsi="Times New Roman" w:cs="Times New Roman"/>
        </w:rPr>
        <w:t>, 383–386 (2014).</w:t>
      </w:r>
    </w:p>
    <w:p w14:paraId="05522E4C"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7.</w:t>
      </w:r>
      <w:r w:rsidRPr="00B90F36">
        <w:rPr>
          <w:rFonts w:ascii="Times New Roman" w:hAnsi="Times New Roman" w:cs="Times New Roman"/>
        </w:rPr>
        <w:tab/>
        <w:t xml:space="preserve">Watson, J. E. M., Dudley, N., Segan, D. B. &amp; Hockings, M. The performance and potential of protected areas.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515</w:t>
      </w:r>
      <w:r w:rsidRPr="00B90F36">
        <w:rPr>
          <w:rFonts w:ascii="Times New Roman" w:hAnsi="Times New Roman" w:cs="Times New Roman"/>
        </w:rPr>
        <w:t>, 67–73 (2014).</w:t>
      </w:r>
    </w:p>
    <w:p w14:paraId="3CC6C36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8.</w:t>
      </w:r>
      <w:r w:rsidRPr="00B90F36">
        <w:rPr>
          <w:rFonts w:ascii="Times New Roman" w:hAnsi="Times New Roman" w:cs="Times New Roman"/>
        </w:rPr>
        <w:tab/>
        <w:t>Zero draft of the post-2020 global biodiversity framework.</w:t>
      </w:r>
    </w:p>
    <w:p w14:paraId="3043C7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9.</w:t>
      </w:r>
      <w:r w:rsidRPr="00B90F36">
        <w:rPr>
          <w:rFonts w:ascii="Times New Roman" w:hAnsi="Times New Roman" w:cs="Times New Roman"/>
        </w:rPr>
        <w:tab/>
        <w:t xml:space="preserve">Brooks, T. M. </w:t>
      </w:r>
      <w:r w:rsidRPr="00B90F36">
        <w:rPr>
          <w:rFonts w:ascii="Times New Roman" w:hAnsi="Times New Roman" w:cs="Times New Roman"/>
          <w:i/>
          <w:iCs/>
        </w:rPr>
        <w:t>et al.</w:t>
      </w:r>
      <w:r w:rsidRPr="00B90F36">
        <w:rPr>
          <w:rFonts w:ascii="Times New Roman" w:hAnsi="Times New Roman" w:cs="Times New Roman"/>
        </w:rPr>
        <w:t xml:space="preserve"> Global biodiversity conservation priorities.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313</w:t>
      </w:r>
      <w:r w:rsidRPr="00B90F36">
        <w:rPr>
          <w:rFonts w:ascii="Times New Roman" w:hAnsi="Times New Roman" w:cs="Times New Roman"/>
        </w:rPr>
        <w:t>, 58–61 (2006).</w:t>
      </w:r>
    </w:p>
    <w:p w14:paraId="3343754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10.</w:t>
      </w:r>
      <w:r w:rsidRPr="00B90F36">
        <w:rPr>
          <w:rFonts w:ascii="Times New Roman" w:hAnsi="Times New Roman" w:cs="Times New Roman"/>
        </w:rPr>
        <w:tab/>
        <w:t xml:space="preserve">Venter, O. </w:t>
      </w:r>
      <w:r w:rsidRPr="00B90F36">
        <w:rPr>
          <w:rFonts w:ascii="Times New Roman" w:hAnsi="Times New Roman" w:cs="Times New Roman"/>
          <w:i/>
          <w:iCs/>
        </w:rPr>
        <w:t>et al.</w:t>
      </w:r>
      <w:r w:rsidRPr="00B90F36">
        <w:rPr>
          <w:rFonts w:ascii="Times New Roman" w:hAnsi="Times New Roman" w:cs="Times New Roman"/>
        </w:rPr>
        <w:t xml:space="preserve"> Targeting Global Protected Area Expansion for Imperiled Biodiversity. </w:t>
      </w:r>
      <w:r w:rsidRPr="00B90F36">
        <w:rPr>
          <w:rFonts w:ascii="Times New Roman" w:hAnsi="Times New Roman" w:cs="Times New Roman"/>
          <w:i/>
          <w:iCs/>
        </w:rPr>
        <w:t>PLOS Biology</w:t>
      </w:r>
      <w:r w:rsidRPr="00B90F36">
        <w:rPr>
          <w:rFonts w:ascii="Times New Roman" w:hAnsi="Times New Roman" w:cs="Times New Roman"/>
        </w:rPr>
        <w:t xml:space="preserve"> </w:t>
      </w:r>
      <w:r w:rsidRPr="00B90F36">
        <w:rPr>
          <w:rFonts w:ascii="Times New Roman" w:hAnsi="Times New Roman" w:cs="Times New Roman"/>
          <w:b/>
          <w:bCs/>
        </w:rPr>
        <w:t>12</w:t>
      </w:r>
      <w:r w:rsidRPr="00B90F36">
        <w:rPr>
          <w:rFonts w:ascii="Times New Roman" w:hAnsi="Times New Roman" w:cs="Times New Roman"/>
        </w:rPr>
        <w:t>, e1001891 (2014).</w:t>
      </w:r>
    </w:p>
    <w:p w14:paraId="3DF602E0"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11.</w:t>
      </w:r>
      <w:r w:rsidRPr="00B90F36">
        <w:rPr>
          <w:rFonts w:ascii="Times New Roman" w:hAnsi="Times New Roman" w:cs="Times New Roman"/>
        </w:rPr>
        <w:tab/>
        <w:t xml:space="preserve">Tesfaw, A. T. </w:t>
      </w:r>
      <w:r w:rsidRPr="00B90F36">
        <w:rPr>
          <w:rFonts w:ascii="Times New Roman" w:hAnsi="Times New Roman" w:cs="Times New Roman"/>
          <w:i/>
          <w:iCs/>
        </w:rPr>
        <w:t>et al.</w:t>
      </w:r>
      <w:r w:rsidRPr="00B90F36">
        <w:rPr>
          <w:rFonts w:ascii="Times New Roman" w:hAnsi="Times New Roman" w:cs="Times New Roman"/>
        </w:rPr>
        <w:t xml:space="preserve"> Land-use and land-cover change shape the sustainability and impacts of protected areas.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115</w:t>
      </w:r>
      <w:r w:rsidRPr="00B90F36">
        <w:rPr>
          <w:rFonts w:ascii="Times New Roman" w:hAnsi="Times New Roman" w:cs="Times New Roman"/>
        </w:rPr>
        <w:t>, 2084–2089 (2018).</w:t>
      </w:r>
    </w:p>
    <w:p w14:paraId="21D9110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12.</w:t>
      </w:r>
      <w:r w:rsidRPr="00B90F36">
        <w:rPr>
          <w:rFonts w:ascii="Times New Roman" w:hAnsi="Times New Roman" w:cs="Times New Roman"/>
        </w:rPr>
        <w:tab/>
        <w:t xml:space="preserve">Maxwell, S. L. </w:t>
      </w:r>
      <w:r w:rsidRPr="00B90F36">
        <w:rPr>
          <w:rFonts w:ascii="Times New Roman" w:hAnsi="Times New Roman" w:cs="Times New Roman"/>
          <w:i/>
          <w:iCs/>
        </w:rPr>
        <w:t>et al.</w:t>
      </w:r>
      <w:r w:rsidRPr="00B90F36">
        <w:rPr>
          <w:rFonts w:ascii="Times New Roman" w:hAnsi="Times New Roman" w:cs="Times New Roman"/>
        </w:rPr>
        <w:t xml:space="preserve"> Conservation implications of ecological responses to extreme weather and climate events. </w:t>
      </w:r>
      <w:r w:rsidRPr="00B90F36">
        <w:rPr>
          <w:rFonts w:ascii="Times New Roman" w:hAnsi="Times New Roman" w:cs="Times New Roman"/>
          <w:i/>
          <w:iCs/>
        </w:rPr>
        <w:t>Diversity and Distributions</w:t>
      </w:r>
      <w:r w:rsidRPr="00B90F36">
        <w:rPr>
          <w:rFonts w:ascii="Times New Roman" w:hAnsi="Times New Roman" w:cs="Times New Roman"/>
        </w:rPr>
        <w:t xml:space="preserve"> </w:t>
      </w:r>
      <w:r w:rsidRPr="00B90F36">
        <w:rPr>
          <w:rFonts w:ascii="Times New Roman" w:hAnsi="Times New Roman" w:cs="Times New Roman"/>
          <w:b/>
          <w:bCs/>
        </w:rPr>
        <w:t>25</w:t>
      </w:r>
      <w:r w:rsidRPr="00B90F36">
        <w:rPr>
          <w:rFonts w:ascii="Times New Roman" w:hAnsi="Times New Roman" w:cs="Times New Roman"/>
        </w:rPr>
        <w:t>, 613–625 (2019).</w:t>
      </w:r>
    </w:p>
    <w:p w14:paraId="1F70437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13.</w:t>
      </w:r>
      <w:r w:rsidRPr="00B90F36">
        <w:rPr>
          <w:rFonts w:ascii="Times New Roman" w:hAnsi="Times New Roman" w:cs="Times New Roman"/>
        </w:rPr>
        <w:tab/>
        <w:t xml:space="preserve">Miller, D. C., Agrawal, A. &amp; Roberts, J. T. Biodiversity, governance, and the allocation of international aid for conservation.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6</w:t>
      </w:r>
      <w:r w:rsidRPr="00B90F36">
        <w:rPr>
          <w:rFonts w:ascii="Times New Roman" w:hAnsi="Times New Roman" w:cs="Times New Roman"/>
        </w:rPr>
        <w:t>, 12–20 (2013).</w:t>
      </w:r>
    </w:p>
    <w:p w14:paraId="30D81B7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14.</w:t>
      </w:r>
      <w:r w:rsidRPr="00B90F36">
        <w:rPr>
          <w:rFonts w:ascii="Times New Roman" w:hAnsi="Times New Roman" w:cs="Times New Roman"/>
        </w:rPr>
        <w:tab/>
        <w:t xml:space="preserve">Schulze, K. </w:t>
      </w:r>
      <w:r w:rsidRPr="00B90F36">
        <w:rPr>
          <w:rFonts w:ascii="Times New Roman" w:hAnsi="Times New Roman" w:cs="Times New Roman"/>
          <w:i/>
          <w:iCs/>
        </w:rPr>
        <w:t>et al.</w:t>
      </w:r>
      <w:r w:rsidRPr="00B90F36">
        <w:rPr>
          <w:rFonts w:ascii="Times New Roman" w:hAnsi="Times New Roman" w:cs="Times New Roman"/>
        </w:rPr>
        <w:t xml:space="preserve"> An assessment of threats to terrestrial protected areas.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11</w:t>
      </w:r>
      <w:r w:rsidRPr="00B90F36">
        <w:rPr>
          <w:rFonts w:ascii="Times New Roman" w:hAnsi="Times New Roman" w:cs="Times New Roman"/>
        </w:rPr>
        <w:t>, e12435 (2018).</w:t>
      </w:r>
    </w:p>
    <w:p w14:paraId="6DA2A72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15.</w:t>
      </w:r>
      <w:r w:rsidRPr="00B90F36">
        <w:rPr>
          <w:rFonts w:ascii="Times New Roman" w:hAnsi="Times New Roman" w:cs="Times New Roman"/>
        </w:rPr>
        <w:tab/>
        <w:t xml:space="preserve">McBride, M. F., Wilson, K. A., Bode, M. &amp; Possingham, H. P. Incorporating the effects of socioeconomic uncertainty into priority setting for conservation investment.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21</w:t>
      </w:r>
      <w:r w:rsidRPr="00B90F36">
        <w:rPr>
          <w:rFonts w:ascii="Times New Roman" w:hAnsi="Times New Roman" w:cs="Times New Roman"/>
        </w:rPr>
        <w:t>, 1463–1474 (2007).</w:t>
      </w:r>
    </w:p>
    <w:p w14:paraId="13F2835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16.</w:t>
      </w:r>
      <w:r w:rsidRPr="00B90F36">
        <w:rPr>
          <w:rFonts w:ascii="Times New Roman" w:hAnsi="Times New Roman" w:cs="Times New Roman"/>
        </w:rPr>
        <w:tab/>
        <w:t xml:space="preserve">Kaufmann, D., Kraay, A. &amp; Mastruzzi, M. The Worldwide Governance Indicators: Methodology and Analytical Issues1. </w:t>
      </w:r>
      <w:r w:rsidRPr="00B90F36">
        <w:rPr>
          <w:rFonts w:ascii="Times New Roman" w:hAnsi="Times New Roman" w:cs="Times New Roman"/>
          <w:i/>
          <w:iCs/>
        </w:rPr>
        <w:t>Hague Journal on the Rule of Law</w:t>
      </w:r>
      <w:r w:rsidRPr="00B90F36">
        <w:rPr>
          <w:rFonts w:ascii="Times New Roman" w:hAnsi="Times New Roman" w:cs="Times New Roman"/>
        </w:rPr>
        <w:t xml:space="preserve"> </w:t>
      </w:r>
      <w:r w:rsidRPr="00B90F36">
        <w:rPr>
          <w:rFonts w:ascii="Times New Roman" w:hAnsi="Times New Roman" w:cs="Times New Roman"/>
          <w:b/>
          <w:bCs/>
        </w:rPr>
        <w:t>3</w:t>
      </w:r>
      <w:r w:rsidRPr="00B90F36">
        <w:rPr>
          <w:rFonts w:ascii="Times New Roman" w:hAnsi="Times New Roman" w:cs="Times New Roman"/>
        </w:rPr>
        <w:t>, 220–246 (2011).</w:t>
      </w:r>
    </w:p>
    <w:p w14:paraId="59A57F3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17.</w:t>
      </w:r>
      <w:r w:rsidRPr="00B90F36">
        <w:rPr>
          <w:rFonts w:ascii="Times New Roman" w:hAnsi="Times New Roman" w:cs="Times New Roman"/>
        </w:rPr>
        <w:tab/>
        <w:t xml:space="preserve">Kehoe, L. </w:t>
      </w:r>
      <w:r w:rsidRPr="00B90F36">
        <w:rPr>
          <w:rFonts w:ascii="Times New Roman" w:hAnsi="Times New Roman" w:cs="Times New Roman"/>
          <w:i/>
          <w:iCs/>
        </w:rPr>
        <w:t>et al.</w:t>
      </w:r>
      <w:r w:rsidRPr="00B90F36">
        <w:rPr>
          <w:rFonts w:ascii="Times New Roman" w:hAnsi="Times New Roman" w:cs="Times New Roman"/>
        </w:rPr>
        <w:t xml:space="preserve"> Biodiversity at risk under future cropland expansion and intensification. </w:t>
      </w:r>
      <w:r w:rsidRPr="00B90F36">
        <w:rPr>
          <w:rFonts w:ascii="Times New Roman" w:hAnsi="Times New Roman" w:cs="Times New Roman"/>
          <w:i/>
          <w:iCs/>
        </w:rPr>
        <w:t>Nature Ecology &amp; Evolution</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1129–1135 (2017).</w:t>
      </w:r>
    </w:p>
    <w:p w14:paraId="3D0F30C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18.</w:t>
      </w:r>
      <w:r w:rsidRPr="00B90F36">
        <w:rPr>
          <w:rFonts w:ascii="Times New Roman" w:hAnsi="Times New Roman" w:cs="Times New Roman"/>
        </w:rPr>
        <w:tab/>
        <w:t xml:space="preserve">Margules, C. R. &amp; Pressey, R. L. Systematic conservation planning.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405</w:t>
      </w:r>
      <w:r w:rsidRPr="00B90F36">
        <w:rPr>
          <w:rFonts w:ascii="Times New Roman" w:hAnsi="Times New Roman" w:cs="Times New Roman"/>
        </w:rPr>
        <w:t>, 243–53 (2000).</w:t>
      </w:r>
    </w:p>
    <w:p w14:paraId="0AD0536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19.</w:t>
      </w:r>
      <w:r w:rsidRPr="00B90F36">
        <w:rPr>
          <w:rFonts w:ascii="Times New Roman" w:hAnsi="Times New Roman" w:cs="Times New Roman"/>
        </w:rPr>
        <w:tab/>
        <w:t xml:space="preserve">Moilanen, A., Wilson, K. A. &amp; Possingham, H. P. </w:t>
      </w:r>
      <w:r w:rsidRPr="00B90F36">
        <w:rPr>
          <w:rFonts w:ascii="Times New Roman" w:hAnsi="Times New Roman" w:cs="Times New Roman"/>
          <w:i/>
          <w:iCs/>
        </w:rPr>
        <w:t>Spatial conservation prioritization: quantitative methods and computational tools</w:t>
      </w:r>
      <w:r w:rsidRPr="00B90F36">
        <w:rPr>
          <w:rFonts w:ascii="Times New Roman" w:hAnsi="Times New Roman" w:cs="Times New Roman"/>
        </w:rPr>
        <w:t>. vol. 6 (Oxford University Press Oxford, UK, 2009).</w:t>
      </w:r>
    </w:p>
    <w:p w14:paraId="751BBCC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20.</w:t>
      </w:r>
      <w:r w:rsidRPr="00B90F36">
        <w:rPr>
          <w:rFonts w:ascii="Times New Roman" w:hAnsi="Times New Roman" w:cs="Times New Roman"/>
        </w:rPr>
        <w:tab/>
        <w:t xml:space="preserve">Ball, I. R. R., Possingham, H. P. P. &amp; Watts, M. E. E. Marxan and relatives: Software for spatial conservation prioritisation. in </w:t>
      </w:r>
      <w:r w:rsidRPr="00B90F36">
        <w:rPr>
          <w:rFonts w:ascii="Times New Roman" w:hAnsi="Times New Roman" w:cs="Times New Roman"/>
          <w:i/>
          <w:iCs/>
        </w:rPr>
        <w:t>Spatial conservation prioritisation: Quantitative methods and computational tools.</w:t>
      </w:r>
      <w:r w:rsidRPr="00B90F36">
        <w:rPr>
          <w:rFonts w:ascii="Times New Roman" w:hAnsi="Times New Roman" w:cs="Times New Roman"/>
        </w:rPr>
        <w:t xml:space="preserve"> (eds. Moilanen, A., Wilson, K. &amp; Possingham, H. P.) 185–195 (Oxford University Press, 2009).</w:t>
      </w:r>
    </w:p>
    <w:p w14:paraId="4426FB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21.</w:t>
      </w:r>
      <w:r w:rsidRPr="00B90F36">
        <w:rPr>
          <w:rFonts w:ascii="Times New Roman" w:hAnsi="Times New Roman" w:cs="Times New Roman"/>
        </w:rPr>
        <w:tab/>
        <w:t xml:space="preserve">Deb, K. Multi-objective optimization. in </w:t>
      </w:r>
      <w:r w:rsidRPr="00B90F36">
        <w:rPr>
          <w:rFonts w:ascii="Times New Roman" w:hAnsi="Times New Roman" w:cs="Times New Roman"/>
          <w:i/>
          <w:iCs/>
        </w:rPr>
        <w:t>Search methodologies</w:t>
      </w:r>
      <w:r w:rsidRPr="00B90F36">
        <w:rPr>
          <w:rFonts w:ascii="Times New Roman" w:hAnsi="Times New Roman" w:cs="Times New Roman"/>
        </w:rPr>
        <w:t xml:space="preserve"> 403–449 (Springer, 2014).</w:t>
      </w:r>
    </w:p>
    <w:p w14:paraId="2686C2A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22.</w:t>
      </w:r>
      <w:r w:rsidRPr="00B90F36">
        <w:rPr>
          <w:rFonts w:ascii="Times New Roman" w:hAnsi="Times New Roman" w:cs="Times New Roman"/>
        </w:rPr>
        <w:tab/>
        <w:t xml:space="preserve">Post-2020 Global Biodiversity Framework. </w:t>
      </w:r>
      <w:r w:rsidRPr="00B90F36">
        <w:rPr>
          <w:rFonts w:ascii="Times New Roman" w:hAnsi="Times New Roman" w:cs="Times New Roman"/>
          <w:i/>
          <w:iCs/>
        </w:rPr>
        <w:t>IUCN</w:t>
      </w:r>
      <w:r w:rsidRPr="00B90F36">
        <w:rPr>
          <w:rFonts w:ascii="Times New Roman" w:hAnsi="Times New Roman" w:cs="Times New Roman"/>
        </w:rPr>
        <w:t xml:space="preserve"> https://www.iucn.org/theme/global-policy/our-work/convention-biological-diversity-cbd/post-2020-global-biodiversity-framework (2018).</w:t>
      </w:r>
    </w:p>
    <w:p w14:paraId="1AE587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23.</w:t>
      </w:r>
      <w:r w:rsidRPr="00B90F36">
        <w:rPr>
          <w:rFonts w:ascii="Times New Roman" w:hAnsi="Times New Roman" w:cs="Times New Roman"/>
        </w:rPr>
        <w:tab/>
        <w:t xml:space="preserve">Myers, N., Mittermeier, R. A., Mittermeier, C. G., da Fonseca, G. A. B. &amp; Kent, J. Biodiversity hotspots for conservation priorities.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403</w:t>
      </w:r>
      <w:r w:rsidRPr="00B90F36">
        <w:rPr>
          <w:rFonts w:ascii="Times New Roman" w:hAnsi="Times New Roman" w:cs="Times New Roman"/>
        </w:rPr>
        <w:t>, 853–858 (2000).</w:t>
      </w:r>
    </w:p>
    <w:p w14:paraId="727E0BB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24.</w:t>
      </w:r>
      <w:r w:rsidRPr="00B90F36">
        <w:rPr>
          <w:rFonts w:ascii="Times New Roman" w:hAnsi="Times New Roman" w:cs="Times New Roman"/>
        </w:rPr>
        <w:tab/>
        <w:t xml:space="preserve">Dallimer, M. &amp; Strange, N. Why socio-political borders and boundaries matter in conservation. </w:t>
      </w:r>
      <w:r w:rsidRPr="00B90F36">
        <w:rPr>
          <w:rFonts w:ascii="Times New Roman" w:hAnsi="Times New Roman" w:cs="Times New Roman"/>
          <w:i/>
          <w:iCs/>
        </w:rPr>
        <w:t>Trends in Ecology &amp; Evolution</w:t>
      </w:r>
      <w:r w:rsidRPr="00B90F36">
        <w:rPr>
          <w:rFonts w:ascii="Times New Roman" w:hAnsi="Times New Roman" w:cs="Times New Roman"/>
        </w:rPr>
        <w:t xml:space="preserve"> </w:t>
      </w:r>
      <w:r w:rsidRPr="00B90F36">
        <w:rPr>
          <w:rFonts w:ascii="Times New Roman" w:hAnsi="Times New Roman" w:cs="Times New Roman"/>
          <w:b/>
          <w:bCs/>
        </w:rPr>
        <w:t>30</w:t>
      </w:r>
      <w:r w:rsidRPr="00B90F36">
        <w:rPr>
          <w:rFonts w:ascii="Times New Roman" w:hAnsi="Times New Roman" w:cs="Times New Roman"/>
        </w:rPr>
        <w:t>, 132–139 (2015).</w:t>
      </w:r>
    </w:p>
    <w:p w14:paraId="6894B9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25.</w:t>
      </w:r>
      <w:r w:rsidRPr="00B90F36">
        <w:rPr>
          <w:rFonts w:ascii="Times New Roman" w:hAnsi="Times New Roman" w:cs="Times New Roman"/>
        </w:rPr>
        <w:tab/>
        <w:t xml:space="preserve">Miller, R. L., Marsh, H., Benham, C. &amp; Hamann, M. A framework for improving the cross-jurisdictional governance of a marine migratory species. </w:t>
      </w:r>
      <w:r w:rsidRPr="00B90F36">
        <w:rPr>
          <w:rFonts w:ascii="Times New Roman" w:hAnsi="Times New Roman" w:cs="Times New Roman"/>
          <w:i/>
          <w:iCs/>
        </w:rPr>
        <w:t>Conservation Science and Practice</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e58 (2019).</w:t>
      </w:r>
    </w:p>
    <w:p w14:paraId="2C98C4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26.</w:t>
      </w:r>
      <w:r w:rsidRPr="00B90F36">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116</w:t>
      </w:r>
      <w:r w:rsidRPr="00B90F36">
        <w:rPr>
          <w:rFonts w:ascii="Times New Roman" w:hAnsi="Times New Roman" w:cs="Times New Roman"/>
        </w:rPr>
        <w:t>, 23209–23215 (2019).</w:t>
      </w:r>
    </w:p>
    <w:p w14:paraId="7BA93CE4"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27.</w:t>
      </w:r>
      <w:r w:rsidRPr="00B90F36">
        <w:rPr>
          <w:rFonts w:ascii="Times New Roman" w:hAnsi="Times New Roman" w:cs="Times New Roman"/>
        </w:rPr>
        <w:tab/>
        <w:t xml:space="preserve">Duke, N. C. </w:t>
      </w:r>
      <w:r w:rsidRPr="00B90F36">
        <w:rPr>
          <w:rFonts w:ascii="Times New Roman" w:hAnsi="Times New Roman" w:cs="Times New Roman"/>
          <w:i/>
          <w:iCs/>
        </w:rPr>
        <w:t>et al.</w:t>
      </w:r>
      <w:r w:rsidRPr="00B90F36">
        <w:rPr>
          <w:rFonts w:ascii="Times New Roman" w:hAnsi="Times New Roman" w:cs="Times New Roman"/>
        </w:rPr>
        <w:t xml:space="preserve"> A world without mangroves?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317</w:t>
      </w:r>
      <w:r w:rsidRPr="00B90F36">
        <w:rPr>
          <w:rFonts w:ascii="Times New Roman" w:hAnsi="Times New Roman" w:cs="Times New Roman"/>
        </w:rPr>
        <w:t>, 41–42 (2007).</w:t>
      </w:r>
    </w:p>
    <w:p w14:paraId="2691F04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28.</w:t>
      </w:r>
      <w:r w:rsidRPr="00B90F36">
        <w:rPr>
          <w:rFonts w:ascii="Times New Roman" w:hAnsi="Times New Roman" w:cs="Times New Roman"/>
        </w:rPr>
        <w:tab/>
        <w:t xml:space="preserve">Enright, N. J., Fontaine, J. B., Bowman, D. M., Bradstock, R. A. &amp; Williams, R. J. Interval squeeze: altered fire regimes and demographic responses interact to threaten woody species persistence as climate changes. </w:t>
      </w:r>
      <w:r w:rsidRPr="00B90F36">
        <w:rPr>
          <w:rFonts w:ascii="Times New Roman" w:hAnsi="Times New Roman" w:cs="Times New Roman"/>
          <w:i/>
          <w:iCs/>
        </w:rPr>
        <w:t>Frontiers in Ecology and the Environment</w:t>
      </w:r>
      <w:r w:rsidRPr="00B90F36">
        <w:rPr>
          <w:rFonts w:ascii="Times New Roman" w:hAnsi="Times New Roman" w:cs="Times New Roman"/>
        </w:rPr>
        <w:t xml:space="preserve"> </w:t>
      </w:r>
      <w:r w:rsidRPr="00B90F36">
        <w:rPr>
          <w:rFonts w:ascii="Times New Roman" w:hAnsi="Times New Roman" w:cs="Times New Roman"/>
          <w:b/>
          <w:bCs/>
        </w:rPr>
        <w:t>13</w:t>
      </w:r>
      <w:r w:rsidRPr="00B90F36">
        <w:rPr>
          <w:rFonts w:ascii="Times New Roman" w:hAnsi="Times New Roman" w:cs="Times New Roman"/>
        </w:rPr>
        <w:t>, 265–272 (2015).</w:t>
      </w:r>
    </w:p>
    <w:p w14:paraId="47BC0B4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29.</w:t>
      </w:r>
      <w:r w:rsidRPr="00B90F36">
        <w:rPr>
          <w:rFonts w:ascii="Times New Roman" w:hAnsi="Times New Roman" w:cs="Times New Roman"/>
        </w:rPr>
        <w:tab/>
        <w:t xml:space="preserve">Game, E. T., McDonald-Madden, E. V. E., Puotinen, M. L. &amp; Possingham, H. P. Should we protect the strong or the weak? Risk, resilience, and the selection of marine protected areas.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22</w:t>
      </w:r>
      <w:r w:rsidRPr="00B90F36">
        <w:rPr>
          <w:rFonts w:ascii="Times New Roman" w:hAnsi="Times New Roman" w:cs="Times New Roman"/>
        </w:rPr>
        <w:t>, 1619–1629 (2008).</w:t>
      </w:r>
    </w:p>
    <w:p w14:paraId="140A0FD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30.</w:t>
      </w:r>
      <w:r w:rsidRPr="00B90F36">
        <w:rPr>
          <w:rFonts w:ascii="Times New Roman" w:hAnsi="Times New Roman" w:cs="Times New Roman"/>
        </w:rPr>
        <w:tab/>
        <w:t xml:space="preserve">Eisenhauer, N., Bonn, A. &amp; A. Guerra, C. Recognizing the quiet extinction of invertebrates.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1–3 (2019).</w:t>
      </w:r>
    </w:p>
    <w:p w14:paraId="610F866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31.</w:t>
      </w:r>
      <w:r w:rsidRPr="00B90F36">
        <w:rPr>
          <w:rFonts w:ascii="Times New Roman" w:hAnsi="Times New Roman" w:cs="Times New Roman"/>
        </w:rPr>
        <w:tab/>
        <w:t xml:space="preserve">Le Saout, S. </w:t>
      </w:r>
      <w:r w:rsidRPr="00B90F36">
        <w:rPr>
          <w:rFonts w:ascii="Times New Roman" w:hAnsi="Times New Roman" w:cs="Times New Roman"/>
          <w:i/>
          <w:iCs/>
        </w:rPr>
        <w:t>et al.</w:t>
      </w:r>
      <w:r w:rsidRPr="00B90F36">
        <w:rPr>
          <w:rFonts w:ascii="Times New Roman" w:hAnsi="Times New Roman" w:cs="Times New Roman"/>
        </w:rPr>
        <w:t xml:space="preserve"> Protected areas and effective biodiversity conservation.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342</w:t>
      </w:r>
      <w:r w:rsidRPr="00B90F36">
        <w:rPr>
          <w:rFonts w:ascii="Times New Roman" w:hAnsi="Times New Roman" w:cs="Times New Roman"/>
        </w:rPr>
        <w:t>, 803–805 (2013).</w:t>
      </w:r>
    </w:p>
    <w:p w14:paraId="2BA3CD3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32.</w:t>
      </w:r>
      <w:r w:rsidRPr="00B90F36">
        <w:rPr>
          <w:rFonts w:ascii="Times New Roman" w:hAnsi="Times New Roman" w:cs="Times New Roman"/>
        </w:rPr>
        <w:tab/>
        <w:t xml:space="preserve">Butchart, S. H. M. </w:t>
      </w:r>
      <w:r w:rsidRPr="00B90F36">
        <w:rPr>
          <w:rFonts w:ascii="Times New Roman" w:hAnsi="Times New Roman" w:cs="Times New Roman"/>
          <w:i/>
          <w:iCs/>
        </w:rPr>
        <w:t>et al.</w:t>
      </w:r>
      <w:r w:rsidRPr="00B90F36">
        <w:rPr>
          <w:rFonts w:ascii="Times New Roman" w:hAnsi="Times New Roman" w:cs="Times New Roman"/>
        </w:rPr>
        <w:t xml:space="preserve"> Shortfalls and Solutions for Meeting National and Global Conservation Area Targets.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8</w:t>
      </w:r>
      <w:r w:rsidRPr="00B90F36">
        <w:rPr>
          <w:rFonts w:ascii="Times New Roman" w:hAnsi="Times New Roman" w:cs="Times New Roman"/>
        </w:rPr>
        <w:t>, 329–337 (2015).</w:t>
      </w:r>
    </w:p>
    <w:p w14:paraId="4604D93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33.</w:t>
      </w:r>
      <w:r w:rsidRPr="00B90F36">
        <w:rPr>
          <w:rFonts w:ascii="Times New Roman" w:hAnsi="Times New Roman" w:cs="Times New Roman"/>
        </w:rPr>
        <w:tab/>
        <w:t xml:space="preserve">Planet, P. Calculating protected area coverage. </w:t>
      </w:r>
      <w:r w:rsidRPr="00B90F36">
        <w:rPr>
          <w:rFonts w:ascii="Times New Roman" w:hAnsi="Times New Roman" w:cs="Times New Roman"/>
          <w:i/>
          <w:iCs/>
        </w:rPr>
        <w:t>Protected Planet</w:t>
      </w:r>
      <w:r w:rsidRPr="00B90F36">
        <w:rPr>
          <w:rFonts w:ascii="Times New Roman" w:hAnsi="Times New Roman" w:cs="Times New Roman"/>
        </w:rPr>
        <w:t xml:space="preserve"> https://www.protectedplanet.net/c/calculating-protected-area-coverage.</w:t>
      </w:r>
    </w:p>
    <w:p w14:paraId="430D5D0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34.</w:t>
      </w:r>
      <w:r w:rsidRPr="00B90F36">
        <w:rPr>
          <w:rFonts w:ascii="Times New Roman" w:hAnsi="Times New Roman" w:cs="Times New Roman"/>
        </w:rPr>
        <w:tab/>
        <w:t xml:space="preserve">Coetzer, K. L., Witkowski, E. T. &amp; Erasmus, B. F. Reviewing B iosphere R eserves globally: effective conservation action or bureaucratic label? </w:t>
      </w:r>
      <w:r w:rsidRPr="00B90F36">
        <w:rPr>
          <w:rFonts w:ascii="Times New Roman" w:hAnsi="Times New Roman" w:cs="Times New Roman"/>
          <w:i/>
          <w:iCs/>
        </w:rPr>
        <w:t>Biological Reviews</w:t>
      </w:r>
      <w:r w:rsidRPr="00B90F36">
        <w:rPr>
          <w:rFonts w:ascii="Times New Roman" w:hAnsi="Times New Roman" w:cs="Times New Roman"/>
        </w:rPr>
        <w:t xml:space="preserve"> </w:t>
      </w:r>
      <w:r w:rsidRPr="00B90F36">
        <w:rPr>
          <w:rFonts w:ascii="Times New Roman" w:hAnsi="Times New Roman" w:cs="Times New Roman"/>
          <w:b/>
          <w:bCs/>
        </w:rPr>
        <w:t>89</w:t>
      </w:r>
      <w:r w:rsidRPr="00B90F36">
        <w:rPr>
          <w:rFonts w:ascii="Times New Roman" w:hAnsi="Times New Roman" w:cs="Times New Roman"/>
        </w:rPr>
        <w:t>, 82–104 (2014).</w:t>
      </w:r>
    </w:p>
    <w:p w14:paraId="72B6DE2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35.</w:t>
      </w:r>
      <w:r w:rsidRPr="00B90F36">
        <w:rPr>
          <w:rFonts w:ascii="Times New Roman" w:hAnsi="Times New Roman" w:cs="Times New Roman"/>
        </w:rPr>
        <w:tab/>
        <w:t xml:space="preserve">Barnes, M. D. </w:t>
      </w:r>
      <w:r w:rsidRPr="00B90F36">
        <w:rPr>
          <w:rFonts w:ascii="Times New Roman" w:hAnsi="Times New Roman" w:cs="Times New Roman"/>
          <w:i/>
          <w:iCs/>
        </w:rPr>
        <w:t>et al.</w:t>
      </w:r>
      <w:r w:rsidRPr="00B90F36">
        <w:rPr>
          <w:rFonts w:ascii="Times New Roman" w:hAnsi="Times New Roman" w:cs="Times New Roman"/>
        </w:rPr>
        <w:t xml:space="preserve"> Wildlife population trends in protected areas predicted by national socio-economic metrics and body size.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7</w:t>
      </w:r>
      <w:r w:rsidRPr="00B90F36">
        <w:rPr>
          <w:rFonts w:ascii="Times New Roman" w:hAnsi="Times New Roman" w:cs="Times New Roman"/>
        </w:rPr>
        <w:t>, 12747 (2016).</w:t>
      </w:r>
    </w:p>
    <w:p w14:paraId="6C74C39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36.</w:t>
      </w:r>
      <w:r w:rsidRPr="00B90F36">
        <w:rPr>
          <w:rFonts w:ascii="Times New Roman" w:hAnsi="Times New Roman" w:cs="Times New Roman"/>
        </w:rPr>
        <w:tab/>
        <w:t xml:space="preserve">Asselen, S. van &amp; Verburg, P. H. A Land System representation for global assessments and land-use modeling. </w:t>
      </w:r>
      <w:r w:rsidRPr="00B90F36">
        <w:rPr>
          <w:rFonts w:ascii="Times New Roman" w:hAnsi="Times New Roman" w:cs="Times New Roman"/>
          <w:i/>
          <w:iCs/>
        </w:rPr>
        <w:t>Global Change Biology</w:t>
      </w:r>
      <w:r w:rsidRPr="00B90F36">
        <w:rPr>
          <w:rFonts w:ascii="Times New Roman" w:hAnsi="Times New Roman" w:cs="Times New Roman"/>
        </w:rPr>
        <w:t xml:space="preserve"> </w:t>
      </w:r>
      <w:r w:rsidRPr="00B90F36">
        <w:rPr>
          <w:rFonts w:ascii="Times New Roman" w:hAnsi="Times New Roman" w:cs="Times New Roman"/>
          <w:b/>
          <w:bCs/>
        </w:rPr>
        <w:t>18</w:t>
      </w:r>
      <w:r w:rsidRPr="00B90F36">
        <w:rPr>
          <w:rFonts w:ascii="Times New Roman" w:hAnsi="Times New Roman" w:cs="Times New Roman"/>
        </w:rPr>
        <w:t>, 3125–3148 (2012).</w:t>
      </w:r>
    </w:p>
    <w:p w14:paraId="567FB6B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37.</w:t>
      </w:r>
      <w:r w:rsidRPr="00B90F36">
        <w:rPr>
          <w:rFonts w:ascii="Times New Roman" w:hAnsi="Times New Roman" w:cs="Times New Roman"/>
        </w:rPr>
        <w:tab/>
        <w:t xml:space="preserve">Hudson, L. N. </w:t>
      </w:r>
      <w:r w:rsidRPr="00B90F36">
        <w:rPr>
          <w:rFonts w:ascii="Times New Roman" w:hAnsi="Times New Roman" w:cs="Times New Roman"/>
          <w:i/>
          <w:iCs/>
        </w:rPr>
        <w:t>et al.</w:t>
      </w:r>
      <w:r w:rsidRPr="00B90F36">
        <w:rPr>
          <w:rFonts w:ascii="Times New Roman" w:hAnsi="Times New Roman" w:cs="Times New Roman"/>
        </w:rPr>
        <w:t xml:space="preserve"> The PREDICTS database: a global database of how local terrestrial biodiversity responds to human impacts. </w:t>
      </w:r>
      <w:r w:rsidRPr="00B90F36">
        <w:rPr>
          <w:rFonts w:ascii="Times New Roman" w:hAnsi="Times New Roman" w:cs="Times New Roman"/>
          <w:i/>
          <w:iCs/>
        </w:rPr>
        <w:t>Ecology and Evolution</w:t>
      </w:r>
      <w:r w:rsidRPr="00B90F36">
        <w:rPr>
          <w:rFonts w:ascii="Times New Roman" w:hAnsi="Times New Roman" w:cs="Times New Roman"/>
        </w:rPr>
        <w:t xml:space="preserve"> </w:t>
      </w:r>
      <w:r w:rsidRPr="00B90F36">
        <w:rPr>
          <w:rFonts w:ascii="Times New Roman" w:hAnsi="Times New Roman" w:cs="Times New Roman"/>
          <w:b/>
          <w:bCs/>
        </w:rPr>
        <w:t>4</w:t>
      </w:r>
      <w:r w:rsidRPr="00B90F36">
        <w:rPr>
          <w:rFonts w:ascii="Times New Roman" w:hAnsi="Times New Roman" w:cs="Times New Roman"/>
        </w:rPr>
        <w:t>, 4701–4735 (2014).</w:t>
      </w:r>
    </w:p>
    <w:p w14:paraId="7C9276D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38.</w:t>
      </w:r>
      <w:r w:rsidRPr="00B90F36">
        <w:rPr>
          <w:rFonts w:ascii="Times New Roman" w:hAnsi="Times New Roman" w:cs="Times New Roman"/>
        </w:rPr>
        <w:tab/>
        <w:t xml:space="preserve">Newbold, T. </w:t>
      </w:r>
      <w:r w:rsidRPr="00B90F36">
        <w:rPr>
          <w:rFonts w:ascii="Times New Roman" w:hAnsi="Times New Roman" w:cs="Times New Roman"/>
          <w:i/>
          <w:iCs/>
        </w:rPr>
        <w:t>et al.</w:t>
      </w:r>
      <w:r w:rsidRPr="00B90F36">
        <w:rPr>
          <w:rFonts w:ascii="Times New Roman" w:hAnsi="Times New Roman" w:cs="Times New Roman"/>
        </w:rPr>
        <w:t xml:space="preserve"> Global effects of land use on local terrestrial biodiversity.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520</w:t>
      </w:r>
      <w:r w:rsidRPr="00B90F36">
        <w:rPr>
          <w:rFonts w:ascii="Times New Roman" w:hAnsi="Times New Roman" w:cs="Times New Roman"/>
        </w:rPr>
        <w:t>, 45–50 (2015).</w:t>
      </w:r>
    </w:p>
    <w:p w14:paraId="640FEDAF" w14:textId="3E066ACC"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132"/>
      <w:commentRangeStart w:id="133"/>
      <w:r>
        <w:rPr>
          <w:rFonts w:ascii="Times New Roman" w:hAnsi="Times New Roman" w:cs="Times New Roman"/>
          <w:sz w:val="24"/>
          <w:szCs w:val="24"/>
        </w:rPr>
        <w:t>Figure 1: multi-panel individual scenario results</w:t>
      </w:r>
      <w:commentRangeEnd w:id="132"/>
      <w:r w:rsidR="00740E4C">
        <w:rPr>
          <w:rStyle w:val="CommentReference"/>
        </w:rPr>
        <w:commentReference w:id="132"/>
      </w:r>
      <w:commentRangeEnd w:id="133"/>
      <w:r w:rsidR="00916567">
        <w:rPr>
          <w:rStyle w:val="CommentReference"/>
        </w:rPr>
        <w:commentReference w:id="133"/>
      </w:r>
    </w:p>
    <w:p w14:paraId="61F1DE09" w14:textId="2D66EB3C" w:rsidR="00EE6396" w:rsidRDefault="00EE6396" w:rsidP="00BC1C25">
      <w:pPr>
        <w:spacing w:line="480" w:lineRule="auto"/>
        <w:rPr>
          <w:rFonts w:ascii="Times New Roman" w:hAnsi="Times New Roman" w:cs="Times New Roman"/>
          <w:sz w:val="24"/>
          <w:szCs w:val="24"/>
        </w:rPr>
      </w:pPr>
      <w:commentRangeStart w:id="134"/>
      <w:commentRangeStart w:id="135"/>
      <w:commentRangeStart w:id="136"/>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2155"/>
                    </a:xfrm>
                    <a:prstGeom prst="rect">
                      <a:avLst/>
                    </a:prstGeom>
                  </pic:spPr>
                </pic:pic>
              </a:graphicData>
            </a:graphic>
          </wp:inline>
        </w:drawing>
      </w:r>
      <w:commentRangeEnd w:id="134"/>
      <w:r w:rsidR="00957547">
        <w:rPr>
          <w:rStyle w:val="CommentReference"/>
        </w:rPr>
        <w:commentReference w:id="134"/>
      </w:r>
      <w:commentRangeEnd w:id="135"/>
      <w:r w:rsidR="007778E4">
        <w:rPr>
          <w:rStyle w:val="CommentReference"/>
        </w:rPr>
        <w:commentReference w:id="135"/>
      </w:r>
      <w:commentRangeEnd w:id="136"/>
      <w:r w:rsidR="00245E80">
        <w:rPr>
          <w:rStyle w:val="CommentReference"/>
        </w:rPr>
        <w:commentReference w:id="136"/>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137"/>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999" cy="2852247"/>
                    </a:xfrm>
                    <a:prstGeom prst="rect">
                      <a:avLst/>
                    </a:prstGeom>
                  </pic:spPr>
                </pic:pic>
              </a:graphicData>
            </a:graphic>
          </wp:inline>
        </w:drawing>
      </w:r>
      <w:commentRangeEnd w:id="137"/>
      <w:r w:rsidR="00651FA5">
        <w:rPr>
          <w:rStyle w:val="CommentReference"/>
        </w:rPr>
        <w:commentReference w:id="137"/>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138"/>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138"/>
      <w:r w:rsidR="00BA0CD3">
        <w:rPr>
          <w:rStyle w:val="CommentReference"/>
        </w:rPr>
        <w:commentReference w:id="138"/>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F0B6B17"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w:t>
      </w:r>
      <w:commentRangeStart w:id="139"/>
      <w:r w:rsidRPr="00FC3DD7">
        <w:rPr>
          <w:rFonts w:cs="Times New Roman"/>
          <w:lang w:val="en-CA"/>
        </w:rPr>
        <w:t xml:space="preserve">lists were determined </w:t>
      </w:r>
      <w:r>
        <w:rPr>
          <w:rFonts w:cs="Times New Roman"/>
          <w:lang w:val="en-CA"/>
        </w:rPr>
        <w:t xml:space="preserve">using the </w:t>
      </w:r>
      <w:commentRangeEnd w:id="139"/>
      <w:r w:rsidR="00BA0CD3">
        <w:rPr>
          <w:rStyle w:val="CommentReference"/>
          <w:rFonts w:asciiTheme="minorHAnsi" w:eastAsiaTheme="minorHAnsi" w:hAnsiTheme="minorHAnsi" w:cstheme="minorBidi"/>
          <w:color w:val="auto"/>
          <w:lang w:val="en-CA" w:eastAsia="en-US"/>
        </w:rPr>
        <w:commentReference w:id="139"/>
      </w:r>
      <w:r>
        <w:rPr>
          <w:rFonts w:cs="Times New Roman"/>
          <w:lang w:val="en-CA"/>
        </w:rPr>
        <w:t xml:space="preserve">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D15C6C">
        <w:rPr>
          <w:rFonts w:eastAsia="Times New Roman" w:cs="Times New Roman"/>
        </w:rPr>
        <w:instrText xml:space="preserve"> ADDIN ZOTERO_ITEM CSL_CITATION {"citationID":"sP0QKTf0","properties":{"formattedCitation":"(Pouzols et al., 2014)","plainCitation":"(Pouzols et al., 2014)","dontUpdate":true,"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90F36">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90F36" w:rsidRPr="00B90F36">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3C75C4">
        <w:rPr>
          <w:rFonts w:eastAsia="Times New Roman" w:cs="Times New Roman"/>
        </w:rPr>
        <w:instrText xml:space="preserve"> ADDIN ZOTERO_ITEM CSL_CITATION {"citationID":"OmQfgKGi","properties":{"formattedCitation":"\\super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C75C4" w:rsidRPr="003C75C4">
        <w:rPr>
          <w:rFonts w:cs="Times New Roman"/>
          <w:vertAlign w:val="superscript"/>
        </w:rPr>
        <w:t>6</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0932FF">
        <w:rPr>
          <w:rFonts w:cs="Times New Roman"/>
        </w:rPr>
        <w:instrText xml:space="preserve"> ADDIN ZOTERO_ITEM CSL_CITATION {"citationID":"8eKvKTVX","properties":{"formattedCitation":"\\super 10\\nosupersub{}","plainCitation":"10","noteIndex":0},"citationItems":[{"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90F36">
        <w:rPr>
          <w:rFonts w:cs="Times New Roman"/>
        </w:rPr>
        <w:instrText xml:space="preserve"> ADDIN ZOTERO_ITEM CSL_CITATION {"citationID":"DxwUXTE0","properties":{"formattedCitation":"\\super 31\\nosupersub{}","plainCitation":"31","noteIndex":0},"citationItems":[{"id":"Yt80h0ER/YSV4nEQz","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90F36" w:rsidRPr="00B90F36">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40" w:name="_Hlk7000483"/>
      <w:r>
        <w:rPr>
          <w:rFonts w:cs="Times New Roman"/>
          <w:lang w:val="en-CA"/>
        </w:rPr>
        <w:t>, thus only focusing on stationary periods of the life cycle of migratory species</w:t>
      </w:r>
      <w:bookmarkEnd w:id="140"/>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41"/>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41"/>
      <w:r w:rsidR="006A29D0">
        <w:rPr>
          <w:rStyle w:val="CommentReference"/>
          <w:rFonts w:asciiTheme="minorHAnsi" w:eastAsiaTheme="minorHAnsi" w:hAnsiTheme="minorHAnsi" w:cstheme="minorBidi"/>
          <w:color w:val="auto"/>
          <w:lang w:val="en-CA" w:eastAsia="en-US"/>
        </w:rPr>
        <w:commentReference w:id="141"/>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C0AB68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B90F36">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B90F36">
        <w:rPr>
          <w:rFonts w:cs="Times New Roman" w:hint="eastAsia"/>
          <w:lang w:val="en-CA"/>
        </w:rPr>
        <w:instrText xml:space="preserve">tp://zotero.org/users/878981/items/XKKKTZ3F"],"itemData":{"id":1022,"type":"article-journal","abstract":"Governments have committed to conserving </w:instrText>
      </w:r>
      <w:r w:rsidR="00B90F36">
        <w:rPr>
          <w:rFonts w:cs="Times New Roman" w:hint="eastAsia"/>
          <w:lang w:val="en-CA"/>
        </w:rPr>
        <w:instrText>≥</w:instrText>
      </w:r>
      <w:r w:rsidR="00B90F36">
        <w:rPr>
          <w:rFonts w:cs="Times New Roman" w:hint="eastAsia"/>
          <w:lang w:val="en-CA"/>
        </w:rPr>
        <w:instrText xml:space="preserve">17% of terrestrial and </w:instrText>
      </w:r>
      <w:r w:rsidR="00B90F36">
        <w:rPr>
          <w:rFonts w:cs="Times New Roman" w:hint="eastAsia"/>
          <w:lang w:val="en-CA"/>
        </w:rPr>
        <w:instrText>≥</w:instrText>
      </w:r>
      <w:r w:rsidR="00B90F36">
        <w:rPr>
          <w:rFonts w:cs="Times New Roman" w:hint="eastAsia"/>
          <w:lang w:val="en-CA"/>
        </w:rPr>
        <w:instrText xml:space="preserve">10% of marine environments globally, especially </w:instrText>
      </w:r>
      <w:r w:rsidR="00B90F36">
        <w:rPr>
          <w:rFonts w:cs="Times New Roman" w:hint="eastAsia"/>
          <w:lang w:val="en-CA"/>
        </w:rPr>
        <w:instrText>“</w:instrText>
      </w:r>
      <w:r w:rsidR="00B90F36">
        <w:rPr>
          <w:rFonts w:cs="Times New Roman" w:hint="eastAsia"/>
          <w:lang w:val="en-CA"/>
        </w:rPr>
        <w:instrText xml:space="preserve">areas of particular importance for </w:instrText>
      </w:r>
      <w:r w:rsidR="00B90F36">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B90F36">
        <w:rPr>
          <w:rFonts w:cs="Times New Roman" w:hint="eastAsia"/>
          <w:lang w:val="en-CA"/>
        </w:rPr>
        <w:instrText>n","given":"Graeme M."},{"family":"Angulo","given":"Ariadne"},{"family":"Balmford","given":"Andrew"},{"family":"Bertzky","given":"Bastian"},{"family":"Brooks","given":"Thomas M."},{"family":"Carpenter","given":"Kent E."},{"family":"Comeros</w:instrText>
      </w:r>
      <w:r w:rsidR="00B90F36">
        <w:rPr>
          <w:rFonts w:cs="Times New Roman" w:hint="eastAsia"/>
          <w:lang w:val="en-CA"/>
        </w:rPr>
        <w:instrText>‐</w:instrText>
      </w:r>
      <w:r w:rsidR="00B90F36">
        <w:rPr>
          <w:rFonts w:cs="Times New Roman" w:hint="eastAsia"/>
          <w:lang w:val="en-CA"/>
        </w:rPr>
        <w:instrText>Raynal","given"</w:instrText>
      </w:r>
      <w:r w:rsidR="00B90F36">
        <w:rPr>
          <w:rFonts w:cs="Times New Roman"/>
          <w:lang w:val="en-CA"/>
        </w:rPr>
        <w:instrText>:"Mia T."},{"family":"Cornell","given":"John"},{"family":"Ficetola","given":"G. Francesco"},{"family":"Fishpool","given":"Lincoln D. C."},{"family":"Fuller","given":"Richard A."},{"family":"Geldmann","given":"Jonas"},{"family":"Harwell","given":"Heather"}</w:instrText>
      </w:r>
      <w:r w:rsidR="00B90F36">
        <w:rPr>
          <w:rFonts w:cs="Times New Roman" w:hint="eastAsia"/>
          <w:lang w:val="en-CA"/>
        </w:rPr>
        <w:instrText>,{"family":"Hilton</w:instrText>
      </w:r>
      <w:r w:rsidR="00B90F36">
        <w:rPr>
          <w:rFonts w:cs="Times New Roman" w:hint="eastAsia"/>
          <w:lang w:val="en-CA"/>
        </w:rPr>
        <w:instrText>‐</w:instrText>
      </w:r>
      <w:r w:rsidR="00B90F36">
        <w:rPr>
          <w:rFonts w:cs="Times New Roman" w:hint="eastAsia"/>
          <w:lang w:val="en-CA"/>
        </w:rPr>
        <w:instrText>Taylor","given":"Craig"},{"family":"Hoffmann","given":"Michael"},{"family":"Joolia","given":"Ackbar"},{"family":"Joppa","given":"Lucas"},{"family":"Kingston","given":"Naomi"},{"family":"May","given":"Ian"},{"family":"Milam","given":"Amy</w:instrText>
      </w:r>
      <w:r w:rsidR="00B90F36">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B90F36" w:rsidRPr="00B90F36">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B90F36">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B90F36" w:rsidRPr="00B90F36">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752C263"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del w:id="142" w:author="Joe Bennett" w:date="2020-08-12T10:44:00Z">
        <w:r w:rsidR="005E00EE" w:rsidDel="00EC2045">
          <w:rPr>
            <w:rFonts w:ascii="Times New Roman" w:hAnsi="Times New Roman" w:cs="Times New Roman"/>
            <w:i/>
            <w:iCs/>
            <w:sz w:val="24"/>
            <w:szCs w:val="24"/>
          </w:rPr>
          <w:delText>pressure</w:delText>
        </w:r>
      </w:del>
      <w:ins w:id="143" w:author="Joe Bennett" w:date="2020-08-12T10:44:00Z">
        <w:r w:rsidR="00EC2045">
          <w:rPr>
            <w:rFonts w:ascii="Times New Roman" w:hAnsi="Times New Roman" w:cs="Times New Roman"/>
            <w:i/>
            <w:iCs/>
            <w:sz w:val="24"/>
            <w:szCs w:val="24"/>
          </w:rPr>
          <w:t>risk</w:t>
        </w:r>
      </w:ins>
    </w:p>
    <w:p w14:paraId="2117FD9E" w14:textId="3650EA8C"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164C6ADC"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ins w:id="144" w:author="Joe Bennett" w:date="2020-08-12T10:44:00Z">
        <w:r w:rsidR="00EC2045">
          <w:rPr>
            <w:rFonts w:ascii="Times New Roman" w:hAnsi="Times New Roman" w:cs="Times New Roman"/>
            <w:i/>
            <w:iCs/>
            <w:sz w:val="24"/>
            <w:szCs w:val="24"/>
          </w:rPr>
          <w:t>risk</w:t>
        </w:r>
      </w:ins>
      <w:del w:id="145" w:author="Joe Bennett" w:date="2020-08-12T10:44:00Z">
        <w:r w:rsidR="007C0E8D" w:rsidDel="00EC2045">
          <w:rPr>
            <w:rFonts w:ascii="Times New Roman" w:hAnsi="Times New Roman" w:cs="Times New Roman"/>
            <w:i/>
            <w:iCs/>
            <w:sz w:val="24"/>
            <w:szCs w:val="24"/>
          </w:rPr>
          <w:delText>pressure</w:delText>
        </w:r>
      </w:del>
    </w:p>
    <w:p w14:paraId="32A25EC2" w14:textId="4A0FA6B0"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ins w:id="146" w:author="Joe Bennett" w:date="2020-08-12T10:43: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47"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resolution, but makes use of the most recent land-cover and land-use datasets and has a finer resolution of 1</w:t>
      </w:r>
      <w:ins w:id="148" w:author="Joe Bennett" w:date="2020-08-12T10:44: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49"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517C9572"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del w:id="150" w:author="Joe Bennett" w:date="2020-08-12T10:44:00Z">
        <w:r w:rsidR="00D028D0" w:rsidDel="00EC2045">
          <w:rPr>
            <w:rFonts w:ascii="Times New Roman" w:hAnsi="Times New Roman" w:cs="Times New Roman"/>
            <w:i/>
            <w:iCs/>
            <w:sz w:val="24"/>
            <w:szCs w:val="24"/>
          </w:rPr>
          <w:delText>pressure</w:delText>
        </w:r>
        <w:r w:rsidR="00C91083" w:rsidDel="00EC2045">
          <w:rPr>
            <w:rFonts w:ascii="Times New Roman" w:hAnsi="Times New Roman" w:cs="Times New Roman"/>
            <w:i/>
            <w:iCs/>
            <w:sz w:val="24"/>
            <w:szCs w:val="24"/>
          </w:rPr>
          <w:delText xml:space="preserve"> </w:delText>
        </w:r>
      </w:del>
      <w:ins w:id="151" w:author="Joe Bennett" w:date="2020-08-12T10:44:00Z">
        <w:r w:rsidR="00EC2045">
          <w:rPr>
            <w:rFonts w:ascii="Times New Roman" w:hAnsi="Times New Roman" w:cs="Times New Roman"/>
            <w:i/>
            <w:iCs/>
            <w:sz w:val="24"/>
            <w:szCs w:val="24"/>
          </w:rPr>
          <w:t xml:space="preserve">risk </w:t>
        </w:r>
      </w:ins>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78140481"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del w:id="152" w:author="Joe Bennett" w:date="2020-08-12T10:45:00Z">
        <w:r w:rsidR="006F6771" w:rsidDel="00EC2045">
          <w:rPr>
            <w:rFonts w:ascii="Times New Roman" w:hAnsi="Times New Roman" w:cs="Times New Roman"/>
            <w:sz w:val="24"/>
            <w:szCs w:val="24"/>
          </w:rPr>
          <w:delText xml:space="preserve"> </w:delText>
        </w:r>
      </w:del>
      <w:r w:rsidR="006F6771">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commentRangeStart w:id="153"/>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del w:id="154" w:author="Joe Bennett" w:date="2020-08-12T10:45:00Z">
        <w:r w:rsidR="00972CF8" w:rsidDel="00EC2045">
          <w:rPr>
            <w:rFonts w:ascii="Times New Roman" w:hAnsi="Times New Roman" w:cs="Times New Roman"/>
            <w:sz w:val="24"/>
            <w:szCs w:val="24"/>
          </w:rPr>
          <w:delText xml:space="preserve">are expanding </w:delText>
        </w:r>
      </w:del>
      <w:ins w:id="155" w:author="Joe Bennett" w:date="2020-08-12T10:45:00Z">
        <w:r w:rsidR="00EC2045">
          <w:rPr>
            <w:rFonts w:ascii="Times New Roman" w:hAnsi="Times New Roman" w:cs="Times New Roman"/>
            <w:sz w:val="24"/>
            <w:szCs w:val="24"/>
          </w:rPr>
          <w:t xml:space="preserve">expanded </w:t>
        </w:r>
      </w:ins>
      <w:r w:rsidR="00972CF8">
        <w:rPr>
          <w:rFonts w:ascii="Times New Roman" w:hAnsi="Times New Roman" w:cs="Times New Roman"/>
          <w:sz w:val="24"/>
          <w:szCs w:val="24"/>
        </w:rPr>
        <w:t xml:space="preserve">the formulation to include multiple objectives in the problem formulation. </w:t>
      </w:r>
      <w:commentRangeEnd w:id="153"/>
      <w:r w:rsidR="00EC2045">
        <w:rPr>
          <w:rStyle w:val="CommentReference"/>
        </w:rPr>
        <w:commentReference w:id="153"/>
      </w:r>
      <w:r w:rsidR="00972CF8">
        <w:rPr>
          <w:rFonts w:ascii="Times New Roman" w:hAnsi="Times New Roman" w:cs="Times New Roman"/>
          <w:sz w:val="24"/>
          <w:szCs w:val="24"/>
        </w:rPr>
        <w:t>We use</w:t>
      </w:r>
      <w:ins w:id="156" w:author="Joe Bennett" w:date="2020-08-12T10:45:00Z">
        <w:r w:rsidR="00EC2045">
          <w:rPr>
            <w:rFonts w:ascii="Times New Roman" w:hAnsi="Times New Roman" w:cs="Times New Roman"/>
            <w:sz w:val="24"/>
            <w:szCs w:val="24"/>
          </w:rPr>
          <w:t>d</w:t>
        </w:r>
      </w:ins>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del w:id="157" w:author="Joe Bennett" w:date="2020-08-12T10:46:00Z">
        <w:r w:rsidR="002F329F" w:rsidDel="00EC2045">
          <w:rPr>
            <w:rFonts w:ascii="Times New Roman" w:hAnsi="Times New Roman" w:cs="Times New Roman"/>
            <w:sz w:val="24"/>
            <w:szCs w:val="24"/>
          </w:rPr>
          <w:delText>pressure</w:delText>
        </w:r>
      </w:del>
      <w:ins w:id="158" w:author="Joe Bennett" w:date="2020-08-12T10:46:00Z">
        <w:r w:rsidR="00EC2045">
          <w:rPr>
            <w:rFonts w:ascii="Times New Roman" w:hAnsi="Times New Roman" w:cs="Times New Roman"/>
            <w:sz w:val="24"/>
            <w:szCs w:val="24"/>
          </w:rPr>
          <w:t>risk</w:t>
        </w:r>
      </w:ins>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ins w:id="159" w:author="Joe Bennett" w:date="2020-08-12T10:46:00Z">
        <w:r w:rsidR="00EC2045">
          <w:rPr>
            <w:rFonts w:ascii="Times New Roman" w:hAnsi="Times New Roman" w:cs="Times New Roman"/>
            <w:sz w:val="24"/>
            <w:szCs w:val="24"/>
          </w:rPr>
          <w:t>change</w:t>
        </w:r>
      </w:ins>
      <w:ins w:id="160" w:author="Joe Bennett" w:date="2020-08-12T10:47:00Z">
        <w:r w:rsidR="00EC2045">
          <w:rPr>
            <w:rFonts w:ascii="Times New Roman" w:hAnsi="Times New Roman" w:cs="Times New Roman"/>
            <w:sz w:val="24"/>
            <w:szCs w:val="24"/>
          </w:rPr>
          <w:t xml:space="preserve"> risk</w:t>
        </w:r>
      </w:ins>
      <w:del w:id="161"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 xml:space="preserve">, and iii) climate </w:t>
      </w:r>
      <w:ins w:id="162" w:author="Joe Bennett" w:date="2020-08-12T10:46:00Z">
        <w:r w:rsidR="00EC2045">
          <w:rPr>
            <w:rFonts w:ascii="Times New Roman" w:hAnsi="Times New Roman" w:cs="Times New Roman"/>
            <w:sz w:val="24"/>
            <w:szCs w:val="24"/>
          </w:rPr>
          <w:t>risk</w:t>
        </w:r>
      </w:ins>
      <w:del w:id="163"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commentRangeStart w:id="164"/>
      <w:r w:rsidR="001C3406">
        <w:rPr>
          <w:rFonts w:ascii="Times New Roman" w:hAnsi="Times New Roman" w:cs="Times New Roman"/>
          <w:sz w:val="24"/>
          <w:szCs w:val="24"/>
        </w:rPr>
        <w:t xml:space="preserve">To compare different </w:t>
      </w:r>
      <w:del w:id="165" w:author="Joe Bennett" w:date="2020-08-12T10:47:00Z">
        <w:r w:rsidR="00471CA3" w:rsidDel="00EC2045">
          <w:rPr>
            <w:rFonts w:ascii="Times New Roman" w:hAnsi="Times New Roman" w:cs="Times New Roman"/>
            <w:sz w:val="24"/>
            <w:szCs w:val="24"/>
          </w:rPr>
          <w:delText>pressure</w:delText>
        </w:r>
        <w:r w:rsidR="00C803D8" w:rsidDel="00EC2045">
          <w:rPr>
            <w:rFonts w:ascii="Times New Roman" w:hAnsi="Times New Roman" w:cs="Times New Roman"/>
            <w:sz w:val="24"/>
            <w:szCs w:val="24"/>
          </w:rPr>
          <w:delText xml:space="preserve"> </w:delText>
        </w:r>
      </w:del>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commentRangeEnd w:id="164"/>
      <w:r w:rsidR="00EC2045">
        <w:rPr>
          <w:rStyle w:val="CommentReference"/>
        </w:rPr>
        <w:commentReference w:id="164"/>
      </w:r>
    </w:p>
    <w:p w14:paraId="0FF3D9ED" w14:textId="007FF07C" w:rsidR="0030114B" w:rsidRDefault="0030114B" w:rsidP="00BC1C25">
      <w:pPr>
        <w:spacing w:line="480" w:lineRule="auto"/>
        <w:rPr>
          <w:rFonts w:ascii="Times New Roman" w:hAnsi="Times New Roman" w:cs="Times New Roman"/>
          <w:sz w:val="24"/>
          <w:szCs w:val="24"/>
        </w:rPr>
      </w:pPr>
      <w:commentRangeStart w:id="166"/>
      <w:commentRangeEnd w:id="166"/>
      <w:r>
        <w:rPr>
          <w:rStyle w:val="CommentReference"/>
        </w:rPr>
        <w:commentReference w:id="166"/>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67"/>
      <w:commentRangeStart w:id="168"/>
      <w:commentRangeStart w:id="169"/>
      <w:commentRangeStart w:id="170"/>
      <w:r w:rsidR="00354042">
        <w:rPr>
          <w:rFonts w:ascii="Times New Roman" w:hAnsi="Times New Roman" w:cs="Times New Roman"/>
          <w:sz w:val="24"/>
          <w:szCs w:val="24"/>
        </w:rPr>
        <w:t>The target for each feature was set to 30% of their range</w:t>
      </w:r>
      <w:commentRangeEnd w:id="167"/>
      <w:del w:id="171"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68"/>
      <w:commentRangeEnd w:id="169"/>
      <w:commentRangeEnd w:id="170"/>
      <w:ins w:id="172" w:author="richard" w:date="2020-02-01T10:29:00Z">
        <w:r w:rsidR="00364F67">
          <w:commentReference w:id="167"/>
        </w:r>
        <w:r w:rsidR="00B85EB7">
          <w:rPr>
            <w:rStyle w:val="CommentReference"/>
          </w:rPr>
          <w:commentReference w:id="168"/>
        </w:r>
      </w:ins>
      <w:r w:rsidR="00534F33">
        <w:rPr>
          <w:rStyle w:val="CommentReference"/>
        </w:rPr>
        <w:commentReference w:id="169"/>
      </w:r>
      <w:r w:rsidR="00EC2045">
        <w:rPr>
          <w:rStyle w:val="CommentReference"/>
        </w:rPr>
        <w:commentReference w:id="170"/>
      </w:r>
      <w:ins w:id="173"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t>
      </w:r>
      <w:commentRangeStart w:id="174"/>
      <w:r w:rsidR="004B0C98">
        <w:rPr>
          <w:rFonts w:ascii="Times New Roman" w:hAnsi="Times New Roman" w:cs="Times New Roman"/>
          <w:sz w:val="24"/>
          <w:szCs w:val="24"/>
        </w:rPr>
        <w:t xml:space="preserve">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commentRangeEnd w:id="174"/>
      <w:r w:rsidR="00EC2045">
        <w:rPr>
          <w:rStyle w:val="CommentReference"/>
        </w:rPr>
        <w:commentReference w:id="174"/>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175"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176"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177" w:author="Viv Mcshane" w:date="2020-06-29T12:05:00Z"/>
          <w:rFonts w:ascii="Times New Roman" w:hAnsi="Times New Roman" w:cs="Times New Roman"/>
        </w:rPr>
      </w:pPr>
      <w:ins w:id="178"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179"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180"/>
      <w:commentRangeStart w:id="181"/>
      <w:r w:rsidRPr="00236FB2">
        <w:rPr>
          <w:rFonts w:ascii="Times New Roman" w:hAnsi="Times New Roman" w:cs="Times New Roman"/>
          <w:b/>
          <w:bCs/>
          <w:sz w:val="24"/>
          <w:szCs w:val="24"/>
        </w:rPr>
        <w:lastRenderedPageBreak/>
        <w:t>Table</w:t>
      </w:r>
      <w:commentRangeEnd w:id="180"/>
      <w:r w:rsidRPr="00236FB2">
        <w:rPr>
          <w:rStyle w:val="CommentReference"/>
          <w:b/>
          <w:bCs/>
        </w:rPr>
        <w:commentReference w:id="180"/>
      </w:r>
      <w:commentRangeEnd w:id="181"/>
      <w:r w:rsidR="007B058E">
        <w:rPr>
          <w:rStyle w:val="CommentReference"/>
        </w:rPr>
        <w:commentReference w:id="181"/>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182"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183"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184"/>
      <w:r w:rsidRPr="00F852FD">
        <w:rPr>
          <w:rFonts w:ascii="Times New Roman" w:hAnsi="Times New Roman" w:cs="Times New Roman"/>
          <w:b/>
          <w:bCs/>
          <w:sz w:val="24"/>
          <w:szCs w:val="24"/>
        </w:rPr>
        <w:lastRenderedPageBreak/>
        <w:t xml:space="preserve">Table S4. </w:t>
      </w:r>
      <w:commentRangeEnd w:id="184"/>
      <w:r w:rsidR="00E47003">
        <w:rPr>
          <w:rStyle w:val="CommentReference"/>
        </w:rPr>
        <w:commentReference w:id="184"/>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8"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185"/>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185"/>
            <w:r>
              <w:rPr>
                <w:rStyle w:val="CommentReference"/>
              </w:rPr>
              <w:commentReference w:id="185"/>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186"/>
      <w:r>
        <w:rPr>
          <w:rFonts w:ascii="Times New Roman" w:hAnsi="Times New Roman" w:cs="Times New Roman"/>
          <w:b/>
          <w:bCs/>
          <w:sz w:val="24"/>
          <w:szCs w:val="24"/>
        </w:rPr>
        <w:t>bad</w:t>
      </w:r>
      <w:commentRangeEnd w:id="186"/>
      <w:r w:rsidR="00C50C77">
        <w:rPr>
          <w:rStyle w:val="CommentReference"/>
        </w:rPr>
        <w:commentReference w:id="186"/>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187"/>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187"/>
      <w:r w:rsidR="00EC2045">
        <w:rPr>
          <w:rStyle w:val="CommentReference"/>
        </w:rPr>
        <w:commentReference w:id="187"/>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ichard" w:date="2019-12-19T14:42:00Z" w:initials="r">
    <w:p w14:paraId="6082D76A" w14:textId="77777777" w:rsidR="00C87E18" w:rsidRDefault="00C87E18">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C87E18" w:rsidRDefault="00C87E18">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C87E18" w:rsidRDefault="00C87E18">
      <w:r>
        <w:rPr>
          <w:rFonts w:ascii="Liberation Serif" w:eastAsia="DejaVu Sans" w:hAnsi="Liberation Serif" w:cs="DejaVu Sans"/>
          <w:sz w:val="24"/>
          <w:szCs w:val="24"/>
          <w:lang w:val="en-US" w:bidi="en-US"/>
        </w:rPr>
        <w:t>https://www.nature.com/documents/nature-summary-paragraph.pdf</w:t>
      </w:r>
    </w:p>
  </w:comment>
  <w:comment w:id="2" w:author="Joe Bennett" w:date="2020-08-12T10:42:00Z" w:initials="JB">
    <w:p w14:paraId="38E602C0" w14:textId="1DE37B3C" w:rsidR="00C87E18" w:rsidRDefault="00C87E18">
      <w:pPr>
        <w:pStyle w:val="CommentText"/>
      </w:pPr>
      <w:r>
        <w:rPr>
          <w:rStyle w:val="CommentReference"/>
        </w:rPr>
        <w:annotationRef/>
      </w:r>
      <w:r>
        <w:t xml:space="preserve">order switches slightly in the doc. I’m easy but I like either this order or CC last. </w:t>
      </w:r>
    </w:p>
  </w:comment>
  <w:comment w:id="3" w:author="Joe Bennett" w:date="2020-08-11T13:07:00Z" w:initials="JB">
    <w:p w14:paraId="5A6AE1AB" w14:textId="57542FC2" w:rsidR="00C87E18" w:rsidRDefault="00C87E18">
      <w:pPr>
        <w:pStyle w:val="CommentText"/>
      </w:pPr>
      <w:r>
        <w:rPr>
          <w:rStyle w:val="CommentReference"/>
        </w:rPr>
        <w:annotationRef/>
      </w:r>
      <w:r>
        <w:t xml:space="preserve">added bc softens implication that we’re measuring these things in an absolute way, and also because the term is used later. </w:t>
      </w:r>
    </w:p>
  </w:comment>
  <w:comment w:id="14" w:author="richard" w:date="2019-12-19T14:43:00Z" w:initials="r">
    <w:p w14:paraId="35C5777D" w14:textId="7DDC1F9B" w:rsidR="00C87E18" w:rsidRDefault="00C87E18"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20" w:author="Joe Bennett" w:date="2020-08-11T13:16:00Z" w:initials="JB">
    <w:p w14:paraId="55A0BCF9" w14:textId="77777777" w:rsidR="00C87E18" w:rsidRDefault="00C87E18">
      <w:pPr>
        <w:pStyle w:val="CommentText"/>
      </w:pPr>
      <w:r>
        <w:rPr>
          <w:rStyle w:val="CommentReference"/>
        </w:rPr>
        <w:annotationRef/>
      </w:r>
      <w:r>
        <w:t>I know we note later, but should we have a caveat right after this sentence? Something like: “We note that these are examples among many potential metrics of governance, land-use and climate risk that could be chosen.”</w:t>
      </w:r>
    </w:p>
    <w:p w14:paraId="58FF91D9" w14:textId="77777777" w:rsidR="00C87E18" w:rsidRDefault="00C87E18">
      <w:pPr>
        <w:pStyle w:val="CommentText"/>
      </w:pPr>
    </w:p>
    <w:p w14:paraId="55F05F06" w14:textId="165E7816" w:rsidR="00C87E18" w:rsidRDefault="00C87E18">
      <w:pPr>
        <w:pStyle w:val="CommentText"/>
      </w:pPr>
      <w:r>
        <w:t xml:space="preserve">I can see a reviewer getting all in knots over this and caveat arriving perhaps too late. </w:t>
      </w:r>
    </w:p>
  </w:comment>
  <w:comment w:id="21" w:author="Buxton,Rachel" w:date="2020-08-18T14:44:00Z" w:initials="B">
    <w:p w14:paraId="724CBAD3" w14:textId="755AFA2B" w:rsidR="00C87E18" w:rsidRDefault="00C87E18">
      <w:pPr>
        <w:pStyle w:val="CommentText"/>
      </w:pPr>
      <w:r>
        <w:rPr>
          <w:rStyle w:val="CommentReference"/>
        </w:rPr>
        <w:annotationRef/>
      </w:r>
      <w:r>
        <w:t>Yeah I think that’s a good idea and moved the sentence from the conclusion to here. You could cite this paper as a climate change example:</w:t>
      </w:r>
    </w:p>
    <w:p w14:paraId="666A2277" w14:textId="77777777" w:rsidR="00C87E18" w:rsidRDefault="00C87E18">
      <w:pPr>
        <w:pStyle w:val="CommentText"/>
      </w:pPr>
    </w:p>
    <w:p w14:paraId="204E802B" w14:textId="37202FE2" w:rsidR="00C87E18" w:rsidRDefault="00C87E18" w:rsidP="008A1AD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Garcia R. A., Cabeza M., Rahbek C., Araújo M. B. Multiple dimensions of climate change and their implications for biodiversity. </w:t>
      </w:r>
      <w:r>
        <w:rPr>
          <w:rFonts w:ascii="Segoe UI" w:hAnsi="Segoe UI" w:cs="Segoe UI"/>
          <w:i/>
          <w:iCs/>
          <w:sz w:val="18"/>
          <w:szCs w:val="18"/>
          <w:lang w:val="en-US"/>
        </w:rPr>
        <w:t>Science</w:t>
      </w:r>
      <w:r>
        <w:rPr>
          <w:rFonts w:ascii="Segoe UI" w:hAnsi="Segoe UI" w:cs="Segoe UI"/>
          <w:sz w:val="18"/>
          <w:szCs w:val="18"/>
          <w:lang w:val="en-US"/>
        </w:rPr>
        <w:t xml:space="preserve"> </w:t>
      </w:r>
      <w:r>
        <w:rPr>
          <w:rFonts w:ascii="Segoe UI" w:hAnsi="Segoe UI" w:cs="Segoe UI"/>
          <w:b/>
          <w:bCs/>
          <w:sz w:val="18"/>
          <w:szCs w:val="18"/>
          <w:lang w:val="en-US"/>
        </w:rPr>
        <w:t>344</w:t>
      </w:r>
      <w:r>
        <w:rPr>
          <w:rFonts w:ascii="Segoe UI" w:hAnsi="Segoe UI" w:cs="Segoe UI"/>
          <w:sz w:val="18"/>
          <w:szCs w:val="18"/>
          <w:lang w:val="en-US"/>
        </w:rPr>
        <w:t>, 1247579 (2014).</w:t>
      </w:r>
    </w:p>
    <w:p w14:paraId="62554335" w14:textId="77777777" w:rsidR="00C87E18" w:rsidRDefault="00C87E18">
      <w:pPr>
        <w:pStyle w:val="CommentText"/>
      </w:pPr>
    </w:p>
  </w:comment>
  <w:comment w:id="22" w:author="Joseph Bennett" w:date="2020-04-14T08:23:00Z" w:initials="JB">
    <w:p w14:paraId="653BA101" w14:textId="77777777" w:rsidR="00C87E18" w:rsidRDefault="00C87E18" w:rsidP="00772045">
      <w:pPr>
        <w:pStyle w:val="CommentText"/>
      </w:pPr>
      <w:r>
        <w:rPr>
          <w:rStyle w:val="CommentReference"/>
        </w:rPr>
        <w:annotationRef/>
      </w:r>
      <w:r>
        <w:t>citation</w:t>
      </w:r>
    </w:p>
  </w:comment>
  <w:comment w:id="23" w:author="richard" w:date="2020-08-07T13:07:00Z" w:initials="r">
    <w:p w14:paraId="1F3778DD" w14:textId="3EB4FFDE" w:rsidR="00C87E18" w:rsidRDefault="00C87E18">
      <w:pPr>
        <w:pStyle w:val="CommentText"/>
      </w:pPr>
      <w:r>
        <w:rPr>
          <w:rStyle w:val="CommentReference"/>
        </w:rPr>
        <w:annotationRef/>
      </w:r>
      <w:r>
        <w:t>Still in review</w:t>
      </w:r>
    </w:p>
  </w:comment>
  <w:comment w:id="27" w:author="Buxton,Rachel" w:date="2020-08-05T09:43:00Z" w:initials="B">
    <w:p w14:paraId="4DBB70CC" w14:textId="03EBDD09" w:rsidR="00C87E18" w:rsidRDefault="00C87E18">
      <w:pPr>
        <w:pStyle w:val="CommentText"/>
      </w:pPr>
      <w:r>
        <w:rPr>
          <w:rStyle w:val="CommentReference"/>
        </w:rPr>
        <w:annotationRef/>
      </w:r>
      <w:r>
        <w:t>Citation? Poulzos et al. 2014?</w:t>
      </w:r>
    </w:p>
  </w:comment>
  <w:comment w:id="30" w:author="Joe Bennett" w:date="2020-08-11T13:21:00Z" w:initials="JB">
    <w:p w14:paraId="7E6CEA61" w14:textId="3B30B47E" w:rsidR="00C87E18" w:rsidRDefault="00C87E18">
      <w:pPr>
        <w:pStyle w:val="CommentText"/>
      </w:pPr>
      <w:r>
        <w:rPr>
          <w:rStyle w:val="CommentReference"/>
        </w:rPr>
        <w:annotationRef/>
      </w:r>
      <w:r>
        <w:t>Cite table here?</w:t>
      </w:r>
    </w:p>
  </w:comment>
  <w:comment w:id="32" w:author="Joe Bennett" w:date="2020-08-11T13:35:00Z" w:initials="JB">
    <w:p w14:paraId="09E7602C" w14:textId="77777777" w:rsidR="00C87E18" w:rsidRDefault="00C87E18">
      <w:pPr>
        <w:pStyle w:val="CommentText"/>
      </w:pPr>
      <w:r>
        <w:rPr>
          <w:rStyle w:val="CommentReference"/>
        </w:rPr>
        <w:annotationRef/>
      </w:r>
      <w:r>
        <w:t xml:space="preserve">Given Rachel’s comment below and that this is analogous to but different than the 30% CBD target, I wonder if we need to reword. </w:t>
      </w:r>
    </w:p>
    <w:p w14:paraId="13A484AD" w14:textId="77777777" w:rsidR="00C87E18" w:rsidRDefault="00C87E18">
      <w:pPr>
        <w:pStyle w:val="CommentText"/>
      </w:pPr>
    </w:p>
    <w:p w14:paraId="36B42309" w14:textId="73A954E1" w:rsidR="00C87E18" w:rsidRDefault="00C87E18">
      <w:pPr>
        <w:pStyle w:val="CommentText"/>
      </w:pPr>
      <w:r>
        <w:t xml:space="preserve">Something like “which we use as an example that is broadly analogous to the more general 30% total area CBD target”. Something like that? </w:t>
      </w:r>
    </w:p>
  </w:comment>
  <w:comment w:id="33" w:author="richard" w:date="2020-08-07T13:24:00Z" w:initials="r">
    <w:p w14:paraId="531AA171" w14:textId="14B02D23" w:rsidR="00C87E18" w:rsidRDefault="00C87E18">
      <w:pPr>
        <w:pStyle w:val="CommentText"/>
      </w:pPr>
      <w:r>
        <w:rPr>
          <w:rStyle w:val="CommentReference"/>
        </w:rPr>
        <w:annotationRef/>
      </w:r>
      <w:r>
        <w:t>How important is it to include this?</w:t>
      </w:r>
    </w:p>
  </w:comment>
  <w:comment w:id="34" w:author="richard" w:date="2020-08-07T13:55:00Z" w:initials="r">
    <w:p w14:paraId="7A77CD26" w14:textId="77777777" w:rsidR="00C87E18" w:rsidRDefault="00C87E18">
      <w:pPr>
        <w:pStyle w:val="CommentText"/>
      </w:pPr>
      <w:r>
        <w:rPr>
          <w:rStyle w:val="CommentReference"/>
        </w:rPr>
        <w:annotationRef/>
      </w:r>
      <w:r>
        <w:t xml:space="preserve">Its one paragraph in the main text. Its kind of neat, but I do wonder if we actually ‘need’ this part, or if it would be a distraction, especially now that we do talk more about countries as well. </w:t>
      </w:r>
    </w:p>
    <w:p w14:paraId="0CA07137" w14:textId="360FFF02" w:rsidR="00C87E18" w:rsidRDefault="00C87E18">
      <w:pPr>
        <w:pStyle w:val="CommentText"/>
      </w:pPr>
      <w:r>
        <w:t>What do you think?</w:t>
      </w:r>
    </w:p>
  </w:comment>
  <w:comment w:id="35" w:author="Joe Bennett" w:date="2020-08-11T13:31:00Z" w:initials="JB">
    <w:p w14:paraId="26EFB129" w14:textId="56FABFF7" w:rsidR="00C87E18" w:rsidRDefault="00C87E18">
      <w:pPr>
        <w:pStyle w:val="CommentText"/>
      </w:pPr>
      <w:r>
        <w:rPr>
          <w:rStyle w:val="CommentReference"/>
        </w:rPr>
        <w:annotationRef/>
      </w:r>
      <w:r>
        <w:t xml:space="preserve">I’m easy. The results are interesting, but if we’re focussing a lot on governance, I wonder if we should delete. Actions typically don’t take place on the scale of biomes. </w:t>
      </w:r>
    </w:p>
  </w:comment>
  <w:comment w:id="36" w:author="Buxton,Rachel" w:date="2020-08-18T14:47:00Z" w:initials="B">
    <w:p w14:paraId="47D996F3" w14:textId="557F145A" w:rsidR="00C87E18" w:rsidRDefault="00C87E18">
      <w:pPr>
        <w:pStyle w:val="CommentText"/>
      </w:pPr>
      <w:r>
        <w:rPr>
          <w:rStyle w:val="CommentReference"/>
        </w:rPr>
        <w:annotationRef/>
      </w:r>
      <w:r>
        <w:t>Good point, Joe. I thought the Mangrove thing was kind of neat, given they are screwed in almost every way. But we can’t fit everything. As is we have the words for it, but it could be the first to go?</w:t>
      </w:r>
    </w:p>
  </w:comment>
  <w:comment w:id="37" w:author="Buxton,Rachel" w:date="2020-08-05T10:21:00Z" w:initials="B">
    <w:p w14:paraId="4FC6A713" w14:textId="41DB4DE8" w:rsidR="00C87E18" w:rsidRDefault="00C87E18">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C87E18" w:rsidRDefault="00C87E18">
      <w:pPr>
        <w:pStyle w:val="CommentText"/>
      </w:pPr>
    </w:p>
    <w:p w14:paraId="7D9846F0" w14:textId="2BDF40BD" w:rsidR="00C87E18" w:rsidRDefault="00C87E18">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38" w:author="richard" w:date="2020-08-07T13:26:00Z" w:initials="r">
    <w:p w14:paraId="749108E7" w14:textId="7B491913" w:rsidR="00C87E18" w:rsidRDefault="00C87E18">
      <w:pPr>
        <w:pStyle w:val="CommentText"/>
      </w:pPr>
      <w:r>
        <w:rPr>
          <w:rStyle w:val="CommentReference"/>
        </w:rPr>
        <w:annotationRef/>
      </w:r>
      <w:r>
        <w:t>Great idea! Will pull number from the data.</w:t>
      </w:r>
    </w:p>
  </w:comment>
  <w:comment w:id="39" w:author="Buxton,Rachel" w:date="2020-08-05T10:19:00Z" w:initials="B">
    <w:p w14:paraId="2C331CCE" w14:textId="38E02B7F" w:rsidR="00C87E18" w:rsidRDefault="00C87E18">
      <w:pPr>
        <w:pStyle w:val="CommentText"/>
      </w:pPr>
      <w:r>
        <w:rPr>
          <w:rStyle w:val="CommentReference"/>
        </w:rPr>
        <w:annotationRef/>
      </w:r>
      <w:r>
        <w:t>This seems weird – we say ‘meet the target of 30%, then present numbers that are less than 30%... I think this is because you gave the model some flexibility, but if I were a reviewer I would flag this. Perhaps we can stick to the “% increase in PAs” as per my comment above?</w:t>
      </w:r>
    </w:p>
  </w:comment>
  <w:comment w:id="40" w:author="richard" w:date="2020-08-07T13:25:00Z" w:initials="r">
    <w:p w14:paraId="0A88E4C0" w14:textId="77777777" w:rsidR="00C87E18" w:rsidRDefault="00C87E18">
      <w:pPr>
        <w:pStyle w:val="CommentText"/>
      </w:pPr>
      <w:r>
        <w:rPr>
          <w:rStyle w:val="CommentReference"/>
        </w:rPr>
        <w:annotationRef/>
      </w:r>
      <w:r>
        <w:t>We are within the 30% goal is meant here. As long as we stay below 30% land area we are good in terms of CBD targets.</w:t>
      </w:r>
    </w:p>
    <w:p w14:paraId="6C013B8C" w14:textId="27127430" w:rsidR="00C87E18" w:rsidRDefault="00C87E18">
      <w:pPr>
        <w:pStyle w:val="CommentText"/>
      </w:pPr>
      <w:r>
        <w:t>In other words, our solution does not require more land than CBD is proposed as 2030 targets.</w:t>
      </w:r>
    </w:p>
  </w:comment>
  <w:comment w:id="41" w:author="Buxton,Rachel" w:date="2020-08-18T14:49:00Z" w:initials="B">
    <w:p w14:paraId="5F98E90B" w14:textId="0F61623B" w:rsidR="00C87E18" w:rsidRDefault="00C87E18">
      <w:pPr>
        <w:pStyle w:val="CommentText"/>
      </w:pPr>
      <w:r>
        <w:rPr>
          <w:rStyle w:val="CommentReference"/>
        </w:rPr>
        <w:annotationRef/>
      </w:r>
      <w:r>
        <w:t>Hm… to avoid the confusion, maybe just present “% increase in PAs”? Or maybe I’m totally out to lunch and you can ignore!</w:t>
      </w:r>
    </w:p>
  </w:comment>
  <w:comment w:id="42" w:author="Buxton,Rachel" w:date="2020-08-07T13:06:00Z" w:initials="B">
    <w:p w14:paraId="02D1BFA5" w14:textId="0B06AAB2" w:rsidR="00C87E18" w:rsidRDefault="00C87E18">
      <w:pPr>
        <w:pStyle w:val="CommentText"/>
      </w:pPr>
      <w:r>
        <w:rPr>
          <w:rStyle w:val="CommentReference"/>
        </w:rPr>
        <w:annotationRef/>
      </w:r>
      <w:r>
        <w:t>I still don’t understand why the scenario with only two risk categories has a higher area required than the scenarios with all three. Perhaps explain here?</w:t>
      </w:r>
    </w:p>
    <w:p w14:paraId="77A39BD8" w14:textId="77777777" w:rsidR="00C87E18" w:rsidRDefault="00C87E18">
      <w:pPr>
        <w:pStyle w:val="CommentText"/>
      </w:pPr>
    </w:p>
    <w:p w14:paraId="3004DEFC" w14:textId="4BB47F63" w:rsidR="00C87E18" w:rsidRDefault="00C87E18">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  Or could be that if you take into account the finer scale you could see big risks due to land use change, but averaged over a country scale the effect is subsumed by governance?</w:t>
      </w:r>
    </w:p>
  </w:comment>
  <w:comment w:id="43" w:author="Buxton,Rachel" w:date="2020-08-04T16:10:00Z" w:initials="B">
    <w:p w14:paraId="5096DC4F" w14:textId="764D6D76" w:rsidR="00C87E18" w:rsidRDefault="00C87E18">
      <w:pPr>
        <w:pStyle w:val="CommentText"/>
      </w:pPr>
      <w:r>
        <w:rPr>
          <w:rStyle w:val="CommentReference"/>
        </w:rPr>
        <w:annotationRef/>
      </w:r>
      <w:r>
        <w:t>Will need to adjust based on the new 27.</w:t>
      </w:r>
    </w:p>
    <w:p w14:paraId="62DA1858" w14:textId="77777777" w:rsidR="00C87E18" w:rsidRDefault="00C87E18">
      <w:pPr>
        <w:pStyle w:val="CommentText"/>
      </w:pPr>
    </w:p>
    <w:p w14:paraId="299D06D5" w14:textId="464C33AB" w:rsidR="00C87E18" w:rsidRDefault="00C87E18">
      <w:pPr>
        <w:pStyle w:val="CommentText"/>
      </w:pPr>
      <w:r>
        <w:t>Also – 1.5% doesn’t seem like ‘considerable overlap’ – am I missing something? Do you mean 1.5% of the 30% (which is still only 5%)? Or perhaps you mean 1.5% of the increase in area needed to meet 30% (also, still only ~10%).</w:t>
      </w:r>
    </w:p>
  </w:comment>
  <w:comment w:id="44" w:author="richard" w:date="2020-08-07T13:29:00Z" w:initials="r">
    <w:p w14:paraId="63FAAB21" w14:textId="77777777" w:rsidR="00C87E18" w:rsidRDefault="00C87E18">
      <w:pPr>
        <w:pStyle w:val="CommentText"/>
      </w:pPr>
      <w:r>
        <w:rPr>
          <w:rStyle w:val="CommentReference"/>
        </w:rPr>
        <w:annotationRef/>
      </w:r>
      <w:r>
        <w:t>Its actually 16 scenarios, with area + all combination.</w:t>
      </w:r>
    </w:p>
    <w:p w14:paraId="4F989B34" w14:textId="77777777" w:rsidR="00C87E18" w:rsidRDefault="00C87E18">
      <w:pPr>
        <w:pStyle w:val="CommentText"/>
      </w:pPr>
    </w:p>
    <w:p w14:paraId="00599DA8" w14:textId="32EE8AE3" w:rsidR="00C87E18" w:rsidRDefault="00C87E18">
      <w:pPr>
        <w:pStyle w:val="CommentText"/>
      </w:pPr>
      <w:r>
        <w:t>Considerable in terms of area. This is again something that we need to change. Should we report on the overlap? The overlap would now be across the 16 scenarios. What do you think?</w:t>
      </w:r>
    </w:p>
  </w:comment>
  <w:comment w:id="45" w:author="Buxton,Rachel" w:date="2020-08-18T14:38:00Z" w:initials="B">
    <w:p w14:paraId="5A27F2E8" w14:textId="0EBC1DF0" w:rsidR="00C87E18" w:rsidRDefault="00C87E18">
      <w:pPr>
        <w:pStyle w:val="CommentText"/>
      </w:pPr>
      <w:r>
        <w:rPr>
          <w:rStyle w:val="CommentReference"/>
        </w:rPr>
        <w:annotationRef/>
      </w:r>
      <w:r>
        <w:t>Yeah, I like reporting the overlap, but I don’t think we should frame this as ‘considerable’, since percentage-wise it’s not. What about:</w:t>
      </w:r>
    </w:p>
    <w:p w14:paraId="569AE125" w14:textId="77777777" w:rsidR="00C87E18" w:rsidRDefault="00C87E18">
      <w:pPr>
        <w:pStyle w:val="CommentText"/>
      </w:pPr>
    </w:p>
    <w:p w14:paraId="35DBCAEB" w14:textId="5ED0840E" w:rsidR="00C87E18" w:rsidRDefault="00C87E18">
      <w:pPr>
        <w:pStyle w:val="CommentText"/>
      </w:pPr>
      <w:r>
        <w:t>“We found that X.Y% of global land area overlapped between all 16 scenarios, which represents a considerable spatial area of X.Y million km2.”</w:t>
      </w:r>
    </w:p>
  </w:comment>
  <w:comment w:id="46" w:author="Joe Bennett" w:date="2020-08-12T07:02:00Z" w:initials="JB">
    <w:p w14:paraId="18BDA949" w14:textId="04E68F44" w:rsidR="00C87E18" w:rsidRDefault="00C87E18">
      <w:pPr>
        <w:pStyle w:val="CommentText"/>
      </w:pPr>
      <w:r>
        <w:rPr>
          <w:rStyle w:val="CommentReference"/>
        </w:rPr>
        <w:annotationRef/>
      </w:r>
      <w:r>
        <w:t>Should we also note here that they are robust to assumptions of relative importance of risk factors?</w:t>
      </w:r>
    </w:p>
  </w:comment>
  <w:comment w:id="48" w:author="Buxton,Rachel" w:date="2020-08-04T16:11:00Z" w:initials="B">
    <w:p w14:paraId="6B23C6C1" w14:textId="29D82883" w:rsidR="00C87E18" w:rsidRDefault="00C87E18">
      <w:pPr>
        <w:pStyle w:val="CommentText"/>
      </w:pPr>
      <w:r>
        <w:rPr>
          <w:rStyle w:val="CommentReference"/>
        </w:rPr>
        <w:annotationRef/>
      </w:r>
      <w:r>
        <w:t>Not sure why the Yukon was singled out?</w:t>
      </w:r>
    </w:p>
  </w:comment>
  <w:comment w:id="49" w:author="richard" w:date="2020-08-07T13:27:00Z" w:initials="r">
    <w:p w14:paraId="7E949679" w14:textId="29FB18D6" w:rsidR="00C87E18" w:rsidRDefault="00C87E18">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50" w:author="Joe Bennett" w:date="2020-08-11T13:39:00Z" w:initials="JB">
    <w:p w14:paraId="35D44156" w14:textId="5349A836" w:rsidR="00C87E18" w:rsidRDefault="00C87E18">
      <w:pPr>
        <w:pStyle w:val="CommentText"/>
      </w:pPr>
      <w:r>
        <w:rPr>
          <w:rStyle w:val="CommentReference"/>
        </w:rPr>
        <w:annotationRef/>
      </w:r>
      <w:r>
        <w:t xml:space="preserve">My 2 cents for consistency would be to delete Yukon and just use Canada. </w:t>
      </w:r>
    </w:p>
  </w:comment>
  <w:comment w:id="51" w:author="Buxton,Rachel" w:date="2020-08-05T10:39:00Z" w:initials="B">
    <w:p w14:paraId="08CBAE80" w14:textId="3B839236" w:rsidR="00C87E18" w:rsidRDefault="00C87E18"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C87E18" w:rsidRDefault="00C87E18" w:rsidP="00C67FDF">
      <w:pPr>
        <w:pStyle w:val="CommentText"/>
      </w:pPr>
    </w:p>
    <w:p w14:paraId="2F4AA230" w14:textId="79B7B717" w:rsidR="00C87E18" w:rsidRDefault="00C87E18"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52" w:author="richard" w:date="2020-08-07T13:34:00Z" w:initials="r">
    <w:p w14:paraId="7DB530A1" w14:textId="375FF13A" w:rsidR="00C87E18" w:rsidRDefault="00C87E18">
      <w:pPr>
        <w:pStyle w:val="CommentText"/>
      </w:pPr>
      <w:r>
        <w:rPr>
          <w:rStyle w:val="CommentReference"/>
        </w:rPr>
        <w:annotationRef/>
      </w:r>
      <w:r>
        <w:t>I like the idea. Made a note to produce those figures</w:t>
      </w:r>
    </w:p>
  </w:comment>
  <w:comment w:id="47" w:author="Viv Mcshane" w:date="2020-06-29T12:17:00Z" w:initials="VM">
    <w:p w14:paraId="4A24E0E0" w14:textId="77777777" w:rsidR="00C87E18" w:rsidRDefault="00C87E18"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C87E18" w:rsidRDefault="00C87E18" w:rsidP="00727A86">
      <w:pPr>
        <w:pStyle w:val="CommentText"/>
      </w:pPr>
      <w:r>
        <w:t>Canada has a higher governance index than the other countries, I think Egypt has the lowest of this group – what does this mean for their ability to enact protection?</w:t>
      </w:r>
    </w:p>
    <w:p w14:paraId="708F1E7C" w14:textId="77777777" w:rsidR="00C87E18" w:rsidRDefault="00C87E18" w:rsidP="00727A86">
      <w:pPr>
        <w:pStyle w:val="CommentText"/>
      </w:pPr>
    </w:p>
    <w:p w14:paraId="3D916A64" w14:textId="77777777" w:rsidR="00C87E18" w:rsidRDefault="00C87E18"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C87E18" w:rsidRDefault="00C87E18" w:rsidP="00727A86">
      <w:pPr>
        <w:pStyle w:val="CommentText"/>
      </w:pPr>
    </w:p>
    <w:p w14:paraId="5DEF4077" w14:textId="77777777" w:rsidR="00C87E18" w:rsidRDefault="00C87E18" w:rsidP="00727A86">
      <w:pPr>
        <w:pStyle w:val="CommentText"/>
      </w:pPr>
      <w:r>
        <w:t>Just some food for thought!</w:t>
      </w:r>
    </w:p>
  </w:comment>
  <w:comment w:id="62" w:author="Buxton,Rachel" w:date="2020-08-18T14:52:00Z" w:initials="B">
    <w:p w14:paraId="2F68BC18" w14:textId="26777CD6" w:rsidR="00C87E18" w:rsidRDefault="00C87E18">
      <w:pPr>
        <w:pStyle w:val="CommentText"/>
      </w:pPr>
      <w:r>
        <w:rPr>
          <w:rStyle w:val="CommentReference"/>
        </w:rPr>
        <w:annotationRef/>
      </w:r>
      <w:r>
        <w:t xml:space="preserve">I’m fine if you want to delete, but I find having a sentence like this spelling things out is helpful. </w:t>
      </w:r>
    </w:p>
  </w:comment>
  <w:comment w:id="67" w:author="Buxton,Rachel" w:date="2020-08-07T13:51:00Z" w:initials="B">
    <w:p w14:paraId="4F24AD20" w14:textId="7C8EB52F" w:rsidR="00C87E18" w:rsidRDefault="00C87E18">
      <w:pPr>
        <w:pStyle w:val="CommentText"/>
      </w:pPr>
      <w:r>
        <w:rPr>
          <w:rStyle w:val="CommentReference"/>
        </w:rPr>
        <w:annotationRef/>
      </w:r>
      <w:r>
        <w:t>Too much to have a land use change example? It’s getting a little ‘examply’ – but just in case, you could focus on Liberia which has relatively low risk of landuse change relative to neighboring Cote d’Ivoire and Sierra Leone.</w:t>
      </w:r>
    </w:p>
    <w:p w14:paraId="1F0ACE07" w14:textId="77777777" w:rsidR="00C87E18" w:rsidRDefault="00C87E18">
      <w:pPr>
        <w:pStyle w:val="CommentText"/>
      </w:pPr>
    </w:p>
    <w:p w14:paraId="2B36ADBA" w14:textId="1DC5E32E" w:rsidR="00C87E18" w:rsidRDefault="00C87E18">
      <w:pPr>
        <w:pStyle w:val="CommentText"/>
      </w:pPr>
      <w:r>
        <w:t>Or maybe instead of an example for climate and land-use separately, we could have an example of where things intersect?</w:t>
      </w:r>
    </w:p>
    <w:p w14:paraId="157FEFE0" w14:textId="77777777" w:rsidR="00C87E18" w:rsidRDefault="00C87E18">
      <w:pPr>
        <w:pStyle w:val="CommentText"/>
      </w:pPr>
    </w:p>
    <w:p w14:paraId="2ADC1C16" w14:textId="3CFAAA3D" w:rsidR="00C87E18" w:rsidRDefault="00C87E18">
      <w:pPr>
        <w:pStyle w:val="CommentText"/>
      </w:pPr>
      <w:r>
        <w:t>A cool example might be North and South Korea – South Korea obvi has dismal governance, but has a lower risk due to land-use change and slightly lower frequency of extreme heat events. So they both end up with higher PA above baseline, but for different reasons. NEAT.</w:t>
      </w:r>
    </w:p>
  </w:comment>
  <w:comment w:id="68" w:author="Joe Bennett" w:date="2020-08-11T13:45:00Z" w:initials="JB">
    <w:p w14:paraId="6CFD3EEC" w14:textId="7CEF54D6" w:rsidR="00C87E18" w:rsidRDefault="00C87E18">
      <w:pPr>
        <w:pStyle w:val="CommentText"/>
      </w:pPr>
      <w:r>
        <w:rPr>
          <w:rStyle w:val="CommentReference"/>
        </w:rPr>
        <w:annotationRef/>
      </w:r>
      <w:r>
        <w:t xml:space="preserve">I don’t think 100% necessary but would be nice if we had the space. </w:t>
      </w:r>
    </w:p>
  </w:comment>
  <w:comment w:id="70" w:author="Jeffrey Owen Hanson" w:date="2020-03-16T10:26:00Z" w:initials="JOH">
    <w:p w14:paraId="55D6D3A5" w14:textId="77777777" w:rsidR="00C87E18" w:rsidRDefault="00C87E18" w:rsidP="0058173B">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71" w:author="richard" w:date="2020-04-15T13:05:00Z" w:initials="r">
    <w:p w14:paraId="2D824E57" w14:textId="77777777" w:rsidR="00C87E18" w:rsidRDefault="00C87E18" w:rsidP="0058173B">
      <w:pPr>
        <w:pStyle w:val="CommentText"/>
      </w:pPr>
      <w:r>
        <w:rPr>
          <w:rStyle w:val="CommentReference"/>
        </w:rPr>
        <w:annotationRef/>
      </w:r>
      <w:r>
        <w:t>Not sure how to best go about selecting species for this. Should we go with some well known species here or let the data drive things?</w:t>
      </w:r>
    </w:p>
  </w:comment>
  <w:comment w:id="72" w:author="richard" w:date="2020-04-24T13:37:00Z" w:initials="r">
    <w:p w14:paraId="7B041A92" w14:textId="77777777" w:rsidR="00C87E18" w:rsidRDefault="00C87E18" w:rsidP="0058173B">
      <w:pPr>
        <w:pStyle w:val="CommentText"/>
      </w:pPr>
      <w:r>
        <w:rPr>
          <w:rStyle w:val="CommentReference"/>
        </w:rPr>
        <w:annotationRef/>
      </w:r>
      <w:r>
        <w:t>From Scott:</w:t>
      </w:r>
    </w:p>
    <w:p w14:paraId="677C515E"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C87E18" w:rsidRDefault="00C87E18" w:rsidP="0058173B">
      <w:pPr>
        <w:pStyle w:val="CommentText"/>
      </w:pPr>
    </w:p>
  </w:comment>
  <w:comment w:id="73" w:author="richard" w:date="2020-06-12T11:09:00Z" w:initials="r">
    <w:p w14:paraId="4602935A" w14:textId="77777777" w:rsidR="00C87E18" w:rsidRDefault="00C87E18" w:rsidP="0058173B">
      <w:pPr>
        <w:pStyle w:val="CommentText"/>
      </w:pPr>
      <w:r>
        <w:rPr>
          <w:rStyle w:val="CommentReference"/>
        </w:rPr>
        <w:annotationRef/>
      </w:r>
      <w:r>
        <w:t>What do others think?</w:t>
      </w:r>
    </w:p>
  </w:comment>
  <w:comment w:id="74" w:author="Allison Binley" w:date="2020-06-18T15:34:00Z" w:initials="AB">
    <w:p w14:paraId="6BDBB524" w14:textId="77777777" w:rsidR="00C87E18" w:rsidRDefault="00C87E18" w:rsidP="0058173B">
      <w:pPr>
        <w:pStyle w:val="CommentText"/>
      </w:pPr>
      <w:r>
        <w:rPr>
          <w:rStyle w:val="CommentReference"/>
        </w:rPr>
        <w:annotationRef/>
      </w:r>
      <w:r>
        <w:t xml:space="preserve">I like Scott’s suggestion, assuming we can show a substantial difference with and without risk. </w:t>
      </w:r>
    </w:p>
  </w:comment>
  <w:comment w:id="75" w:author="Viv Mcshane" w:date="2020-06-29T11:34:00Z" w:initials="VM">
    <w:p w14:paraId="66C110ED" w14:textId="77777777" w:rsidR="00C87E18" w:rsidRDefault="00C87E18"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76" w:author="Buxton,Rachel" w:date="2020-08-05T16:13:00Z" w:initials="B">
    <w:p w14:paraId="73F9A733" w14:textId="1FD62EC5" w:rsidR="00C87E18" w:rsidRDefault="00C87E18" w:rsidP="0058173B">
      <w:pPr>
        <w:pStyle w:val="CommentText"/>
      </w:pPr>
      <w:r>
        <w:rPr>
          <w:rStyle w:val="CommentReference"/>
        </w:rPr>
        <w:annotationRef/>
      </w:r>
      <w:r>
        <w:t>Really good idea. Leads well into how important coordinating across jurisdictions is.</w:t>
      </w:r>
    </w:p>
    <w:p w14:paraId="08CD6421" w14:textId="77777777" w:rsidR="00C87E18" w:rsidRDefault="00C87E18" w:rsidP="0058173B">
      <w:pPr>
        <w:pStyle w:val="CommentText"/>
      </w:pPr>
    </w:p>
    <w:p w14:paraId="17B32ED7" w14:textId="0C7438B3" w:rsidR="00C87E18" w:rsidRDefault="00C87E18" w:rsidP="0058173B">
      <w:pPr>
        <w:pStyle w:val="CommentText"/>
      </w:pPr>
      <w:r>
        <w:t xml:space="preserve">Could incorporate this in the Russia/Finland/Sweden example (some wide-ranging cool ungulate and bird, for example). </w:t>
      </w:r>
    </w:p>
    <w:p w14:paraId="5018A04F" w14:textId="77777777" w:rsidR="00C87E18" w:rsidRDefault="00C87E18" w:rsidP="0058173B">
      <w:pPr>
        <w:pStyle w:val="CommentText"/>
      </w:pPr>
    </w:p>
    <w:p w14:paraId="5BCAC4FF" w14:textId="52F39ADC" w:rsidR="00C87E18" w:rsidRDefault="00C87E18"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77" w:author="richard" w:date="2020-08-07T13:38:00Z" w:initials="r">
    <w:p w14:paraId="205BFEF5" w14:textId="4F32D908" w:rsidR="00C87E18" w:rsidRDefault="00C87E18">
      <w:pPr>
        <w:pStyle w:val="CommentText"/>
      </w:pPr>
      <w:r>
        <w:rPr>
          <w:rStyle w:val="CommentReference"/>
        </w:rPr>
        <w:annotationRef/>
      </w:r>
      <w:r>
        <w:t>I like the idea of including in the Russia et al. example. Two birds with one stone so to speak.</w:t>
      </w:r>
    </w:p>
    <w:p w14:paraId="6CBCF6DF" w14:textId="467EA6CB" w:rsidR="00C87E18" w:rsidRDefault="00C87E18">
      <w:pPr>
        <w:pStyle w:val="CommentText"/>
      </w:pPr>
    </w:p>
    <w:p w14:paraId="03D190BE" w14:textId="21D81050" w:rsidR="00C87E18" w:rsidRDefault="00C87E18">
      <w:pPr>
        <w:pStyle w:val="CommentText"/>
      </w:pPr>
      <w:r>
        <w:t>Could try to think about a Central America example that also gets the climate and/or land use angle, so we could combine again.</w:t>
      </w:r>
    </w:p>
    <w:p w14:paraId="635207AF" w14:textId="77777777" w:rsidR="00C87E18" w:rsidRDefault="00C87E18">
      <w:pPr>
        <w:pStyle w:val="CommentText"/>
      </w:pPr>
    </w:p>
    <w:p w14:paraId="0633178A" w14:textId="21A573A3" w:rsidR="00C87E18" w:rsidRDefault="00C87E18">
      <w:pPr>
        <w:pStyle w:val="CommentText"/>
      </w:pPr>
    </w:p>
  </w:comment>
  <w:comment w:id="79" w:author="Joe Bennett" w:date="2020-08-11T20:17:00Z" w:initials="JB">
    <w:p w14:paraId="44785D2F" w14:textId="7A1B2CDD" w:rsidR="00C87E18" w:rsidRDefault="00C87E18">
      <w:pPr>
        <w:pStyle w:val="CommentText"/>
      </w:pPr>
      <w:r>
        <w:rPr>
          <w:rStyle w:val="CommentReference"/>
        </w:rPr>
        <w:annotationRef/>
      </w:r>
      <w:r>
        <w:t>Seems to transition from species to countries pretty quickly. Should focus on countries to be consistent? “For countries with a predominance of wide-ranging species whose ranges…”?</w:t>
      </w:r>
    </w:p>
  </w:comment>
  <w:comment w:id="82" w:author="Joe Bennett" w:date="2020-08-11T20:20:00Z" w:initials="JB">
    <w:p w14:paraId="725EB8D1" w14:textId="2A46118E" w:rsidR="00C87E18" w:rsidRDefault="00C87E18">
      <w:pPr>
        <w:pStyle w:val="CommentText"/>
      </w:pPr>
      <w:r>
        <w:rPr>
          <w:rStyle w:val="CommentReference"/>
        </w:rPr>
        <w:annotationRef/>
      </w:r>
      <w:r>
        <w:t>To distinguish from our 30%</w:t>
      </w:r>
    </w:p>
  </w:comment>
  <w:comment w:id="85" w:author="Joe Bennett" w:date="2020-08-11T20:20:00Z" w:initials="JB">
    <w:p w14:paraId="35E977AE" w14:textId="07C213CE" w:rsidR="00C87E18" w:rsidRDefault="00C87E18">
      <w:pPr>
        <w:pStyle w:val="CommentText"/>
      </w:pPr>
      <w:r>
        <w:rPr>
          <w:rStyle w:val="CommentReference"/>
        </w:rPr>
        <w:annotationRef/>
      </w:r>
      <w:r>
        <w:t xml:space="preserve">Yes – great point! </w:t>
      </w:r>
    </w:p>
  </w:comment>
  <w:comment w:id="86" w:author="Buxton,Rachel" w:date="2020-08-07T13:59:00Z" w:initials="B">
    <w:p w14:paraId="6E20E00A" w14:textId="20E2C500" w:rsidR="00C87E18" w:rsidRDefault="00C87E18">
      <w:pPr>
        <w:pStyle w:val="CommentText"/>
      </w:pPr>
      <w:r>
        <w:rPr>
          <w:rStyle w:val="CommentReference"/>
        </w:rPr>
        <w:annotationRef/>
      </w:r>
      <w:r>
        <w:t>Again, can we make these numbers % increase in protected area?</w:t>
      </w:r>
    </w:p>
  </w:comment>
  <w:comment w:id="87" w:author="Buxton,Rachel" w:date="2020-08-07T14:09:00Z" w:initials="B">
    <w:p w14:paraId="7A0E9052" w14:textId="1EA8F6C0"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Duke NC, Meynecke JO, Dittmann S, Ellison AM, Anger K, Berger U, Cannicci S, Diele K, Ewel KC, Field CD, et al. 2007. A world without mangroves? Science </w:t>
      </w:r>
      <w:r>
        <w:rPr>
          <w:rFonts w:ascii="Segoe UI" w:hAnsi="Segoe UI" w:cs="Segoe UI"/>
          <w:b/>
          <w:bCs/>
          <w:sz w:val="18"/>
          <w:szCs w:val="18"/>
          <w:lang w:val="en-US"/>
        </w:rPr>
        <w:t>317</w:t>
      </w:r>
      <w:r>
        <w:rPr>
          <w:rFonts w:ascii="Segoe UI" w:hAnsi="Segoe UI" w:cs="Segoe UI"/>
          <w:sz w:val="18"/>
          <w:szCs w:val="18"/>
          <w:lang w:val="en-US"/>
        </w:rPr>
        <w:t>:41.</w:t>
      </w:r>
    </w:p>
    <w:p w14:paraId="402A5349"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1BC29AF7" w14:textId="44760DF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Temperate forests were a bit of a head scratcher – not sure why these were singled out. Maybe because climate change will increase the threat of fire?</w:t>
      </w:r>
    </w:p>
    <w:p w14:paraId="05DE4882"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443F4BBD" w14:textId="77777777" w:rsidR="00C87E18" w:rsidRDefault="00C87E18" w:rsidP="008F434D">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Enright NJ, Fontaine JB, Bowman DMJS, Bradstock RA, and Williams RJ. 2015. Interval squeeze: altered fire regimes and demographic responses interact to threaten woody species persistence as climate changes. Frontiers in Ecology and the Environment </w:t>
      </w:r>
      <w:r>
        <w:rPr>
          <w:rFonts w:ascii="Segoe UI" w:hAnsi="Segoe UI" w:cs="Segoe UI"/>
          <w:b/>
          <w:bCs/>
          <w:sz w:val="18"/>
          <w:szCs w:val="18"/>
          <w:lang w:val="en-US"/>
        </w:rPr>
        <w:t>13</w:t>
      </w:r>
      <w:r>
        <w:rPr>
          <w:rFonts w:ascii="Segoe UI" w:hAnsi="Segoe UI" w:cs="Segoe UI"/>
          <w:sz w:val="18"/>
          <w:szCs w:val="18"/>
          <w:lang w:val="en-US"/>
        </w:rPr>
        <w:t>:265-272.</w:t>
      </w:r>
    </w:p>
    <w:p w14:paraId="42855409" w14:textId="77777777" w:rsidR="00C87E18" w:rsidRPr="00153646" w:rsidRDefault="00C87E18" w:rsidP="008F434D">
      <w:pPr>
        <w:autoSpaceDE w:val="0"/>
        <w:autoSpaceDN w:val="0"/>
        <w:adjustRightInd w:val="0"/>
        <w:spacing w:after="0" w:line="240" w:lineRule="auto"/>
        <w:rPr>
          <w:rFonts w:ascii="Segoe UI" w:hAnsi="Segoe UI" w:cs="Segoe UI"/>
          <w:sz w:val="18"/>
          <w:szCs w:val="18"/>
          <w:lang w:val="en-US"/>
        </w:rPr>
      </w:pPr>
    </w:p>
  </w:comment>
  <w:comment w:id="89" w:author="Buxton,Rachel" w:date="2020-08-18T14:57:00Z" w:initials="B">
    <w:p w14:paraId="746B2029" w14:textId="136D1292" w:rsidR="00C87E18" w:rsidRDefault="00C87E18">
      <w:pPr>
        <w:pStyle w:val="CommentText"/>
      </w:pPr>
      <w:r>
        <w:rPr>
          <w:rStyle w:val="CommentReference"/>
        </w:rPr>
        <w:annotationRef/>
      </w:r>
      <w:r>
        <w:t xml:space="preserve">I think this needs some work to make it Nature-worthy. </w:t>
      </w:r>
      <w:r w:rsidR="000B38E0">
        <w:t>Doesn’t have to be this, but perhaps you can use something like this altered to your liking</w:t>
      </w:r>
      <w:r>
        <w:t>:</w:t>
      </w:r>
    </w:p>
    <w:p w14:paraId="07FC3F7E" w14:textId="77777777" w:rsidR="00C87E18" w:rsidRDefault="00C87E18">
      <w:pPr>
        <w:pStyle w:val="CommentText"/>
      </w:pPr>
    </w:p>
    <w:p w14:paraId="2E00842F" w14:textId="54961872" w:rsidR="007B6E93" w:rsidRPr="007A09F9" w:rsidRDefault="00C87E18"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 xml:space="preserve">Despite the expansion of the protected area network in the past few decades, biodiversity has continued to decline, largely due to </w:t>
      </w:r>
      <w:r w:rsidR="007B6E93">
        <w:rPr>
          <w:rFonts w:ascii="AdvTTd7835f12" w:hAnsi="AdvTTd7835f12" w:cs="AdvTTd7835f12"/>
          <w:color w:val="231F20"/>
          <w:sz w:val="16"/>
          <w:szCs w:val="16"/>
          <w:lang w:val="en-US"/>
        </w:rPr>
        <w:t>intensifying</w:t>
      </w:r>
      <w:r>
        <w:rPr>
          <w:rFonts w:ascii="AdvTTd7835f12" w:hAnsi="AdvTTd7835f12" w:cs="AdvTTd7835f12"/>
          <w:color w:val="231F20"/>
          <w:sz w:val="16"/>
          <w:szCs w:val="16"/>
          <w:lang w:val="en-US"/>
        </w:rPr>
        <w:t xml:space="preserve"> land-use and climate change and </w:t>
      </w:r>
      <w:r w:rsidR="007B6E93">
        <w:rPr>
          <w:rFonts w:ascii="AdvTTd7835f12" w:hAnsi="AdvTTd7835f12" w:cs="AdvTTd7835f12"/>
          <w:color w:val="231F20"/>
          <w:sz w:val="16"/>
          <w:szCs w:val="16"/>
          <w:lang w:val="en-US"/>
        </w:rPr>
        <w:t xml:space="preserve">varying </w:t>
      </w:r>
      <w:r w:rsidR="00D05D07">
        <w:rPr>
          <w:rFonts w:ascii="AdvTTd7835f12" w:hAnsi="AdvTTd7835f12" w:cs="AdvTTd7835f12"/>
          <w:color w:val="231F20"/>
          <w:sz w:val="16"/>
          <w:szCs w:val="16"/>
          <w:lang w:val="en-US"/>
        </w:rPr>
        <w:t xml:space="preserve">quality of governance, </w:t>
      </w:r>
      <w:r w:rsidR="007B6E93">
        <w:rPr>
          <w:rFonts w:ascii="AdvTTd7835f12" w:hAnsi="AdvTTd7835f12" w:cs="AdvTTd7835f12"/>
          <w:color w:val="231F20"/>
          <w:sz w:val="16"/>
          <w:szCs w:val="16"/>
          <w:lang w:val="en-US"/>
        </w:rPr>
        <w:t>which result</w:t>
      </w:r>
      <w:r w:rsidR="00C7438C">
        <w:rPr>
          <w:rFonts w:ascii="AdvTTd7835f12" w:hAnsi="AdvTTd7835f12" w:cs="AdvTTd7835f12"/>
          <w:color w:val="231F20"/>
          <w:sz w:val="16"/>
          <w:szCs w:val="16"/>
          <w:lang w:val="en-US"/>
        </w:rPr>
        <w:t>s</w:t>
      </w:r>
      <w:r w:rsidR="00D05D07">
        <w:rPr>
          <w:rFonts w:ascii="AdvTTd7835f12" w:hAnsi="AdvTTd7835f12" w:cs="AdvTTd7835f12"/>
          <w:color w:val="231F20"/>
          <w:sz w:val="16"/>
          <w:szCs w:val="16"/>
          <w:lang w:val="en-US"/>
        </w:rPr>
        <w:t xml:space="preserve"> in </w:t>
      </w:r>
      <w:r w:rsidR="007B6E93">
        <w:rPr>
          <w:rFonts w:ascii="AdvTTd7835f12" w:hAnsi="AdvTTd7835f12" w:cs="AdvTTd7835f12"/>
          <w:color w:val="231F20"/>
          <w:sz w:val="16"/>
          <w:szCs w:val="16"/>
          <w:lang w:val="en-US"/>
        </w:rPr>
        <w:t>different</w:t>
      </w:r>
      <w:r w:rsidR="00D05D07">
        <w:rPr>
          <w:rFonts w:ascii="AdvTTd7835f12" w:hAnsi="AdvTTd7835f12" w:cs="AdvTTd7835f12"/>
          <w:color w:val="231F20"/>
          <w:sz w:val="16"/>
          <w:szCs w:val="16"/>
          <w:lang w:val="en-US"/>
        </w:rPr>
        <w:t xml:space="preserve"> levels of</w:t>
      </w:r>
      <w:r>
        <w:rPr>
          <w:rFonts w:ascii="AdvTTd7835f12" w:hAnsi="AdvTTd7835f12" w:cs="AdvTTd7835f12"/>
          <w:color w:val="231F20"/>
          <w:sz w:val="16"/>
          <w:szCs w:val="16"/>
          <w:lang w:val="en-US"/>
        </w:rPr>
        <w:t xml:space="preserve"> commitment to conservation</w:t>
      </w:r>
      <w:r w:rsidR="007B6E93">
        <w:rPr>
          <w:rFonts w:ascii="AdvTTd7835f12" w:hAnsi="AdvTTd7835f12" w:cs="AdvTTd7835f12"/>
          <w:color w:val="231F20"/>
          <w:sz w:val="16"/>
          <w:szCs w:val="16"/>
          <w:lang w:val="en-US"/>
        </w:rPr>
        <w:t xml:space="preserve"> </w:t>
      </w:r>
      <w:r w:rsidR="007B6E93">
        <w:rPr>
          <w:rFonts w:ascii="AdvTTd7835f12" w:hAnsi="AdvTTd7835f12" w:cs="AdvTTd7835f12"/>
          <w:color w:val="231F20"/>
          <w:sz w:val="16"/>
          <w:szCs w:val="16"/>
          <w:lang w:val="en-US"/>
        </w:rPr>
        <w:t>among jurisdictions</w:t>
      </w:r>
      <w:r>
        <w:rPr>
          <w:rFonts w:ascii="AdvTTd7835f12" w:hAnsi="AdvTTd7835f12" w:cs="AdvTTd7835f12"/>
          <w:color w:val="231F20"/>
          <w:sz w:val="16"/>
          <w:szCs w:val="16"/>
          <w:lang w:val="en-US"/>
        </w:rPr>
        <w:t xml:space="preserve">. As conservation </w:t>
      </w:r>
      <w:r w:rsidR="007B6E93">
        <w:rPr>
          <w:rFonts w:ascii="AdvTTd7835f12" w:hAnsi="AdvTTd7835f12" w:cs="AdvTTd7835f12"/>
          <w:color w:val="231F20"/>
          <w:sz w:val="16"/>
          <w:szCs w:val="16"/>
          <w:lang w:val="en-US"/>
        </w:rPr>
        <w:t>agencies</w:t>
      </w:r>
      <w:r>
        <w:rPr>
          <w:rFonts w:ascii="AdvTTd7835f12" w:hAnsi="AdvTTd7835f12" w:cs="AdvTTd7835f12"/>
          <w:color w:val="231F20"/>
          <w:sz w:val="16"/>
          <w:szCs w:val="16"/>
          <w:lang w:val="en-US"/>
        </w:rPr>
        <w:t xml:space="preserve"> look to secure new areas for protection, risk of future change will be particularly important as projected changes in climate (citation from below), land-use (</w:t>
      </w:r>
      <w:r w:rsidR="00D05D07">
        <w:rPr>
          <w:rFonts w:ascii="AdvTTd7835f12" w:hAnsi="AdvTTd7835f12" w:cs="AdvTTd7835f12"/>
          <w:color w:val="231F20"/>
          <w:sz w:val="16"/>
          <w:szCs w:val="16"/>
          <w:lang w:val="en-US"/>
        </w:rPr>
        <w:t>citation from below</w:t>
      </w:r>
      <w:r>
        <w:rPr>
          <w:rFonts w:ascii="AdvTTd7835f12" w:hAnsi="AdvTTd7835f12" w:cs="AdvTTd7835f12"/>
          <w:color w:val="231F20"/>
          <w:sz w:val="16"/>
          <w:szCs w:val="16"/>
          <w:lang w:val="en-US"/>
        </w:rPr>
        <w:t xml:space="preserve">), and socio-economic </w:t>
      </w:r>
      <w:r w:rsidR="00D05D07">
        <w:rPr>
          <w:rFonts w:ascii="AdvTTd7835f12" w:hAnsi="AdvTTd7835f12" w:cs="AdvTTd7835f12"/>
          <w:color w:val="231F20"/>
          <w:sz w:val="16"/>
          <w:szCs w:val="16"/>
          <w:lang w:val="en-US"/>
        </w:rPr>
        <w:t>uncertainty can compromise</w:t>
      </w:r>
      <w:r>
        <w:rPr>
          <w:rFonts w:ascii="AdvTTd7835f12" w:hAnsi="AdvTTd7835f12" w:cs="AdvTTd7835f12"/>
          <w:color w:val="231F20"/>
          <w:sz w:val="16"/>
          <w:szCs w:val="16"/>
          <w:lang w:val="en-US"/>
        </w:rPr>
        <w:t xml:space="preserve"> protected area effectiveness. </w:t>
      </w:r>
      <w:r w:rsidR="007B6E93">
        <w:rPr>
          <w:rFonts w:ascii="AdvTTd7835f12" w:hAnsi="AdvTTd7835f12" w:cs="AdvTTd7835f12"/>
          <w:color w:val="231F20"/>
          <w:sz w:val="16"/>
          <w:szCs w:val="16"/>
          <w:lang w:val="en-US"/>
        </w:rPr>
        <w:t>O</w:t>
      </w:r>
      <w:r>
        <w:rPr>
          <w:rFonts w:ascii="AdvTTd7835f12" w:hAnsi="AdvTTd7835f12" w:cs="AdvTTd7835f12"/>
          <w:color w:val="231F20"/>
          <w:sz w:val="16"/>
          <w:szCs w:val="16"/>
          <w:lang w:val="en-US"/>
        </w:rPr>
        <w:t xml:space="preserve">ur results </w:t>
      </w:r>
      <w:r w:rsidR="00A52D4E">
        <w:rPr>
          <w:rFonts w:ascii="AdvTTd7835f12" w:hAnsi="AdvTTd7835f12" w:cs="AdvTTd7835f12"/>
          <w:color w:val="231F20"/>
          <w:sz w:val="16"/>
          <w:szCs w:val="16"/>
          <w:lang w:val="en-US"/>
        </w:rPr>
        <w:t>show t</w:t>
      </w:r>
      <w:r w:rsidR="00A52D4E">
        <w:rPr>
          <w:rFonts w:ascii="Times New Roman" w:eastAsia="Arial" w:hAnsi="Times New Roman" w:cs="Times New Roman"/>
          <w:color w:val="000000"/>
          <w:sz w:val="24"/>
          <w:szCs w:val="24"/>
        </w:rPr>
        <w:t>hat protected area expansion decisions can b</w:t>
      </w:r>
      <w:bookmarkStart w:id="90" w:name="_GoBack"/>
      <w:bookmarkEnd w:id="90"/>
      <w:r w:rsidR="00A52D4E">
        <w:rPr>
          <w:rFonts w:ascii="Times New Roman" w:eastAsia="Arial" w:hAnsi="Times New Roman" w:cs="Times New Roman"/>
          <w:color w:val="000000"/>
          <w:sz w:val="24"/>
          <w:szCs w:val="24"/>
        </w:rPr>
        <w:t>e profoundly influenced</w:t>
      </w:r>
      <w:r w:rsidR="00A52D4E">
        <w:rPr>
          <w:rFonts w:ascii="Times New Roman" w:eastAsia="Arial" w:hAnsi="Times New Roman" w:cs="Times New Roman"/>
          <w:color w:val="000000"/>
          <w:sz w:val="24"/>
          <w:szCs w:val="24"/>
        </w:rPr>
        <w:t xml:space="preserve"> by risk</w:t>
      </w:r>
      <w:r>
        <w:rPr>
          <w:rFonts w:ascii="AdvTTd7835f12" w:hAnsi="AdvTTd7835f12" w:cs="AdvTTd7835f12"/>
          <w:color w:val="231F20"/>
          <w:sz w:val="16"/>
          <w:szCs w:val="16"/>
          <w:lang w:val="en-US"/>
        </w:rPr>
        <w:t>, particularly governance</w:t>
      </w:r>
      <w:r w:rsidR="007B6E93">
        <w:rPr>
          <w:rFonts w:ascii="AdvTTd7835f12" w:hAnsi="AdvTTd7835f12" w:cs="AdvTTd7835f12"/>
          <w:color w:val="231F20"/>
          <w:sz w:val="16"/>
          <w:szCs w:val="16"/>
          <w:lang w:val="en-US"/>
        </w:rPr>
        <w:t xml:space="preserve">, </w:t>
      </w:r>
      <w:r w:rsidR="00A52D4E">
        <w:rPr>
          <w:rFonts w:ascii="AdvTTd7835f12" w:hAnsi="AdvTTd7835f12" w:cs="AdvTTd7835f12"/>
          <w:color w:val="231F20"/>
          <w:sz w:val="16"/>
          <w:szCs w:val="16"/>
          <w:lang w:val="en-US"/>
        </w:rPr>
        <w:t>but</w:t>
      </w:r>
      <w:r w:rsidR="007B6E93">
        <w:rPr>
          <w:rFonts w:ascii="AdvTTd7835f12" w:hAnsi="AdvTTd7835f12" w:cs="AdvTTd7835f12"/>
          <w:color w:val="231F20"/>
          <w:sz w:val="16"/>
          <w:szCs w:val="16"/>
          <w:lang w:val="en-US"/>
        </w:rPr>
        <w:t xml:space="preserve"> that considering risk </w:t>
      </w:r>
      <w:r w:rsidR="00A52D4E">
        <w:rPr>
          <w:rFonts w:ascii="AdvTTd7835f12" w:hAnsi="AdvTTd7835f12" w:cs="AdvTTd7835f12"/>
          <w:color w:val="231F20"/>
          <w:sz w:val="16"/>
          <w:szCs w:val="16"/>
          <w:lang w:val="en-US"/>
        </w:rPr>
        <w:t>is achievable, only</w:t>
      </w:r>
      <w:r w:rsidR="007B6E93">
        <w:rPr>
          <w:rFonts w:ascii="AdvTTd7835f12" w:hAnsi="AdvTTd7835f12" w:cs="AdvTTd7835f12"/>
          <w:color w:val="231F20"/>
          <w:sz w:val="16"/>
          <w:szCs w:val="16"/>
          <w:lang w:val="en-US"/>
        </w:rPr>
        <w:t xml:space="preserve"> add</w:t>
      </w:r>
      <w:r w:rsidR="00A52D4E">
        <w:rPr>
          <w:rFonts w:ascii="AdvTTd7835f12" w:hAnsi="AdvTTd7835f12" w:cs="AdvTTd7835f12"/>
          <w:color w:val="231F20"/>
          <w:sz w:val="16"/>
          <w:szCs w:val="16"/>
          <w:lang w:val="en-US"/>
        </w:rPr>
        <w:t>ing</w:t>
      </w:r>
      <w:r w:rsidR="007B6E93">
        <w:rPr>
          <w:rFonts w:ascii="AdvTTd7835f12" w:hAnsi="AdvTTd7835f12" w:cs="AdvTTd7835f12"/>
          <w:color w:val="231F20"/>
          <w:sz w:val="16"/>
          <w:szCs w:val="16"/>
          <w:lang w:val="en-US"/>
        </w:rPr>
        <w:t xml:space="preserve"> </w:t>
      </w:r>
      <w:r w:rsidR="007A09F9">
        <w:rPr>
          <w:rFonts w:ascii="AdvTTd7835f12" w:hAnsi="AdvTTd7835f12" w:cs="AdvTTd7835f12"/>
          <w:color w:val="231F20"/>
          <w:sz w:val="16"/>
          <w:szCs w:val="16"/>
          <w:lang w:val="en-US"/>
        </w:rPr>
        <w:t>&lt;1%</w:t>
      </w:r>
      <w:r w:rsidR="007B6E93">
        <w:rPr>
          <w:rFonts w:ascii="AdvTTd7835f12" w:hAnsi="AdvTTd7835f12" w:cs="AdvTTd7835f12"/>
          <w:color w:val="231F20"/>
          <w:sz w:val="16"/>
          <w:szCs w:val="16"/>
          <w:lang w:val="en-US"/>
        </w:rPr>
        <w:t xml:space="preserve"> to the total global area required to meet biodiversity targets</w:t>
      </w:r>
      <w:r>
        <w:rPr>
          <w:rFonts w:ascii="AdvTTd7835f12" w:hAnsi="AdvTTd7835f12" w:cs="AdvTTd7835f12"/>
          <w:color w:val="231F20"/>
          <w:sz w:val="16"/>
          <w:szCs w:val="16"/>
          <w:lang w:val="en-US"/>
        </w:rPr>
        <w:t>.</w:t>
      </w:r>
      <w:r w:rsidR="007B6E93">
        <w:rPr>
          <w:rFonts w:ascii="AdvTTd7835f12" w:hAnsi="AdvTTd7835f12" w:cs="AdvTTd7835f12"/>
          <w:color w:val="231F20"/>
          <w:sz w:val="16"/>
          <w:szCs w:val="16"/>
          <w:lang w:val="en-US"/>
        </w:rPr>
        <w:t xml:space="preserve"> Moreover, </w:t>
      </w:r>
      <w:r w:rsidR="007B6E93">
        <w:rPr>
          <w:rFonts w:ascii="Times New Roman" w:hAnsi="Times New Roman" w:cs="Times New Roman"/>
          <w:sz w:val="24"/>
          <w:szCs w:val="24"/>
        </w:rPr>
        <w:t>o</w:t>
      </w:r>
      <w:r w:rsidR="007B6E93">
        <w:rPr>
          <w:rFonts w:ascii="Times New Roman" w:hAnsi="Times New Roman" w:cs="Times New Roman"/>
          <w:sz w:val="24"/>
          <w:szCs w:val="24"/>
        </w:rPr>
        <w:t>ur framework is flexible, allowing conservation agencies looking to set priorities from the global to local scale and incorporate different metrics, examining the influence of each metric according to its relative importance</w:t>
      </w:r>
      <w:r w:rsidR="007B6E93">
        <w:rPr>
          <w:rStyle w:val="CommentReference"/>
        </w:rPr>
        <w:annotationRef/>
      </w:r>
      <w:r w:rsidR="007B6E93">
        <w:rPr>
          <w:rFonts w:ascii="Times New Roman" w:hAnsi="Times New Roman" w:cs="Times New Roman"/>
          <w:sz w:val="24"/>
          <w:szCs w:val="24"/>
        </w:rPr>
        <w:t>.</w:t>
      </w:r>
      <w:r w:rsidR="007A09F9">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sidR="007A09F9">
        <w:rPr>
          <w:rFonts w:ascii="Times New Roman" w:eastAsia="Arial" w:hAnsi="Times New Roman" w:cs="Times New Roman"/>
          <w:color w:val="000000"/>
          <w:sz w:val="24"/>
          <w:szCs w:val="24"/>
        </w:rPr>
        <w:t>Considering risk in conservation decision-making will lead</w:t>
      </w:r>
      <w:r w:rsidR="007B6E93">
        <w:rPr>
          <w:rFonts w:ascii="Times New Roman" w:eastAsia="Arial" w:hAnsi="Times New Roman" w:cs="Times New Roman"/>
          <w:color w:val="000000"/>
          <w:sz w:val="24"/>
          <w:szCs w:val="24"/>
        </w:rPr>
        <w:t xml:space="preserve"> to more resilient and effective conservation plans into the future to help safeguard our planet’s biodiversity in the face of the current extinction and climate crises.</w:t>
      </w:r>
    </w:p>
    <w:p w14:paraId="42E74FD8" w14:textId="77777777" w:rsidR="007B6E93" w:rsidRDefault="007B6E93"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C87E18" w:rsidRPr="00095B42" w:rsidRDefault="00C87E18"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96" w:author="Joe Bennett" w:date="2020-08-12T07:04:00Z" w:initials="JB">
    <w:p w14:paraId="00080CAC" w14:textId="36AAD289" w:rsidR="00C87E18" w:rsidRDefault="00C87E18">
      <w:pPr>
        <w:pStyle w:val="CommentText"/>
      </w:pPr>
      <w:r>
        <w:rPr>
          <w:rStyle w:val="CommentReference"/>
        </w:rPr>
        <w:annotationRef/>
      </w:r>
      <w:r>
        <w:t>Something like this? I was hoping to reinforce flexibility to switch relative priority and examine differences (and overlap).</w:t>
      </w:r>
    </w:p>
  </w:comment>
  <w:comment w:id="99" w:author="richard" w:date="2020-04-15T13:14:00Z" w:initials="r">
    <w:p w14:paraId="566EC2F8" w14:textId="4F09C282" w:rsidR="00C87E18" w:rsidRDefault="00C87E18">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C87E18" w:rsidRDefault="00C87E18">
      <w:pPr>
        <w:pStyle w:val="CommentText"/>
      </w:pPr>
      <w:r>
        <w:t xml:space="preserve">For ILP, there is a recent marine example out there that I reviewed: </w:t>
      </w:r>
      <w:hyperlink r:id="rId4" w:history="1">
        <w:r>
          <w:rPr>
            <w:rStyle w:val="Hyperlink"/>
          </w:rPr>
          <w:t>https://www.sciencedirect.com/science/article/pii/S2590332220300439</w:t>
        </w:r>
      </w:hyperlink>
    </w:p>
    <w:p w14:paraId="050931C1" w14:textId="0859E6B4" w:rsidR="00C87E18" w:rsidRDefault="00C87E18">
      <w:pPr>
        <w:pStyle w:val="CommentText"/>
      </w:pPr>
      <w:r>
        <w:t xml:space="preserve">And Jeff’s Nature paper. </w:t>
      </w:r>
    </w:p>
    <w:p w14:paraId="054B3FFC" w14:textId="754D72A5" w:rsidR="00C87E18" w:rsidRDefault="00C87E18">
      <w:pPr>
        <w:pStyle w:val="CommentText"/>
      </w:pPr>
    </w:p>
  </w:comment>
  <w:comment w:id="100" w:author="Viv Mcshane" w:date="2020-06-29T12:27:00Z" w:initials="VM">
    <w:p w14:paraId="5EE9D9C3" w14:textId="77777777" w:rsidR="00C87E18" w:rsidRDefault="00C87E18">
      <w:pPr>
        <w:pStyle w:val="CommentText"/>
      </w:pPr>
      <w:r>
        <w:rPr>
          <w:rStyle w:val="CommentReference"/>
        </w:rPr>
        <w:annotationRef/>
      </w:r>
      <w:r>
        <w:t xml:space="preserve">Yes to acknowledge stuff done before – </w:t>
      </w:r>
    </w:p>
    <w:p w14:paraId="64957F97" w14:textId="15B6D2AC" w:rsidR="00C87E18" w:rsidRDefault="00C87E18">
      <w:pPr>
        <w:pStyle w:val="CommentText"/>
      </w:pPr>
      <w:r>
        <w:t>e.g. global prioritisation for governance alone (Eklund et al 2011)</w:t>
      </w:r>
    </w:p>
    <w:p w14:paraId="21BCBE7E" w14:textId="6054541E" w:rsidR="00C87E18" w:rsidRDefault="00C87E18">
      <w:pPr>
        <w:pStyle w:val="CommentText"/>
      </w:pPr>
      <w:r>
        <w:t>There’s lots of regional work starting to account for climate change and land-use in prioritisations, but good to highlight the need for global maps to guide conservation investment for agencies working across the globe like NGOS etc?</w:t>
      </w:r>
    </w:p>
    <w:p w14:paraId="093C32D2" w14:textId="6064DBED" w:rsidR="00C87E18" w:rsidRDefault="00C87E18">
      <w:pPr>
        <w:pStyle w:val="CommentText"/>
      </w:pPr>
    </w:p>
  </w:comment>
  <w:comment w:id="101" w:author="Buxton,Rachel" w:date="2020-08-07T14:49:00Z" w:initials="B">
    <w:p w14:paraId="6F381348" w14:textId="747873C0" w:rsidR="00C87E18" w:rsidRDefault="00C87E18">
      <w:pPr>
        <w:pStyle w:val="CommentText"/>
      </w:pPr>
      <w:r>
        <w:rPr>
          <w:rStyle w:val="CommentReference"/>
        </w:rPr>
        <w:annotationRef/>
      </w:r>
      <w:r>
        <w:t>Climate stuff:</w:t>
      </w:r>
    </w:p>
    <w:p w14:paraId="12FC1507" w14:textId="646E589D" w:rsidR="00C87E18" w:rsidRDefault="00C87E18" w:rsidP="00131DB0">
      <w:pPr>
        <w:pStyle w:val="NormalWeb"/>
        <w:spacing w:before="0" w:beforeAutospacing="0" w:after="160" w:afterAutospacing="0"/>
        <w:ind w:hanging="480"/>
        <w:rPr>
          <w:color w:val="000000"/>
        </w:rPr>
      </w:pPr>
      <w:r>
        <w:rPr>
          <w:color w:val="000000"/>
        </w:rPr>
        <w:t xml:space="preserve">Ando, Amy, and Mindy L Mallory. 2012. “Optimal Portfolio Design to Reduce Climate-Related Conservation Uncertainty in the Prairie Pothole Region.” </w:t>
      </w:r>
      <w:r>
        <w:rPr>
          <w:i/>
          <w:iCs/>
          <w:color w:val="000000"/>
        </w:rPr>
        <w:t>Proceedings of the National Academy of Sciences</w:t>
      </w:r>
      <w:r>
        <w:rPr>
          <w:color w:val="000000"/>
        </w:rPr>
        <w:t xml:space="preserve"> 109(17): 6484 LP – 6489. </w:t>
      </w:r>
      <w:hyperlink r:id="rId5" w:history="1">
        <w:r w:rsidRPr="006579E9">
          <w:rPr>
            <w:rStyle w:val="Hyperlink"/>
          </w:rPr>
          <w:t>http://www.pnas.org/content/109/17/6484.abstract</w:t>
        </w:r>
      </w:hyperlink>
      <w:r>
        <w:rPr>
          <w:color w:val="000000"/>
        </w:rPr>
        <w:t>.</w:t>
      </w:r>
    </w:p>
    <w:p w14:paraId="5D30D413" w14:textId="77777777" w:rsidR="00C87E18" w:rsidRDefault="00C87E18" w:rsidP="00131DB0">
      <w:pPr>
        <w:pStyle w:val="NormalWeb"/>
        <w:spacing w:before="0" w:beforeAutospacing="0" w:after="160" w:afterAutospacing="0"/>
        <w:ind w:hanging="480"/>
        <w:rPr>
          <w:color w:val="000000"/>
        </w:rPr>
      </w:pPr>
    </w:p>
    <w:p w14:paraId="4A7EAA12" w14:textId="1A72ABDE" w:rsidR="00C87E18" w:rsidRDefault="00C87E18" w:rsidP="00131DB0">
      <w:pPr>
        <w:pStyle w:val="NormalWeb"/>
        <w:spacing w:before="0" w:beforeAutospacing="0" w:after="160" w:afterAutospacing="0"/>
        <w:ind w:hanging="480"/>
      </w:pPr>
      <w:r>
        <w:rPr>
          <w:color w:val="000000"/>
        </w:rPr>
        <w:t xml:space="preserve">Naujokaitis-Lewis, Ilona R et al. 2013. “Uncertainties in Coupled Species Distribution–Metapopulation Dynamics Models for Risk Assessments under Climate Change.” </w:t>
      </w:r>
      <w:r>
        <w:rPr>
          <w:i/>
          <w:iCs/>
          <w:color w:val="000000"/>
        </w:rPr>
        <w:t>Diversity and Distributions</w:t>
      </w:r>
      <w:r>
        <w:rPr>
          <w:color w:val="000000"/>
        </w:rPr>
        <w:t xml:space="preserve"> 19(5–6): 541–54. https://doi.org/10.1111/ddi.12063.</w:t>
      </w:r>
    </w:p>
    <w:p w14:paraId="7D4559C5" w14:textId="77777777" w:rsidR="00C87E18" w:rsidRDefault="00C87E18">
      <w:pPr>
        <w:pStyle w:val="CommentText"/>
      </w:pPr>
    </w:p>
    <w:p w14:paraId="2C54CDBF" w14:textId="22A8CB81" w:rsidR="00C87E18" w:rsidRDefault="00C87E18">
      <w:pPr>
        <w:pStyle w:val="CommentText"/>
      </w:pPr>
      <w:r>
        <w:t>Governance:</w:t>
      </w:r>
    </w:p>
    <w:p w14:paraId="2A4B7F63" w14:textId="58AA82B7" w:rsidR="00C87E18" w:rsidRDefault="00C87E18" w:rsidP="00131DB0">
      <w:pPr>
        <w:pStyle w:val="NormalWeb"/>
        <w:spacing w:before="0" w:beforeAutospacing="0" w:after="160" w:afterAutospacing="0"/>
        <w:ind w:hanging="480"/>
        <w:rPr>
          <w:color w:val="000000"/>
        </w:rPr>
      </w:pPr>
      <w:r>
        <w:rPr>
          <w:color w:val="000000"/>
        </w:rPr>
        <w:t xml:space="preserve">Eklund, Johanna, Anni Arponen, Piero Visconti, and Mar Cabeza. 2011. “Governance Factors in the Identification of Global Conservation Priorities for Mammals.” </w:t>
      </w:r>
      <w:r>
        <w:rPr>
          <w:i/>
          <w:iCs/>
          <w:color w:val="000000"/>
        </w:rPr>
        <w:t>Philosophical Transactions of the Royal Society B: Biological Sciences</w:t>
      </w:r>
      <w:r>
        <w:rPr>
          <w:color w:val="000000"/>
        </w:rPr>
        <w:t xml:space="preserve"> 366(1578): 2661–69. </w:t>
      </w:r>
      <w:hyperlink r:id="rId6" w:history="1">
        <w:r w:rsidRPr="006579E9">
          <w:rPr>
            <w:rStyle w:val="Hyperlink"/>
          </w:rPr>
          <w:t>https://doi.org/10.1098/rstb.2011.0114</w:t>
        </w:r>
      </w:hyperlink>
      <w:r>
        <w:rPr>
          <w:color w:val="000000"/>
        </w:rPr>
        <w:t>.</w:t>
      </w:r>
    </w:p>
    <w:p w14:paraId="3D2DEE9A" w14:textId="77777777" w:rsidR="00C87E18" w:rsidRDefault="00C87E18" w:rsidP="00131DB0">
      <w:pPr>
        <w:pStyle w:val="NormalWeb"/>
        <w:spacing w:before="0" w:beforeAutospacing="0" w:after="160" w:afterAutospacing="0"/>
        <w:ind w:hanging="480"/>
      </w:pPr>
    </w:p>
    <w:p w14:paraId="2D62CB03" w14:textId="0BF9A548" w:rsidR="00C87E18" w:rsidRDefault="00C87E18" w:rsidP="00131DB0">
      <w:pPr>
        <w:pStyle w:val="NormalWeb"/>
        <w:spacing w:before="0" w:beforeAutospacing="0" w:after="160" w:afterAutospacing="0"/>
        <w:ind w:hanging="480"/>
        <w:rPr>
          <w:color w:val="000000"/>
        </w:rPr>
      </w:pPr>
      <w:r>
        <w:rPr>
          <w:color w:val="000000"/>
        </w:rPr>
        <w:t xml:space="preserve">Hammill, E et al. 2016. “Factoring Attitudes towards Armed Conflict Risk into Selection of Protected Areas for Conservation.” </w:t>
      </w:r>
      <w:r>
        <w:rPr>
          <w:i/>
          <w:iCs/>
          <w:color w:val="000000"/>
        </w:rPr>
        <w:t>Nature Communications</w:t>
      </w:r>
      <w:r>
        <w:rPr>
          <w:color w:val="000000"/>
        </w:rPr>
        <w:t xml:space="preserve"> 7: 11042. </w:t>
      </w:r>
      <w:hyperlink r:id="rId7" w:history="1">
        <w:r w:rsidRPr="006579E9">
          <w:rPr>
            <w:rStyle w:val="Hyperlink"/>
          </w:rPr>
          <w:t>https://doi.org/10.1038/ncomms11042</w:t>
        </w:r>
      </w:hyperlink>
      <w:r>
        <w:rPr>
          <w:color w:val="000000"/>
        </w:rPr>
        <w:t>.</w:t>
      </w:r>
    </w:p>
    <w:p w14:paraId="53B0B1E4" w14:textId="77777777" w:rsidR="00C87E18" w:rsidRDefault="00C87E18" w:rsidP="00131DB0">
      <w:pPr>
        <w:pStyle w:val="NormalWeb"/>
        <w:spacing w:before="0" w:beforeAutospacing="0" w:after="160" w:afterAutospacing="0"/>
        <w:ind w:hanging="480"/>
        <w:rPr>
          <w:color w:val="000000"/>
        </w:rPr>
      </w:pPr>
    </w:p>
    <w:p w14:paraId="324B7493" w14:textId="5C552B82" w:rsidR="00C87E18" w:rsidRDefault="00C87E18" w:rsidP="00C45069">
      <w:pPr>
        <w:pStyle w:val="NormalWeb"/>
        <w:spacing w:before="0" w:beforeAutospacing="0" w:after="160" w:afterAutospacing="0"/>
        <w:ind w:hanging="480"/>
        <w:rPr>
          <w:color w:val="000000"/>
        </w:rPr>
      </w:pPr>
      <w:r>
        <w:rPr>
          <w:color w:val="000000"/>
        </w:rPr>
        <w:t xml:space="preserve">McBride, MARISSA F, KERRIE A Wilson, MICHAEL Bode, and HUGH P Possingham. 2007. “Incorporating the Effects of Socioeconomic Uncertainty into Priority Setting for Conservation Investment.” </w:t>
      </w:r>
      <w:r>
        <w:rPr>
          <w:i/>
          <w:iCs/>
          <w:color w:val="000000"/>
        </w:rPr>
        <w:t>Conservation Biology</w:t>
      </w:r>
      <w:r>
        <w:rPr>
          <w:color w:val="000000"/>
        </w:rPr>
        <w:t xml:space="preserve"> 21(6): 1463–74. </w:t>
      </w:r>
      <w:hyperlink r:id="rId8" w:history="1">
        <w:r w:rsidRPr="006579E9">
          <w:rPr>
            <w:rStyle w:val="Hyperlink"/>
          </w:rPr>
          <w:t>https://onlinelibrary.wiley.com/doi/abs/10.1111/j.1523-1739.2007.00832.x</w:t>
        </w:r>
      </w:hyperlink>
      <w:r>
        <w:rPr>
          <w:color w:val="000000"/>
        </w:rPr>
        <w:t>.</w:t>
      </w:r>
    </w:p>
    <w:p w14:paraId="140BBD66" w14:textId="77777777" w:rsidR="00C87E18" w:rsidRDefault="00C87E18" w:rsidP="00C45069">
      <w:pPr>
        <w:pStyle w:val="NormalWeb"/>
        <w:spacing w:before="0" w:beforeAutospacing="0" w:after="160" w:afterAutospacing="0"/>
        <w:ind w:hanging="480"/>
        <w:rPr>
          <w:color w:val="000000"/>
        </w:rPr>
      </w:pPr>
    </w:p>
    <w:p w14:paraId="7EB01A1A" w14:textId="369C6AF2" w:rsidR="00C87E18" w:rsidRDefault="00C87E18" w:rsidP="00C45069">
      <w:pPr>
        <w:pStyle w:val="NormalWeb"/>
        <w:spacing w:before="0" w:beforeAutospacing="0" w:after="160" w:afterAutospacing="0"/>
        <w:ind w:hanging="480"/>
        <w:rPr>
          <w:color w:val="000000"/>
        </w:rPr>
      </w:pPr>
      <w:r>
        <w:rPr>
          <w:color w:val="000000"/>
        </w:rPr>
        <w:t xml:space="preserve">Ranta, Pertti, Ari Jokinen, and Sanna Laaka-Lindberg. 2016. “Surviving in Europe: Geopolitics of Biodiversity Conservation Illustrated by a Proxy Species Viola Uliginosa.” </w:t>
      </w:r>
      <w:r>
        <w:rPr>
          <w:i/>
          <w:iCs/>
          <w:color w:val="000000"/>
        </w:rPr>
        <w:t>Ecosphere</w:t>
      </w:r>
      <w:r>
        <w:rPr>
          <w:color w:val="000000"/>
        </w:rPr>
        <w:t xml:space="preserve"> 7(9): e01401. </w:t>
      </w:r>
      <w:hyperlink r:id="rId9" w:history="1">
        <w:r w:rsidRPr="006579E9">
          <w:rPr>
            <w:rStyle w:val="Hyperlink"/>
          </w:rPr>
          <w:t>https://doi.org/10.1002/ecs2.1401</w:t>
        </w:r>
      </w:hyperlink>
      <w:r>
        <w:rPr>
          <w:color w:val="000000"/>
        </w:rPr>
        <w:t>.</w:t>
      </w:r>
    </w:p>
    <w:p w14:paraId="2CBA6454" w14:textId="77777777" w:rsidR="00C87E18" w:rsidRDefault="00C87E18" w:rsidP="00C45069">
      <w:pPr>
        <w:pStyle w:val="NormalWeb"/>
        <w:spacing w:before="0" w:beforeAutospacing="0" w:after="160" w:afterAutospacing="0"/>
        <w:ind w:hanging="480"/>
      </w:pPr>
    </w:p>
    <w:p w14:paraId="462EC9F1" w14:textId="74547F0A" w:rsidR="00C87E18" w:rsidRDefault="00C87E18" w:rsidP="00C45069">
      <w:pPr>
        <w:pStyle w:val="NormalWeb"/>
        <w:spacing w:before="0" w:beforeAutospacing="0" w:after="160" w:afterAutospacing="0"/>
        <w:ind w:hanging="480"/>
      </w:pPr>
      <w:r>
        <w:rPr>
          <w:color w:val="000000"/>
        </w:rPr>
        <w:t xml:space="preserve">Richardson, ELIZABETH A, MICHEL J Kaiser, GARETH Edwards-Jones, and Hugh Possingham. 2006. “Sensitivity of Marine-Reserve Design to the Spatial Resolution of Socioeconomic Data.” </w:t>
      </w:r>
      <w:r>
        <w:rPr>
          <w:i/>
          <w:iCs/>
          <w:color w:val="000000"/>
        </w:rPr>
        <w:t>Conservation Biology</w:t>
      </w:r>
      <w:r>
        <w:rPr>
          <w:color w:val="000000"/>
        </w:rPr>
        <w:t xml:space="preserve"> 20(4): 1191–1202. </w:t>
      </w:r>
      <w:hyperlink r:id="rId10" w:history="1">
        <w:r w:rsidRPr="006579E9">
          <w:rPr>
            <w:rStyle w:val="Hyperlink"/>
          </w:rPr>
          <w:t>https://doi.org/10.1111/j.1523-1739.2006.00426.x</w:t>
        </w:r>
      </w:hyperlink>
      <w:r>
        <w:rPr>
          <w:color w:val="000000"/>
        </w:rPr>
        <w:t>.</w:t>
      </w:r>
    </w:p>
    <w:p w14:paraId="3D283FEC" w14:textId="77777777" w:rsidR="00C87E18" w:rsidRDefault="00C87E18" w:rsidP="00C45069">
      <w:pPr>
        <w:pStyle w:val="NormalWeb"/>
        <w:spacing w:before="0" w:beforeAutospacing="0" w:after="160" w:afterAutospacing="0"/>
        <w:ind w:hanging="480"/>
      </w:pPr>
    </w:p>
    <w:p w14:paraId="24A2DF1C" w14:textId="77777777" w:rsidR="00C87E18" w:rsidRDefault="00C87E18" w:rsidP="00C45069">
      <w:pPr>
        <w:pStyle w:val="NormalWeb"/>
        <w:spacing w:before="0" w:beforeAutospacing="0" w:after="160" w:afterAutospacing="0"/>
        <w:ind w:hanging="480"/>
      </w:pPr>
      <w:r>
        <w:rPr>
          <w:color w:val="000000"/>
        </w:rPr>
        <w:t xml:space="preserve">Svancara, Leona K et al. 2005. “Policy-Driven versus Evidence-Based Conservation: A Review of Political Targets and Biological Needs.” </w:t>
      </w:r>
      <w:r>
        <w:rPr>
          <w:i/>
          <w:iCs/>
          <w:color w:val="000000"/>
        </w:rPr>
        <w:t>BioScience</w:t>
      </w:r>
      <w:r>
        <w:rPr>
          <w:color w:val="000000"/>
        </w:rPr>
        <w:t xml:space="preserve"> 55(11): 989–95. https://doi.org/10.1641/0006-3568(2005)055[0989:PVECAR]2.0.CO.</w:t>
      </w:r>
    </w:p>
    <w:p w14:paraId="2274BF7D" w14:textId="77777777" w:rsidR="00C87E18" w:rsidRDefault="00C87E18" w:rsidP="00C45069">
      <w:pPr>
        <w:pStyle w:val="NormalWeb"/>
        <w:spacing w:before="0" w:beforeAutospacing="0" w:after="160" w:afterAutospacing="0"/>
      </w:pPr>
    </w:p>
    <w:p w14:paraId="2483B6D6" w14:textId="62C73EB9" w:rsidR="00C87E18" w:rsidRDefault="00C87E18" w:rsidP="00C45069">
      <w:pPr>
        <w:pStyle w:val="NormalWeb"/>
        <w:spacing w:before="0" w:beforeAutospacing="0" w:after="160" w:afterAutospacing="0"/>
      </w:pPr>
      <w:r>
        <w:t>Land use:</w:t>
      </w:r>
    </w:p>
    <w:p w14:paraId="2AB85985" w14:textId="77777777" w:rsidR="00C87E18" w:rsidRDefault="00C87E18" w:rsidP="00C45069">
      <w:pPr>
        <w:pStyle w:val="NormalWeb"/>
        <w:spacing w:before="0" w:beforeAutospacing="0" w:after="160" w:afterAutospacing="0"/>
        <w:ind w:hanging="480"/>
      </w:pPr>
      <w:r>
        <w:rPr>
          <w:color w:val="000000"/>
        </w:rPr>
        <w:t xml:space="preserve">Pouzols, Federico Montesino et al. 2014. “Global Protected Area Expansion Is Compromised by Projected Land-Use and Parochialism.” </w:t>
      </w:r>
      <w:r>
        <w:rPr>
          <w:i/>
          <w:iCs/>
          <w:color w:val="000000"/>
        </w:rPr>
        <w:t>Nature</w:t>
      </w:r>
      <w:r>
        <w:rPr>
          <w:color w:val="000000"/>
        </w:rPr>
        <w:t xml:space="preserve"> 516: 383. https://doi.org/10.1038/nature14032.</w:t>
      </w:r>
    </w:p>
    <w:p w14:paraId="6BF60183" w14:textId="77777777" w:rsidR="00C87E18" w:rsidRDefault="00C87E18" w:rsidP="00131DB0">
      <w:pPr>
        <w:pStyle w:val="NormalWeb"/>
        <w:spacing w:before="0" w:beforeAutospacing="0" w:after="160" w:afterAutospacing="0"/>
        <w:ind w:hanging="480"/>
      </w:pPr>
    </w:p>
    <w:p w14:paraId="57383728" w14:textId="77777777" w:rsidR="00C87E18" w:rsidRDefault="00C87E18">
      <w:pPr>
        <w:pStyle w:val="CommentText"/>
      </w:pPr>
    </w:p>
    <w:p w14:paraId="64464678" w14:textId="20B8A4FE" w:rsidR="00C87E18" w:rsidRDefault="00C87E18">
      <w:pPr>
        <w:pStyle w:val="CommentText"/>
      </w:pPr>
      <w:r>
        <w:t>PADDD:</w:t>
      </w:r>
    </w:p>
    <w:p w14:paraId="29A5B43F" w14:textId="77777777" w:rsidR="00C87E18" w:rsidRDefault="00C87E18" w:rsidP="00131DB0">
      <w:pPr>
        <w:pStyle w:val="NormalWeb"/>
        <w:spacing w:before="0" w:beforeAutospacing="0" w:after="160" w:afterAutospacing="0"/>
        <w:ind w:hanging="480"/>
      </w:pPr>
      <w:r>
        <w:rPr>
          <w:color w:val="000000"/>
        </w:rPr>
        <w:t xml:space="preserve">Mascia, Michael B, and Sharon Pailler. 2011. “Protected Area Downgrading, Downsizing, and Degazettement (PADDD) and Its Conservation Implications.” </w:t>
      </w:r>
      <w:r>
        <w:rPr>
          <w:i/>
          <w:iCs/>
          <w:color w:val="000000"/>
        </w:rPr>
        <w:t>Conservation Letters</w:t>
      </w:r>
      <w:r>
        <w:rPr>
          <w:color w:val="000000"/>
        </w:rPr>
        <w:t xml:space="preserve"> 4(1): 9–20. https://doi.org/10.1111/j.1755-263X.2010.00147.x.</w:t>
      </w:r>
    </w:p>
    <w:p w14:paraId="06B498F0" w14:textId="77777777" w:rsidR="00C87E18" w:rsidRDefault="00C87E18">
      <w:pPr>
        <w:pStyle w:val="CommentText"/>
      </w:pPr>
    </w:p>
  </w:comment>
  <w:comment w:id="102" w:author="Joe Bennett" w:date="2020-08-12T06:59:00Z" w:initials="JB">
    <w:p w14:paraId="7788DA1B" w14:textId="5348247C" w:rsidR="00C87E18" w:rsidRDefault="00C87E18">
      <w:pPr>
        <w:pStyle w:val="CommentText"/>
      </w:pPr>
      <w:r>
        <w:rPr>
          <w:rStyle w:val="CommentReference"/>
        </w:rPr>
        <w:annotationRef/>
      </w:r>
      <w:r>
        <w:t>Land use: DiMinin, E., Slotow, R., Hunter, L.T.B., Pouzols, F.M., Toivonen, T., Verburg, P.H., Leader Williams, N., Petracca, L., Moilanen, A. 2016. Global priorities for national carnivore conservation under land use change. Sci. Rep. 6, 23814. DOI: 10.1038/srep23814.</w:t>
      </w:r>
    </w:p>
  </w:comment>
  <w:comment w:id="103" w:author="Joe Bennett" w:date="2020-08-12T07:00:00Z" w:initials="JB">
    <w:p w14:paraId="5A41C9E1" w14:textId="28EAA80A" w:rsidR="00C87E18" w:rsidRDefault="00C87E18">
      <w:pPr>
        <w:pStyle w:val="CommentText"/>
      </w:pPr>
      <w:r>
        <w:rPr>
          <w:rStyle w:val="CommentReference"/>
        </w:rPr>
        <w:annotationRef/>
      </w:r>
    </w:p>
  </w:comment>
  <w:comment w:id="121" w:author="Joseph Bennett" w:date="2020-06-11T06:35:00Z" w:initials="JB">
    <w:p w14:paraId="48110054" w14:textId="371838E3" w:rsidR="00C87E18" w:rsidRDefault="00C87E18">
      <w:pPr>
        <w:pStyle w:val="CommentText"/>
      </w:pPr>
      <w:r>
        <w:rPr>
          <w:rStyle w:val="CommentReference"/>
        </w:rPr>
        <w:annotationRef/>
      </w:r>
      <w:r>
        <w:t>Should we have a sentence just before this one comparing to previous analyses that have just done biodiversity, or maybe one extra thing?</w:t>
      </w:r>
    </w:p>
  </w:comment>
  <w:comment w:id="128" w:author="Joe Bennett" w:date="2020-08-12T10:34:00Z" w:initials="JB">
    <w:p w14:paraId="3577FD93" w14:textId="7FE5E991" w:rsidR="00C87E18" w:rsidRDefault="00C87E18">
      <w:pPr>
        <w:pStyle w:val="CommentText"/>
      </w:pPr>
      <w:r>
        <w:rPr>
          <w:rStyle w:val="CommentReference"/>
        </w:rPr>
        <w:annotationRef/>
      </w:r>
      <w:r>
        <w:t>Cool point maybe can still save but have deleted for now</w:t>
      </w:r>
    </w:p>
  </w:comment>
  <w:comment w:id="132" w:author="Jeffrey Owen Hanson" w:date="2020-03-16T10:42:00Z" w:initials="JOH">
    <w:p w14:paraId="4DB89186" w14:textId="4E818480" w:rsidR="00C87E18" w:rsidRDefault="00C87E18">
      <w:pPr>
        <w:pStyle w:val="CommentText"/>
      </w:pPr>
      <w:r>
        <w:rPr>
          <w:rStyle w:val="CommentReference"/>
        </w:rPr>
        <w:annotationRef/>
      </w:r>
      <w:r>
        <w:t>Perhaps you could use different colors for “protected area”, “only selected in this scenario”, “selected in at least one other scenario too”?</w:t>
      </w:r>
    </w:p>
  </w:comment>
  <w:comment w:id="133" w:author="richard" w:date="2020-06-12T11:06:00Z" w:initials="r">
    <w:p w14:paraId="30D03DD7" w14:textId="2B859554" w:rsidR="00C87E18" w:rsidRDefault="00C87E18">
      <w:pPr>
        <w:pStyle w:val="CommentText"/>
      </w:pPr>
      <w:r>
        <w:rPr>
          <w:rStyle w:val="CommentReference"/>
        </w:rPr>
        <w:annotationRef/>
      </w:r>
      <w:r>
        <w:t>I think that would be too busy. Probably best to move to supp mat.</w:t>
      </w:r>
    </w:p>
  </w:comment>
  <w:comment w:id="134" w:author="richard" w:date="2020-03-03T08:22:00Z" w:initials="r">
    <w:p w14:paraId="482D7CE4" w14:textId="77777777" w:rsidR="00C87E18" w:rsidRDefault="00C87E18">
      <w:pPr>
        <w:pStyle w:val="CommentText"/>
      </w:pPr>
      <w:r>
        <w:rPr>
          <w:rStyle w:val="CommentReference"/>
        </w:rPr>
        <w:annotationRef/>
      </w:r>
      <w:r>
        <w:t>Placeholder. Need to make this more useful</w:t>
      </w:r>
    </w:p>
    <w:p w14:paraId="0C87499A" w14:textId="389407F5" w:rsidR="00C87E18" w:rsidRDefault="00C87E18">
      <w:pPr>
        <w:pStyle w:val="CommentText"/>
      </w:pPr>
      <w:r>
        <w:t>Might also need to go into supp mat to save space</w:t>
      </w:r>
    </w:p>
  </w:comment>
  <w:comment w:id="135" w:author="Joseph Bennett" w:date="2020-04-14T09:02:00Z" w:initials="JB">
    <w:p w14:paraId="1A141592" w14:textId="77777777" w:rsidR="00C87E18" w:rsidRDefault="00C87E18">
      <w:pPr>
        <w:pStyle w:val="CommentText"/>
      </w:pPr>
      <w:r>
        <w:rPr>
          <w:rStyle w:val="CommentReference"/>
        </w:rPr>
        <w:annotationRef/>
      </w:r>
      <w:r>
        <w:t xml:space="preserve">If we can fix the colours, could keep in the main? </w:t>
      </w:r>
    </w:p>
    <w:p w14:paraId="68F85DCB" w14:textId="77777777" w:rsidR="00C87E18" w:rsidRDefault="00C87E18">
      <w:pPr>
        <w:pStyle w:val="CommentText"/>
      </w:pPr>
    </w:p>
    <w:p w14:paraId="7E8EB4EC" w14:textId="3928BB35" w:rsidR="00C87E18" w:rsidRDefault="00C87E18">
      <w:pPr>
        <w:pStyle w:val="CommentText"/>
      </w:pPr>
      <w:r>
        <w:t xml:space="preserve">Or could provide baseline versus all three together, then present all scenarios in the SI? </w:t>
      </w:r>
    </w:p>
  </w:comment>
  <w:comment w:id="136" w:author="Viv Mcshane" w:date="2020-06-29T11:39:00Z" w:initials="VM">
    <w:p w14:paraId="2F1568A8" w14:textId="66C0BB5E" w:rsidR="00C87E18" w:rsidRDefault="00C87E18">
      <w:pPr>
        <w:pStyle w:val="CommentText"/>
      </w:pPr>
      <w:r>
        <w:rPr>
          <w:rStyle w:val="CommentReference"/>
        </w:rPr>
        <w:annotationRef/>
      </w:r>
      <w:r>
        <w:t>Yes – difficult to see any large differences in these images – the difference map in fig 2 is a better comparison – this is good in supp</w:t>
      </w:r>
    </w:p>
  </w:comment>
  <w:comment w:id="137" w:author="Viv Mcshane" w:date="2020-03-16T10:06:00Z" w:initials="VM">
    <w:p w14:paraId="149BA32E" w14:textId="3003193A" w:rsidR="00C87E18" w:rsidRDefault="00C87E18">
      <w:pPr>
        <w:pStyle w:val="CommentText"/>
      </w:pPr>
      <w:r>
        <w:rPr>
          <w:rStyle w:val="CommentReference"/>
        </w:rPr>
        <w:annotationRef/>
      </w:r>
      <w:r>
        <w:t>Can we make the grey lighter in the background so that the blue stands out more? Its very hard to see with the country background colour.</w:t>
      </w:r>
    </w:p>
  </w:comment>
  <w:comment w:id="138" w:author="Joe Bennett" w:date="2020-08-12T10:35:00Z" w:initials="JB">
    <w:p w14:paraId="5A79308A" w14:textId="715F24A0" w:rsidR="00C87E18" w:rsidRDefault="00C87E18">
      <w:pPr>
        <w:pStyle w:val="CommentText"/>
      </w:pPr>
      <w:r>
        <w:rPr>
          <w:rStyle w:val="CommentReference"/>
        </w:rPr>
        <w:annotationRef/>
      </w:r>
      <w:r>
        <w:t>Could go in SI?</w:t>
      </w:r>
    </w:p>
  </w:comment>
  <w:comment w:id="139" w:author="Joe Bennett" w:date="2020-08-12T10:38:00Z" w:initials="JB">
    <w:p w14:paraId="6842E69F" w14:textId="152E2FDF" w:rsidR="00C87E18" w:rsidRDefault="00C87E18">
      <w:pPr>
        <w:pStyle w:val="CommentText"/>
      </w:pPr>
      <w:r>
        <w:rPr>
          <w:rStyle w:val="CommentReference"/>
        </w:rPr>
        <w:annotationRef/>
      </w:r>
      <w:r>
        <w:t xml:space="preserve">“list included all terrestrial vertebrate species from the…” is this OK? </w:t>
      </w:r>
    </w:p>
  </w:comment>
  <w:comment w:id="141" w:author="richard" w:date="2020-01-06T15:31:00Z" w:initials="r">
    <w:p w14:paraId="4DD25A8C" w14:textId="4F9C02CD" w:rsidR="00C87E18" w:rsidRDefault="00C87E18">
      <w:pPr>
        <w:pStyle w:val="CommentText"/>
      </w:pPr>
      <w:r>
        <w:rPr>
          <w:rStyle w:val="CommentReference"/>
        </w:rPr>
        <w:annotationRef/>
      </w:r>
      <w:r>
        <w:t>Total: 30930</w:t>
      </w:r>
    </w:p>
  </w:comment>
  <w:comment w:id="153" w:author="Joe Bennett" w:date="2020-08-12T10:46:00Z" w:initials="JB">
    <w:p w14:paraId="4424FAC9" w14:textId="77777777" w:rsidR="00C87E18" w:rsidRDefault="00C87E18">
      <w:pPr>
        <w:pStyle w:val="CommentText"/>
      </w:pPr>
      <w:r>
        <w:rPr>
          <w:rStyle w:val="CommentReference"/>
        </w:rPr>
        <w:annotationRef/>
      </w:r>
      <w:r>
        <w:t xml:space="preserve">Might this imply to a cranky reviewer that we claim to have invented multi-criteria decision making? </w:t>
      </w:r>
    </w:p>
    <w:p w14:paraId="3BE0A36A" w14:textId="77777777" w:rsidR="00C87E18" w:rsidRDefault="00C87E18">
      <w:pPr>
        <w:pStyle w:val="CommentText"/>
      </w:pPr>
    </w:p>
    <w:p w14:paraId="25A73A13" w14:textId="4A65E142" w:rsidR="00C87E18" w:rsidRDefault="00C87E18">
      <w:pPr>
        <w:pStyle w:val="CommentText"/>
      </w:pPr>
      <w:r>
        <w:t xml:space="preserve">Could just combine with next sentence? </w:t>
      </w:r>
    </w:p>
  </w:comment>
  <w:comment w:id="164" w:author="Joe Bennett" w:date="2020-08-12T10:47:00Z" w:initials="JB">
    <w:p w14:paraId="6081D898" w14:textId="77F883C4" w:rsidR="00C87E18" w:rsidRDefault="00C87E18">
      <w:pPr>
        <w:pStyle w:val="CommentText"/>
      </w:pPr>
      <w:r>
        <w:rPr>
          <w:rStyle w:val="CommentReference"/>
        </w:rPr>
        <w:annotationRef/>
      </w:r>
      <w:r>
        <w:t>This correct? Should be 16 total?</w:t>
      </w:r>
    </w:p>
  </w:comment>
  <w:comment w:id="166" w:author="richard" w:date="2020-03-03T12:47:00Z" w:initials="r">
    <w:p w14:paraId="0E5EC58A" w14:textId="1BBF8A37" w:rsidR="00C87E18" w:rsidRDefault="00C87E18">
      <w:pPr>
        <w:pStyle w:val="CommentText"/>
      </w:pPr>
      <w:r>
        <w:rPr>
          <w:rStyle w:val="CommentReference"/>
        </w:rPr>
        <w:annotationRef/>
      </w:r>
      <w:r>
        <w:t>We should probably add the maths in here. Jeff, would you be able to do that?</w:t>
      </w:r>
    </w:p>
  </w:comment>
  <w:comment w:id="167" w:author="Unknown Author" w:date="2020-01-15T13:03:00Z" w:initials="">
    <w:p w14:paraId="28762C38" w14:textId="77777777" w:rsidR="00C87E18" w:rsidRDefault="00C87E18">
      <w:r>
        <w:rPr>
          <w:rFonts w:ascii="Calibri" w:hAnsi="Calibri"/>
          <w:sz w:val="20"/>
        </w:rPr>
        <w:t>This will require some justification, standard approaches (though poorly justified) using log-linear scaling to calculate targets.</w:t>
      </w:r>
    </w:p>
  </w:comment>
  <w:comment w:id="168" w:author="Joseph Bennett" w:date="2020-01-11T07:23:00Z" w:initials="JB">
    <w:p w14:paraId="1FB287EC" w14:textId="75C88669" w:rsidR="00C87E18" w:rsidRDefault="00C87E18">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69" w:author="richard" w:date="2020-03-03T11:25:00Z" w:initials="r">
    <w:p w14:paraId="5704DF23" w14:textId="249B360B" w:rsidR="00C87E18" w:rsidRDefault="00C87E18">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70" w:author="Joe Bennett" w:date="2020-08-12T10:48:00Z" w:initials="JB">
    <w:p w14:paraId="62326E7E" w14:textId="6CA45620" w:rsidR="00C87E18" w:rsidRDefault="00C87E18">
      <w:pPr>
        <w:pStyle w:val="CommentText"/>
      </w:pPr>
      <w:r>
        <w:rPr>
          <w:rStyle w:val="CommentReference"/>
        </w:rPr>
        <w:annotationRef/>
      </w:r>
      <w:r>
        <w:t xml:space="preserve">See suggestions above. I think al good now. </w:t>
      </w:r>
    </w:p>
  </w:comment>
  <w:comment w:id="174" w:author="Joe Bennett" w:date="2020-08-12T10:49:00Z" w:initials="JB">
    <w:p w14:paraId="70F71DED" w14:textId="6A690233" w:rsidR="00C87E18" w:rsidRDefault="00C87E18">
      <w:pPr>
        <w:pStyle w:val="CommentText"/>
      </w:pPr>
      <w:r>
        <w:rPr>
          <w:rStyle w:val="CommentReference"/>
        </w:rPr>
        <w:annotationRef/>
      </w:r>
      <w:r>
        <w:t xml:space="preserve">In the end we did all orders, right? </w:t>
      </w:r>
    </w:p>
  </w:comment>
  <w:comment w:id="180" w:author="Joseph Bennett" w:date="2020-04-14T09:01:00Z" w:initials="JB">
    <w:p w14:paraId="34DACA19" w14:textId="77777777" w:rsidR="00C87E18" w:rsidRDefault="00C87E18" w:rsidP="00A70CCC">
      <w:pPr>
        <w:pStyle w:val="CommentText"/>
      </w:pPr>
      <w:r>
        <w:rPr>
          <w:rStyle w:val="CommentReference"/>
        </w:rPr>
        <w:annotationRef/>
      </w:r>
      <w:r>
        <w:t>I’m not totally clear on this table, and wondering if it should go in SI and identify the countries that represent the extremes?</w:t>
      </w:r>
    </w:p>
  </w:comment>
  <w:comment w:id="181" w:author="richard" w:date="2020-06-12T11:08:00Z" w:initials="r">
    <w:p w14:paraId="52EBA948" w14:textId="502EE814" w:rsidR="00C87E18" w:rsidRDefault="00C87E18">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184" w:author="Viv Mcshane" w:date="2020-06-29T11:59:00Z" w:initials="VM">
    <w:p w14:paraId="4402BA93" w14:textId="49D43C6A" w:rsidR="00C87E18" w:rsidRDefault="00C87E18">
      <w:pPr>
        <w:pStyle w:val="CommentText"/>
      </w:pPr>
      <w:r>
        <w:rPr>
          <w:rStyle w:val="CommentReference"/>
        </w:rPr>
        <w:annotationRef/>
      </w:r>
      <w:r>
        <w:t>OK – so it is the WGI data that was used – in which case we need to remove the reference to transparency data in the beginning</w:t>
      </w:r>
    </w:p>
  </w:comment>
  <w:comment w:id="185" w:author="Jeremy Pittman" w:date="2020-04-24T13:28:00Z" w:initials="JP">
    <w:p w14:paraId="2D385FF6" w14:textId="77777777" w:rsidR="00C87E18" w:rsidRDefault="00C87E18"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186" w:author="Viv Mcshane" w:date="2020-06-29T12:07:00Z" w:initials="VM">
    <w:p w14:paraId="001CD08A" w14:textId="2916F75F" w:rsidR="00C87E18" w:rsidRDefault="00C87E18">
      <w:pPr>
        <w:pStyle w:val="CommentText"/>
      </w:pPr>
      <w:r>
        <w:rPr>
          <w:rStyle w:val="CommentReference"/>
        </w:rPr>
        <w:annotationRef/>
      </w:r>
      <w:r>
        <w:t>Can we say “poor” or something else instead of “bad”?</w:t>
      </w:r>
    </w:p>
  </w:comment>
  <w:comment w:id="187" w:author="Joe Bennett" w:date="2020-08-12T10:51:00Z" w:initials="JB">
    <w:p w14:paraId="3B172389" w14:textId="265B65FF" w:rsidR="00C87E18" w:rsidRDefault="00C87E18">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375E0" w15:done="0"/>
  <w15:commentEx w15:paraId="38E602C0" w15:done="0"/>
  <w15:commentEx w15:paraId="5A6AE1AB" w15:done="0"/>
  <w15:commentEx w15:paraId="35C5777D" w15:done="0"/>
  <w15:commentEx w15:paraId="55F05F06" w15:done="0"/>
  <w15:commentEx w15:paraId="62554335" w15:paraIdParent="55F05F06" w15:done="0"/>
  <w15:commentEx w15:paraId="653BA101" w15:done="0"/>
  <w15:commentEx w15:paraId="1F3778DD" w15:paraIdParent="653BA101" w15:done="0"/>
  <w15:commentEx w15:paraId="4DBB70CC" w15:done="0"/>
  <w15:commentEx w15:paraId="7E6CEA61" w15:done="0"/>
  <w15:commentEx w15:paraId="36B42309" w15:done="0"/>
  <w15:commentEx w15:paraId="531AA171" w15:done="0"/>
  <w15:commentEx w15:paraId="0CA07137" w15:paraIdParent="531AA171" w15:done="0"/>
  <w15:commentEx w15:paraId="26EFB129" w15:paraIdParent="531AA171" w15:done="0"/>
  <w15:commentEx w15:paraId="47D996F3" w15:paraIdParent="531AA171" w15:done="0"/>
  <w15:commentEx w15:paraId="7D9846F0" w15:done="0"/>
  <w15:commentEx w15:paraId="749108E7" w15:paraIdParent="7D9846F0" w15:done="0"/>
  <w15:commentEx w15:paraId="2C331CCE" w15:done="0"/>
  <w15:commentEx w15:paraId="6C013B8C" w15:paraIdParent="2C331CCE" w15:done="0"/>
  <w15:commentEx w15:paraId="5F98E90B" w15:paraIdParent="2C331CCE" w15:done="0"/>
  <w15:commentEx w15:paraId="3004DEFC" w15:done="0"/>
  <w15:commentEx w15:paraId="299D06D5" w15:done="0"/>
  <w15:commentEx w15:paraId="00599DA8" w15:paraIdParent="299D06D5" w15:done="0"/>
  <w15:commentEx w15:paraId="35DBCAEB" w15:paraIdParent="299D06D5" w15:done="0"/>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4785D2F" w15:done="0"/>
  <w15:commentEx w15:paraId="725EB8D1" w15:done="0"/>
  <w15:commentEx w15:paraId="35E977AE" w15:done="0"/>
  <w15:commentEx w15:paraId="6E20E00A" w15:done="0"/>
  <w15:commentEx w15:paraId="42855409" w15:done="0"/>
  <w15:commentEx w15:paraId="4904E191" w15:done="0"/>
  <w15:commentEx w15:paraId="00080CAC" w15:done="0"/>
  <w15:commentEx w15:paraId="054B3FFC" w15:done="0"/>
  <w15:commentEx w15:paraId="093C32D2" w15:paraIdParent="054B3FFC" w15:done="0"/>
  <w15:commentEx w15:paraId="06B498F0" w15:paraIdParent="054B3FFC" w15:done="0"/>
  <w15:commentEx w15:paraId="7788DA1B" w15:paraIdParent="054B3FFC" w15:done="0"/>
  <w15:commentEx w15:paraId="5A41C9E1" w15:paraIdParent="054B3FFC" w15:done="0"/>
  <w15:commentEx w15:paraId="48110054" w15:done="0"/>
  <w15:commentEx w15:paraId="3577FD93"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6842E69F" w15:done="0"/>
  <w15:commentEx w15:paraId="4DD25A8C" w15:done="0"/>
  <w15:commentEx w15:paraId="25A73A13" w15:done="0"/>
  <w15:commentEx w15:paraId="6081D898"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70F71DED" w15:done="0"/>
  <w15:commentEx w15:paraId="34DACA19" w15:done="0"/>
  <w15:commentEx w15:paraId="52EBA948" w15:paraIdParent="34DACA19" w15:done="0"/>
  <w15:commentEx w15:paraId="4402BA93" w15:done="0"/>
  <w15:commentEx w15:paraId="2D385FF6" w15:done="0"/>
  <w15:commentEx w15:paraId="001CD08A"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E461F" w16cex:dateUtc="2020-08-12T14:42:00Z"/>
  <w16cex:commentExtensible w16cex:durableId="22DD168E" w16cex:dateUtc="2020-08-11T17:07:00Z"/>
  <w16cex:commentExtensible w16cex:durableId="22DD18C5" w16cex:dateUtc="2020-08-11T17:16:00Z"/>
  <w16cex:commentExtensible w16cex:durableId="22D7D092" w16cex:dateUtc="2020-08-07T20:07:00Z"/>
  <w16cex:commentExtensible w16cex:durableId="22DD19D4" w16cex:dateUtc="2020-08-11T17:21:00Z"/>
  <w16cex:commentExtensible w16cex:durableId="22DD1D14" w16cex:dateUtc="2020-08-11T17:35:00Z"/>
  <w16cex:commentExtensible w16cex:durableId="22D7D48B" w16cex:dateUtc="2020-08-07T20:24:00Z"/>
  <w16cex:commentExtensible w16cex:durableId="22D7DBC4" w16cex:dateUtc="2020-08-07T20:55:00Z"/>
  <w16cex:commentExtensible w16cex:durableId="22DD1C39" w16cex:dateUtc="2020-08-11T17:31:00Z"/>
  <w16cex:commentExtensible w16cex:durableId="22D7D523" w16cex:dateUtc="2020-08-07T20:26:00Z"/>
  <w16cex:commentExtensible w16cex:durableId="22D7D4D0" w16cex:dateUtc="2020-08-07T20:25:00Z"/>
  <w16cex:commentExtensible w16cex:durableId="22D7D5B8" w16cex:dateUtc="2020-08-07T20:29:00Z"/>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DD7B74" w16cex:dateUtc="2020-08-12T00:17:00Z"/>
  <w16cex:commentExtensible w16cex:durableId="22DD7C29" w16cex:dateUtc="2020-08-12T00:20:00Z"/>
  <w16cex:commentExtensible w16cex:durableId="22DD7C0B" w16cex:dateUtc="2020-08-12T00:20:00Z"/>
  <w16cex:commentExtensible w16cex:durableId="22DE1302" w16cex:dateUtc="2020-08-12T11:04:00Z"/>
  <w16cex:commentExtensible w16cex:durableId="22A45CC4" w16cex:dateUtc="2020-06-29T19:27:00Z"/>
  <w16cex:commentExtensible w16cex:durableId="22DE11CA" w16cex:dateUtc="2020-08-12T10:59:00Z"/>
  <w16cex:commentExtensible w16cex:durableId="22DE11F8" w16cex:dateUtc="2020-08-12T11:00:00Z"/>
  <w16cex:commentExtensible w16cex:durableId="228C4F18" w16cex:dateUtc="2020-06-11T10:35:00Z"/>
  <w16cex:commentExtensible w16cex:durableId="22DE442E" w16cex:dateUtc="2020-08-12T14:34: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515" w16cex:dateUtc="2020-08-12T14:38:00Z"/>
  <w16cex:commentExtensible w16cex:durableId="22DE46E9" w16cex:dateUtc="2020-08-12T14:46:00Z"/>
  <w16cex:commentExtensible w16cex:durableId="22DE4747" w16cex:dateUtc="2020-08-12T14:47:00Z"/>
  <w16cex:commentExtensible w16cex:durableId="22DE4770" w16cex:dateUtc="2020-08-12T14:48:00Z"/>
  <w16cex:commentExtensible w16cex:durableId="22DE479C" w16cex:dateUtc="2020-08-12T14:49:00Z"/>
  <w16cex:commentExtensible w16cex:durableId="228DE097" w16cex:dateUtc="2020-06-12T18:08:00Z"/>
  <w16cex:commentExtensible w16cex:durableId="22A45606" w16cex:dateUtc="2020-06-29T18:59:00Z"/>
  <w16cex:commentExtensible w16cex:durableId="22A457FF" w16cex:dateUtc="2020-06-29T19:07: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8E602C0" w16cid:durableId="22DE461F"/>
  <w16cid:commentId w16cid:paraId="5A6AE1AB" w16cid:durableId="22DD168E"/>
  <w16cid:commentId w16cid:paraId="35C5777D" w16cid:durableId="21A60B2E"/>
  <w16cid:commentId w16cid:paraId="55F05F06" w16cid:durableId="22DD18C5"/>
  <w16cid:commentId w16cid:paraId="653BA101" w16cid:durableId="22D7CB33"/>
  <w16cid:commentId w16cid:paraId="1F3778DD" w16cid:durableId="22D7D092"/>
  <w16cid:commentId w16cid:paraId="4DBB70CC" w16cid:durableId="22D7CB34"/>
  <w16cid:commentId w16cid:paraId="7E6CEA61" w16cid:durableId="22DD19D4"/>
  <w16cid:commentId w16cid:paraId="36B42309" w16cid:durableId="22DD1D14"/>
  <w16cid:commentId w16cid:paraId="531AA171" w16cid:durableId="22D7D48B"/>
  <w16cid:commentId w16cid:paraId="0CA07137" w16cid:durableId="22D7DBC4"/>
  <w16cid:commentId w16cid:paraId="26EFB129" w16cid:durableId="22DD1C39"/>
  <w16cid:commentId w16cid:paraId="7D9846F0" w16cid:durableId="22D7CB38"/>
  <w16cid:commentId w16cid:paraId="749108E7" w16cid:durableId="22D7D523"/>
  <w16cid:commentId w16cid:paraId="2C331CCE" w16cid:durableId="22D7CB39"/>
  <w16cid:commentId w16cid:paraId="6C013B8C" w16cid:durableId="22D7D4D0"/>
  <w16cid:commentId w16cid:paraId="3004DEFC" w16cid:durableId="22D7CB3A"/>
  <w16cid:commentId w16cid:paraId="299D06D5" w16cid:durableId="22D7CB3B"/>
  <w16cid:commentId w16cid:paraId="00599DA8" w16cid:durableId="22D7D5B8"/>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4785D2F" w16cid:durableId="22DD7B74"/>
  <w16cid:commentId w16cid:paraId="725EB8D1" w16cid:durableId="22DD7C29"/>
  <w16cid:commentId w16cid:paraId="35E977AE" w16cid:durableId="22DD7C0B"/>
  <w16cid:commentId w16cid:paraId="6E20E00A" w16cid:durableId="22D7CB4F"/>
  <w16cid:commentId w16cid:paraId="42855409" w16cid:durableId="22D7CB50"/>
  <w16cid:commentId w16cid:paraId="00080CAC" w16cid:durableId="22DE1302"/>
  <w16cid:commentId w16cid:paraId="054B3FFC" w16cid:durableId="22418730"/>
  <w16cid:commentId w16cid:paraId="093C32D2" w16cid:durableId="22A45CC4"/>
  <w16cid:commentId w16cid:paraId="06B498F0" w16cid:durableId="22D7CB53"/>
  <w16cid:commentId w16cid:paraId="7788DA1B" w16cid:durableId="22DE11CA"/>
  <w16cid:commentId w16cid:paraId="5A41C9E1" w16cid:durableId="22DE11F8"/>
  <w16cid:commentId w16cid:paraId="48110054" w16cid:durableId="228C4F18"/>
  <w16cid:commentId w16cid:paraId="3577FD93" w16cid:durableId="22DE442E"/>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6842E69F" w16cid:durableId="22DE4515"/>
  <w16cid:commentId w16cid:paraId="4DD25A8C" w16cid:durableId="21BDD13E"/>
  <w16cid:commentId w16cid:paraId="25A73A13" w16cid:durableId="22DE46E9"/>
  <w16cid:commentId w16cid:paraId="6081D898" w16cid:durableId="22DE4747"/>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70F71DED" w16cid:durableId="22DE479C"/>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Id w16cid:paraId="3B172389" w16cid:durableId="22DE481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18B33" w14:textId="77777777" w:rsidR="004A3410" w:rsidRDefault="004A3410" w:rsidP="0014008B">
      <w:pPr>
        <w:spacing w:after="0" w:line="240" w:lineRule="auto"/>
      </w:pPr>
      <w:r>
        <w:separator/>
      </w:r>
    </w:p>
  </w:endnote>
  <w:endnote w:type="continuationSeparator" w:id="0">
    <w:p w14:paraId="6BF06E3F" w14:textId="77777777" w:rsidR="004A3410" w:rsidRDefault="004A3410"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dvTTd7835f12">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A3384" w14:textId="77777777" w:rsidR="004A3410" w:rsidRDefault="004A3410" w:rsidP="0014008B">
      <w:pPr>
        <w:spacing w:after="0" w:line="240" w:lineRule="auto"/>
      </w:pPr>
      <w:r>
        <w:separator/>
      </w:r>
    </w:p>
  </w:footnote>
  <w:footnote w:type="continuationSeparator" w:id="0">
    <w:p w14:paraId="2AE5E570" w14:textId="77777777" w:rsidR="004A3410" w:rsidRDefault="004A3410" w:rsidP="001400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w15:presenceInfo w15:providerId="None" w15:userId="richard"/>
  </w15:person>
  <w15:person w15:author="Joe Bennett">
    <w15:presenceInfo w15:providerId="None" w15:userId="Joe Bennett"/>
  </w15:person>
  <w15:person w15:author="Buxton,Rachel">
    <w15:presenceInfo w15:providerId="AD" w15:userId="S-1-5-21-299502267-746137067-1417001333-428832"/>
  </w15:person>
  <w15:person w15:author="Joseph Bennett">
    <w15:presenceInfo w15:providerId="Windows Live" w15:userId="f43ab2b5ed2eb486"/>
  </w15:person>
  <w15:person w15:author="Viv Mcshane">
    <w15:presenceInfo w15:providerId="Windows Live" w15:userId="726bcc2aadf18af2"/>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596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03451"/>
    <w:rsid w:val="00204A7A"/>
    <w:rsid w:val="00206B19"/>
    <w:rsid w:val="00210FAA"/>
    <w:rsid w:val="00211C3B"/>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0FF1"/>
    <w:rsid w:val="00255171"/>
    <w:rsid w:val="00255CF8"/>
    <w:rsid w:val="00256E7C"/>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99B"/>
    <w:rsid w:val="003B5238"/>
    <w:rsid w:val="003C0D0B"/>
    <w:rsid w:val="003C0EE9"/>
    <w:rsid w:val="003C2021"/>
    <w:rsid w:val="003C4183"/>
    <w:rsid w:val="003C4DF2"/>
    <w:rsid w:val="003C5710"/>
    <w:rsid w:val="003C723A"/>
    <w:rsid w:val="003C75C4"/>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A0054"/>
    <w:rsid w:val="005A04A1"/>
    <w:rsid w:val="005A1A26"/>
    <w:rsid w:val="005A2D04"/>
    <w:rsid w:val="005A4A2C"/>
    <w:rsid w:val="005A6B6D"/>
    <w:rsid w:val="005B02DE"/>
    <w:rsid w:val="005B30D3"/>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C4C"/>
    <w:rsid w:val="006C25DF"/>
    <w:rsid w:val="006C540D"/>
    <w:rsid w:val="006C6780"/>
    <w:rsid w:val="006D276B"/>
    <w:rsid w:val="006D301B"/>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607"/>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026F"/>
    <w:rsid w:val="00A43BC1"/>
    <w:rsid w:val="00A43FD6"/>
    <w:rsid w:val="00A45625"/>
    <w:rsid w:val="00A45B5F"/>
    <w:rsid w:val="00A508F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694D"/>
    <w:rsid w:val="00AE6E09"/>
    <w:rsid w:val="00AE77B6"/>
    <w:rsid w:val="00AF2531"/>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10C9"/>
    <w:rsid w:val="00B458A1"/>
    <w:rsid w:val="00B5078C"/>
    <w:rsid w:val="00B52EC0"/>
    <w:rsid w:val="00B54ED5"/>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7FDF"/>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9F"/>
    <w:rsid w:val="00EB2EE0"/>
    <w:rsid w:val="00EB56AC"/>
    <w:rsid w:val="00EB5A12"/>
    <w:rsid w:val="00EC2045"/>
    <w:rsid w:val="00EC3B1D"/>
    <w:rsid w:val="00ED0D9E"/>
    <w:rsid w:val="00ED2313"/>
    <w:rsid w:val="00ED38FD"/>
    <w:rsid w:val="00ED7C9C"/>
    <w:rsid w:val="00ED7D3D"/>
    <w:rsid w:val="00EE3731"/>
    <w:rsid w:val="00EE3F28"/>
    <w:rsid w:val="00EE5BCF"/>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j.1523-1739.2007.00832.x" TargetMode="External"/><Relationship Id="rId3" Type="http://schemas.openxmlformats.org/officeDocument/2006/relationships/hyperlink" Target="https://www.iucnredlist.org/species/2279/9387270" TargetMode="External"/><Relationship Id="rId7" Type="http://schemas.openxmlformats.org/officeDocument/2006/relationships/hyperlink" Target="https://doi.org/10.1038/ncomms11042"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 Id="rId6" Type="http://schemas.openxmlformats.org/officeDocument/2006/relationships/hyperlink" Target="https://doi.org/10.1098/rstb.2011.0114" TargetMode="External"/><Relationship Id="rId5" Type="http://schemas.openxmlformats.org/officeDocument/2006/relationships/hyperlink" Target="http://www.pnas.org/content/109/17/6484.abstract" TargetMode="External"/><Relationship Id="rId10" Type="http://schemas.openxmlformats.org/officeDocument/2006/relationships/hyperlink" Target="https://doi.org/10.1111/j.1523-1739.2006.00426.x" TargetMode="External"/><Relationship Id="rId4" Type="http://schemas.openxmlformats.org/officeDocument/2006/relationships/hyperlink" Target="https://www.sciencedirect.com/science/article/pii/S2590332220300439" TargetMode="External"/><Relationship Id="rId9" Type="http://schemas.openxmlformats.org/officeDocument/2006/relationships/hyperlink" Target="https://doi.org/10.1002/ecs2.140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3.png"/><Relationship Id="rId18" Type="http://schemas.openxmlformats.org/officeDocument/2006/relationships/hyperlink" Target="https://datacatalog.worldbank.org/dataset/worldwide-governance-indicator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protectedplanet.net/"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openxmlformats.org/officeDocument/2006/relationships/image" Target="media/image8.png"/><Relationship Id="rId28"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iucnredlist.org/" TargetMode="External"/><Relationship Id="rId22" Type="http://schemas.openxmlformats.org/officeDocument/2006/relationships/image" Target="media/image7.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32</Pages>
  <Words>17262</Words>
  <Characters>98399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Buxton,Rachel</cp:lastModifiedBy>
  <cp:revision>6</cp:revision>
  <dcterms:created xsi:type="dcterms:W3CDTF">2020-08-18T19:04:00Z</dcterms:created>
  <dcterms:modified xsi:type="dcterms:W3CDTF">2020-08-19T13:18:00Z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id="Yt80h0ER"/&gt;&lt;style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