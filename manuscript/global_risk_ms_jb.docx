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0" w:name="_Hlk31452359"/>
      <w:r w:rsidR="00772BFF">
        <w:rPr>
          <w:rFonts w:ascii="Times New Roman" w:hAnsi="Times New Roman" w:cs="Times New Roman"/>
          <w:b/>
          <w:bCs/>
          <w:sz w:val="24"/>
          <w:szCs w:val="24"/>
        </w:rPr>
        <w:t>in an uncertain world</w:t>
      </w:r>
      <w:bookmarkEnd w:id="0"/>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proofErr w:type="gramStart"/>
      <w:r w:rsidR="00EA2023" w:rsidRPr="00BE6065">
        <w:rPr>
          <w:rFonts w:ascii="Times New Roman" w:hAnsi="Times New Roman" w:cs="Times New Roman"/>
          <w:sz w:val="24"/>
          <w:szCs w:val="24"/>
          <w:vertAlign w:val="superscript"/>
        </w:rPr>
        <w:t>a,b</w:t>
      </w:r>
      <w:proofErr w:type="spellEnd"/>
      <w:proofErr w:type="gram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r w:rsidR="00E92E88">
        <w:rPr>
          <w:rFonts w:ascii="Times New Roman" w:hAnsi="Times New Roman" w:cs="Times New Roman"/>
          <w:sz w:val="24"/>
          <w:szCs w:val="24"/>
        </w:rPr>
        <w:t xml:space="preserve">O. </w:t>
      </w:r>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w:t>
      </w:r>
      <w:proofErr w:type="gramStart"/>
      <w:r w:rsidRPr="00BE6065">
        <w:rPr>
          <w:rFonts w:cs="Times New Roman"/>
          <w:lang w:val="en-CA"/>
        </w:rPr>
        <w:t>By</w:t>
      </w:r>
      <w:proofErr w:type="gramEnd"/>
      <w:r w:rsidRPr="00BE6065">
        <w:rPr>
          <w:rFonts w:cs="Times New Roman"/>
          <w:lang w:val="en-CA"/>
        </w:rPr>
        <w:t xml:space="preserve">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 xml:space="preserve">Wildlife Research Division, Environment and Climate Change Canada, 1125 Colonel </w:t>
      </w:r>
      <w:proofErr w:type="gramStart"/>
      <w:r w:rsidR="00390174" w:rsidRPr="00BE6065">
        <w:rPr>
          <w:rFonts w:cs="Times New Roman"/>
          <w:lang w:val="en-CA"/>
        </w:rPr>
        <w:t>By</w:t>
      </w:r>
      <w:proofErr w:type="gramEnd"/>
      <w:r w:rsidR="00390174" w:rsidRPr="00BE6065">
        <w:rPr>
          <w:rFonts w:cs="Times New Roman"/>
          <w:lang w:val="en-CA"/>
        </w:rPr>
        <w:t xml:space="preserve">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w:t>
      </w:r>
      <w:proofErr w:type="gramStart"/>
      <w:r w:rsidRPr="00BE6065">
        <w:rPr>
          <w:rFonts w:ascii="Times New Roman" w:hAnsi="Times New Roman" w:cs="Times New Roman"/>
          <w:sz w:val="24"/>
          <w:szCs w:val="24"/>
        </w:rPr>
        <w:t>By</w:t>
      </w:r>
      <w:proofErr w:type="gramEnd"/>
      <w:r w:rsidRPr="00BE6065">
        <w:rPr>
          <w:rFonts w:ascii="Times New Roman" w:hAnsi="Times New Roman" w:cs="Times New Roman"/>
          <w:sz w:val="24"/>
          <w:szCs w:val="24"/>
        </w:rPr>
        <w:t xml:space="preserve"> Drive, Carleton University, Ottawa ON, K1S 5B6 Canada. Email: </w:t>
      </w:r>
      <w:hyperlink r:id="rId8"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1"/>
      <w:commentRangeStart w:id="2"/>
      <w:r>
        <w:rPr>
          <w:rFonts w:ascii="Times New Roman" w:hAnsi="Times New Roman" w:cs="Times New Roman"/>
          <w:sz w:val="24"/>
          <w:szCs w:val="24"/>
        </w:rPr>
        <w:lastRenderedPageBreak/>
        <w:t>First paragraph</w:t>
      </w:r>
      <w:commentRangeEnd w:id="1"/>
      <w:r w:rsidR="00364F67">
        <w:commentReference w:id="1"/>
      </w:r>
      <w:commentRangeEnd w:id="2"/>
      <w:r w:rsidR="00385D0D">
        <w:rPr>
          <w:rStyle w:val="CommentReference"/>
        </w:rPr>
        <w:commentReference w:id="2"/>
      </w:r>
    </w:p>
    <w:p w14:paraId="5D44119E" w14:textId="089A4D2F" w:rsidR="00D16D7D" w:rsidRDefault="00324D4D" w:rsidP="00BC1C25">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Curbing biodiversity loss in a rapidly changing global environment is a </w:t>
      </w:r>
      <w:commentRangeStart w:id="3"/>
      <w:r w:rsidR="00F20E1F">
        <w:rPr>
          <w:rFonts w:ascii="Times New Roman" w:eastAsia="Times New Roman" w:hAnsi="Times New Roman" w:cs="Times New Roman"/>
          <w:sz w:val="24"/>
          <w:szCs w:val="24"/>
        </w:rPr>
        <w:t xml:space="preserve">complex </w:t>
      </w:r>
      <w:r>
        <w:rPr>
          <w:rFonts w:ascii="Times New Roman" w:eastAsia="Times New Roman" w:hAnsi="Times New Roman" w:cs="Times New Roman"/>
          <w:sz w:val="24"/>
          <w:szCs w:val="24"/>
        </w:rPr>
        <w:t>race against time</w:t>
      </w:r>
      <w:commentRangeEnd w:id="3"/>
      <w:r w:rsidR="002253D6">
        <w:rPr>
          <w:rStyle w:val="CommentReference"/>
        </w:rPr>
        <w:commentReference w:id="3"/>
      </w:r>
      <w:r w:rsidR="00827D93">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1,2\\nosupersub{}","plainCitation":"1,2","noteIndex":0},"citationItems":[{"id":950,"uris":["http://zotero.org/users/878981/items/2CBRI5HW"],"uri":["http://zotero.org/users/878981/items/2CBRI5HW"],"itemData":{"id":950,"type":"article-journal","container-title":"IPBES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949,"uris":["http://zotero.org/users/878981/items/PEVC4JJC"],"uri":["http://zotero.org/users/878981/items/PEVC4JJC"],"itemData":{"id":949,"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 xml:space="preserve">As climate and land-cover change intensify in the coming decades, their interaction with socio-economic systems will influence the effectiveness of conservation </w:t>
      </w:r>
      <w:r w:rsidR="00E75D4F">
        <w:rPr>
          <w:rFonts w:ascii="Times New Roman" w:eastAsia="Times New Roman" w:hAnsi="Times New Roman" w:cs="Times New Roman"/>
          <w:sz w:val="24"/>
          <w:szCs w:val="24"/>
        </w:rPr>
        <w:t>interventions</w:t>
      </w:r>
      <w:r w:rsidR="0077408C">
        <w:rPr>
          <w:rFonts w:ascii="Times New Roman" w:eastAsia="Times New Roman" w:hAnsi="Times New Roman" w:cs="Times New Roman"/>
          <w:sz w:val="24"/>
          <w:szCs w:val="24"/>
        </w:rPr>
        <w:t>, requiring targeted investment</w:t>
      </w:r>
      <w:r>
        <w:rPr>
          <w:rFonts w:ascii="Times New Roman" w:eastAsia="Times New Roman" w:hAnsi="Times New Roman" w:cs="Times New Roman"/>
          <w:sz w:val="24"/>
          <w:szCs w:val="24"/>
        </w:rPr>
        <w:t xml:space="preserve"> in </w:t>
      </w:r>
      <w:del w:id="4" w:author="Joseph Bennett" w:date="2020-04-14T07:33:00Z">
        <w:r w:rsidDel="006472C7">
          <w:rPr>
            <w:rFonts w:ascii="Times New Roman" w:eastAsia="Times New Roman" w:hAnsi="Times New Roman" w:cs="Times New Roman"/>
            <w:sz w:val="24"/>
            <w:szCs w:val="24"/>
          </w:rPr>
          <w:delText xml:space="preserve">conservation </w:delText>
        </w:r>
      </w:del>
      <w:r>
        <w:rPr>
          <w:rFonts w:ascii="Times New Roman" w:eastAsia="Times New Roman" w:hAnsi="Times New Roman" w:cs="Times New Roman"/>
          <w:sz w:val="24"/>
          <w:szCs w:val="24"/>
        </w:rPr>
        <w:t xml:space="preserve">projects that </w:t>
      </w:r>
      <w:r w:rsidR="00007B4C">
        <w:rPr>
          <w:rFonts w:ascii="Times New Roman" w:eastAsia="Times New Roman" w:hAnsi="Times New Roman" w:cs="Times New Roman"/>
          <w:sz w:val="24"/>
          <w:szCs w:val="24"/>
        </w:rPr>
        <w:t xml:space="preserve">minimize </w:t>
      </w:r>
      <w:commentRangeStart w:id="5"/>
      <w:r w:rsidR="00007B4C">
        <w:rPr>
          <w:rFonts w:ascii="Times New Roman" w:eastAsia="Times New Roman" w:hAnsi="Times New Roman" w:cs="Times New Roman"/>
          <w:sz w:val="24"/>
          <w:szCs w:val="24"/>
        </w:rPr>
        <w:t>uncertainty</w:t>
      </w:r>
      <w:commentRangeEnd w:id="5"/>
      <w:r w:rsidR="006472C7">
        <w:rPr>
          <w:rStyle w:val="CommentReference"/>
        </w:rPr>
        <w:commentReference w:id="5"/>
      </w:r>
      <w:del w:id="6" w:author="Joseph Bennett" w:date="2020-04-14T07:33:00Z">
        <w:r w:rsidR="00765436" w:rsidDel="006472C7">
          <w:rPr>
            <w:rFonts w:ascii="Times New Roman" w:eastAsia="Times New Roman" w:hAnsi="Times New Roman" w:cs="Times New Roman"/>
            <w:sz w:val="24"/>
            <w:szCs w:val="24"/>
          </w:rPr>
          <w:delText xml:space="preserve"> while maximizing biodiversity gains</w:delText>
        </w:r>
      </w:del>
      <w:r>
        <w:rPr>
          <w:rFonts w:ascii="Times New Roman" w:eastAsia="Times New Roman" w:hAnsi="Times New Roman" w:cs="Times New Roman"/>
          <w:sz w:val="24"/>
          <w:szCs w:val="24"/>
        </w:rPr>
        <w:t xml:space="preserve">. </w:t>
      </w:r>
      <w:r w:rsidR="00C750B3">
        <w:rPr>
          <w:rFonts w:ascii="Times New Roman" w:eastAsia="Times New Roman" w:hAnsi="Times New Roman" w:cs="Times New Roman"/>
          <w:sz w:val="24"/>
          <w:szCs w:val="24"/>
        </w:rPr>
        <w:t xml:space="preserve">Here we </w:t>
      </w:r>
      <w:ins w:id="7" w:author="Joseph Bennett" w:date="2020-04-13T14:35:00Z">
        <w:r w:rsidR="00692B6A">
          <w:rPr>
            <w:rFonts w:ascii="Times New Roman" w:eastAsia="Times New Roman" w:hAnsi="Times New Roman" w:cs="Times New Roman"/>
            <w:sz w:val="24"/>
            <w:szCs w:val="24"/>
          </w:rPr>
          <w:t xml:space="preserve">show how </w:t>
        </w:r>
      </w:ins>
      <w:del w:id="8" w:author="Joseph Bennett" w:date="2020-04-13T14:35:00Z">
        <w:r w:rsidR="00487A81" w:rsidDel="00692B6A">
          <w:rPr>
            <w:rFonts w:ascii="Times New Roman" w:eastAsia="Times New Roman" w:hAnsi="Times New Roman" w:cs="Times New Roman"/>
            <w:sz w:val="24"/>
            <w:szCs w:val="24"/>
          </w:rPr>
          <w:delText xml:space="preserve">introduce </w:delText>
        </w:r>
        <w:r w:rsidR="00C750B3" w:rsidDel="00692B6A">
          <w:rPr>
            <w:rFonts w:ascii="Times New Roman" w:eastAsia="Times New Roman" w:hAnsi="Times New Roman" w:cs="Times New Roman"/>
            <w:sz w:val="24"/>
            <w:szCs w:val="24"/>
          </w:rPr>
          <w:delText xml:space="preserve">a framework that can </w:delText>
        </w:r>
        <w:r w:rsidR="008F3589" w:rsidDel="00692B6A">
          <w:rPr>
            <w:rFonts w:ascii="Times New Roman" w:eastAsia="Times New Roman" w:hAnsi="Times New Roman" w:cs="Times New Roman"/>
            <w:sz w:val="24"/>
            <w:szCs w:val="24"/>
          </w:rPr>
          <w:delText xml:space="preserve">simultaneously </w:delText>
        </w:r>
        <w:r w:rsidR="00C750B3" w:rsidDel="00692B6A">
          <w:rPr>
            <w:rFonts w:ascii="Times New Roman" w:eastAsia="Times New Roman" w:hAnsi="Times New Roman" w:cs="Times New Roman"/>
            <w:sz w:val="24"/>
            <w:szCs w:val="24"/>
          </w:rPr>
          <w:delText xml:space="preserve">incorporate </w:delText>
        </w:r>
      </w:del>
      <w:r w:rsidR="00C750B3">
        <w:rPr>
          <w:rFonts w:ascii="Times New Roman" w:eastAsia="Times New Roman" w:hAnsi="Times New Roman" w:cs="Times New Roman"/>
          <w:sz w:val="24"/>
          <w:szCs w:val="24"/>
        </w:rPr>
        <w:t>a range of uncertainties</w:t>
      </w:r>
      <w:r w:rsidR="00DC1410">
        <w:rPr>
          <w:rFonts w:ascii="Times New Roman" w:eastAsia="Times New Roman" w:hAnsi="Times New Roman" w:cs="Times New Roman"/>
          <w:sz w:val="24"/>
          <w:szCs w:val="24"/>
        </w:rPr>
        <w:t>, including</w:t>
      </w:r>
      <w:r w:rsidR="00C750B3">
        <w:rPr>
          <w:rFonts w:ascii="Times New Roman" w:eastAsia="Times New Roman" w:hAnsi="Times New Roman" w:cs="Times New Roman"/>
          <w:sz w:val="24"/>
          <w:szCs w:val="24"/>
        </w:rPr>
        <w:t xml:space="preserve"> </w:t>
      </w:r>
      <w:del w:id="9" w:author="Joseph Bennett" w:date="2020-04-13T14:36:00Z">
        <w:r w:rsidR="00DC1410" w:rsidRPr="008175F3" w:rsidDel="00692B6A">
          <w:rPr>
            <w:rFonts w:ascii="Times New Roman" w:eastAsia="Times New Roman" w:hAnsi="Times New Roman" w:cs="Times New Roman"/>
            <w:sz w:val="24"/>
            <w:szCs w:val="24"/>
          </w:rPr>
          <w:delText>political instability and corruption; weak governance</w:delText>
        </w:r>
      </w:del>
      <w:commentRangeStart w:id="10"/>
      <w:ins w:id="11" w:author="Joseph Bennett" w:date="2020-04-13T14:36:00Z">
        <w:r w:rsidR="00692B6A">
          <w:rPr>
            <w:rFonts w:ascii="Times New Roman" w:eastAsia="Times New Roman" w:hAnsi="Times New Roman" w:cs="Times New Roman"/>
            <w:sz w:val="24"/>
            <w:szCs w:val="24"/>
          </w:rPr>
          <w:t>socio-political</w:t>
        </w:r>
        <w:commentRangeEnd w:id="10"/>
        <w:r w:rsidR="00692B6A">
          <w:rPr>
            <w:rStyle w:val="CommentReference"/>
          </w:rPr>
          <w:commentReference w:id="10"/>
        </w:r>
        <w:r w:rsidR="00692B6A">
          <w:rPr>
            <w:rFonts w:ascii="Times New Roman" w:eastAsia="Times New Roman" w:hAnsi="Times New Roman" w:cs="Times New Roman"/>
            <w:sz w:val="24"/>
            <w:szCs w:val="24"/>
          </w:rPr>
          <w:t xml:space="preserve"> pressures, predicted land-use change</w:t>
        </w:r>
      </w:ins>
      <w:del w:id="12" w:author="Joseph Bennett" w:date="2020-04-13T14:36:00Z">
        <w:r w:rsidR="00DC1410" w:rsidRPr="008175F3" w:rsidDel="00692B6A">
          <w:rPr>
            <w:rFonts w:ascii="Times New Roman" w:eastAsia="Times New Roman" w:hAnsi="Times New Roman" w:cs="Times New Roman"/>
            <w:sz w:val="24"/>
            <w:szCs w:val="24"/>
          </w:rPr>
          <w:delText xml:space="preserve">; systemic crisis; the probability of project failure; </w:delText>
        </w:r>
        <w:r w:rsidR="00DC1410" w:rsidDel="00692B6A">
          <w:rPr>
            <w:rFonts w:ascii="Times New Roman" w:eastAsia="Times New Roman" w:hAnsi="Times New Roman" w:cs="Times New Roman"/>
            <w:sz w:val="24"/>
            <w:szCs w:val="24"/>
          </w:rPr>
          <w:delText>land use impacts</w:delText>
        </w:r>
        <w:r w:rsidR="00DC1410" w:rsidRPr="008175F3" w:rsidDel="00692B6A">
          <w:rPr>
            <w:rFonts w:ascii="Times New Roman" w:eastAsia="Times New Roman" w:hAnsi="Times New Roman" w:cs="Times New Roman"/>
            <w:sz w:val="24"/>
            <w:szCs w:val="24"/>
          </w:rPr>
          <w:delText>; and</w:delText>
        </w:r>
      </w:del>
      <w:ins w:id="13" w:author="Joseph Bennett" w:date="2020-04-13T14:36:00Z">
        <w:r w:rsidR="00692B6A">
          <w:rPr>
            <w:rFonts w:ascii="Times New Roman" w:eastAsia="Times New Roman" w:hAnsi="Times New Roman" w:cs="Times New Roman"/>
            <w:sz w:val="24"/>
            <w:szCs w:val="24"/>
          </w:rPr>
          <w:t xml:space="preserve"> and</w:t>
        </w:r>
      </w:ins>
      <w:r w:rsidR="00DC1410" w:rsidRPr="008175F3">
        <w:rPr>
          <w:rFonts w:ascii="Times New Roman" w:eastAsia="Times New Roman" w:hAnsi="Times New Roman" w:cs="Times New Roman"/>
          <w:sz w:val="24"/>
          <w:szCs w:val="24"/>
        </w:rPr>
        <w:t xml:space="preserve"> </w:t>
      </w:r>
      <w:r w:rsidR="00DC1410">
        <w:rPr>
          <w:rFonts w:ascii="Times New Roman" w:eastAsia="Times New Roman" w:hAnsi="Times New Roman" w:cs="Times New Roman"/>
          <w:sz w:val="24"/>
          <w:szCs w:val="24"/>
        </w:rPr>
        <w:t>climate impacts</w:t>
      </w:r>
      <w:del w:id="14" w:author="Joseph Bennett" w:date="2020-04-13T14:37:00Z">
        <w:r w:rsidR="00DC1410" w:rsidDel="00692B6A">
          <w:rPr>
            <w:rFonts w:ascii="Times New Roman" w:eastAsia="Times New Roman" w:hAnsi="Times New Roman" w:cs="Times New Roman"/>
            <w:sz w:val="24"/>
            <w:szCs w:val="24"/>
          </w:rPr>
          <w:delText xml:space="preserve">, </w:delText>
        </w:r>
        <w:r w:rsidR="009D36ED" w:rsidDel="00692B6A">
          <w:rPr>
            <w:rFonts w:ascii="Times New Roman" w:eastAsia="Times New Roman" w:hAnsi="Times New Roman" w:cs="Times New Roman"/>
            <w:sz w:val="24"/>
            <w:szCs w:val="24"/>
          </w:rPr>
          <w:delText>and constraints</w:delText>
        </w:r>
      </w:del>
      <w:ins w:id="15" w:author="Joseph Bennett" w:date="2020-04-13T14:37:00Z">
        <w:r w:rsidR="00692B6A">
          <w:rPr>
            <w:rFonts w:ascii="Times New Roman" w:eastAsia="Times New Roman" w:hAnsi="Times New Roman" w:cs="Times New Roman"/>
            <w:sz w:val="24"/>
            <w:szCs w:val="24"/>
          </w:rPr>
          <w:t xml:space="preserve"> can be incorporated </w:t>
        </w:r>
      </w:ins>
      <w:del w:id="16" w:author="Joseph Bennett" w:date="2020-04-14T07:34:00Z">
        <w:r w:rsidR="009D36ED" w:rsidDel="006472C7">
          <w:rPr>
            <w:rFonts w:ascii="Times New Roman" w:eastAsia="Times New Roman" w:hAnsi="Times New Roman" w:cs="Times New Roman"/>
            <w:sz w:val="24"/>
            <w:szCs w:val="24"/>
          </w:rPr>
          <w:delText xml:space="preserve"> </w:delText>
        </w:r>
      </w:del>
      <w:r w:rsidR="00C750B3">
        <w:rPr>
          <w:rFonts w:ascii="Times New Roman" w:eastAsia="Times New Roman" w:hAnsi="Times New Roman" w:cs="Times New Roman"/>
          <w:sz w:val="24"/>
          <w:szCs w:val="24"/>
        </w:rPr>
        <w:t xml:space="preserve">into global biodiversity conservation planning. </w:t>
      </w:r>
      <w:ins w:id="17" w:author="Joseph Bennett" w:date="2020-04-13T14:38:00Z">
        <w:r w:rsidR="00692B6A">
          <w:rPr>
            <w:rFonts w:ascii="Times New Roman" w:eastAsia="Times New Roman" w:hAnsi="Times New Roman" w:cs="Times New Roman"/>
            <w:sz w:val="24"/>
            <w:szCs w:val="24"/>
          </w:rPr>
          <w:t xml:space="preserve">Doing so </w:t>
        </w:r>
      </w:ins>
      <w:ins w:id="18" w:author="Joseph Bennett" w:date="2020-04-14T07:44:00Z">
        <w:r w:rsidR="002253D6">
          <w:rPr>
            <w:rFonts w:ascii="Times New Roman" w:eastAsia="Times New Roman" w:hAnsi="Times New Roman" w:cs="Times New Roman"/>
            <w:sz w:val="24"/>
            <w:szCs w:val="24"/>
          </w:rPr>
          <w:t>identifies different priority areas</w:t>
        </w:r>
      </w:ins>
      <w:ins w:id="19" w:author="Joseph Bennett" w:date="2020-04-14T07:47:00Z">
        <w:r w:rsidR="00385D0D">
          <w:rPr>
            <w:rFonts w:ascii="Times New Roman" w:eastAsia="Times New Roman" w:hAnsi="Times New Roman" w:cs="Times New Roman"/>
            <w:sz w:val="24"/>
            <w:szCs w:val="24"/>
          </w:rPr>
          <w:t xml:space="preserve"> for conservation</w:t>
        </w:r>
      </w:ins>
      <w:ins w:id="20" w:author="Joseph Bennett" w:date="2020-04-13T14:38:00Z">
        <w:r w:rsidR="00692B6A">
          <w:rPr>
            <w:rFonts w:ascii="Times New Roman" w:eastAsia="Times New Roman" w:hAnsi="Times New Roman" w:cs="Times New Roman"/>
            <w:sz w:val="24"/>
            <w:szCs w:val="24"/>
          </w:rPr>
          <w:t xml:space="preserve"> than </w:t>
        </w:r>
      </w:ins>
      <w:ins w:id="21" w:author="Joseph Bennett" w:date="2020-04-14T07:47:00Z">
        <w:r w:rsidR="00385D0D">
          <w:rPr>
            <w:rFonts w:ascii="Times New Roman" w:eastAsia="Times New Roman" w:hAnsi="Times New Roman" w:cs="Times New Roman"/>
            <w:sz w:val="24"/>
            <w:szCs w:val="24"/>
          </w:rPr>
          <w:t xml:space="preserve">conventional </w:t>
        </w:r>
      </w:ins>
      <w:ins w:id="22" w:author="Joseph Bennett" w:date="2020-04-13T14:38:00Z">
        <w:r w:rsidR="00692B6A">
          <w:rPr>
            <w:rFonts w:ascii="Times New Roman" w:eastAsia="Times New Roman" w:hAnsi="Times New Roman" w:cs="Times New Roman"/>
            <w:sz w:val="24"/>
            <w:szCs w:val="24"/>
          </w:rPr>
          <w:t>approaches</w:t>
        </w:r>
      </w:ins>
      <w:del w:id="23" w:author="Joseph Bennett" w:date="2020-04-13T14:38:00Z">
        <w:r w:rsidR="001870A4" w:rsidDel="00692B6A">
          <w:rPr>
            <w:rFonts w:ascii="Times New Roman" w:eastAsia="Times New Roman" w:hAnsi="Times New Roman" w:cs="Times New Roman"/>
            <w:sz w:val="24"/>
            <w:szCs w:val="24"/>
          </w:rPr>
          <w:delText xml:space="preserve">We highlight how incorporating these </w:delText>
        </w:r>
        <w:r w:rsidR="00FC05FA" w:rsidDel="00692B6A">
          <w:rPr>
            <w:rFonts w:ascii="Times New Roman" w:eastAsia="Times New Roman" w:hAnsi="Times New Roman" w:cs="Times New Roman"/>
            <w:sz w:val="24"/>
            <w:szCs w:val="24"/>
          </w:rPr>
          <w:delText xml:space="preserve">constraints </w:delText>
        </w:r>
        <w:r w:rsidR="001870A4" w:rsidDel="00692B6A">
          <w:rPr>
            <w:rFonts w:ascii="Times New Roman" w:eastAsia="Times New Roman" w:hAnsi="Times New Roman" w:cs="Times New Roman"/>
            <w:sz w:val="24"/>
            <w:szCs w:val="24"/>
          </w:rPr>
          <w:delText>can lead to more efficient and resilient conservation networks into the future</w:delText>
        </w:r>
      </w:del>
      <w:del w:id="24" w:author="Joseph Bennett" w:date="2020-04-13T14:40:00Z">
        <w:r w:rsidR="001870A4" w:rsidDel="00692B6A">
          <w:rPr>
            <w:rFonts w:ascii="Times New Roman" w:eastAsia="Times New Roman" w:hAnsi="Times New Roman" w:cs="Times New Roman"/>
            <w:sz w:val="24"/>
            <w:szCs w:val="24"/>
          </w:rPr>
          <w:delText>.</w:delText>
        </w:r>
        <w:r w:rsidR="00D46E07" w:rsidDel="00692B6A">
          <w:rPr>
            <w:rFonts w:ascii="Times New Roman" w:eastAsia="Times New Roman" w:hAnsi="Times New Roman" w:cs="Times New Roman"/>
            <w:sz w:val="24"/>
            <w:szCs w:val="24"/>
          </w:rPr>
          <w:delText xml:space="preserve"> This represents an advancement over </w:delText>
        </w:r>
      </w:del>
      <w:del w:id="25" w:author="Joseph Bennett" w:date="2020-04-14T07:47:00Z">
        <w:r w:rsidR="00D46E07" w:rsidDel="00385D0D">
          <w:rPr>
            <w:rFonts w:ascii="Times New Roman" w:eastAsia="Times New Roman" w:hAnsi="Times New Roman" w:cs="Times New Roman"/>
            <w:sz w:val="24"/>
            <w:szCs w:val="24"/>
          </w:rPr>
          <w:delText>current practices</w:delText>
        </w:r>
      </w:del>
      <w:r w:rsidR="00D46E07">
        <w:rPr>
          <w:rFonts w:ascii="Times New Roman" w:eastAsia="Times New Roman" w:hAnsi="Times New Roman" w:cs="Times New Roman"/>
          <w:sz w:val="24"/>
          <w:szCs w:val="24"/>
        </w:rPr>
        <w:t xml:space="preserve">, which </w:t>
      </w:r>
      <w:r>
        <w:rPr>
          <w:rFonts w:ascii="Times New Roman" w:eastAsia="Times New Roman" w:hAnsi="Times New Roman" w:cs="Times New Roman"/>
          <w:sz w:val="24"/>
          <w:szCs w:val="24"/>
        </w:rPr>
        <w:t>identify areas</w:t>
      </w:r>
      <w:ins w:id="26" w:author="Joseph Bennett" w:date="2020-04-14T07:47:00Z">
        <w:r w:rsidR="00385D0D">
          <w:rPr>
            <w:rFonts w:ascii="Times New Roman" w:eastAsia="Times New Roman" w:hAnsi="Times New Roman" w:cs="Times New Roman"/>
            <w:sz w:val="24"/>
            <w:szCs w:val="24"/>
          </w:rPr>
          <w:t xml:space="preserve"> </w:t>
        </w:r>
      </w:ins>
      <w:del w:id="27" w:author="Joseph Bennett" w:date="2020-04-14T07:47:00Z">
        <w:r w:rsidDel="00385D0D">
          <w:rPr>
            <w:rFonts w:ascii="Times New Roman" w:eastAsia="Times New Roman" w:hAnsi="Times New Roman" w:cs="Times New Roman"/>
            <w:sz w:val="24"/>
            <w:szCs w:val="24"/>
          </w:rPr>
          <w:delText xml:space="preserve"> crucial for conservation </w:delText>
        </w:r>
      </w:del>
      <w:r>
        <w:rPr>
          <w:rFonts w:ascii="Times New Roman" w:eastAsia="Times New Roman" w:hAnsi="Times New Roman" w:cs="Times New Roman"/>
          <w:sz w:val="24"/>
          <w:szCs w:val="24"/>
        </w:rPr>
        <w:t xml:space="preserve">predominantly </w:t>
      </w:r>
      <w:del w:id="28" w:author="Joseph Bennett" w:date="2020-04-14T07:47:00Z">
        <w:r w:rsidDel="00385D0D">
          <w:rPr>
            <w:rFonts w:ascii="Times New Roman" w:eastAsia="Times New Roman" w:hAnsi="Times New Roman" w:cs="Times New Roman"/>
            <w:sz w:val="24"/>
            <w:szCs w:val="24"/>
          </w:rPr>
          <w:delText>on the basis of</w:delText>
        </w:r>
      </w:del>
      <w:ins w:id="29" w:author="Joseph Bennett" w:date="2020-04-14T07:47:00Z">
        <w:r w:rsidR="00385D0D">
          <w:rPr>
            <w:rFonts w:ascii="Times New Roman" w:eastAsia="Times New Roman" w:hAnsi="Times New Roman" w:cs="Times New Roman"/>
            <w:sz w:val="24"/>
            <w:szCs w:val="24"/>
          </w:rPr>
          <w:t>based</w:t>
        </w:r>
      </w:ins>
      <w:ins w:id="30" w:author="Joseph Bennett" w:date="2020-04-14T07:48:00Z">
        <w:r w:rsidR="00385D0D">
          <w:rPr>
            <w:rFonts w:ascii="Times New Roman" w:eastAsia="Times New Roman" w:hAnsi="Times New Roman" w:cs="Times New Roman"/>
            <w:sz w:val="24"/>
            <w:szCs w:val="24"/>
          </w:rPr>
          <w:t xml:space="preserve"> on</w:t>
        </w:r>
      </w:ins>
      <w:r>
        <w:rPr>
          <w:rFonts w:ascii="Times New Roman" w:eastAsia="Times New Roman" w:hAnsi="Times New Roman" w:cs="Times New Roman"/>
          <w:sz w:val="24"/>
          <w:szCs w:val="24"/>
        </w:rPr>
        <w:t xml:space="preserve"> measures of regional biodiversity or ecosystem services</w:t>
      </w:r>
      <w:r w:rsidR="00C57D48">
        <w:rPr>
          <w:rFonts w:ascii="Times New Roman" w:eastAsia="Times New Roman" w:hAnsi="Times New Roman" w:cs="Times New Roman"/>
          <w:sz w:val="24"/>
          <w:szCs w:val="24"/>
        </w:rPr>
        <w:t xml:space="preserve"> and do not incorporate </w:t>
      </w:r>
      <w:commentRangeStart w:id="31"/>
      <w:r w:rsidR="00C57D48">
        <w:rPr>
          <w:rFonts w:ascii="Times New Roman" w:eastAsia="Times New Roman" w:hAnsi="Times New Roman" w:cs="Times New Roman"/>
          <w:sz w:val="24"/>
          <w:szCs w:val="24"/>
        </w:rPr>
        <w:t>multiple uncertainties</w:t>
      </w:r>
      <w:commentRangeEnd w:id="31"/>
      <w:r w:rsidR="00385D0D">
        <w:rPr>
          <w:rStyle w:val="CommentReference"/>
        </w:rPr>
        <w:commentReference w:id="31"/>
      </w:r>
      <w:del w:id="32" w:author="Joseph Bennett" w:date="2020-04-13T14:40:00Z">
        <w:r w:rsidR="00C57D48" w:rsidDel="00692B6A">
          <w:rPr>
            <w:rFonts w:ascii="Times New Roman" w:eastAsia="Times New Roman" w:hAnsi="Times New Roman" w:cs="Times New Roman"/>
            <w:sz w:val="24"/>
            <w:szCs w:val="24"/>
          </w:rPr>
          <w:delText xml:space="preserve"> at once</w:delText>
        </w:r>
      </w:del>
      <w:r w:rsidR="001B1047">
        <w:rPr>
          <w:rFonts w:ascii="Times New Roman" w:eastAsia="Times New Roman" w:hAnsi="Times New Roman" w:cs="Times New Roman"/>
          <w:sz w:val="24"/>
          <w:szCs w:val="24"/>
        </w:rPr>
        <w:t xml:space="preserve">. </w:t>
      </w:r>
      <w:del w:id="33" w:author="Joseph Bennett" w:date="2020-04-14T07:50:00Z">
        <w:r w:rsidR="006C6780" w:rsidDel="00385D0D">
          <w:rPr>
            <w:rFonts w:ascii="Times New Roman" w:eastAsia="Times New Roman" w:hAnsi="Times New Roman" w:cs="Times New Roman"/>
            <w:sz w:val="24"/>
            <w:szCs w:val="24"/>
          </w:rPr>
          <w:delText xml:space="preserve">Our </w:delText>
        </w:r>
        <w:r w:rsidR="004E2E87" w:rsidDel="00385D0D">
          <w:rPr>
            <w:rFonts w:ascii="Times New Roman" w:eastAsia="Times New Roman" w:hAnsi="Times New Roman" w:cs="Times New Roman"/>
            <w:sz w:val="24"/>
            <w:szCs w:val="24"/>
          </w:rPr>
          <w:delText xml:space="preserve">analysis </w:delText>
        </w:r>
      </w:del>
      <w:ins w:id="34" w:author="Joseph Bennett" w:date="2020-04-14T07:51:00Z">
        <w:r w:rsidR="00385D0D">
          <w:rPr>
            <w:rFonts w:ascii="Times New Roman" w:eastAsia="Times New Roman" w:hAnsi="Times New Roman" w:cs="Times New Roman"/>
            <w:sz w:val="24"/>
            <w:szCs w:val="24"/>
          </w:rPr>
          <w:t>Areas such as [mention them]</w:t>
        </w:r>
      </w:ins>
      <w:ins w:id="35" w:author="Joseph Bennett" w:date="2020-04-13T14:41:00Z">
        <w:r w:rsidR="00692B6A">
          <w:rPr>
            <w:rFonts w:ascii="Times New Roman" w:eastAsia="Times New Roman" w:hAnsi="Times New Roman" w:cs="Times New Roman"/>
            <w:sz w:val="24"/>
            <w:szCs w:val="24"/>
          </w:rPr>
          <w:t xml:space="preserve"> </w:t>
        </w:r>
      </w:ins>
      <w:ins w:id="36" w:author="Joseph Bennett" w:date="2020-04-14T07:53:00Z">
        <w:r w:rsidR="00385D0D">
          <w:rPr>
            <w:rFonts w:ascii="Times New Roman" w:eastAsia="Times New Roman" w:hAnsi="Times New Roman" w:cs="Times New Roman"/>
            <w:sz w:val="24"/>
            <w:szCs w:val="24"/>
          </w:rPr>
          <w:t>are identified as having</w:t>
        </w:r>
      </w:ins>
      <w:ins w:id="37" w:author="Joseph Bennett" w:date="2020-04-14T07:54:00Z">
        <w:r w:rsidR="00385D0D">
          <w:rPr>
            <w:rFonts w:ascii="Times New Roman" w:eastAsia="Times New Roman" w:hAnsi="Times New Roman" w:cs="Times New Roman"/>
            <w:sz w:val="24"/>
            <w:szCs w:val="24"/>
          </w:rPr>
          <w:t xml:space="preserve"> relatively</w:t>
        </w:r>
      </w:ins>
      <w:ins w:id="38" w:author="Joseph Bennett" w:date="2020-04-14T07:53:00Z">
        <w:r w:rsidR="00385D0D">
          <w:rPr>
            <w:rFonts w:ascii="Times New Roman" w:eastAsia="Times New Roman" w:hAnsi="Times New Roman" w:cs="Times New Roman"/>
            <w:sz w:val="24"/>
            <w:szCs w:val="24"/>
          </w:rPr>
          <w:t xml:space="preserve"> high biodiversity and low </w:t>
        </w:r>
        <w:proofErr w:type="gramStart"/>
        <w:r w:rsidR="00385D0D">
          <w:rPr>
            <w:rFonts w:ascii="Times New Roman" w:eastAsia="Times New Roman" w:hAnsi="Times New Roman" w:cs="Times New Roman"/>
            <w:sz w:val="24"/>
            <w:szCs w:val="24"/>
          </w:rPr>
          <w:t>uncertainty</w:t>
        </w:r>
      </w:ins>
      <w:ins w:id="39" w:author="Joseph Bennett" w:date="2020-04-14T07:54:00Z">
        <w:r w:rsidR="00385D0D">
          <w:rPr>
            <w:rFonts w:ascii="Times New Roman" w:eastAsia="Times New Roman" w:hAnsi="Times New Roman" w:cs="Times New Roman"/>
            <w:sz w:val="24"/>
            <w:szCs w:val="24"/>
          </w:rPr>
          <w:t>, and</w:t>
        </w:r>
      </w:ins>
      <w:proofErr w:type="gramEnd"/>
      <w:ins w:id="40" w:author="Joseph Bennett" w:date="2020-04-13T14:41:00Z">
        <w:r w:rsidR="00692B6A">
          <w:rPr>
            <w:rFonts w:ascii="Times New Roman" w:eastAsia="Times New Roman" w:hAnsi="Times New Roman" w:cs="Times New Roman"/>
            <w:sz w:val="24"/>
            <w:szCs w:val="24"/>
          </w:rPr>
          <w:t xml:space="preserve"> may be priorities for developing protected area networks that are resilient to multiple aspects of anthropogenic change</w:t>
        </w:r>
      </w:ins>
      <w:ins w:id="41" w:author="Joseph Bennett" w:date="2020-04-14T07:51:00Z">
        <w:r w:rsidR="00385D0D">
          <w:rPr>
            <w:rFonts w:ascii="Times New Roman" w:eastAsia="Times New Roman" w:hAnsi="Times New Roman" w:cs="Times New Roman"/>
            <w:sz w:val="24"/>
            <w:szCs w:val="24"/>
          </w:rPr>
          <w:t xml:space="preserve">. We also identify key areas [mention them] that are indicated as priorities </w:t>
        </w:r>
      </w:ins>
      <w:ins w:id="42" w:author="Joseph Bennett" w:date="2020-04-14T07:54:00Z">
        <w:r w:rsidR="00385D0D">
          <w:rPr>
            <w:rFonts w:ascii="Times New Roman" w:eastAsia="Times New Roman" w:hAnsi="Times New Roman" w:cs="Times New Roman"/>
            <w:sz w:val="24"/>
            <w:szCs w:val="24"/>
          </w:rPr>
          <w:t>regardless of whether uncertainty is considered. O</w:t>
        </w:r>
      </w:ins>
      <w:ins w:id="43" w:author="Joseph Bennett" w:date="2020-04-13T14:45:00Z">
        <w:r w:rsidR="00B976CB">
          <w:rPr>
            <w:rFonts w:ascii="Times New Roman" w:eastAsia="Times New Roman" w:hAnsi="Times New Roman" w:cs="Times New Roman"/>
            <w:sz w:val="24"/>
            <w:szCs w:val="24"/>
          </w:rPr>
          <w:t>ur general framework</w:t>
        </w:r>
      </w:ins>
      <w:ins w:id="44" w:author="Joseph Bennett" w:date="2020-04-13T14:41:00Z">
        <w:r w:rsidR="00692B6A">
          <w:rPr>
            <w:rFonts w:ascii="Times New Roman" w:eastAsia="Times New Roman" w:hAnsi="Times New Roman" w:cs="Times New Roman"/>
            <w:sz w:val="24"/>
            <w:szCs w:val="24"/>
          </w:rPr>
          <w:t xml:space="preserve"> </w:t>
        </w:r>
      </w:ins>
      <w:r w:rsidR="006C6780">
        <w:rPr>
          <w:rFonts w:ascii="Times New Roman" w:eastAsia="Times New Roman" w:hAnsi="Times New Roman" w:cs="Times New Roman"/>
          <w:sz w:val="24"/>
          <w:szCs w:val="24"/>
        </w:rPr>
        <w:t xml:space="preserve">allows for </w:t>
      </w:r>
      <w:ins w:id="45" w:author="Joseph Bennett" w:date="2020-04-13T14:45:00Z">
        <w:r w:rsidR="00B976CB">
          <w:rPr>
            <w:rFonts w:ascii="Times New Roman" w:eastAsia="Times New Roman" w:hAnsi="Times New Roman" w:cs="Times New Roman"/>
            <w:sz w:val="24"/>
            <w:szCs w:val="24"/>
          </w:rPr>
          <w:t xml:space="preserve">management agencies to use their own measures of uncertainty </w:t>
        </w:r>
      </w:ins>
      <w:ins w:id="46" w:author="Joseph Bennett" w:date="2020-04-13T14:46:00Z">
        <w:r w:rsidR="00B976CB">
          <w:rPr>
            <w:rFonts w:ascii="Times New Roman" w:eastAsia="Times New Roman" w:hAnsi="Times New Roman" w:cs="Times New Roman"/>
            <w:sz w:val="24"/>
            <w:szCs w:val="24"/>
          </w:rPr>
          <w:t xml:space="preserve">into </w:t>
        </w:r>
      </w:ins>
      <w:del w:id="47" w:author="Joseph Bennett" w:date="2020-04-13T14:46:00Z">
        <w:r w:rsidR="00C35908" w:rsidDel="00B976CB">
          <w:rPr>
            <w:rFonts w:ascii="Times New Roman" w:eastAsia="Times New Roman" w:hAnsi="Times New Roman" w:cs="Times New Roman"/>
            <w:sz w:val="24"/>
            <w:szCs w:val="24"/>
          </w:rPr>
          <w:delText xml:space="preserve">robust </w:delText>
        </w:r>
      </w:del>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planning</w:t>
      </w:r>
      <w:del w:id="48" w:author="Joseph Bennett" w:date="2020-04-13T14:46:00Z">
        <w:r w:rsidR="00C35908" w:rsidDel="00B976CB">
          <w:rPr>
            <w:rFonts w:ascii="Times New Roman" w:eastAsia="Times New Roman" w:hAnsi="Times New Roman" w:cs="Times New Roman"/>
            <w:sz w:val="24"/>
            <w:szCs w:val="24"/>
          </w:rPr>
          <w:delText xml:space="preserve"> </w:delText>
        </w:r>
        <w:r w:rsidR="006C6780" w:rsidRPr="006C6780" w:rsidDel="00B976CB">
          <w:rPr>
            <w:rFonts w:ascii="Times New Roman" w:eastAsia="Times New Roman" w:hAnsi="Times New Roman" w:cs="Times New Roman"/>
            <w:sz w:val="24"/>
            <w:szCs w:val="24"/>
          </w:rPr>
          <w:delText>in an uncertain world</w:delText>
        </w:r>
      </w:del>
      <w:r w:rsidR="00C35908">
        <w:rPr>
          <w:rFonts w:ascii="Times New Roman" w:eastAsia="Times New Roman" w:hAnsi="Times New Roman" w:cs="Times New Roman"/>
          <w:sz w:val="24"/>
          <w:szCs w:val="24"/>
        </w:rPr>
        <w:t>.</w:t>
      </w:r>
    </w:p>
    <w:p w14:paraId="2C5CB381" w14:textId="77777777" w:rsidR="00D16D7D" w:rsidRDefault="00D16D7D" w:rsidP="00BC1C25">
      <w:pPr>
        <w:spacing w:after="0" w:line="480" w:lineRule="auto"/>
        <w:rPr>
          <w:rFonts w:ascii="Times New Roman" w:eastAsia="Times New Roman" w:hAnsi="Times New Roman" w:cs="Times New Roman"/>
          <w:sz w:val="24"/>
          <w:szCs w:val="24"/>
        </w:rPr>
      </w:pPr>
    </w:p>
    <w:p w14:paraId="797424CB" w14:textId="043F5874" w:rsidR="00FE2920" w:rsidDel="00385D0D" w:rsidRDefault="00D16D7D" w:rsidP="00BC1C25">
      <w:pPr>
        <w:spacing w:after="0" w:line="480" w:lineRule="auto"/>
        <w:rPr>
          <w:del w:id="49" w:author="Joseph Bennett" w:date="2020-04-14T07:55:00Z"/>
          <w:rFonts w:ascii="Times New Roman" w:hAnsi="Times New Roman" w:cs="Times New Roman"/>
          <w:sz w:val="24"/>
          <w:szCs w:val="24"/>
        </w:rPr>
      </w:pPr>
      <w:commentRangeStart w:id="50"/>
      <w:commentRangeStart w:id="51"/>
      <w:commentRangeStart w:id="52"/>
      <w:del w:id="53" w:author="Joseph Bennett" w:date="2020-04-14T07:55:00Z">
        <w:r w:rsidDel="00385D0D">
          <w:rPr>
            <w:rFonts w:ascii="Times New Roman" w:hAnsi="Times New Roman" w:cs="Times New Roman"/>
            <w:sz w:val="24"/>
            <w:szCs w:val="24"/>
          </w:rPr>
          <w:delText>incorporating socio-economic, climate, and land use uncertainties into protected area plans, can operate within the parameters of the CBD area goals negotiated for 2030</w:delText>
        </w:r>
        <w:commentRangeEnd w:id="50"/>
        <w:r w:rsidDel="00385D0D">
          <w:rPr>
            <w:rStyle w:val="CommentReference"/>
          </w:rPr>
          <w:commentReference w:id="50"/>
        </w:r>
        <w:commentRangeEnd w:id="51"/>
        <w:r w:rsidDel="00385D0D">
          <w:rPr>
            <w:rStyle w:val="CommentReference"/>
          </w:rPr>
          <w:commentReference w:id="51"/>
        </w:r>
        <w:commentRangeEnd w:id="52"/>
        <w:r w:rsidR="00371DAF" w:rsidDel="00385D0D">
          <w:rPr>
            <w:rStyle w:val="CommentReference"/>
          </w:rPr>
          <w:commentReference w:id="52"/>
        </w:r>
        <w:r w:rsidR="00FE2920" w:rsidRPr="003432B5" w:rsidDel="00385D0D">
          <w:rPr>
            <w:rFonts w:ascii="Times New Roman" w:hAnsi="Times New Roman" w:cs="Times New Roman"/>
            <w:sz w:val="24"/>
            <w:szCs w:val="24"/>
          </w:rPr>
          <w:br w:type="page"/>
        </w:r>
      </w:del>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4"/>
      <w:commentRangeStart w:id="55"/>
      <w:r w:rsidRPr="00682A20">
        <w:rPr>
          <w:rFonts w:ascii="Times New Roman" w:hAnsi="Times New Roman" w:cs="Times New Roman"/>
          <w:b/>
          <w:bCs/>
          <w:sz w:val="24"/>
          <w:szCs w:val="24"/>
        </w:rPr>
        <w:t>Main text</w:t>
      </w:r>
      <w:commentRangeEnd w:id="54"/>
      <w:r w:rsidR="00E3385D" w:rsidRPr="003432B5">
        <w:rPr>
          <w:rStyle w:val="CommentReference"/>
          <w:b/>
          <w:bCs/>
        </w:rPr>
        <w:commentReference w:id="54"/>
      </w:r>
      <w:commentRangeEnd w:id="55"/>
      <w:r w:rsidR="00775A8E">
        <w:rPr>
          <w:rStyle w:val="CommentReference"/>
        </w:rPr>
        <w:commentReference w:id="55"/>
      </w:r>
    </w:p>
    <w:p w14:paraId="0A8FA964" w14:textId="45AE98A1" w:rsidR="00ED38FD" w:rsidDel="00ED38FD" w:rsidRDefault="00ED38FD" w:rsidP="00ED38FD">
      <w:pPr>
        <w:spacing w:before="240" w:after="0" w:line="480" w:lineRule="auto"/>
        <w:rPr>
          <w:del w:id="56" w:author="Joseph Bennett" w:date="2020-04-13T09:10:00Z"/>
          <w:moveTo w:id="57" w:author="Joseph Bennett" w:date="2020-04-13T09:08:00Z"/>
          <w:rFonts w:ascii="Times New Roman" w:eastAsia="Arial" w:hAnsi="Times New Roman" w:cs="Times New Roman"/>
          <w:color w:val="000000"/>
          <w:sz w:val="24"/>
          <w:szCs w:val="24"/>
        </w:rPr>
      </w:pPr>
      <w:moveToRangeStart w:id="58" w:author="Joseph Bennett" w:date="2020-04-13T09:08:00Z" w:name="move37661352"/>
      <w:moveTo w:id="59" w:author="Joseph Bennett" w:date="2020-04-13T09:08:00Z">
        <w:del w:id="60" w:author="Joseph Bennett" w:date="2020-04-13T09:10:00Z">
          <w:r w:rsidDel="00ED38FD">
            <w:rPr>
              <w:rFonts w:ascii="Times New Roman" w:eastAsia="Arial" w:hAnsi="Times New Roman" w:cs="Times New Roman"/>
              <w:color w:val="000000"/>
              <w:sz w:val="24"/>
              <w:szCs w:val="24"/>
            </w:rPr>
            <w:delText>Investment in conservation is</w:delText>
          </w:r>
          <w:r w:rsidRPr="0087653D" w:rsidDel="00ED38FD">
            <w:rPr>
              <w:rFonts w:ascii="Times New Roman" w:eastAsia="Arial" w:hAnsi="Times New Roman" w:cs="Times New Roman"/>
              <w:color w:val="000000"/>
              <w:sz w:val="24"/>
              <w:szCs w:val="24"/>
            </w:rPr>
            <w:delText xml:space="preserve"> hard to establish in current political environments</w:delText>
          </w:r>
          <w:r w:rsidDel="00ED38FD">
            <w:rPr>
              <w:rFonts w:ascii="Times New Roman" w:eastAsia="Arial" w:hAnsi="Times New Roman" w:cs="Times New Roman"/>
              <w:color w:val="000000"/>
              <w:sz w:val="24"/>
              <w:szCs w:val="24"/>
            </w:rPr>
            <w:delText xml:space="preserve"> and resources are scarce</w:delText>
          </w:r>
          <w:r w:rsidDel="00ED38FD">
            <w:rPr>
              <w:rFonts w:ascii="Times New Roman" w:eastAsia="Arial" w:hAnsi="Times New Roman" w:cs="Times New Roman"/>
              <w:color w:val="000000"/>
              <w:sz w:val="24"/>
              <w:szCs w:val="24"/>
            </w:rPr>
            <w:fldChar w:fldCharType="begin"/>
          </w:r>
          <w:r w:rsidDel="00ED38FD">
            <w:rPr>
              <w:rFonts w:ascii="Times New Roman" w:eastAsia="Arial" w:hAnsi="Times New Roman" w:cs="Times New Roman"/>
              <w:color w:val="000000"/>
              <w:sz w:val="24"/>
              <w:szCs w:val="24"/>
            </w:rPr>
            <w:delInstrText xml:space="preserve"> ADDIN ZOTERO_ITEM CSL_CITATION {"citationID":"LLcmf4W2","properties":{"formattedCitation":"\\super 5\\nosupersub{}","plainCitation":"5","noteIndex":0},"citationItems":[{"id":1056,"uris":["http://zotero.org/users/878981/items/R9VEIWL3"],"uri":["http://zotero.org/users/878981/items/R9VEIWL3"],"itemData":{"id":1056,"type":"article-journal","container-title":"Science","issue":"6109","note":"publisher: American Association for the Advancement of Science\nCitation Key: mccarthy2012financial","page":"946-949","title":"Financial costs of meeting global biodiversity conservation targets: current spending and unmet needs","volume":"338","author":[{"family":"McCarthy","given":"Donal P"},{"family":"Donald","given":"Paul F"},{"family":"Scharlemann","given":"Jörn P W"},{"family":"Buchanan","given":"Graeme M"},{"family":"Balmford","given":"Andrew"},{"family":"Green","given":"Jonathan M H"},{"family":"Bennun","given":"Leon A"},{"family":"Burgess","given":"Neil D"},{"family":"Fishpool","given":"Lincoln D C"},{"family":"Garnett","given":"Stephen T"},{"literal":"others"}],"issued":{"date-parts":[["2012"]]}}}],"schema":"https://github.com/citation-style-language/schema/raw/master/csl-citation.json"} </w:delInstrText>
          </w:r>
          <w:r w:rsidDel="00ED38FD">
            <w:rPr>
              <w:rFonts w:ascii="Times New Roman" w:eastAsia="Arial" w:hAnsi="Times New Roman" w:cs="Times New Roman"/>
              <w:color w:val="000000"/>
              <w:sz w:val="24"/>
              <w:szCs w:val="24"/>
            </w:rPr>
            <w:fldChar w:fldCharType="separate"/>
          </w:r>
          <w:r w:rsidRPr="00191609" w:rsidDel="00ED38FD">
            <w:rPr>
              <w:rFonts w:ascii="Times New Roman" w:hAnsi="Times New Roman" w:cs="Times New Roman"/>
              <w:sz w:val="24"/>
              <w:szCs w:val="24"/>
              <w:vertAlign w:val="superscript"/>
            </w:rPr>
            <w:delText>5</w:delText>
          </w:r>
          <w:r w:rsidDel="00ED38FD">
            <w:rPr>
              <w:rFonts w:ascii="Times New Roman" w:eastAsia="Arial" w:hAnsi="Times New Roman" w:cs="Times New Roman"/>
              <w:color w:val="000000"/>
              <w:sz w:val="24"/>
              <w:szCs w:val="24"/>
            </w:rPr>
            <w:fldChar w:fldCharType="end"/>
          </w:r>
          <w:r w:rsidDel="00ED38FD">
            <w:rPr>
              <w:rFonts w:ascii="Times New Roman" w:eastAsia="Arial" w:hAnsi="Times New Roman" w:cs="Times New Roman"/>
              <w:color w:val="000000"/>
              <w:sz w:val="24"/>
              <w:szCs w:val="24"/>
            </w:rPr>
            <w:delText>,</w:delText>
          </w:r>
          <w:r w:rsidRPr="0087653D" w:rsidDel="00ED38FD">
            <w:rPr>
              <w:rFonts w:ascii="Times New Roman" w:eastAsia="Arial" w:hAnsi="Times New Roman" w:cs="Times New Roman"/>
              <w:color w:val="000000"/>
              <w:sz w:val="24"/>
              <w:szCs w:val="24"/>
            </w:rPr>
            <w:delText xml:space="preserve"> </w:delText>
          </w:r>
          <w:r w:rsidDel="00ED38FD">
            <w:rPr>
              <w:rFonts w:ascii="Times New Roman" w:eastAsia="Arial" w:hAnsi="Times New Roman" w:cs="Times New Roman"/>
              <w:color w:val="000000"/>
              <w:sz w:val="24"/>
              <w:szCs w:val="24"/>
            </w:rPr>
            <w:delText>requiring a</w:delText>
          </w:r>
          <w:r w:rsidRPr="0087653D" w:rsidDel="00ED38FD">
            <w:rPr>
              <w:rFonts w:ascii="Times New Roman" w:eastAsia="Arial" w:hAnsi="Times New Roman" w:cs="Times New Roman"/>
              <w:color w:val="000000"/>
              <w:sz w:val="24"/>
              <w:szCs w:val="24"/>
            </w:rPr>
            <w:delText xml:space="preserve"> balance </w:delText>
          </w:r>
          <w:r w:rsidDel="00ED38FD">
            <w:rPr>
              <w:rFonts w:ascii="Times New Roman" w:eastAsia="Arial" w:hAnsi="Times New Roman" w:cs="Times New Roman"/>
              <w:color w:val="000000"/>
              <w:sz w:val="24"/>
              <w:szCs w:val="24"/>
            </w:rPr>
            <w:delText xml:space="preserve">between </w:delText>
          </w:r>
          <w:r w:rsidRPr="004056A4" w:rsidDel="00ED38FD">
            <w:rPr>
              <w:rFonts w:ascii="Times New Roman" w:eastAsia="Arial" w:hAnsi="Times New Roman" w:cs="Times New Roman"/>
              <w:color w:val="000000"/>
              <w:sz w:val="24"/>
              <w:szCs w:val="24"/>
            </w:rPr>
            <w:delText xml:space="preserve">cost </w:delText>
          </w:r>
          <w:r w:rsidDel="00ED38FD">
            <w:rPr>
              <w:rFonts w:ascii="Times New Roman" w:eastAsia="Arial" w:hAnsi="Times New Roman" w:cs="Times New Roman"/>
              <w:color w:val="000000"/>
              <w:sz w:val="24"/>
              <w:szCs w:val="24"/>
            </w:rPr>
            <w:delText>and</w:delText>
          </w:r>
          <w:r w:rsidRPr="004056A4" w:rsidDel="00ED38FD">
            <w:rPr>
              <w:rFonts w:ascii="Times New Roman" w:eastAsia="Arial" w:hAnsi="Times New Roman" w:cs="Times New Roman"/>
              <w:color w:val="000000"/>
              <w:sz w:val="24"/>
              <w:szCs w:val="24"/>
            </w:rPr>
            <w:delText xml:space="preserve"> biodiversity benefits</w:delText>
          </w:r>
          <w:r w:rsidDel="00ED38FD">
            <w:rPr>
              <w:rFonts w:ascii="Times New Roman" w:eastAsia="Arial" w:hAnsi="Times New Roman" w:cs="Times New Roman"/>
              <w:color w:val="000000"/>
              <w:sz w:val="24"/>
              <w:szCs w:val="24"/>
            </w:rPr>
            <w:delText xml:space="preserve"> t</w:delText>
          </w:r>
          <w:r w:rsidRPr="004056A4" w:rsidDel="00ED38FD">
            <w:rPr>
              <w:rFonts w:ascii="Times New Roman" w:eastAsia="Arial" w:hAnsi="Times New Roman" w:cs="Times New Roman"/>
              <w:color w:val="000000"/>
              <w:sz w:val="24"/>
              <w:szCs w:val="24"/>
            </w:rPr>
            <w:delText>o prio</w:delText>
          </w:r>
          <w:r w:rsidDel="00ED38FD">
            <w:rPr>
              <w:rFonts w:ascii="Times New Roman" w:eastAsia="Arial" w:hAnsi="Times New Roman" w:cs="Times New Roman"/>
              <w:color w:val="000000"/>
              <w:sz w:val="24"/>
              <w:szCs w:val="24"/>
            </w:rPr>
            <w:delText xml:space="preserve">ritize effective investments. </w:delText>
          </w:r>
          <w:r w:rsidRPr="004056A4" w:rsidDel="00ED38FD">
            <w:rPr>
              <w:rFonts w:ascii="Times New Roman" w:eastAsia="Arial" w:hAnsi="Times New Roman" w:cs="Times New Roman"/>
              <w:color w:val="000000"/>
              <w:sz w:val="24"/>
              <w:szCs w:val="24"/>
            </w:rPr>
            <w:delText xml:space="preserve">However, both cost and benefit will look much different in the future, </w:delText>
          </w:r>
          <w:r w:rsidDel="00ED38FD">
            <w:rPr>
              <w:rFonts w:ascii="Times New Roman" w:hAnsi="Times New Roman" w:cs="Times New Roman"/>
              <w:sz w:val="24"/>
              <w:szCs w:val="24"/>
            </w:rPr>
            <w:delText>a</w:delText>
          </w:r>
          <w:r w:rsidRPr="00A13108" w:rsidDel="00ED38FD">
            <w:rPr>
              <w:rFonts w:ascii="Times New Roman" w:hAnsi="Times New Roman" w:cs="Times New Roman"/>
              <w:sz w:val="24"/>
              <w:szCs w:val="24"/>
            </w:rPr>
            <w:delText>s climate change and land-cover change intensify</w:delText>
          </w:r>
          <w:r w:rsidDel="00ED38FD">
            <w:rPr>
              <w:rFonts w:ascii="Times New Roman" w:hAnsi="Times New Roman" w:cs="Times New Roman"/>
              <w:sz w:val="24"/>
              <w:szCs w:val="24"/>
            </w:rPr>
            <w:delText xml:space="preserve"> and interact with </w:delText>
          </w:r>
          <w:r w:rsidRPr="00A13108" w:rsidDel="00ED38FD">
            <w:rPr>
              <w:rFonts w:ascii="Times New Roman" w:hAnsi="Times New Roman" w:cs="Times New Roman"/>
              <w:sz w:val="24"/>
              <w:szCs w:val="24"/>
            </w:rPr>
            <w:delText>socio-economic systems</w:delText>
          </w:r>
          <w:r w:rsidDel="00ED38FD">
            <w:rPr>
              <w:rFonts w:ascii="Times New Roman" w:eastAsia="Arial" w:hAnsi="Times New Roman" w:cs="Times New Roman"/>
              <w:color w:val="000000"/>
              <w:sz w:val="24"/>
              <w:szCs w:val="24"/>
            </w:rPr>
            <w:delText xml:space="preserve">, </w:delText>
          </w:r>
          <w:r w:rsidRPr="004056A4" w:rsidDel="00ED38FD">
            <w:rPr>
              <w:rFonts w:ascii="Times New Roman" w:eastAsia="Arial" w:hAnsi="Times New Roman" w:cs="Times New Roman"/>
              <w:color w:val="000000"/>
              <w:sz w:val="24"/>
              <w:szCs w:val="24"/>
            </w:rPr>
            <w:delText>making investing without any consideration of future conditions risky</w:delText>
          </w:r>
          <w:r w:rsidDel="00ED38FD">
            <w:rPr>
              <w:rFonts w:ascii="Times New Roman" w:eastAsia="Arial" w:hAnsi="Times New Roman" w:cs="Times New Roman"/>
              <w:color w:val="000000"/>
              <w:sz w:val="24"/>
              <w:szCs w:val="24"/>
            </w:rPr>
            <w:delText>. Thus, the l</w:delText>
          </w:r>
          <w:r w:rsidRPr="0087653D" w:rsidDel="00ED38FD">
            <w:rPr>
              <w:rFonts w:ascii="Times New Roman" w:eastAsia="Arial" w:hAnsi="Times New Roman" w:cs="Times New Roman"/>
              <w:color w:val="000000"/>
              <w:sz w:val="24"/>
              <w:szCs w:val="24"/>
            </w:rPr>
            <w:delText xml:space="preserve">ikelihood for </w:delText>
          </w:r>
          <w:r w:rsidDel="00ED38FD">
            <w:rPr>
              <w:rFonts w:ascii="Times New Roman" w:eastAsia="Arial" w:hAnsi="Times New Roman" w:cs="Times New Roman"/>
              <w:color w:val="000000"/>
              <w:sz w:val="24"/>
              <w:szCs w:val="24"/>
            </w:rPr>
            <w:delText>successful conservation investment</w:delText>
          </w:r>
          <w:r w:rsidRPr="0087653D" w:rsidDel="00ED38FD">
            <w:rPr>
              <w:rFonts w:ascii="Times New Roman" w:eastAsia="Arial" w:hAnsi="Times New Roman" w:cs="Times New Roman"/>
              <w:color w:val="000000"/>
              <w:sz w:val="24"/>
              <w:szCs w:val="24"/>
            </w:rPr>
            <w:delText xml:space="preserve"> is higher when protection measures are resilient against the </w:delText>
          </w:r>
          <w:r w:rsidDel="00ED38FD">
            <w:rPr>
              <w:rFonts w:ascii="Times New Roman" w:eastAsia="Arial" w:hAnsi="Times New Roman" w:cs="Times New Roman"/>
              <w:color w:val="000000"/>
              <w:sz w:val="24"/>
              <w:szCs w:val="24"/>
            </w:rPr>
            <w:delText xml:space="preserve">uncertain </w:delText>
          </w:r>
          <w:r w:rsidRPr="0087653D" w:rsidDel="00ED38FD">
            <w:rPr>
              <w:rFonts w:ascii="Times New Roman" w:eastAsia="Arial" w:hAnsi="Times New Roman" w:cs="Times New Roman"/>
              <w:color w:val="000000"/>
              <w:sz w:val="24"/>
              <w:szCs w:val="24"/>
            </w:rPr>
            <w:delText>impacts of land</w:delText>
          </w:r>
          <w:r w:rsidDel="00ED38FD">
            <w:rPr>
              <w:rFonts w:ascii="Times New Roman" w:eastAsia="Arial" w:hAnsi="Times New Roman" w:cs="Times New Roman"/>
              <w:color w:val="000000"/>
              <w:sz w:val="24"/>
              <w:szCs w:val="24"/>
            </w:rPr>
            <w:delText>-</w:delText>
          </w:r>
          <w:r w:rsidRPr="0087653D" w:rsidDel="00ED38FD">
            <w:rPr>
              <w:rFonts w:ascii="Times New Roman" w:eastAsia="Arial" w:hAnsi="Times New Roman" w:cs="Times New Roman"/>
              <w:color w:val="000000"/>
              <w:sz w:val="24"/>
              <w:szCs w:val="24"/>
            </w:rPr>
            <w:delText>use change, climate effects and socio-political risks.</w:delText>
          </w:r>
        </w:del>
      </w:moveTo>
    </w:p>
    <w:moveToRangeEnd w:id="58"/>
    <w:p w14:paraId="2F9B51BC" w14:textId="2185C3BB" w:rsidR="00DC486E" w:rsidRDefault="008A5084"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DC486E">
        <w:rPr>
          <w:rFonts w:ascii="Times New Roman" w:eastAsia="Times New Roman" w:hAnsi="Times New Roman" w:cs="Times New Roman"/>
          <w:color w:val="000000"/>
          <w:sz w:val="24"/>
          <w:szCs w:val="24"/>
        </w:rPr>
        <w:t>rotect</w:t>
      </w:r>
      <w:r w:rsidR="003427C6">
        <w:rPr>
          <w:rFonts w:ascii="Times New Roman" w:eastAsia="Times New Roman" w:hAnsi="Times New Roman" w:cs="Times New Roman"/>
          <w:color w:val="000000"/>
          <w:sz w:val="24"/>
          <w:szCs w:val="24"/>
        </w:rPr>
        <w:t>ing habitat</w:t>
      </w:r>
      <w:r w:rsidR="00DC486E">
        <w:rPr>
          <w:rFonts w:ascii="Times New Roman" w:eastAsia="Times New Roman" w:hAnsi="Times New Roman" w:cs="Times New Roman"/>
          <w:color w:val="000000"/>
          <w:sz w:val="24"/>
          <w:szCs w:val="24"/>
        </w:rPr>
        <w:t xml:space="preserve"> </w:t>
      </w:r>
      <w:r w:rsidR="003427C6">
        <w:rPr>
          <w:rFonts w:ascii="Times New Roman" w:eastAsia="Times New Roman" w:hAnsi="Times New Roman" w:cs="Times New Roman"/>
          <w:color w:val="000000"/>
          <w:sz w:val="24"/>
          <w:szCs w:val="24"/>
        </w:rPr>
        <w:t>is</w:t>
      </w:r>
      <w:r w:rsidR="00DC486E">
        <w:rPr>
          <w:rFonts w:ascii="Times New Roman" w:eastAsia="Times New Roman" w:hAnsi="Times New Roman" w:cs="Times New Roman"/>
          <w:color w:val="000000"/>
          <w:sz w:val="24"/>
          <w:szCs w:val="24"/>
        </w:rPr>
        <w:t xml:space="preserve"> </w:t>
      </w:r>
      <w:commentRangeStart w:id="61"/>
      <w:commentRangeStart w:id="62"/>
      <w:r w:rsidR="00DC486E">
        <w:rPr>
          <w:rFonts w:ascii="Times New Roman" w:eastAsia="Times New Roman" w:hAnsi="Times New Roman" w:cs="Times New Roman"/>
          <w:color w:val="000000"/>
          <w:sz w:val="24"/>
          <w:szCs w:val="24"/>
        </w:rPr>
        <w:t xml:space="preserve">one of the best </w:t>
      </w:r>
      <w:r w:rsidR="003427C6">
        <w:rPr>
          <w:rFonts w:ascii="Times New Roman" w:eastAsia="Times New Roman" w:hAnsi="Times New Roman" w:cs="Times New Roman"/>
          <w:color w:val="000000"/>
          <w:sz w:val="24"/>
          <w:szCs w:val="24"/>
        </w:rPr>
        <w:t>strategies</w:t>
      </w:r>
      <w:r w:rsidR="00DC486E">
        <w:rPr>
          <w:rFonts w:ascii="Times New Roman" w:eastAsia="Times New Roman" w:hAnsi="Times New Roman" w:cs="Times New Roman"/>
          <w:color w:val="000000"/>
          <w:sz w:val="24"/>
          <w:szCs w:val="24"/>
        </w:rPr>
        <w:t xml:space="preserve"> for </w:t>
      </w:r>
      <w:commentRangeEnd w:id="61"/>
      <w:r w:rsidR="007A185C">
        <w:rPr>
          <w:rStyle w:val="CommentReference"/>
        </w:rPr>
        <w:commentReference w:id="61"/>
      </w:r>
      <w:commentRangeEnd w:id="62"/>
      <w:r w:rsidR="003E16E7">
        <w:rPr>
          <w:rStyle w:val="CommentReference"/>
        </w:rPr>
        <w:commentReference w:id="62"/>
      </w:r>
      <w:r>
        <w:rPr>
          <w:rFonts w:ascii="Times New Roman" w:eastAsia="Times New Roman" w:hAnsi="Times New Roman" w:cs="Times New Roman"/>
          <w:color w:val="000000"/>
          <w:sz w:val="24"/>
          <w:szCs w:val="24"/>
        </w:rPr>
        <w:t>stemming the alarming loss in biodiversity</w:t>
      </w:r>
      <w:r w:rsidR="00824B6A">
        <w:rPr>
          <w:rFonts w:ascii="Times New Roman" w:eastAsia="Times New Roman" w:hAnsi="Times New Roman" w:cs="Times New Roman"/>
          <w:sz w:val="24"/>
          <w:szCs w:val="24"/>
        </w:rPr>
        <w:fldChar w:fldCharType="begin"/>
      </w:r>
      <w:r w:rsidR="00191609">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1583,"uris":["http://zotero.org/groups/805250/items/Z9KKXG49"],"uri":["http://zotero.org/groups/805250/items/Z9KKXG49"],"itemData":{"id":1583,"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DC486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However</w:t>
      </w:r>
      <w:r w:rsidR="00DC486E">
        <w:rPr>
          <w:rFonts w:ascii="Times New Roman" w:eastAsia="Times New Roman" w:hAnsi="Times New Roman" w:cs="Times New Roman"/>
          <w:sz w:val="24"/>
          <w:szCs w:val="24"/>
        </w:rPr>
        <w:t>,</w:t>
      </w:r>
      <w:r w:rsidR="0077408C">
        <w:rPr>
          <w:rFonts w:ascii="Times New Roman" w:eastAsia="Times New Roman" w:hAnsi="Times New Roman" w:cs="Times New Roman"/>
          <w:sz w:val="24"/>
          <w:szCs w:val="24"/>
        </w:rPr>
        <w:t xml:space="preserve"> rapid</w:t>
      </w:r>
      <w:r w:rsidR="00DC486E">
        <w:rPr>
          <w:rFonts w:ascii="Times New Roman" w:eastAsia="Times New Roman" w:hAnsi="Times New Roman" w:cs="Times New Roman"/>
          <w:sz w:val="24"/>
          <w:szCs w:val="24"/>
        </w:rPr>
        <w:t xml:space="preserve"> </w:t>
      </w:r>
      <w:r w:rsidR="00DC486E">
        <w:rPr>
          <w:rFonts w:ascii="Times New Roman" w:eastAsia="Times New Roman" w:hAnsi="Times New Roman" w:cs="Times New Roman"/>
          <w:color w:val="000000"/>
          <w:sz w:val="24"/>
          <w:szCs w:val="24"/>
        </w:rPr>
        <w:t xml:space="preserve">human-caused change </w:t>
      </w:r>
      <w:del w:id="63" w:author="Joseph Bennett" w:date="2020-04-13T09:12:00Z">
        <w:r w:rsidR="00DC486E" w:rsidDel="00ED38FD">
          <w:rPr>
            <w:rFonts w:ascii="Times New Roman" w:eastAsia="Times New Roman" w:hAnsi="Times New Roman" w:cs="Times New Roman"/>
            <w:color w:val="000000"/>
            <w:sz w:val="24"/>
            <w:szCs w:val="24"/>
          </w:rPr>
          <w:delText>results in high</w:delText>
        </w:r>
      </w:del>
      <w:ins w:id="64" w:author="Joseph Bennett" w:date="2020-04-13T09:12:00Z">
        <w:r w:rsidR="00ED38FD">
          <w:rPr>
            <w:rFonts w:ascii="Times New Roman" w:eastAsia="Times New Roman" w:hAnsi="Times New Roman" w:cs="Times New Roman"/>
            <w:color w:val="000000"/>
            <w:sz w:val="24"/>
            <w:szCs w:val="24"/>
          </w:rPr>
          <w:t>creates</w:t>
        </w:r>
      </w:ins>
      <w:r w:rsidR="00DC486E">
        <w:rPr>
          <w:rFonts w:ascii="Times New Roman" w:eastAsia="Times New Roman" w:hAnsi="Times New Roman" w:cs="Times New Roman"/>
          <w:color w:val="000000"/>
          <w:sz w:val="24"/>
          <w:szCs w:val="24"/>
        </w:rPr>
        <w:t xml:space="preserve"> uncertainty </w:t>
      </w:r>
      <w:del w:id="65" w:author="Joseph Bennett" w:date="2020-04-13T09:12:00Z">
        <w:r w:rsidR="003427C6" w:rsidDel="00ED38FD">
          <w:rPr>
            <w:rFonts w:ascii="Times New Roman" w:eastAsia="Times New Roman" w:hAnsi="Times New Roman" w:cs="Times New Roman"/>
            <w:color w:val="000000"/>
            <w:sz w:val="24"/>
            <w:szCs w:val="24"/>
          </w:rPr>
          <w:delText>in</w:delText>
        </w:r>
        <w:r w:rsidR="00DC486E" w:rsidDel="00ED38FD">
          <w:rPr>
            <w:rFonts w:ascii="Times New Roman" w:eastAsia="Times New Roman" w:hAnsi="Times New Roman" w:cs="Times New Roman"/>
            <w:color w:val="000000"/>
            <w:sz w:val="24"/>
            <w:szCs w:val="24"/>
          </w:rPr>
          <w:delText xml:space="preserve"> </w:delText>
        </w:r>
      </w:del>
      <w:ins w:id="66" w:author="Joseph Bennett" w:date="2020-04-13T09:12:00Z">
        <w:r w:rsidR="00ED38FD">
          <w:rPr>
            <w:rFonts w:ascii="Times New Roman" w:eastAsia="Times New Roman" w:hAnsi="Times New Roman" w:cs="Times New Roman"/>
            <w:color w:val="000000"/>
            <w:sz w:val="24"/>
            <w:szCs w:val="24"/>
          </w:rPr>
          <w:t xml:space="preserve">regarding </w:t>
        </w:r>
      </w:ins>
      <w:del w:id="67" w:author="Joseph Bennett" w:date="2020-04-13T09:21:00Z">
        <w:r w:rsidR="00DC486E" w:rsidDel="00A727AA">
          <w:rPr>
            <w:rFonts w:ascii="Times New Roman" w:eastAsia="Times New Roman" w:hAnsi="Times New Roman" w:cs="Times New Roman"/>
            <w:color w:val="000000"/>
            <w:sz w:val="24"/>
            <w:szCs w:val="24"/>
          </w:rPr>
          <w:delText xml:space="preserve">the performance of </w:delText>
        </w:r>
        <w:r w:rsidR="007F432A" w:rsidDel="00A727AA">
          <w:rPr>
            <w:rFonts w:ascii="Times New Roman" w:eastAsia="Times New Roman" w:hAnsi="Times New Roman" w:cs="Times New Roman"/>
            <w:sz w:val="24"/>
            <w:szCs w:val="24"/>
          </w:rPr>
          <w:delText>protected areas</w:delText>
        </w:r>
        <w:r w:rsidR="00DC486E" w:rsidDel="00A727AA">
          <w:rPr>
            <w:rFonts w:ascii="Times New Roman" w:eastAsia="Times New Roman" w:hAnsi="Times New Roman" w:cs="Times New Roman"/>
            <w:sz w:val="24"/>
            <w:szCs w:val="24"/>
          </w:rPr>
          <w:delText xml:space="preserve"> </w:delText>
        </w:r>
        <w:r w:rsidR="00DC486E" w:rsidDel="00A727AA">
          <w:rPr>
            <w:rFonts w:ascii="Times New Roman" w:eastAsia="Times New Roman" w:hAnsi="Times New Roman" w:cs="Times New Roman"/>
            <w:color w:val="000000"/>
            <w:sz w:val="24"/>
            <w:szCs w:val="24"/>
          </w:rPr>
          <w:delText xml:space="preserve">in the </w:delText>
        </w:r>
        <w:commentRangeStart w:id="68"/>
        <w:r w:rsidR="00DC486E" w:rsidDel="00A727AA">
          <w:rPr>
            <w:rFonts w:ascii="Times New Roman" w:eastAsia="Times New Roman" w:hAnsi="Times New Roman" w:cs="Times New Roman"/>
            <w:color w:val="000000"/>
            <w:sz w:val="24"/>
            <w:szCs w:val="24"/>
          </w:rPr>
          <w:delText>future</w:delText>
        </w:r>
      </w:del>
      <w:commentRangeEnd w:id="68"/>
      <w:ins w:id="69" w:author="Joseph Bennett" w:date="2020-04-13T09:21:00Z">
        <w:r w:rsidR="00A727AA">
          <w:rPr>
            <w:rFonts w:ascii="Times New Roman" w:eastAsia="Times New Roman" w:hAnsi="Times New Roman" w:cs="Times New Roman"/>
            <w:color w:val="000000"/>
            <w:sz w:val="24"/>
            <w:szCs w:val="24"/>
          </w:rPr>
          <w:t>decisions for establish</w:t>
        </w:r>
      </w:ins>
      <w:ins w:id="70" w:author="Joseph Bennett" w:date="2020-04-14T08:11:00Z">
        <w:r w:rsidR="00CD58F3">
          <w:rPr>
            <w:rFonts w:ascii="Times New Roman" w:eastAsia="Times New Roman" w:hAnsi="Times New Roman" w:cs="Times New Roman"/>
            <w:color w:val="000000"/>
            <w:sz w:val="24"/>
            <w:szCs w:val="24"/>
          </w:rPr>
          <w:t>ing</w:t>
        </w:r>
      </w:ins>
      <w:ins w:id="71" w:author="Joseph Bennett" w:date="2020-04-13T09:21:00Z">
        <w:r w:rsidR="00A727AA">
          <w:rPr>
            <w:rFonts w:ascii="Times New Roman" w:eastAsia="Times New Roman" w:hAnsi="Times New Roman" w:cs="Times New Roman"/>
            <w:color w:val="000000"/>
            <w:sz w:val="24"/>
            <w:szCs w:val="24"/>
          </w:rPr>
          <w:t xml:space="preserve"> protected areas</w:t>
        </w:r>
      </w:ins>
      <w:r w:rsidR="00E92E88">
        <w:rPr>
          <w:rStyle w:val="CommentReference"/>
        </w:rPr>
        <w:commentReference w:id="68"/>
      </w:r>
      <w:r w:rsidR="00DC486E">
        <w:rPr>
          <w:rFonts w:ascii="Times New Roman" w:eastAsia="Times New Roman" w:hAnsi="Times New Roman" w:cs="Times New Roman"/>
          <w:color w:val="000000"/>
          <w:sz w:val="24"/>
          <w:szCs w:val="24"/>
        </w:rPr>
        <w:t xml:space="preserve">. </w:t>
      </w:r>
      <w:ins w:id="72" w:author="Joseph Bennett" w:date="2020-04-13T09:14:00Z">
        <w:r w:rsidR="00A727AA">
          <w:rPr>
            <w:rFonts w:ascii="Times New Roman" w:eastAsia="Times New Roman" w:hAnsi="Times New Roman" w:cs="Times New Roman"/>
            <w:color w:val="000000"/>
            <w:sz w:val="24"/>
            <w:szCs w:val="24"/>
          </w:rPr>
          <w:t>Climate change,</w:t>
        </w:r>
      </w:ins>
      <w:ins w:id="73" w:author="Joseph Bennett" w:date="2020-04-13T09:16:00Z">
        <w:r w:rsidR="00A727AA">
          <w:rPr>
            <w:rFonts w:ascii="Times New Roman" w:eastAsia="Times New Roman" w:hAnsi="Times New Roman" w:cs="Times New Roman"/>
            <w:color w:val="000000"/>
            <w:sz w:val="24"/>
            <w:szCs w:val="24"/>
          </w:rPr>
          <w:t xml:space="preserve"> </w:t>
        </w:r>
      </w:ins>
      <w:ins w:id="74" w:author="Joseph Bennett" w:date="2020-04-14T08:11:00Z">
        <w:r w:rsidR="00CD58F3">
          <w:rPr>
            <w:rFonts w:ascii="Times New Roman" w:eastAsia="Times New Roman" w:hAnsi="Times New Roman" w:cs="Times New Roman"/>
            <w:color w:val="000000"/>
            <w:sz w:val="24"/>
            <w:szCs w:val="24"/>
          </w:rPr>
          <w:t xml:space="preserve">pressure </w:t>
        </w:r>
      </w:ins>
      <w:ins w:id="75" w:author="Joseph Bennett" w:date="2020-04-13T09:16:00Z">
        <w:r w:rsidR="00A727AA">
          <w:rPr>
            <w:rFonts w:ascii="Times New Roman" w:eastAsia="Times New Roman" w:hAnsi="Times New Roman" w:cs="Times New Roman"/>
            <w:color w:val="000000"/>
            <w:sz w:val="24"/>
            <w:szCs w:val="24"/>
          </w:rPr>
          <w:t xml:space="preserve">for land use </w:t>
        </w:r>
      </w:ins>
      <w:ins w:id="76" w:author="Joseph Bennett" w:date="2020-04-13T09:22:00Z">
        <w:r w:rsidR="00A727AA">
          <w:rPr>
            <w:rFonts w:ascii="Times New Roman" w:eastAsia="Times New Roman" w:hAnsi="Times New Roman" w:cs="Times New Roman"/>
            <w:color w:val="000000"/>
            <w:sz w:val="24"/>
            <w:szCs w:val="24"/>
          </w:rPr>
          <w:t>intensification</w:t>
        </w:r>
      </w:ins>
      <w:ins w:id="77" w:author="Joseph Bennett" w:date="2020-04-13T09:16:00Z">
        <w:r w:rsidR="00A727AA">
          <w:rPr>
            <w:rFonts w:ascii="Times New Roman" w:eastAsia="Times New Roman" w:hAnsi="Times New Roman" w:cs="Times New Roman"/>
            <w:color w:val="000000"/>
            <w:sz w:val="24"/>
            <w:szCs w:val="24"/>
          </w:rPr>
          <w:t xml:space="preserve"> (for example, from agricultural mosaics to intensive agricult</w:t>
        </w:r>
      </w:ins>
      <w:ins w:id="78" w:author="Joseph Bennett" w:date="2020-04-13T09:17:00Z">
        <w:r w:rsidR="00A727AA">
          <w:rPr>
            <w:rFonts w:ascii="Times New Roman" w:eastAsia="Times New Roman" w:hAnsi="Times New Roman" w:cs="Times New Roman"/>
            <w:color w:val="000000"/>
            <w:sz w:val="24"/>
            <w:szCs w:val="24"/>
          </w:rPr>
          <w:t>ure), and socio-</w:t>
        </w:r>
      </w:ins>
      <w:ins w:id="79" w:author="Joseph Bennett" w:date="2020-04-13T09:14:00Z">
        <w:r w:rsidR="00A727AA">
          <w:rPr>
            <w:rFonts w:ascii="Times New Roman" w:eastAsia="Times New Roman" w:hAnsi="Times New Roman" w:cs="Times New Roman"/>
            <w:color w:val="000000"/>
            <w:sz w:val="24"/>
            <w:szCs w:val="24"/>
          </w:rPr>
          <w:t xml:space="preserve">political </w:t>
        </w:r>
      </w:ins>
      <w:ins w:id="80" w:author="Joseph Bennett" w:date="2020-04-14T08:12:00Z">
        <w:r w:rsidR="00CD58F3">
          <w:rPr>
            <w:rFonts w:ascii="Times New Roman" w:eastAsia="Times New Roman" w:hAnsi="Times New Roman" w:cs="Times New Roman"/>
            <w:color w:val="000000"/>
            <w:sz w:val="24"/>
            <w:szCs w:val="24"/>
          </w:rPr>
          <w:t>uncertainty</w:t>
        </w:r>
      </w:ins>
      <w:ins w:id="81" w:author="Joseph Bennett" w:date="2020-04-13T09:23:00Z">
        <w:r w:rsidR="00A727AA">
          <w:rPr>
            <w:rFonts w:ascii="Times New Roman" w:eastAsia="Times New Roman" w:hAnsi="Times New Roman" w:cs="Times New Roman"/>
            <w:color w:val="000000"/>
            <w:sz w:val="24"/>
            <w:szCs w:val="24"/>
          </w:rPr>
          <w:t xml:space="preserve"> </w:t>
        </w:r>
      </w:ins>
      <w:ins w:id="82" w:author="Joseph Bennett" w:date="2020-04-14T08:13:00Z">
        <w:r w:rsidR="00CD58F3">
          <w:rPr>
            <w:rFonts w:ascii="Times New Roman" w:eastAsia="Times New Roman" w:hAnsi="Times New Roman" w:cs="Times New Roman"/>
            <w:color w:val="000000"/>
            <w:sz w:val="24"/>
            <w:szCs w:val="24"/>
          </w:rPr>
          <w:t>create an urgent need to protect areas</w:t>
        </w:r>
      </w:ins>
      <w:ins w:id="83" w:author="Joseph Bennett" w:date="2020-04-13T09:24:00Z">
        <w:r w:rsidR="00A727AA">
          <w:rPr>
            <w:rFonts w:ascii="Times New Roman" w:eastAsia="Times New Roman" w:hAnsi="Times New Roman" w:cs="Times New Roman"/>
            <w:color w:val="000000"/>
            <w:sz w:val="24"/>
            <w:szCs w:val="24"/>
          </w:rPr>
          <w:t xml:space="preserve"> </w:t>
        </w:r>
      </w:ins>
      <w:ins w:id="84" w:author="Joseph Bennett" w:date="2020-04-13T09:25:00Z">
        <w:r w:rsidR="003E16E7">
          <w:rPr>
            <w:rFonts w:ascii="Times New Roman" w:eastAsia="Times New Roman" w:hAnsi="Times New Roman" w:cs="Times New Roman"/>
            <w:color w:val="000000"/>
            <w:sz w:val="24"/>
            <w:szCs w:val="24"/>
          </w:rPr>
          <w:t>to buttress against future biodiversity loss</w:t>
        </w:r>
      </w:ins>
      <w:ins w:id="85" w:author="Joseph Bennett" w:date="2020-04-13T09:26:00Z">
        <w:r w:rsidR="003E16E7">
          <w:rPr>
            <w:rFonts w:ascii="Times New Roman" w:eastAsia="Times New Roman" w:hAnsi="Times New Roman" w:cs="Times New Roman"/>
            <w:color w:val="000000"/>
            <w:sz w:val="24"/>
            <w:szCs w:val="24"/>
          </w:rPr>
          <w:t xml:space="preserve">. However, </w:t>
        </w:r>
        <w:proofErr w:type="gramStart"/>
        <w:r w:rsidR="003E16E7">
          <w:rPr>
            <w:rFonts w:ascii="Times New Roman" w:eastAsia="Times New Roman" w:hAnsi="Times New Roman" w:cs="Times New Roman"/>
            <w:color w:val="000000"/>
            <w:sz w:val="24"/>
            <w:szCs w:val="24"/>
          </w:rPr>
          <w:t>all of</w:t>
        </w:r>
        <w:proofErr w:type="gramEnd"/>
        <w:r w:rsidR="003E16E7">
          <w:rPr>
            <w:rFonts w:ascii="Times New Roman" w:eastAsia="Times New Roman" w:hAnsi="Times New Roman" w:cs="Times New Roman"/>
            <w:color w:val="000000"/>
            <w:sz w:val="24"/>
            <w:szCs w:val="24"/>
          </w:rPr>
          <w:t xml:space="preserve"> these factors will also affect the potential performance of candidate protected areas</w:t>
        </w:r>
      </w:ins>
      <w:ins w:id="86" w:author="Joseph Bennett" w:date="2020-04-13T09:21:00Z">
        <w:r w:rsidR="00A727AA">
          <w:rPr>
            <w:rFonts w:ascii="Times New Roman" w:eastAsia="Times New Roman" w:hAnsi="Times New Roman" w:cs="Times New Roman"/>
            <w:color w:val="000000"/>
            <w:sz w:val="24"/>
            <w:szCs w:val="24"/>
          </w:rPr>
          <w:t>.</w:t>
        </w:r>
      </w:ins>
      <w:ins w:id="87" w:author="Joseph Bennett" w:date="2020-04-13T09:13:00Z">
        <w:r w:rsidR="00ED38FD">
          <w:rPr>
            <w:rFonts w:ascii="Times New Roman" w:eastAsia="Times New Roman" w:hAnsi="Times New Roman" w:cs="Times New Roman"/>
            <w:color w:val="000000"/>
            <w:sz w:val="24"/>
            <w:szCs w:val="24"/>
          </w:rPr>
          <w:t xml:space="preserve"> </w:t>
        </w:r>
      </w:ins>
      <w:r w:rsidR="00DC486E">
        <w:rPr>
          <w:rFonts w:ascii="Times New Roman" w:eastAsia="Times New Roman" w:hAnsi="Times New Roman" w:cs="Times New Roman"/>
          <w:sz w:val="24"/>
          <w:szCs w:val="24"/>
        </w:rPr>
        <w:t xml:space="preserve">Effective decision-making </w:t>
      </w:r>
      <w:ins w:id="88" w:author="Joseph Bennett" w:date="2020-04-13T09:28:00Z">
        <w:r w:rsidR="003E16E7">
          <w:rPr>
            <w:rFonts w:ascii="Times New Roman" w:eastAsia="Times New Roman" w:hAnsi="Times New Roman" w:cs="Times New Roman"/>
            <w:sz w:val="24"/>
            <w:szCs w:val="24"/>
          </w:rPr>
          <w:lastRenderedPageBreak/>
          <w:t xml:space="preserve">for future protected areas </w:t>
        </w:r>
      </w:ins>
      <w:r w:rsidR="00DC486E">
        <w:rPr>
          <w:rFonts w:ascii="Times New Roman" w:eastAsia="Times New Roman" w:hAnsi="Times New Roman" w:cs="Times New Roman"/>
          <w:sz w:val="24"/>
          <w:szCs w:val="24"/>
        </w:rPr>
        <w:t xml:space="preserve">must </w:t>
      </w:r>
      <w:ins w:id="89" w:author="Joseph Bennett" w:date="2020-04-13T09:28:00Z">
        <w:r w:rsidR="003E16E7">
          <w:rPr>
            <w:rFonts w:ascii="Times New Roman" w:eastAsia="Times New Roman" w:hAnsi="Times New Roman" w:cs="Times New Roman"/>
            <w:sz w:val="24"/>
            <w:szCs w:val="24"/>
          </w:rPr>
          <w:t>account for these pressur</w:t>
        </w:r>
      </w:ins>
      <w:ins w:id="90" w:author="Joseph Bennett" w:date="2020-04-13T09:29:00Z">
        <w:r w:rsidR="003E16E7">
          <w:rPr>
            <w:rFonts w:ascii="Times New Roman" w:eastAsia="Times New Roman" w:hAnsi="Times New Roman" w:cs="Times New Roman"/>
            <w:sz w:val="24"/>
            <w:szCs w:val="24"/>
          </w:rPr>
          <w:t xml:space="preserve">es, in order to make effective use of limited </w:t>
        </w:r>
        <w:commentRangeStart w:id="91"/>
        <w:r w:rsidR="003E16E7">
          <w:rPr>
            <w:rFonts w:ascii="Times New Roman" w:eastAsia="Times New Roman" w:hAnsi="Times New Roman" w:cs="Times New Roman"/>
            <w:sz w:val="24"/>
            <w:szCs w:val="24"/>
          </w:rPr>
          <w:t>resources</w:t>
        </w:r>
      </w:ins>
      <w:commentRangeEnd w:id="91"/>
      <w:ins w:id="92" w:author="Joseph Bennett" w:date="2020-04-14T08:13:00Z">
        <w:r w:rsidR="00CD58F3">
          <w:rPr>
            <w:rStyle w:val="CommentReference"/>
          </w:rPr>
          <w:commentReference w:id="91"/>
        </w:r>
      </w:ins>
      <w:ins w:id="93" w:author="Joseph Bennett" w:date="2020-04-13T09:29:00Z">
        <w:r w:rsidR="003E16E7">
          <w:rPr>
            <w:rFonts w:ascii="Times New Roman" w:eastAsia="Times New Roman" w:hAnsi="Times New Roman" w:cs="Times New Roman"/>
            <w:sz w:val="24"/>
            <w:szCs w:val="24"/>
          </w:rPr>
          <w:t xml:space="preserve">.  </w:t>
        </w:r>
      </w:ins>
      <w:del w:id="94" w:author="Joseph Bennett" w:date="2020-04-13T09:29:00Z">
        <w:r w:rsidR="00DC486E" w:rsidDel="003E16E7">
          <w:rPr>
            <w:rFonts w:ascii="Times New Roman" w:eastAsia="Times New Roman" w:hAnsi="Times New Roman" w:cs="Times New Roman"/>
            <w:sz w:val="24"/>
            <w:szCs w:val="24"/>
          </w:rPr>
          <w:delText>operate within the context of climate change, land</w:delText>
        </w:r>
      </w:del>
      <w:ins w:id="95" w:author="Allison Binley" w:date="2020-03-08T17:39:00Z">
        <w:del w:id="96" w:author="Joseph Bennett" w:date="2020-04-13T09:29:00Z">
          <w:r w:rsidR="007F40A8" w:rsidDel="003E16E7">
            <w:rPr>
              <w:rFonts w:ascii="Times New Roman" w:eastAsia="Times New Roman" w:hAnsi="Times New Roman" w:cs="Times New Roman"/>
              <w:sz w:val="24"/>
              <w:szCs w:val="24"/>
            </w:rPr>
            <w:delText>-</w:delText>
          </w:r>
        </w:del>
      </w:ins>
      <w:del w:id="97" w:author="Joseph Bennett" w:date="2020-04-13T09:29:00Z">
        <w:r w:rsidR="00DC486E" w:rsidDel="003E16E7">
          <w:rPr>
            <w:rFonts w:ascii="Times New Roman" w:eastAsia="Times New Roman" w:hAnsi="Times New Roman" w:cs="Times New Roman"/>
            <w:sz w:val="24"/>
            <w:szCs w:val="24"/>
          </w:rPr>
          <w:delText xml:space="preserve"> use </w:delText>
        </w:r>
        <w:r w:rsidR="00A52B46" w:rsidDel="003E16E7">
          <w:rPr>
            <w:rFonts w:ascii="Times New Roman" w:eastAsia="Times New Roman" w:hAnsi="Times New Roman" w:cs="Times New Roman"/>
            <w:sz w:val="24"/>
            <w:szCs w:val="24"/>
          </w:rPr>
          <w:delText>constraints</w:delText>
        </w:r>
        <w:r w:rsidR="00DC486E" w:rsidDel="003E16E7">
          <w:rPr>
            <w:rFonts w:ascii="Times New Roman" w:eastAsia="Times New Roman" w:hAnsi="Times New Roman" w:cs="Times New Roman"/>
            <w:sz w:val="24"/>
            <w:szCs w:val="24"/>
          </w:rPr>
          <w:delText xml:space="preserve">, and complex interconnected socio-economic-ecological systems that result in systemic environmental </w:delText>
        </w:r>
        <w:r w:rsidR="00CD0074" w:rsidDel="003E16E7">
          <w:rPr>
            <w:rFonts w:ascii="Times New Roman" w:eastAsia="Times New Roman" w:hAnsi="Times New Roman" w:cs="Times New Roman"/>
            <w:sz w:val="24"/>
            <w:szCs w:val="24"/>
          </w:rPr>
          <w:delText>uncertainties</w:delText>
        </w:r>
        <w:r w:rsidR="00760B08" w:rsidDel="003E16E7">
          <w:rPr>
            <w:rFonts w:ascii="Times New Roman" w:eastAsia="Times New Roman" w:hAnsi="Times New Roman" w:cs="Times New Roman"/>
            <w:sz w:val="24"/>
            <w:szCs w:val="24"/>
          </w:rPr>
          <w:fldChar w:fldCharType="begin"/>
        </w:r>
        <w:r w:rsidR="00191609" w:rsidDel="003E16E7">
          <w:rPr>
            <w:rFonts w:ascii="Times New Roman" w:eastAsia="Times New Roman" w:hAnsi="Times New Roman" w:cs="Times New Roman"/>
            <w:sz w:val="24"/>
            <w:szCs w:val="24"/>
          </w:rPr>
          <w:delInstrText xml:space="preserve"> ADDIN ZOTERO_ITEM CSL_CITATION {"citationID":"A8QU8P6G","properties":{"formattedCitation":"\\super 4\\nosupersub{}","plainCitation":"4","noteIndex":0},"citationItems":[{"id":942,"uris":["http://zotero.org/users/878981/items/WZIT35UD"],"uri":["http://zotero.org/users/878981/items/WZIT35UD"],"itemData":{"id":942,"type":"article-journal","abstract":"In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delInstrText>
        </w:r>
        <w:r w:rsidR="00760B08" w:rsidDel="003E16E7">
          <w:rPr>
            <w:rFonts w:ascii="Times New Roman" w:eastAsia="Times New Roman" w:hAnsi="Times New Roman" w:cs="Times New Roman"/>
            <w:sz w:val="24"/>
            <w:szCs w:val="24"/>
          </w:rPr>
          <w:fldChar w:fldCharType="separate"/>
        </w:r>
        <w:r w:rsidR="00760B08" w:rsidRPr="00760B08" w:rsidDel="003E16E7">
          <w:rPr>
            <w:rFonts w:ascii="Times New Roman" w:hAnsi="Times New Roman" w:cs="Times New Roman"/>
            <w:sz w:val="24"/>
            <w:szCs w:val="24"/>
            <w:vertAlign w:val="superscript"/>
          </w:rPr>
          <w:delText>4</w:delText>
        </w:r>
        <w:r w:rsidR="00760B08" w:rsidDel="003E16E7">
          <w:rPr>
            <w:rFonts w:ascii="Times New Roman" w:eastAsia="Times New Roman" w:hAnsi="Times New Roman" w:cs="Times New Roman"/>
            <w:sz w:val="24"/>
            <w:szCs w:val="24"/>
          </w:rPr>
          <w:fldChar w:fldCharType="end"/>
        </w:r>
        <w:r w:rsidR="00DC486E" w:rsidDel="003E16E7">
          <w:rPr>
            <w:rFonts w:ascii="Times New Roman" w:eastAsia="Times New Roman" w:hAnsi="Times New Roman" w:cs="Times New Roman"/>
            <w:sz w:val="24"/>
            <w:szCs w:val="24"/>
          </w:rPr>
          <w:delText>.</w:delText>
        </w:r>
        <w:r w:rsidR="0022692E" w:rsidDel="003E16E7">
          <w:rPr>
            <w:rFonts w:ascii="Times New Roman" w:eastAsia="Times New Roman" w:hAnsi="Times New Roman" w:cs="Times New Roman"/>
            <w:sz w:val="24"/>
            <w:szCs w:val="24"/>
          </w:rPr>
          <w:delText xml:space="preserve"> </w:delText>
        </w:r>
        <w:r w:rsidR="0077408C" w:rsidDel="003E16E7">
          <w:rPr>
            <w:rFonts w:ascii="Times New Roman" w:eastAsia="Arial" w:hAnsi="Times New Roman" w:cs="Times New Roman"/>
            <w:color w:val="000000"/>
            <w:sz w:val="24"/>
            <w:szCs w:val="24"/>
          </w:rPr>
          <w:delText>Moreover, t</w:delText>
        </w:r>
        <w:r w:rsidR="0077408C" w:rsidRPr="0087653D" w:rsidDel="003E16E7">
          <w:rPr>
            <w:rFonts w:ascii="Times New Roman" w:eastAsia="Arial" w:hAnsi="Times New Roman" w:cs="Times New Roman"/>
            <w:color w:val="000000"/>
            <w:sz w:val="24"/>
            <w:szCs w:val="24"/>
          </w:rPr>
          <w:delText xml:space="preserve">he urgency of the biodiversity crisis and the many habitats and </w:delText>
        </w:r>
        <w:r w:rsidR="00D76ADC" w:rsidDel="003E16E7">
          <w:rPr>
            <w:rFonts w:ascii="Times New Roman" w:eastAsia="Arial" w:hAnsi="Times New Roman" w:cs="Times New Roman"/>
            <w:color w:val="000000"/>
            <w:sz w:val="24"/>
            <w:szCs w:val="24"/>
          </w:rPr>
          <w:delText xml:space="preserve">threatened species </w:delText>
        </w:r>
        <w:r w:rsidR="0077408C" w:rsidRPr="0087653D" w:rsidDel="003E16E7">
          <w:rPr>
            <w:rFonts w:ascii="Times New Roman" w:eastAsia="Arial" w:hAnsi="Times New Roman" w:cs="Times New Roman"/>
            <w:color w:val="000000"/>
            <w:sz w:val="24"/>
            <w:szCs w:val="24"/>
          </w:rPr>
          <w:delText>necessitate targeted action that maximizes the chances to protect essential components of biodiversity.</w:delText>
        </w:r>
        <w:r w:rsidR="0077408C" w:rsidDel="003E16E7">
          <w:rPr>
            <w:rFonts w:ascii="Times New Roman" w:eastAsia="Arial" w:hAnsi="Times New Roman" w:cs="Times New Roman"/>
            <w:color w:val="000000"/>
            <w:sz w:val="24"/>
            <w:szCs w:val="24"/>
          </w:rPr>
          <w:delText xml:space="preserve"> </w:delText>
        </w:r>
      </w:del>
    </w:p>
    <w:p w14:paraId="076F3AC8" w14:textId="57917EB0" w:rsidR="00DB417E" w:rsidDel="00ED38FD" w:rsidRDefault="00C347A9" w:rsidP="00BC1C25">
      <w:pPr>
        <w:spacing w:before="240" w:after="0" w:line="480" w:lineRule="auto"/>
        <w:rPr>
          <w:moveFrom w:id="98" w:author="Joseph Bennett" w:date="2020-04-13T09:08:00Z"/>
          <w:rFonts w:ascii="Times New Roman" w:eastAsia="Arial" w:hAnsi="Times New Roman" w:cs="Times New Roman"/>
          <w:color w:val="000000"/>
          <w:sz w:val="24"/>
          <w:szCs w:val="24"/>
        </w:rPr>
      </w:pPr>
      <w:moveFromRangeStart w:id="99" w:author="Joseph Bennett" w:date="2020-04-13T09:08:00Z" w:name="move37661352"/>
      <w:moveFrom w:id="100" w:author="Joseph Bennett" w:date="2020-04-13T09:08:00Z">
        <w:r w:rsidDel="00ED38FD">
          <w:rPr>
            <w:rFonts w:ascii="Times New Roman" w:eastAsia="Arial" w:hAnsi="Times New Roman" w:cs="Times New Roman"/>
            <w:color w:val="000000"/>
            <w:sz w:val="24"/>
            <w:szCs w:val="24"/>
          </w:rPr>
          <w:t>Investment in conservation is</w:t>
        </w:r>
        <w:r w:rsidR="00454648" w:rsidRPr="0087653D" w:rsidDel="00ED38FD">
          <w:rPr>
            <w:rFonts w:ascii="Times New Roman" w:eastAsia="Arial" w:hAnsi="Times New Roman" w:cs="Times New Roman"/>
            <w:color w:val="000000"/>
            <w:sz w:val="24"/>
            <w:szCs w:val="24"/>
          </w:rPr>
          <w:t xml:space="preserve"> hard to establish in current political environments</w:t>
        </w:r>
        <w:r w:rsidR="004E2E87" w:rsidDel="00ED38FD">
          <w:rPr>
            <w:rFonts w:ascii="Times New Roman" w:eastAsia="Arial" w:hAnsi="Times New Roman" w:cs="Times New Roman"/>
            <w:color w:val="000000"/>
            <w:sz w:val="24"/>
            <w:szCs w:val="24"/>
          </w:rPr>
          <w:t xml:space="preserve"> and resources are scarce</w:t>
        </w:r>
        <w:r w:rsidR="00191609" w:rsidDel="00ED38FD">
          <w:rPr>
            <w:rFonts w:ascii="Times New Roman" w:eastAsia="Arial" w:hAnsi="Times New Roman" w:cs="Times New Roman"/>
            <w:color w:val="000000"/>
            <w:sz w:val="24"/>
            <w:szCs w:val="24"/>
          </w:rPr>
          <w:fldChar w:fldCharType="begin"/>
        </w:r>
        <w:r w:rsidR="00191609" w:rsidDel="00ED38FD">
          <w:rPr>
            <w:rFonts w:ascii="Times New Roman" w:eastAsia="Arial" w:hAnsi="Times New Roman" w:cs="Times New Roman"/>
            <w:color w:val="000000"/>
            <w:sz w:val="24"/>
            <w:szCs w:val="24"/>
          </w:rPr>
          <w:instrText xml:space="preserve"> ADDIN ZOTERO_ITEM CSL_CITATION {"citationID":"LLcmf4W2","properties":{"formattedCitation":"\\super 5\\nosupersub{}","plainCitation":"5","noteIndex":0},"citationItems":[{"id":1056,"uris":["http://zotero.org/users/878981/items/R9VEIWL3"],"uri":["http://zotero.org/users/878981/items/R9VEIWL3"],"itemData":{"id":1056,"type":"article-journal","container-title":"Science","issue":"6109","note":"publisher: American Association for the Advancement of Science\nCitation Key: mccarthy2012financial","page":"946-949","title":"Financial costs of meeting global biodiversity conservation targets: current spending and unmet needs","volume":"338","author":[{"family":"McCarthy","given":"Donal P"},{"family":"Donald","given":"Paul F"},{"family":"Scharlemann","given":"Jörn P W"},{"family":"Buchanan","given":"Graeme M"},{"family":"Balmford","given":"Andrew"},{"family":"Green","given":"Jonathan M H"},{"family":"Bennun","given":"Leon A"},{"family":"Burgess","given":"Neil D"},{"family":"Fishpool","given":"Lincoln D C"},{"family":"Garnett","given":"Stephen T"},{"literal":"others"}],"issued":{"date-parts":[["2012"]]}}}],"schema":"https://github.com/citation-style-language/schema/raw/master/csl-citation.json"} </w:instrText>
        </w:r>
        <w:r w:rsidR="00191609" w:rsidDel="00ED38FD">
          <w:rPr>
            <w:rFonts w:ascii="Times New Roman" w:eastAsia="Arial" w:hAnsi="Times New Roman" w:cs="Times New Roman"/>
            <w:color w:val="000000"/>
            <w:sz w:val="24"/>
            <w:szCs w:val="24"/>
          </w:rPr>
          <w:fldChar w:fldCharType="separate"/>
        </w:r>
        <w:r w:rsidR="00191609" w:rsidRPr="00191609" w:rsidDel="00ED38FD">
          <w:rPr>
            <w:rFonts w:ascii="Times New Roman" w:hAnsi="Times New Roman" w:cs="Times New Roman"/>
            <w:sz w:val="24"/>
            <w:szCs w:val="24"/>
            <w:vertAlign w:val="superscript"/>
          </w:rPr>
          <w:t>5</w:t>
        </w:r>
        <w:r w:rsidR="00191609" w:rsidDel="00ED38FD">
          <w:rPr>
            <w:rFonts w:ascii="Times New Roman" w:eastAsia="Arial" w:hAnsi="Times New Roman" w:cs="Times New Roman"/>
            <w:color w:val="000000"/>
            <w:sz w:val="24"/>
            <w:szCs w:val="24"/>
          </w:rPr>
          <w:fldChar w:fldCharType="end"/>
        </w:r>
        <w:r w:rsidR="009C7236" w:rsidDel="00ED38FD">
          <w:rPr>
            <w:rFonts w:ascii="Times New Roman" w:eastAsia="Arial" w:hAnsi="Times New Roman" w:cs="Times New Roman"/>
            <w:color w:val="000000"/>
            <w:sz w:val="24"/>
            <w:szCs w:val="24"/>
          </w:rPr>
          <w:t>,</w:t>
        </w:r>
        <w:r w:rsidR="00454648" w:rsidRPr="0087653D" w:rsidDel="00ED38FD">
          <w:rPr>
            <w:rFonts w:ascii="Times New Roman" w:eastAsia="Arial" w:hAnsi="Times New Roman" w:cs="Times New Roman"/>
            <w:color w:val="000000"/>
            <w:sz w:val="24"/>
            <w:szCs w:val="24"/>
          </w:rPr>
          <w:t xml:space="preserve"> </w:t>
        </w:r>
        <w:r w:rsidDel="00ED38FD">
          <w:rPr>
            <w:rFonts w:ascii="Times New Roman" w:eastAsia="Arial" w:hAnsi="Times New Roman" w:cs="Times New Roman"/>
            <w:color w:val="000000"/>
            <w:sz w:val="24"/>
            <w:szCs w:val="24"/>
          </w:rPr>
          <w:t>requiring a</w:t>
        </w:r>
        <w:r w:rsidR="00454648" w:rsidRPr="0087653D" w:rsidDel="00ED38FD">
          <w:rPr>
            <w:rFonts w:ascii="Times New Roman" w:eastAsia="Arial" w:hAnsi="Times New Roman" w:cs="Times New Roman"/>
            <w:color w:val="000000"/>
            <w:sz w:val="24"/>
            <w:szCs w:val="24"/>
          </w:rPr>
          <w:t xml:space="preserve"> balance </w:t>
        </w:r>
        <w:r w:rsidDel="00ED38FD">
          <w:rPr>
            <w:rFonts w:ascii="Times New Roman" w:eastAsia="Arial" w:hAnsi="Times New Roman" w:cs="Times New Roman"/>
            <w:color w:val="000000"/>
            <w:sz w:val="24"/>
            <w:szCs w:val="24"/>
          </w:rPr>
          <w:t xml:space="preserve">between </w:t>
        </w:r>
        <w:r w:rsidRPr="004056A4" w:rsidDel="00ED38FD">
          <w:rPr>
            <w:rFonts w:ascii="Times New Roman" w:eastAsia="Arial" w:hAnsi="Times New Roman" w:cs="Times New Roman"/>
            <w:color w:val="000000"/>
            <w:sz w:val="24"/>
            <w:szCs w:val="24"/>
          </w:rPr>
          <w:t xml:space="preserve">cost </w:t>
        </w:r>
        <w:r w:rsidDel="00ED38FD">
          <w:rPr>
            <w:rFonts w:ascii="Times New Roman" w:eastAsia="Arial" w:hAnsi="Times New Roman" w:cs="Times New Roman"/>
            <w:color w:val="000000"/>
            <w:sz w:val="24"/>
            <w:szCs w:val="24"/>
          </w:rPr>
          <w:t>and</w:t>
        </w:r>
        <w:r w:rsidRPr="004056A4" w:rsidDel="00ED38FD">
          <w:rPr>
            <w:rFonts w:ascii="Times New Roman" w:eastAsia="Arial" w:hAnsi="Times New Roman" w:cs="Times New Roman"/>
            <w:color w:val="000000"/>
            <w:sz w:val="24"/>
            <w:szCs w:val="24"/>
          </w:rPr>
          <w:t xml:space="preserve"> biodiversity benefits</w:t>
        </w:r>
        <w:r w:rsidDel="00ED38FD">
          <w:rPr>
            <w:rFonts w:ascii="Times New Roman" w:eastAsia="Arial" w:hAnsi="Times New Roman" w:cs="Times New Roman"/>
            <w:color w:val="000000"/>
            <w:sz w:val="24"/>
            <w:szCs w:val="24"/>
          </w:rPr>
          <w:t xml:space="preserve"> t</w:t>
        </w:r>
        <w:r w:rsidRPr="004056A4" w:rsidDel="00ED38FD">
          <w:rPr>
            <w:rFonts w:ascii="Times New Roman" w:eastAsia="Arial" w:hAnsi="Times New Roman" w:cs="Times New Roman"/>
            <w:color w:val="000000"/>
            <w:sz w:val="24"/>
            <w:szCs w:val="24"/>
          </w:rPr>
          <w:t>o prio</w:t>
        </w:r>
        <w:r w:rsidDel="00ED38FD">
          <w:rPr>
            <w:rFonts w:ascii="Times New Roman" w:eastAsia="Arial" w:hAnsi="Times New Roman" w:cs="Times New Roman"/>
            <w:color w:val="000000"/>
            <w:sz w:val="24"/>
            <w:szCs w:val="24"/>
          </w:rPr>
          <w:t xml:space="preserve">ritize effective investments. </w:t>
        </w:r>
        <w:r w:rsidR="00542096" w:rsidRPr="004056A4" w:rsidDel="00ED38FD">
          <w:rPr>
            <w:rFonts w:ascii="Times New Roman" w:eastAsia="Arial" w:hAnsi="Times New Roman" w:cs="Times New Roman"/>
            <w:color w:val="000000"/>
            <w:sz w:val="24"/>
            <w:szCs w:val="24"/>
          </w:rPr>
          <w:t xml:space="preserve">However, both cost and benefit will look much different in the future, </w:t>
        </w:r>
        <w:r w:rsidR="00876DA9" w:rsidDel="00ED38FD">
          <w:rPr>
            <w:rFonts w:ascii="Times New Roman" w:hAnsi="Times New Roman" w:cs="Times New Roman"/>
            <w:sz w:val="24"/>
            <w:szCs w:val="24"/>
          </w:rPr>
          <w:t>a</w:t>
        </w:r>
        <w:r w:rsidR="00876DA9" w:rsidRPr="00A13108" w:rsidDel="00ED38FD">
          <w:rPr>
            <w:rFonts w:ascii="Times New Roman" w:hAnsi="Times New Roman" w:cs="Times New Roman"/>
            <w:sz w:val="24"/>
            <w:szCs w:val="24"/>
          </w:rPr>
          <w:t>s climate change and land-cover change intensify</w:t>
        </w:r>
        <w:r w:rsidR="00876DA9" w:rsidDel="00ED38FD">
          <w:rPr>
            <w:rFonts w:ascii="Times New Roman" w:hAnsi="Times New Roman" w:cs="Times New Roman"/>
            <w:sz w:val="24"/>
            <w:szCs w:val="24"/>
          </w:rPr>
          <w:t xml:space="preserve"> and interact with </w:t>
        </w:r>
        <w:r w:rsidR="00876DA9" w:rsidRPr="00A13108" w:rsidDel="00ED38FD">
          <w:rPr>
            <w:rFonts w:ascii="Times New Roman" w:hAnsi="Times New Roman" w:cs="Times New Roman"/>
            <w:sz w:val="24"/>
            <w:szCs w:val="24"/>
          </w:rPr>
          <w:t>socio-economic systems</w:t>
        </w:r>
        <w:r w:rsidR="00876DA9" w:rsidDel="00ED38FD">
          <w:rPr>
            <w:rFonts w:ascii="Times New Roman" w:eastAsia="Arial" w:hAnsi="Times New Roman" w:cs="Times New Roman"/>
            <w:color w:val="000000"/>
            <w:sz w:val="24"/>
            <w:szCs w:val="24"/>
          </w:rPr>
          <w:t xml:space="preserve">, </w:t>
        </w:r>
        <w:r w:rsidR="00542096" w:rsidRPr="004056A4" w:rsidDel="00ED38FD">
          <w:rPr>
            <w:rFonts w:ascii="Times New Roman" w:eastAsia="Arial" w:hAnsi="Times New Roman" w:cs="Times New Roman"/>
            <w:color w:val="000000"/>
            <w:sz w:val="24"/>
            <w:szCs w:val="24"/>
          </w:rPr>
          <w:t>making investing without any consideration of future conditions risky</w:t>
        </w:r>
        <w:r w:rsidR="00DA2559" w:rsidDel="00ED38FD">
          <w:rPr>
            <w:rFonts w:ascii="Times New Roman" w:eastAsia="Arial" w:hAnsi="Times New Roman" w:cs="Times New Roman"/>
            <w:color w:val="000000"/>
            <w:sz w:val="24"/>
            <w:szCs w:val="24"/>
          </w:rPr>
          <w:t>.</w:t>
        </w:r>
        <w:r w:rsidR="00040A3D" w:rsidDel="00ED38FD">
          <w:rPr>
            <w:rFonts w:ascii="Times New Roman" w:eastAsia="Arial" w:hAnsi="Times New Roman" w:cs="Times New Roman"/>
            <w:color w:val="000000"/>
            <w:sz w:val="24"/>
            <w:szCs w:val="24"/>
          </w:rPr>
          <w:t xml:space="preserve"> </w:t>
        </w:r>
        <w:r w:rsidDel="00ED38FD">
          <w:rPr>
            <w:rFonts w:ascii="Times New Roman" w:eastAsia="Arial" w:hAnsi="Times New Roman" w:cs="Times New Roman"/>
            <w:color w:val="000000"/>
            <w:sz w:val="24"/>
            <w:szCs w:val="24"/>
          </w:rPr>
          <w:t>Thus, the l</w:t>
        </w:r>
        <w:r w:rsidRPr="0087653D" w:rsidDel="00ED38FD">
          <w:rPr>
            <w:rFonts w:ascii="Times New Roman" w:eastAsia="Arial" w:hAnsi="Times New Roman" w:cs="Times New Roman"/>
            <w:color w:val="000000"/>
            <w:sz w:val="24"/>
            <w:szCs w:val="24"/>
          </w:rPr>
          <w:t xml:space="preserve">ikelihood for </w:t>
        </w:r>
        <w:r w:rsidDel="00ED38FD">
          <w:rPr>
            <w:rFonts w:ascii="Times New Roman" w:eastAsia="Arial" w:hAnsi="Times New Roman" w:cs="Times New Roman"/>
            <w:color w:val="000000"/>
            <w:sz w:val="24"/>
            <w:szCs w:val="24"/>
          </w:rPr>
          <w:t>successful conservation investment</w:t>
        </w:r>
        <w:r w:rsidRPr="0087653D" w:rsidDel="00ED38FD">
          <w:rPr>
            <w:rFonts w:ascii="Times New Roman" w:eastAsia="Arial" w:hAnsi="Times New Roman" w:cs="Times New Roman"/>
            <w:color w:val="000000"/>
            <w:sz w:val="24"/>
            <w:szCs w:val="24"/>
          </w:rPr>
          <w:t xml:space="preserve"> is higher when protection measures are resilient against the </w:t>
        </w:r>
        <w:r w:rsidR="008A5084" w:rsidDel="00ED38FD">
          <w:rPr>
            <w:rFonts w:ascii="Times New Roman" w:eastAsia="Arial" w:hAnsi="Times New Roman" w:cs="Times New Roman"/>
            <w:color w:val="000000"/>
            <w:sz w:val="24"/>
            <w:szCs w:val="24"/>
          </w:rPr>
          <w:t xml:space="preserve">uncertain </w:t>
        </w:r>
        <w:r w:rsidRPr="0087653D" w:rsidDel="00ED38FD">
          <w:rPr>
            <w:rFonts w:ascii="Times New Roman" w:eastAsia="Arial" w:hAnsi="Times New Roman" w:cs="Times New Roman"/>
            <w:color w:val="000000"/>
            <w:sz w:val="24"/>
            <w:szCs w:val="24"/>
          </w:rPr>
          <w:t>impacts of land</w:t>
        </w:r>
        <w:r w:rsidDel="00ED38FD">
          <w:rPr>
            <w:rFonts w:ascii="Times New Roman" w:eastAsia="Arial" w:hAnsi="Times New Roman" w:cs="Times New Roman"/>
            <w:color w:val="000000"/>
            <w:sz w:val="24"/>
            <w:szCs w:val="24"/>
          </w:rPr>
          <w:t>-</w:t>
        </w:r>
        <w:r w:rsidRPr="0087653D" w:rsidDel="00ED38FD">
          <w:rPr>
            <w:rFonts w:ascii="Times New Roman" w:eastAsia="Arial" w:hAnsi="Times New Roman" w:cs="Times New Roman"/>
            <w:color w:val="000000"/>
            <w:sz w:val="24"/>
            <w:szCs w:val="24"/>
          </w:rPr>
          <w:t>use change, climate effects and socio-political risks.</w:t>
        </w:r>
      </w:moveFrom>
    </w:p>
    <w:moveFromRangeEnd w:id="99"/>
    <w:p w14:paraId="613B77B3" w14:textId="4FFB9471" w:rsidR="00D85E86" w:rsidRDefault="00C347A9" w:rsidP="00D85E86">
      <w:pPr>
        <w:spacing w:before="240" w:after="0" w:line="480" w:lineRule="auto"/>
        <w:rPr>
          <w:ins w:id="101" w:author="Joseph Bennett" w:date="2020-04-13T09:42:00Z"/>
          <w:rFonts w:ascii="Times New Roman" w:hAnsi="Times New Roman" w:cs="Times New Roman"/>
          <w:sz w:val="24"/>
          <w:szCs w:val="24"/>
        </w:rPr>
      </w:pPr>
      <w:r>
        <w:rPr>
          <w:rFonts w:ascii="Times New Roman" w:hAnsi="Times New Roman" w:cs="Times New Roman"/>
          <w:sz w:val="24"/>
          <w:szCs w:val="24"/>
        </w:rPr>
        <w:t>Here</w:t>
      </w:r>
      <w:ins w:id="102" w:author="Joseph Bennett" w:date="2020-04-13T09:29:00Z">
        <w:r w:rsidR="003E16E7">
          <w:rPr>
            <w:rFonts w:ascii="Times New Roman" w:hAnsi="Times New Roman" w:cs="Times New Roman"/>
            <w:sz w:val="24"/>
            <w:szCs w:val="24"/>
          </w:rPr>
          <w:t>,</w:t>
        </w:r>
      </w:ins>
      <w:r>
        <w:rPr>
          <w:rFonts w:ascii="Times New Roman" w:hAnsi="Times New Roman" w:cs="Times New Roman"/>
          <w:sz w:val="24"/>
          <w:szCs w:val="24"/>
        </w:rPr>
        <w:t xml:space="preserve"> </w:t>
      </w:r>
      <w:ins w:id="103" w:author="Joseph Bennett" w:date="2020-04-13T09:32:00Z">
        <w:r w:rsidR="003E16E7">
          <w:rPr>
            <w:rFonts w:ascii="Times New Roman" w:hAnsi="Times New Roman" w:cs="Times New Roman"/>
            <w:sz w:val="24"/>
            <w:szCs w:val="24"/>
          </w:rPr>
          <w:t>we show how accounting for socio</w:t>
        </w:r>
      </w:ins>
      <w:ins w:id="104" w:author="Joseph Bennett" w:date="2020-04-13T09:33:00Z">
        <w:r w:rsidR="003E16E7">
          <w:rPr>
            <w:rFonts w:ascii="Times New Roman" w:hAnsi="Times New Roman" w:cs="Times New Roman"/>
            <w:sz w:val="24"/>
            <w:szCs w:val="24"/>
          </w:rPr>
          <w:t xml:space="preserve">economic uncertainty, land-use pressure and </w:t>
        </w:r>
      </w:ins>
      <w:ins w:id="105" w:author="Joseph Bennett" w:date="2020-04-13T09:32:00Z">
        <w:r w:rsidR="003E16E7">
          <w:rPr>
            <w:rFonts w:ascii="Times New Roman" w:hAnsi="Times New Roman" w:cs="Times New Roman"/>
            <w:sz w:val="24"/>
            <w:szCs w:val="24"/>
          </w:rPr>
          <w:t>climate uncertainty</w:t>
        </w:r>
      </w:ins>
      <w:ins w:id="106" w:author="Joseph Bennett" w:date="2020-04-13T09:33:00Z">
        <w:r w:rsidR="003E16E7">
          <w:rPr>
            <w:rFonts w:ascii="Times New Roman" w:hAnsi="Times New Roman" w:cs="Times New Roman"/>
            <w:sz w:val="24"/>
            <w:szCs w:val="24"/>
          </w:rPr>
          <w:t xml:space="preserve"> can </w:t>
        </w:r>
      </w:ins>
      <w:ins w:id="107" w:author="Joseph Bennett" w:date="2020-04-13T09:35:00Z">
        <w:r w:rsidR="00D85E86">
          <w:rPr>
            <w:rFonts w:ascii="Times New Roman" w:hAnsi="Times New Roman" w:cs="Times New Roman"/>
            <w:sz w:val="24"/>
            <w:szCs w:val="24"/>
          </w:rPr>
          <w:t xml:space="preserve">strongly </w:t>
        </w:r>
      </w:ins>
      <w:ins w:id="108" w:author="Joseph Bennett" w:date="2020-04-13T09:33:00Z">
        <w:r w:rsidR="003E16E7">
          <w:rPr>
            <w:rFonts w:ascii="Times New Roman" w:hAnsi="Times New Roman" w:cs="Times New Roman"/>
            <w:sz w:val="24"/>
            <w:szCs w:val="24"/>
          </w:rPr>
          <w:t>influence decisions for conservation at a global scale</w:t>
        </w:r>
      </w:ins>
      <w:ins w:id="109" w:author="Joseph Bennett" w:date="2020-04-13T09:35:00Z">
        <w:r w:rsidR="00D85E86">
          <w:rPr>
            <w:rFonts w:ascii="Times New Roman" w:hAnsi="Times New Roman" w:cs="Times New Roman"/>
            <w:sz w:val="24"/>
            <w:szCs w:val="24"/>
          </w:rPr>
          <w:t xml:space="preserve">. We also show how accounting </w:t>
        </w:r>
        <w:commentRangeStart w:id="110"/>
        <w:r w:rsidR="00D85E86">
          <w:rPr>
            <w:rFonts w:ascii="Times New Roman" w:hAnsi="Times New Roman" w:cs="Times New Roman"/>
            <w:sz w:val="24"/>
            <w:szCs w:val="24"/>
          </w:rPr>
          <w:t xml:space="preserve">for </w:t>
        </w:r>
        <w:proofErr w:type="gramStart"/>
        <w:r w:rsidR="00D85E86">
          <w:rPr>
            <w:rFonts w:ascii="Times New Roman" w:hAnsi="Times New Roman" w:cs="Times New Roman"/>
            <w:sz w:val="24"/>
            <w:szCs w:val="24"/>
          </w:rPr>
          <w:t xml:space="preserve">all </w:t>
        </w:r>
      </w:ins>
      <w:ins w:id="111" w:author="Joseph Bennett" w:date="2020-04-13T09:38:00Z">
        <w:r w:rsidR="00D85E86">
          <w:rPr>
            <w:rFonts w:ascii="Times New Roman" w:hAnsi="Times New Roman" w:cs="Times New Roman"/>
            <w:sz w:val="24"/>
            <w:szCs w:val="24"/>
          </w:rPr>
          <w:t>of</w:t>
        </w:r>
        <w:proofErr w:type="gramEnd"/>
        <w:r w:rsidR="00D85E86">
          <w:rPr>
            <w:rFonts w:ascii="Times New Roman" w:hAnsi="Times New Roman" w:cs="Times New Roman"/>
            <w:sz w:val="24"/>
            <w:szCs w:val="24"/>
          </w:rPr>
          <w:t xml:space="preserve"> these </w:t>
        </w:r>
      </w:ins>
      <w:ins w:id="112" w:author="Joseph Bennett" w:date="2020-04-13T09:35:00Z">
        <w:r w:rsidR="00D85E86">
          <w:rPr>
            <w:rFonts w:ascii="Times New Roman" w:hAnsi="Times New Roman" w:cs="Times New Roman"/>
            <w:sz w:val="24"/>
            <w:szCs w:val="24"/>
          </w:rPr>
          <w:t xml:space="preserve">constraints </w:t>
        </w:r>
      </w:ins>
      <w:commentRangeEnd w:id="110"/>
      <w:ins w:id="113" w:author="Joseph Bennett" w:date="2020-04-13T09:36:00Z">
        <w:r w:rsidR="00D85E86">
          <w:rPr>
            <w:rStyle w:val="CommentReference"/>
          </w:rPr>
          <w:commentReference w:id="110"/>
        </w:r>
      </w:ins>
      <w:ins w:id="114" w:author="Joseph Bennett" w:date="2020-04-13T09:35:00Z">
        <w:r w:rsidR="00D85E86">
          <w:rPr>
            <w:rFonts w:ascii="Times New Roman" w:hAnsi="Times New Roman" w:cs="Times New Roman"/>
            <w:sz w:val="24"/>
            <w:szCs w:val="24"/>
          </w:rPr>
          <w:t xml:space="preserve">can identify key areas </w:t>
        </w:r>
      </w:ins>
      <w:ins w:id="115" w:author="Joseph Bennett" w:date="2020-04-13T09:36:00Z">
        <w:r w:rsidR="00D85E86">
          <w:rPr>
            <w:rFonts w:ascii="Times New Roman" w:hAnsi="Times New Roman" w:cs="Times New Roman"/>
            <w:sz w:val="24"/>
            <w:szCs w:val="24"/>
          </w:rPr>
          <w:t xml:space="preserve">that </w:t>
        </w:r>
      </w:ins>
      <w:ins w:id="116" w:author="Joseph Bennett" w:date="2020-04-13T09:38:00Z">
        <w:r w:rsidR="00D85E86">
          <w:rPr>
            <w:rFonts w:ascii="Times New Roman" w:hAnsi="Times New Roman" w:cs="Times New Roman"/>
            <w:sz w:val="24"/>
            <w:szCs w:val="24"/>
          </w:rPr>
          <w:t>may be</w:t>
        </w:r>
      </w:ins>
      <w:ins w:id="117" w:author="Joseph Bennett" w:date="2020-04-13T09:36:00Z">
        <w:r w:rsidR="00D85E86">
          <w:rPr>
            <w:rFonts w:ascii="Times New Roman" w:hAnsi="Times New Roman" w:cs="Times New Roman"/>
            <w:sz w:val="24"/>
            <w:szCs w:val="24"/>
          </w:rPr>
          <w:t xml:space="preserve"> most resilient to future </w:t>
        </w:r>
      </w:ins>
      <w:ins w:id="118" w:author="Joseph Bennett" w:date="2020-04-13T09:39:00Z">
        <w:r w:rsidR="00D85E86">
          <w:rPr>
            <w:rFonts w:ascii="Times New Roman" w:hAnsi="Times New Roman" w:cs="Times New Roman"/>
            <w:sz w:val="24"/>
            <w:szCs w:val="24"/>
          </w:rPr>
          <w:t>pressures</w:t>
        </w:r>
      </w:ins>
      <w:ins w:id="119" w:author="Joseph Bennett" w:date="2020-04-13T09:36:00Z">
        <w:r w:rsidR="00D85E86">
          <w:rPr>
            <w:rFonts w:ascii="Times New Roman" w:hAnsi="Times New Roman" w:cs="Times New Roman"/>
            <w:sz w:val="24"/>
            <w:szCs w:val="24"/>
          </w:rPr>
          <w:t>.</w:t>
        </w:r>
      </w:ins>
      <w:ins w:id="120" w:author="Joseph Bennett" w:date="2020-04-13T09:33:00Z">
        <w:r w:rsidR="003E16E7">
          <w:rPr>
            <w:rFonts w:ascii="Times New Roman" w:hAnsi="Times New Roman" w:cs="Times New Roman"/>
            <w:sz w:val="24"/>
            <w:szCs w:val="24"/>
          </w:rPr>
          <w:t xml:space="preserve"> </w:t>
        </w:r>
      </w:ins>
      <w:del w:id="121" w:author="Joseph Bennett" w:date="2020-04-13T09:41:00Z">
        <w:r w:rsidDel="00D85E86">
          <w:rPr>
            <w:rFonts w:ascii="Times New Roman" w:hAnsi="Times New Roman" w:cs="Times New Roman"/>
            <w:sz w:val="24"/>
            <w:szCs w:val="24"/>
          </w:rPr>
          <w:delText xml:space="preserve">we </w:delText>
        </w:r>
      </w:del>
      <w:del w:id="122" w:author="Joseph Bennett" w:date="2020-04-13T09:31:00Z">
        <w:r w:rsidDel="003E16E7">
          <w:rPr>
            <w:rFonts w:ascii="Times New Roman" w:hAnsi="Times New Roman" w:cs="Times New Roman"/>
            <w:sz w:val="24"/>
            <w:szCs w:val="24"/>
          </w:rPr>
          <w:delText xml:space="preserve">introduce </w:delText>
        </w:r>
      </w:del>
      <w:del w:id="123" w:author="Joseph Bennett" w:date="2020-04-13T09:41:00Z">
        <w:r w:rsidDel="00D85E86">
          <w:rPr>
            <w:rFonts w:ascii="Times New Roman" w:hAnsi="Times New Roman" w:cs="Times New Roman"/>
            <w:sz w:val="24"/>
            <w:szCs w:val="24"/>
          </w:rPr>
          <w:delText xml:space="preserve">a framework that strives to minimize multiple sources of uncertainty while maximizing biodiversity protection. </w:delText>
        </w:r>
      </w:del>
      <w:ins w:id="124" w:author="Joseph Bennett" w:date="2020-04-13T09:41:00Z">
        <w:r w:rsidR="00D85E86">
          <w:rPr>
            <w:rFonts w:ascii="Times New Roman" w:hAnsi="Times New Roman" w:cs="Times New Roman"/>
            <w:sz w:val="24"/>
            <w:szCs w:val="24"/>
          </w:rPr>
          <w:t xml:space="preserve">In our analysis, </w:t>
        </w:r>
      </w:ins>
      <w:del w:id="125" w:author="Joseph Bennett" w:date="2020-04-13T09:41:00Z">
        <w:r w:rsidR="00040A3D" w:rsidDel="00D85E86">
          <w:rPr>
            <w:rFonts w:ascii="Times New Roman" w:hAnsi="Times New Roman" w:cs="Times New Roman"/>
            <w:sz w:val="24"/>
            <w:szCs w:val="24"/>
          </w:rPr>
          <w:delText>W</w:delText>
        </w:r>
      </w:del>
      <w:ins w:id="126" w:author="Joseph Bennett" w:date="2020-04-13T09:41:00Z">
        <w:r w:rsidR="00D85E86">
          <w:rPr>
            <w:rFonts w:ascii="Times New Roman" w:hAnsi="Times New Roman" w:cs="Times New Roman"/>
            <w:sz w:val="24"/>
            <w:szCs w:val="24"/>
          </w:rPr>
          <w:t>w</w:t>
        </w:r>
      </w:ins>
      <w:r w:rsidR="00040A3D">
        <w:rPr>
          <w:rFonts w:ascii="Times New Roman" w:hAnsi="Times New Roman" w:cs="Times New Roman"/>
          <w:sz w:val="24"/>
          <w:szCs w:val="24"/>
        </w:rPr>
        <w:t xml:space="preserve">e consider </w:t>
      </w:r>
      <w:ins w:id="127" w:author="Joseph Bennett" w:date="2020-04-13T09:42:00Z">
        <w:r w:rsidR="00D85E86">
          <w:rPr>
            <w:rFonts w:ascii="Times New Roman" w:hAnsi="Times New Roman" w:cs="Times New Roman"/>
            <w:sz w:val="24"/>
            <w:szCs w:val="24"/>
          </w:rPr>
          <w:t>three broad categories of unc</w:t>
        </w:r>
      </w:ins>
      <w:ins w:id="128" w:author="Joseph Bennett" w:date="2020-04-13T09:43:00Z">
        <w:r w:rsidR="00D85E86">
          <w:rPr>
            <w:rFonts w:ascii="Times New Roman" w:hAnsi="Times New Roman" w:cs="Times New Roman"/>
            <w:sz w:val="24"/>
            <w:szCs w:val="24"/>
          </w:rPr>
          <w:t>ertainty:</w:t>
        </w:r>
      </w:ins>
      <w:ins w:id="129" w:author="Joseph Bennett" w:date="2020-04-13T09:42:00Z">
        <w:r w:rsidR="00D85E86">
          <w:rPr>
            <w:rFonts w:ascii="Times New Roman" w:hAnsi="Times New Roman" w:cs="Times New Roman"/>
            <w:sz w:val="24"/>
            <w:szCs w:val="24"/>
          </w:rPr>
          <w:t xml:space="preserve"> </w:t>
        </w:r>
        <w:proofErr w:type="spellStart"/>
        <w:r w:rsidR="00D85E86" w:rsidRPr="00A13108">
          <w:rPr>
            <w:rFonts w:ascii="Times New Roman" w:hAnsi="Times New Roman" w:cs="Times New Roman"/>
            <w:sz w:val="24"/>
            <w:szCs w:val="24"/>
          </w:rPr>
          <w:t>i</w:t>
        </w:r>
        <w:proofErr w:type="spellEnd"/>
        <w:r w:rsidR="00D85E86" w:rsidRPr="00A13108">
          <w:rPr>
            <w:rFonts w:ascii="Times New Roman" w:hAnsi="Times New Roman" w:cs="Times New Roman"/>
            <w:sz w:val="24"/>
            <w:szCs w:val="24"/>
          </w:rPr>
          <w:t>) socioeconomic uncertainty, ii) land</w:t>
        </w:r>
        <w:r w:rsidR="00D85E86">
          <w:rPr>
            <w:rFonts w:ascii="Times New Roman" w:hAnsi="Times New Roman" w:cs="Times New Roman"/>
            <w:sz w:val="24"/>
            <w:szCs w:val="24"/>
          </w:rPr>
          <w:t>-</w:t>
        </w:r>
        <w:r w:rsidR="00D85E86" w:rsidRPr="00A13108">
          <w:rPr>
            <w:rFonts w:ascii="Times New Roman" w:hAnsi="Times New Roman" w:cs="Times New Roman"/>
            <w:sz w:val="24"/>
            <w:szCs w:val="24"/>
          </w:rPr>
          <w:t xml:space="preserve">use </w:t>
        </w:r>
        <w:r w:rsidR="00D85E86">
          <w:rPr>
            <w:rFonts w:ascii="Times New Roman" w:hAnsi="Times New Roman" w:cs="Times New Roman"/>
            <w:sz w:val="24"/>
            <w:szCs w:val="24"/>
          </w:rPr>
          <w:t>constraints</w:t>
        </w:r>
        <w:r w:rsidR="00D85E86" w:rsidRPr="00A13108">
          <w:rPr>
            <w:rFonts w:ascii="Times New Roman" w:hAnsi="Times New Roman" w:cs="Times New Roman"/>
            <w:sz w:val="24"/>
            <w:szCs w:val="24"/>
          </w:rPr>
          <w:t>, iii) climate uncertainty</w:t>
        </w:r>
      </w:ins>
      <w:ins w:id="130" w:author="Joseph Bennett" w:date="2020-04-13T09:43:00Z">
        <w:r w:rsidR="00D85E86">
          <w:rPr>
            <w:rFonts w:ascii="Times New Roman" w:hAnsi="Times New Roman" w:cs="Times New Roman"/>
            <w:sz w:val="24"/>
            <w:szCs w:val="24"/>
          </w:rPr>
          <w:t xml:space="preserve">. </w:t>
        </w:r>
      </w:ins>
      <w:ins w:id="131" w:author="Joseph Bennett" w:date="2020-04-14T08:17:00Z">
        <w:r w:rsidR="00CD58F3">
          <w:rPr>
            <w:rFonts w:ascii="Times New Roman" w:hAnsi="Times New Roman" w:cs="Times New Roman"/>
            <w:sz w:val="24"/>
            <w:szCs w:val="24"/>
          </w:rPr>
          <w:t xml:space="preserve">For socioeconomic </w:t>
        </w:r>
      </w:ins>
      <w:ins w:id="132" w:author="Joseph Bennett" w:date="2020-04-14T08:18:00Z">
        <w:r w:rsidR="00CD58F3">
          <w:rPr>
            <w:rFonts w:ascii="Times New Roman" w:hAnsi="Times New Roman" w:cs="Times New Roman"/>
            <w:sz w:val="24"/>
            <w:szCs w:val="24"/>
          </w:rPr>
          <w:t xml:space="preserve">uncertainty, we </w:t>
        </w:r>
      </w:ins>
      <w:ins w:id="133" w:author="Joseph Bennett" w:date="2020-04-14T08:19:00Z">
        <w:r w:rsidR="00CD58F3">
          <w:rPr>
            <w:rFonts w:ascii="Times New Roman" w:hAnsi="Times New Roman" w:cs="Times New Roman"/>
            <w:sz w:val="24"/>
            <w:szCs w:val="24"/>
          </w:rPr>
          <w:t xml:space="preserve">use a national-scale metric that combines </w:t>
        </w:r>
      </w:ins>
      <w:ins w:id="134" w:author="Joseph Bennett" w:date="2020-04-14T08:18:00Z">
        <w:r w:rsidR="00CD58F3">
          <w:rPr>
            <w:rFonts w:ascii="Times New Roman" w:hAnsi="Times New Roman" w:cs="Times New Roman"/>
            <w:sz w:val="24"/>
            <w:szCs w:val="24"/>
          </w:rPr>
          <w:t xml:space="preserve">consider six </w:t>
        </w:r>
      </w:ins>
      <w:ins w:id="135" w:author="Joseph Bennett" w:date="2020-04-14T08:19:00Z">
        <w:r w:rsidR="00CD58F3">
          <w:rPr>
            <w:rFonts w:ascii="Times New Roman" w:hAnsi="Times New Roman" w:cs="Times New Roman"/>
            <w:sz w:val="24"/>
            <w:szCs w:val="24"/>
          </w:rPr>
          <w:t>governance indicators from Transparency International</w:t>
        </w:r>
        <w:commentRangeStart w:id="136"/>
        <w:r w:rsidR="00941F0E">
          <w:rPr>
            <w:rFonts w:ascii="Times New Roman" w:hAnsi="Times New Roman" w:cs="Times New Roman"/>
            <w:sz w:val="24"/>
            <w:szCs w:val="24"/>
          </w:rPr>
          <w:t>*</w:t>
        </w:r>
      </w:ins>
      <w:commentRangeEnd w:id="136"/>
      <w:ins w:id="137" w:author="Joseph Bennett" w:date="2020-04-14T08:20:00Z">
        <w:r w:rsidR="00941F0E">
          <w:rPr>
            <w:rStyle w:val="CommentReference"/>
          </w:rPr>
          <w:commentReference w:id="136"/>
        </w:r>
      </w:ins>
      <w:ins w:id="138" w:author="Joseph Bennett" w:date="2020-04-13T09:43:00Z">
        <w:r w:rsidR="00D85E86">
          <w:rPr>
            <w:rFonts w:ascii="Times New Roman" w:hAnsi="Times New Roman" w:cs="Times New Roman"/>
            <w:sz w:val="24"/>
            <w:szCs w:val="24"/>
          </w:rPr>
          <w:t xml:space="preserve">. </w:t>
        </w:r>
      </w:ins>
      <w:ins w:id="139" w:author="Joseph Bennett" w:date="2020-04-14T08:20:00Z">
        <w:r w:rsidR="00941F0E">
          <w:rPr>
            <w:rFonts w:ascii="Times New Roman" w:hAnsi="Times New Roman" w:cs="Times New Roman"/>
            <w:sz w:val="24"/>
            <w:szCs w:val="24"/>
          </w:rPr>
          <w:t xml:space="preserve">For land-use constraints, we use </w:t>
        </w:r>
      </w:ins>
      <w:ins w:id="140" w:author="Joseph Bennett" w:date="2020-04-14T08:21:00Z">
        <w:r w:rsidR="00941F0E">
          <w:rPr>
            <w:rFonts w:ascii="Times New Roman" w:hAnsi="Times New Roman" w:cs="Times New Roman"/>
            <w:sz w:val="24"/>
            <w:szCs w:val="24"/>
          </w:rPr>
          <w:t>methods of Kehoe et al.</w:t>
        </w:r>
        <w:commentRangeStart w:id="141"/>
        <w:r w:rsidR="00941F0E">
          <w:rPr>
            <w:rFonts w:ascii="Times New Roman" w:hAnsi="Times New Roman" w:cs="Times New Roman"/>
            <w:sz w:val="24"/>
            <w:szCs w:val="24"/>
          </w:rPr>
          <w:t>*</w:t>
        </w:r>
      </w:ins>
      <w:commentRangeEnd w:id="141"/>
      <w:ins w:id="142" w:author="Joseph Bennett" w:date="2020-04-14T08:22:00Z">
        <w:r w:rsidR="00941F0E">
          <w:rPr>
            <w:rStyle w:val="CommentReference"/>
          </w:rPr>
          <w:commentReference w:id="141"/>
        </w:r>
      </w:ins>
      <w:ins w:id="143" w:author="Joseph Bennett" w:date="2020-04-14T08:21:00Z">
        <w:r w:rsidR="00941F0E">
          <w:rPr>
            <w:rFonts w:ascii="Times New Roman" w:hAnsi="Times New Roman" w:cs="Times New Roman"/>
            <w:sz w:val="24"/>
            <w:szCs w:val="24"/>
          </w:rPr>
          <w:t xml:space="preserve"> to estimate</w:t>
        </w:r>
        <w:r w:rsidR="00941F0E" w:rsidRPr="0082332F">
          <w:rPr>
            <w:rFonts w:ascii="Times New Roman" w:hAnsi="Times New Roman" w:cs="Times New Roman"/>
            <w:sz w:val="24"/>
            <w:szCs w:val="24"/>
          </w:rPr>
          <w:t xml:space="preserve"> average biodiversity loss per land</w:t>
        </w:r>
        <w:r w:rsidR="00941F0E">
          <w:rPr>
            <w:rFonts w:ascii="Times New Roman" w:hAnsi="Times New Roman" w:cs="Times New Roman"/>
            <w:sz w:val="24"/>
            <w:szCs w:val="24"/>
          </w:rPr>
          <w:t>-use category</w:t>
        </w:r>
      </w:ins>
      <w:commentRangeStart w:id="144"/>
      <w:ins w:id="145" w:author="Joseph Bennett" w:date="2020-04-14T08:22:00Z">
        <w:r w:rsidR="00941F0E">
          <w:rPr>
            <w:rFonts w:ascii="Times New Roman" w:hAnsi="Times New Roman" w:cs="Times New Roman"/>
            <w:sz w:val="24"/>
            <w:szCs w:val="24"/>
          </w:rPr>
          <w:t>*</w:t>
        </w:r>
        <w:commentRangeEnd w:id="144"/>
        <w:r w:rsidR="00941F0E">
          <w:rPr>
            <w:rStyle w:val="CommentReference"/>
          </w:rPr>
          <w:commentReference w:id="144"/>
        </w:r>
        <w:r w:rsidR="00941F0E">
          <w:rPr>
            <w:rFonts w:ascii="Times New Roman" w:hAnsi="Times New Roman" w:cs="Times New Roman"/>
            <w:sz w:val="24"/>
            <w:szCs w:val="24"/>
          </w:rPr>
          <w:t xml:space="preserve">. For climate uncertainty, we use </w:t>
        </w:r>
      </w:ins>
      <w:ins w:id="146" w:author="Joseph Bennett" w:date="2020-04-14T08:23:00Z">
        <w:r w:rsidR="00941F0E">
          <w:rPr>
            <w:rFonts w:ascii="Times New Roman" w:hAnsi="Times New Roman" w:cs="Times New Roman"/>
            <w:sz w:val="24"/>
            <w:szCs w:val="24"/>
          </w:rPr>
          <w:t>the predicted frequency of extreme heat events</w:t>
        </w:r>
        <w:commentRangeStart w:id="147"/>
        <w:r w:rsidR="00941F0E">
          <w:rPr>
            <w:rFonts w:ascii="Times New Roman" w:hAnsi="Times New Roman" w:cs="Times New Roman"/>
            <w:sz w:val="24"/>
            <w:szCs w:val="24"/>
          </w:rPr>
          <w:t>*</w:t>
        </w:r>
        <w:commentRangeEnd w:id="147"/>
        <w:r w:rsidR="00941F0E">
          <w:rPr>
            <w:rStyle w:val="CommentReference"/>
          </w:rPr>
          <w:commentReference w:id="147"/>
        </w:r>
        <w:r w:rsidR="00941F0E">
          <w:rPr>
            <w:rFonts w:ascii="Times New Roman" w:hAnsi="Times New Roman" w:cs="Times New Roman"/>
            <w:sz w:val="24"/>
            <w:szCs w:val="24"/>
          </w:rPr>
          <w:t xml:space="preserve">, at </w:t>
        </w:r>
        <w:r w:rsidR="00941F0E" w:rsidRPr="00941F0E">
          <w:rPr>
            <w:rFonts w:ascii="Times New Roman" w:hAnsi="Times New Roman" w:cs="Times New Roman"/>
            <w:sz w:val="24"/>
            <w:szCs w:val="24"/>
            <w:highlight w:val="yellow"/>
            <w:rPrChange w:id="148" w:author="Joseph Bennett" w:date="2020-04-14T08:24:00Z">
              <w:rPr>
                <w:rFonts w:ascii="Times New Roman" w:hAnsi="Times New Roman" w:cs="Times New Roman"/>
                <w:sz w:val="24"/>
                <w:szCs w:val="24"/>
              </w:rPr>
            </w:rPrChange>
          </w:rPr>
          <w:t>[X]</w:t>
        </w:r>
        <w:r w:rsidR="00941F0E">
          <w:rPr>
            <w:rFonts w:ascii="Times New Roman" w:hAnsi="Times New Roman" w:cs="Times New Roman"/>
            <w:sz w:val="24"/>
            <w:szCs w:val="24"/>
          </w:rPr>
          <w:t xml:space="preserve"> sc</w:t>
        </w:r>
      </w:ins>
      <w:ins w:id="149" w:author="Joseph Bennett" w:date="2020-04-14T08:24:00Z">
        <w:r w:rsidR="00941F0E">
          <w:rPr>
            <w:rFonts w:ascii="Times New Roman" w:hAnsi="Times New Roman" w:cs="Times New Roman"/>
            <w:sz w:val="24"/>
            <w:szCs w:val="24"/>
          </w:rPr>
          <w:t xml:space="preserve">ale. </w:t>
        </w:r>
      </w:ins>
      <w:ins w:id="150" w:author="Joseph Bennett" w:date="2020-04-13T09:44:00Z">
        <w:r w:rsidR="00D85E86">
          <w:rPr>
            <w:rFonts w:ascii="Times New Roman" w:hAnsi="Times New Roman" w:cs="Times New Roman"/>
            <w:sz w:val="24"/>
            <w:szCs w:val="24"/>
          </w:rPr>
          <w:t>We consider the influence of each of these on allocating protection decisions at a global scale</w:t>
        </w:r>
      </w:ins>
      <w:ins w:id="151" w:author="Joseph Bennett" w:date="2020-04-13T13:21:00Z">
        <w:r w:rsidR="004F4DC3">
          <w:rPr>
            <w:rFonts w:ascii="Times New Roman" w:hAnsi="Times New Roman" w:cs="Times New Roman"/>
            <w:sz w:val="24"/>
            <w:szCs w:val="24"/>
          </w:rPr>
          <w:t xml:space="preserve"> for all 30930 known vertebrate species</w:t>
        </w:r>
      </w:ins>
      <w:ins w:id="152" w:author="Joseph Bennett" w:date="2020-04-13T09:44:00Z">
        <w:r w:rsidR="00D85E86">
          <w:rPr>
            <w:rFonts w:ascii="Times New Roman" w:hAnsi="Times New Roman" w:cs="Times New Roman"/>
            <w:sz w:val="24"/>
            <w:szCs w:val="24"/>
          </w:rPr>
          <w:t>, and then consider the</w:t>
        </w:r>
      </w:ins>
      <w:ins w:id="153" w:author="Joseph Bennett" w:date="2020-04-13T13:24:00Z">
        <w:r w:rsidR="00F95833">
          <w:rPr>
            <w:rFonts w:ascii="Times New Roman" w:hAnsi="Times New Roman" w:cs="Times New Roman"/>
            <w:sz w:val="24"/>
            <w:szCs w:val="24"/>
          </w:rPr>
          <w:t>m</w:t>
        </w:r>
      </w:ins>
      <w:ins w:id="154" w:author="Joseph Bennett" w:date="2020-04-13T09:44:00Z">
        <w:r w:rsidR="00D85E86">
          <w:rPr>
            <w:rFonts w:ascii="Times New Roman" w:hAnsi="Times New Roman" w:cs="Times New Roman"/>
            <w:sz w:val="24"/>
            <w:szCs w:val="24"/>
          </w:rPr>
          <w:t xml:space="preserve"> in combination, including </w:t>
        </w:r>
        <w:r w:rsidR="00A508FD">
          <w:rPr>
            <w:rFonts w:ascii="Times New Roman" w:hAnsi="Times New Roman" w:cs="Times New Roman"/>
            <w:sz w:val="24"/>
            <w:szCs w:val="24"/>
          </w:rPr>
          <w:t xml:space="preserve">solutions that </w:t>
        </w:r>
      </w:ins>
      <w:ins w:id="155" w:author="Joseph Bennett" w:date="2020-04-13T09:45:00Z">
        <w:r w:rsidR="00A508FD">
          <w:rPr>
            <w:rFonts w:ascii="Times New Roman" w:hAnsi="Times New Roman" w:cs="Times New Roman"/>
            <w:sz w:val="24"/>
            <w:szCs w:val="24"/>
          </w:rPr>
          <w:t xml:space="preserve">account for all three types of uncertainty. </w:t>
        </w:r>
      </w:ins>
      <w:ins w:id="156" w:author="Joseph Bennett" w:date="2020-04-14T08:15:00Z">
        <w:r w:rsidR="00CD58F3">
          <w:rPr>
            <w:rFonts w:ascii="Times New Roman" w:hAnsi="Times New Roman" w:cs="Times New Roman"/>
            <w:sz w:val="24"/>
            <w:szCs w:val="24"/>
          </w:rPr>
          <w:t xml:space="preserve">Our methods provide a flexible framework with which conservation agencies can account for future </w:t>
        </w:r>
        <w:commentRangeStart w:id="157"/>
        <w:r w:rsidR="00CD58F3">
          <w:rPr>
            <w:rFonts w:ascii="Times New Roman" w:hAnsi="Times New Roman" w:cs="Times New Roman"/>
            <w:sz w:val="24"/>
            <w:szCs w:val="24"/>
          </w:rPr>
          <w:t xml:space="preserve">constraints that may be most important to them. </w:t>
        </w:r>
        <w:commentRangeEnd w:id="157"/>
        <w:r w:rsidR="00CD58F3">
          <w:rPr>
            <w:rStyle w:val="CommentReference"/>
          </w:rPr>
          <w:commentReference w:id="157"/>
        </w:r>
      </w:ins>
    </w:p>
    <w:p w14:paraId="0F0526C1" w14:textId="64202DE9" w:rsidR="001A544B" w:rsidRDefault="00040A3D" w:rsidP="00BC1C25">
      <w:pPr>
        <w:spacing w:before="240" w:after="0" w:line="480" w:lineRule="auto"/>
        <w:rPr>
          <w:rFonts w:ascii="Times New Roman" w:hAnsi="Times New Roman" w:cs="Times New Roman"/>
          <w:sz w:val="24"/>
          <w:szCs w:val="24"/>
        </w:rPr>
      </w:pPr>
      <w:del w:id="158" w:author="Joseph Bennett" w:date="2020-04-13T09:42:00Z">
        <w:r w:rsidDel="00D85E86">
          <w:rPr>
            <w:rFonts w:ascii="Times New Roman" w:hAnsi="Times New Roman" w:cs="Times New Roman"/>
            <w:sz w:val="24"/>
            <w:szCs w:val="24"/>
          </w:rPr>
          <w:delText xml:space="preserve">the </w:delText>
        </w:r>
        <w:r w:rsidR="001A544B" w:rsidDel="00D85E86">
          <w:rPr>
            <w:rFonts w:ascii="Times New Roman" w:hAnsi="Times New Roman" w:cs="Times New Roman"/>
            <w:sz w:val="24"/>
            <w:szCs w:val="24"/>
          </w:rPr>
          <w:delText xml:space="preserve">following sources </w:delText>
        </w:r>
        <w:r w:rsidR="001A544B" w:rsidRPr="00A13108" w:rsidDel="00D85E86">
          <w:rPr>
            <w:rFonts w:ascii="Times New Roman" w:hAnsi="Times New Roman" w:cs="Times New Roman"/>
            <w:sz w:val="24"/>
            <w:szCs w:val="24"/>
          </w:rPr>
          <w:delText>of uncertainty</w:delText>
        </w:r>
        <w:r w:rsidR="001A544B" w:rsidDel="00D85E86">
          <w:rPr>
            <w:rFonts w:ascii="Times New Roman" w:hAnsi="Times New Roman" w:cs="Times New Roman"/>
            <w:sz w:val="24"/>
            <w:szCs w:val="24"/>
          </w:rPr>
          <w:delText xml:space="preserve">: </w:delText>
        </w:r>
        <w:r w:rsidR="001A544B" w:rsidRPr="00A13108" w:rsidDel="00D85E86">
          <w:rPr>
            <w:rFonts w:ascii="Times New Roman" w:hAnsi="Times New Roman" w:cs="Times New Roman"/>
            <w:sz w:val="24"/>
            <w:szCs w:val="24"/>
          </w:rPr>
          <w:delText xml:space="preserve">political instability and corruption; weak governance; systemic crisis; climate change; and land use </w:delText>
        </w:r>
        <w:r w:rsidR="00A32138" w:rsidDel="00D85E86">
          <w:rPr>
            <w:rFonts w:ascii="Times New Roman" w:hAnsi="Times New Roman" w:cs="Times New Roman"/>
            <w:sz w:val="24"/>
            <w:szCs w:val="24"/>
          </w:rPr>
          <w:delText>constraints</w:delText>
        </w:r>
      </w:del>
      <w:del w:id="159" w:author="Joseph Bennett" w:date="2020-04-14T08:24:00Z">
        <w:r w:rsidR="001A544B" w:rsidRPr="00A13108" w:rsidDel="00941F0E">
          <w:rPr>
            <w:rFonts w:ascii="Times New Roman" w:hAnsi="Times New Roman" w:cs="Times New Roman"/>
            <w:sz w:val="24"/>
            <w:szCs w:val="24"/>
          </w:rPr>
          <w:delText>.</w:delText>
        </w:r>
        <w:r w:rsidR="006371C5" w:rsidDel="00941F0E">
          <w:rPr>
            <w:rFonts w:ascii="Times New Roman" w:hAnsi="Times New Roman" w:cs="Times New Roman"/>
            <w:sz w:val="24"/>
            <w:szCs w:val="24"/>
          </w:rPr>
          <w:delText xml:space="preserve"> </w:delText>
        </w:r>
      </w:del>
      <w:del w:id="160" w:author="Joseph Bennett" w:date="2020-04-13T09:45:00Z">
        <w:r w:rsidR="00876DA9" w:rsidDel="00A508FD">
          <w:rPr>
            <w:rFonts w:ascii="Times New Roman" w:hAnsi="Times New Roman" w:cs="Times New Roman"/>
            <w:sz w:val="24"/>
            <w:szCs w:val="24"/>
          </w:rPr>
          <w:delText>W</w:delText>
        </w:r>
      </w:del>
      <w:ins w:id="161" w:author="Joseph Bennett" w:date="2020-04-13T09:45:00Z">
        <w:r w:rsidR="00A508FD">
          <w:rPr>
            <w:rFonts w:ascii="Times New Roman" w:hAnsi="Times New Roman" w:cs="Times New Roman"/>
            <w:sz w:val="24"/>
            <w:szCs w:val="24"/>
          </w:rPr>
          <w:t xml:space="preserve">To </w:t>
        </w:r>
      </w:ins>
      <w:ins w:id="162" w:author="Joseph Bennett" w:date="2020-04-14T08:24:00Z">
        <w:r w:rsidR="00941F0E">
          <w:rPr>
            <w:rFonts w:ascii="Times New Roman" w:hAnsi="Times New Roman" w:cs="Times New Roman"/>
            <w:sz w:val="24"/>
            <w:szCs w:val="24"/>
          </w:rPr>
          <w:t>identify candidate areas for protection</w:t>
        </w:r>
      </w:ins>
      <w:ins w:id="163" w:author="Joseph Bennett" w:date="2020-04-13T09:45:00Z">
        <w:r w:rsidR="00A508FD">
          <w:rPr>
            <w:rFonts w:ascii="Times New Roman" w:hAnsi="Times New Roman" w:cs="Times New Roman"/>
            <w:sz w:val="24"/>
            <w:szCs w:val="24"/>
          </w:rPr>
          <w:t>, w</w:t>
        </w:r>
      </w:ins>
      <w:r w:rsidR="00876DA9">
        <w:rPr>
          <w:rFonts w:ascii="Times New Roman" w:hAnsi="Times New Roman" w:cs="Times New Roman"/>
          <w:sz w:val="24"/>
          <w:szCs w:val="24"/>
        </w:rPr>
        <w:t xml:space="preserve">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r w:rsidR="00876DA9">
        <w:rPr>
          <w:rFonts w:ascii="Times New Roman" w:hAnsi="Times New Roman" w:cs="Times New Roman"/>
          <w:sz w:val="24"/>
          <w:szCs w:val="24"/>
        </w:rPr>
        <w:t xml:space="preserve"> accounting for uncertainty</w:t>
      </w:r>
      <w:r w:rsidR="00876DA9" w:rsidRPr="00A13108">
        <w:rPr>
          <w:rFonts w:ascii="Times New Roman" w:hAnsi="Times New Roman" w:cs="Times New Roman"/>
          <w:sz w:val="24"/>
          <w:szCs w:val="24"/>
        </w:rPr>
        <w:t xml:space="preserve"> in the problem formulation. </w:t>
      </w:r>
      <w:ins w:id="164" w:author="Joseph Bennett" w:date="2020-04-13T10:38:00Z">
        <w:r w:rsidR="00E866B1">
          <w:rPr>
            <w:rFonts w:ascii="Times New Roman" w:hAnsi="Times New Roman" w:cs="Times New Roman"/>
            <w:sz w:val="24"/>
            <w:szCs w:val="24"/>
          </w:rPr>
          <w:t>[WHAT ABOUT A SENTENCE ON HOW WE DO THIS</w:t>
        </w:r>
      </w:ins>
      <w:ins w:id="165" w:author="Joseph Bennett" w:date="2020-04-13T13:25:00Z">
        <w:r w:rsidR="005A4A2C">
          <w:rPr>
            <w:rFonts w:ascii="Times New Roman" w:hAnsi="Times New Roman" w:cs="Times New Roman"/>
            <w:sz w:val="24"/>
            <w:szCs w:val="24"/>
          </w:rPr>
          <w:t xml:space="preserve">, SINCE METHODS </w:t>
        </w:r>
      </w:ins>
      <w:ins w:id="166" w:author="Joseph Bennett" w:date="2020-04-14T09:05:00Z">
        <w:r w:rsidR="007778E4">
          <w:rPr>
            <w:rFonts w:ascii="Times New Roman" w:hAnsi="Times New Roman" w:cs="Times New Roman"/>
            <w:sz w:val="24"/>
            <w:szCs w:val="24"/>
          </w:rPr>
          <w:t>HAVE TO BE</w:t>
        </w:r>
      </w:ins>
      <w:ins w:id="167" w:author="Joseph Bennett" w:date="2020-04-13T13:25:00Z">
        <w:r w:rsidR="005A4A2C">
          <w:rPr>
            <w:rFonts w:ascii="Times New Roman" w:hAnsi="Times New Roman" w:cs="Times New Roman"/>
            <w:sz w:val="24"/>
            <w:szCs w:val="24"/>
          </w:rPr>
          <w:t xml:space="preserve"> STUCK AT THE END</w:t>
        </w:r>
      </w:ins>
      <w:ins w:id="168" w:author="Joseph Bennett" w:date="2020-04-13T10:38:00Z">
        <w:r w:rsidR="00E866B1">
          <w:rPr>
            <w:rFonts w:ascii="Times New Roman" w:hAnsi="Times New Roman" w:cs="Times New Roman"/>
            <w:sz w:val="24"/>
            <w:szCs w:val="24"/>
          </w:rPr>
          <w:t>?</w:t>
        </w:r>
      </w:ins>
      <w:ins w:id="169" w:author="Joseph Bennett" w:date="2020-04-14T08:31:00Z">
        <w:r w:rsidR="00DF7F0C">
          <w:rPr>
            <w:rFonts w:ascii="Times New Roman" w:hAnsi="Times New Roman" w:cs="Times New Roman"/>
            <w:sz w:val="24"/>
            <w:szCs w:val="24"/>
          </w:rPr>
          <w:t xml:space="preserve"> COULD STATE THE OBJECTIVES CLEARLY TOO. MAKE </w:t>
        </w:r>
      </w:ins>
      <w:ins w:id="170" w:author="Joseph Bennett" w:date="2020-04-14T08:32:00Z">
        <w:r w:rsidR="00DF7F0C">
          <w:rPr>
            <w:rFonts w:ascii="Times New Roman" w:hAnsi="Times New Roman" w:cs="Times New Roman"/>
            <w:sz w:val="24"/>
            <w:szCs w:val="24"/>
          </w:rPr>
          <w:t>SENSE?</w:t>
        </w:r>
      </w:ins>
      <w:ins w:id="171" w:author="Joseph Bennett" w:date="2020-04-13T10:38:00Z">
        <w:r w:rsidR="00E866B1">
          <w:rPr>
            <w:rFonts w:ascii="Times New Roman" w:hAnsi="Times New Roman" w:cs="Times New Roman"/>
            <w:sz w:val="24"/>
            <w:szCs w:val="24"/>
          </w:rPr>
          <w:t>]</w:t>
        </w:r>
      </w:ins>
    </w:p>
    <w:p w14:paraId="6A601202" w14:textId="21BEB24C" w:rsidR="004A6B89" w:rsidRDefault="004A6B89" w:rsidP="00BC1C25">
      <w:pPr>
        <w:spacing w:before="240" w:after="0" w:line="480" w:lineRule="auto"/>
        <w:rPr>
          <w:rFonts w:ascii="Times New Roman" w:hAnsi="Times New Roman" w:cs="Times New Roman"/>
          <w:sz w:val="24"/>
          <w:szCs w:val="24"/>
        </w:rPr>
      </w:pPr>
      <w:del w:id="172" w:author="Joseph Bennett" w:date="2020-04-13T13:20:00Z">
        <w:r w:rsidRPr="00A13108" w:rsidDel="004F4DC3">
          <w:rPr>
            <w:rFonts w:ascii="Times New Roman" w:hAnsi="Times New Roman" w:cs="Times New Roman"/>
            <w:sz w:val="24"/>
            <w:szCs w:val="24"/>
          </w:rPr>
          <w:delText xml:space="preserve">We </w:delText>
        </w:r>
      </w:del>
      <w:del w:id="173" w:author="Joseph Bennett" w:date="2020-04-13T09:42:00Z">
        <w:r w:rsidRPr="00A13108" w:rsidDel="00D85E86">
          <w:rPr>
            <w:rFonts w:ascii="Times New Roman" w:hAnsi="Times New Roman" w:cs="Times New Roman"/>
            <w:sz w:val="24"/>
            <w:szCs w:val="24"/>
          </w:rPr>
          <w:delText xml:space="preserve">include </w:delText>
        </w:r>
        <w:r w:rsidR="00876DA9" w:rsidDel="00D85E86">
          <w:rPr>
            <w:rFonts w:ascii="Times New Roman" w:hAnsi="Times New Roman" w:cs="Times New Roman"/>
            <w:sz w:val="24"/>
            <w:szCs w:val="24"/>
          </w:rPr>
          <w:delText xml:space="preserve">three broad groups of uncertainties </w:delText>
        </w:r>
        <w:r w:rsidRPr="00A13108" w:rsidDel="00D85E86">
          <w:rPr>
            <w:rFonts w:ascii="Times New Roman" w:hAnsi="Times New Roman" w:cs="Times New Roman"/>
            <w:sz w:val="24"/>
            <w:szCs w:val="24"/>
          </w:rPr>
          <w:delText>i) socioeconomic uncertainty, ii) land</w:delText>
        </w:r>
        <w:r w:rsidR="0070423F" w:rsidDel="00D85E86">
          <w:rPr>
            <w:rFonts w:ascii="Times New Roman" w:hAnsi="Times New Roman" w:cs="Times New Roman"/>
            <w:sz w:val="24"/>
            <w:szCs w:val="24"/>
          </w:rPr>
          <w:delText>-</w:delText>
        </w:r>
        <w:r w:rsidRPr="00A13108" w:rsidDel="00D85E86">
          <w:rPr>
            <w:rFonts w:ascii="Times New Roman" w:hAnsi="Times New Roman" w:cs="Times New Roman"/>
            <w:sz w:val="24"/>
            <w:szCs w:val="24"/>
          </w:rPr>
          <w:delText xml:space="preserve">use </w:delText>
        </w:r>
        <w:r w:rsidR="0039254E" w:rsidDel="00D85E86">
          <w:rPr>
            <w:rFonts w:ascii="Times New Roman" w:hAnsi="Times New Roman" w:cs="Times New Roman"/>
            <w:sz w:val="24"/>
            <w:szCs w:val="24"/>
          </w:rPr>
          <w:delText>constraints</w:delText>
        </w:r>
        <w:r w:rsidRPr="00A13108" w:rsidDel="00D85E86">
          <w:rPr>
            <w:rFonts w:ascii="Times New Roman" w:hAnsi="Times New Roman" w:cs="Times New Roman"/>
            <w:sz w:val="24"/>
            <w:szCs w:val="24"/>
          </w:rPr>
          <w:delText xml:space="preserve">, iii) climate uncertainty, while maximizing the protection of </w:delText>
        </w:r>
        <w:commentRangeStart w:id="174"/>
        <w:r w:rsidRPr="00A13108" w:rsidDel="00D85E86">
          <w:rPr>
            <w:rFonts w:ascii="Times New Roman" w:hAnsi="Times New Roman" w:cs="Times New Roman"/>
            <w:sz w:val="24"/>
            <w:szCs w:val="24"/>
          </w:rPr>
          <w:delText xml:space="preserve">30930 </w:delText>
        </w:r>
        <w:commentRangeEnd w:id="174"/>
        <w:r w:rsidR="00876DA9" w:rsidDel="00D85E86">
          <w:rPr>
            <w:rStyle w:val="CommentReference"/>
          </w:rPr>
          <w:commentReference w:id="174"/>
        </w:r>
        <w:r w:rsidRPr="00A13108" w:rsidDel="00D85E86">
          <w:rPr>
            <w:rFonts w:ascii="Times New Roman" w:hAnsi="Times New Roman" w:cs="Times New Roman"/>
            <w:sz w:val="24"/>
            <w:szCs w:val="24"/>
          </w:rPr>
          <w:delText xml:space="preserve">vertebrate species globally. </w:delText>
        </w:r>
      </w:del>
    </w:p>
    <w:p w14:paraId="05A4A0D0" w14:textId="264340D1" w:rsidR="008136D4" w:rsidRDefault="00B30AF2" w:rsidP="00BC1C25">
      <w:pPr>
        <w:spacing w:before="24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We created </w:t>
      </w:r>
      <w:r w:rsidR="00E07580">
        <w:rPr>
          <w:rFonts w:ascii="Times New Roman" w:eastAsia="Times New Roman" w:hAnsi="Times New Roman" w:cs="Times New Roman"/>
          <w:sz w:val="24"/>
          <w:szCs w:val="24"/>
        </w:rPr>
        <w:t xml:space="preserve">eight </w:t>
      </w:r>
      <w:r>
        <w:rPr>
          <w:rFonts w:ascii="Times New Roman" w:eastAsia="Times New Roman" w:hAnsi="Times New Roman" w:cs="Times New Roman"/>
          <w:sz w:val="24"/>
          <w:szCs w:val="24"/>
        </w:rPr>
        <w:t>planning scenarios using vertebrate species data from the IUCN Red List 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 as well as one baseline scenario where we do not include a measure of uncertainty</w:t>
      </w:r>
      <w:r w:rsidR="007E5426">
        <w:rPr>
          <w:rFonts w:ascii="Times New Roman" w:eastAsia="Times New Roman" w:hAnsi="Times New Roman" w:cs="Times New Roman"/>
          <w:sz w:val="24"/>
          <w:szCs w:val="24"/>
        </w:rPr>
        <w:t>, representing the classical approach to solving these kinds of problems</w:t>
      </w:r>
      <w:r w:rsidR="00572248">
        <w:rPr>
          <w:rFonts w:ascii="Times New Roman" w:eastAsia="Times New Roman" w:hAnsi="Times New Roman" w:cs="Times New Roman"/>
          <w:sz w:val="24"/>
          <w:szCs w:val="24"/>
        </w:rPr>
        <w:t xml:space="preserve"> (</w:t>
      </w:r>
      <w:r w:rsidR="00572248" w:rsidRPr="00CC22BD">
        <w:rPr>
          <w:rFonts w:ascii="Times New Roman" w:eastAsia="Times New Roman" w:hAnsi="Times New Roman" w:cs="Times New Roman"/>
          <w:sz w:val="24"/>
          <w:szCs w:val="24"/>
          <w:highlight w:val="yellow"/>
        </w:rPr>
        <w:t>ref</w:t>
      </w:r>
      <w:r w:rsidR="00572248">
        <w:rPr>
          <w:rFonts w:ascii="Times New Roman" w:eastAsia="Times New Roman" w:hAnsi="Times New Roman" w:cs="Times New Roman"/>
          <w:sz w:val="24"/>
          <w:szCs w:val="24"/>
        </w:rPr>
        <w:t>)</w:t>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w:t>
      </w:r>
      <w:del w:id="175" w:author="Joseph Bennett" w:date="2020-04-13T09:46:00Z">
        <w:r w:rsidR="003C723A" w:rsidDel="00A508FD">
          <w:rPr>
            <w:rFonts w:ascii="Times New Roman" w:eastAsia="Times New Roman" w:hAnsi="Times New Roman" w:cs="Times New Roman"/>
            <w:sz w:val="24"/>
            <w:szCs w:val="24"/>
          </w:rPr>
          <w:delText xml:space="preserve">forced </w:delText>
        </w:r>
      </w:del>
      <w:ins w:id="176" w:author="Joseph Bennett" w:date="2020-04-13T09:46:00Z">
        <w:r w:rsidR="00A508FD">
          <w:rPr>
            <w:rFonts w:ascii="Times New Roman" w:eastAsia="Times New Roman" w:hAnsi="Times New Roman" w:cs="Times New Roman"/>
            <w:sz w:val="24"/>
            <w:szCs w:val="24"/>
          </w:rPr>
          <w:t xml:space="preserve">incorporated current </w:t>
        </w:r>
      </w:ins>
      <w:r w:rsidR="003C723A">
        <w:rPr>
          <w:rFonts w:ascii="Times New Roman" w:eastAsia="Times New Roman" w:hAnsi="Times New Roman" w:cs="Times New Roman"/>
          <w:sz w:val="24"/>
          <w:szCs w:val="24"/>
        </w:rPr>
        <w:t xml:space="preserve">protected areas </w:t>
      </w:r>
      <w:del w:id="177" w:author="Joseph Bennett" w:date="2020-04-13T09:46:00Z">
        <w:r w:rsidR="003C723A" w:rsidDel="00A508FD">
          <w:rPr>
            <w:rFonts w:ascii="Times New Roman" w:eastAsia="Times New Roman" w:hAnsi="Times New Roman" w:cs="Times New Roman"/>
            <w:sz w:val="24"/>
            <w:szCs w:val="24"/>
          </w:rPr>
          <w:delText>to be part of the</w:delText>
        </w:r>
      </w:del>
      <w:ins w:id="178" w:author="Joseph Bennett" w:date="2020-04-13T09:46:00Z">
        <w:r w:rsidR="00A508FD">
          <w:rPr>
            <w:rFonts w:ascii="Times New Roman" w:eastAsia="Times New Roman" w:hAnsi="Times New Roman" w:cs="Times New Roman"/>
            <w:sz w:val="24"/>
            <w:szCs w:val="24"/>
          </w:rPr>
          <w:t>in our</w:t>
        </w:r>
      </w:ins>
      <w:r w:rsidR="003C723A">
        <w:rPr>
          <w:rFonts w:ascii="Times New Roman" w:eastAsia="Times New Roman" w:hAnsi="Times New Roman" w:cs="Times New Roman"/>
          <w:sz w:val="24"/>
          <w:szCs w:val="24"/>
        </w:rPr>
        <w:t xml:space="preserve"> solution</w:t>
      </w:r>
      <w:ins w:id="179" w:author="Joseph Bennett" w:date="2020-04-13T09:46:00Z">
        <w:r w:rsidR="00A508FD">
          <w:rPr>
            <w:rFonts w:ascii="Times New Roman" w:eastAsia="Times New Roman" w:hAnsi="Times New Roman" w:cs="Times New Roman"/>
            <w:sz w:val="24"/>
            <w:szCs w:val="24"/>
          </w:rPr>
          <w:t>s</w:t>
        </w:r>
      </w:ins>
      <w:r w:rsidR="003C723A">
        <w:rPr>
          <w:rFonts w:ascii="Times New Roman" w:eastAsia="Times New Roman" w:hAnsi="Times New Roman" w:cs="Times New Roman"/>
          <w:sz w:val="24"/>
          <w:szCs w:val="24"/>
        </w:rPr>
        <w:t xml:space="preserve">. </w:t>
      </w:r>
      <w:r w:rsidR="00C21D0E">
        <w:rPr>
          <w:rFonts w:ascii="Times New Roman" w:eastAsia="Times New Roman" w:hAnsi="Times New Roman" w:cs="Times New Roman"/>
          <w:sz w:val="24"/>
          <w:szCs w:val="24"/>
        </w:rPr>
        <w:t xml:space="preserve">For each scenario we set a 30% </w:t>
      </w:r>
      <w:r w:rsidR="00B64358">
        <w:rPr>
          <w:rFonts w:ascii="Times New Roman" w:eastAsia="Times New Roman" w:hAnsi="Times New Roman" w:cs="Times New Roman"/>
          <w:sz w:val="24"/>
          <w:szCs w:val="24"/>
        </w:rPr>
        <w:t xml:space="preserve">protection </w:t>
      </w:r>
      <w:r w:rsidR="00C21D0E">
        <w:rPr>
          <w:rFonts w:ascii="Times New Roman" w:eastAsia="Times New Roman" w:hAnsi="Times New Roman" w:cs="Times New Roman"/>
          <w:sz w:val="24"/>
          <w:szCs w:val="24"/>
        </w:rPr>
        <w:t>target for vertebrate species, in line with guidelines from the IUCN (</w:t>
      </w:r>
      <w:r w:rsidR="00C21D0E" w:rsidRPr="00CC22BD">
        <w:rPr>
          <w:rFonts w:ascii="Times New Roman" w:eastAsia="Times New Roman" w:hAnsi="Times New Roman" w:cs="Times New Roman"/>
          <w:sz w:val="24"/>
          <w:szCs w:val="24"/>
          <w:highlight w:val="yellow"/>
        </w:rPr>
        <w:t>ref</w:t>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r w:rsidR="00B64358">
        <w:rPr>
          <w:rFonts w:ascii="Times New Roman" w:eastAsia="Times New Roman" w:hAnsi="Times New Roman" w:cs="Times New Roman"/>
          <w:sz w:val="24"/>
          <w:szCs w:val="24"/>
        </w:rPr>
        <w:t>To investigate the effects of including our three uncertainty metrics, w</w:t>
      </w:r>
      <w:r w:rsidR="0085304E">
        <w:rPr>
          <w:rFonts w:ascii="Times New Roman" w:eastAsia="Times New Roman" w:hAnsi="Times New Roman" w:cs="Times New Roman"/>
          <w:sz w:val="24"/>
          <w:szCs w:val="24"/>
        </w:rPr>
        <w:t>e then compared the spatial representation of each scenario at the global</w:t>
      </w:r>
      <w:r w:rsidR="00B64358">
        <w:rPr>
          <w:rFonts w:ascii="Times New Roman" w:eastAsia="Times New Roman" w:hAnsi="Times New Roman" w:cs="Times New Roman"/>
          <w:sz w:val="24"/>
          <w:szCs w:val="24"/>
        </w:rPr>
        <w:t xml:space="preserve"> and</w:t>
      </w:r>
      <w:r w:rsidR="0085304E">
        <w:rPr>
          <w:rFonts w:ascii="Times New Roman" w:eastAsia="Times New Roman" w:hAnsi="Times New Roman" w:cs="Times New Roman"/>
          <w:sz w:val="24"/>
          <w:szCs w:val="24"/>
        </w:rPr>
        <w:t xml:space="preserve"> country scale</w:t>
      </w:r>
      <w:r w:rsidR="004E470C">
        <w:rPr>
          <w:rFonts w:ascii="Times New Roman" w:eastAsia="Times New Roman" w:hAnsi="Times New Roman" w:cs="Times New Roman"/>
          <w:sz w:val="24"/>
          <w:szCs w:val="24"/>
        </w:rPr>
        <w:t xml:space="preserve">. </w:t>
      </w:r>
      <w:r w:rsidR="00777BD7">
        <w:rPr>
          <w:rFonts w:ascii="Times New Roman" w:eastAsia="Times New Roman" w:hAnsi="Times New Roman" w:cs="Times New Roman"/>
          <w:sz w:val="24"/>
          <w:szCs w:val="24"/>
        </w:rPr>
        <w:t>Last,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p>
    <w:p w14:paraId="20B75736" w14:textId="150650FF" w:rsidR="00A70097" w:rsidDel="00DF7F0C" w:rsidRDefault="00A70097" w:rsidP="00DF7F0C">
      <w:pPr>
        <w:keepNext/>
        <w:spacing w:line="480" w:lineRule="auto"/>
        <w:rPr>
          <w:del w:id="180" w:author="Joseph Bennett" w:date="2020-04-14T08:35:00Z"/>
          <w:rFonts w:ascii="Times New Roman" w:hAnsi="Times New Roman" w:cs="Times New Roman"/>
          <w:b/>
          <w:bCs/>
          <w:sz w:val="24"/>
          <w:szCs w:val="24"/>
        </w:rPr>
      </w:pPr>
    </w:p>
    <w:p w14:paraId="2E5DFBEA" w14:textId="77777777" w:rsidR="00DF7F0C" w:rsidRDefault="00DF7F0C" w:rsidP="00BC1C25">
      <w:pPr>
        <w:spacing w:line="480" w:lineRule="auto"/>
        <w:rPr>
          <w:ins w:id="181" w:author="Joseph Bennett" w:date="2020-04-14T08:35:00Z"/>
          <w:rFonts w:ascii="Times New Roman" w:hAnsi="Times New Roman" w:cs="Times New Roman"/>
          <w:sz w:val="24"/>
          <w:szCs w:val="24"/>
        </w:rPr>
      </w:pPr>
    </w:p>
    <w:p w14:paraId="7D7DD3D5" w14:textId="1CA63200" w:rsidR="00017AE9" w:rsidRPr="003C0EE9" w:rsidDel="00DF7F0C" w:rsidRDefault="00017AE9" w:rsidP="00BC1C25">
      <w:pPr>
        <w:spacing w:line="480" w:lineRule="auto"/>
        <w:rPr>
          <w:del w:id="182" w:author="Joseph Bennett" w:date="2020-04-14T08:35:00Z"/>
          <w:rFonts w:ascii="Times New Roman" w:hAnsi="Times New Roman" w:cs="Times New Roman"/>
          <w:b/>
          <w:bCs/>
          <w:sz w:val="24"/>
          <w:szCs w:val="24"/>
        </w:rPr>
      </w:pPr>
      <w:commentRangeStart w:id="183"/>
      <w:del w:id="184" w:author="Joseph Bennett" w:date="2020-04-14T08:35:00Z">
        <w:r w:rsidRPr="003C0EE9" w:rsidDel="00DF7F0C">
          <w:rPr>
            <w:rFonts w:ascii="Times New Roman" w:hAnsi="Times New Roman" w:cs="Times New Roman"/>
            <w:b/>
            <w:bCs/>
            <w:sz w:val="24"/>
            <w:szCs w:val="24"/>
          </w:rPr>
          <w:delText>Results</w:delText>
        </w:r>
        <w:commentRangeEnd w:id="183"/>
        <w:r w:rsidR="009B4049" w:rsidDel="00DF7F0C">
          <w:rPr>
            <w:rStyle w:val="CommentReference"/>
          </w:rPr>
          <w:commentReference w:id="183"/>
        </w:r>
      </w:del>
    </w:p>
    <w:p w14:paraId="1B9B3B13" w14:textId="616D6A1F" w:rsidR="00A508FD" w:rsidRDefault="00A508FD" w:rsidP="00BC1C25">
      <w:pPr>
        <w:keepNext/>
        <w:spacing w:line="480" w:lineRule="auto"/>
        <w:rPr>
          <w:ins w:id="185" w:author="Joseph Bennett" w:date="2020-04-13T09:52:00Z"/>
          <w:rFonts w:ascii="Times New Roman" w:hAnsi="Times New Roman" w:cs="Times New Roman"/>
          <w:sz w:val="24"/>
          <w:szCs w:val="24"/>
        </w:rPr>
      </w:pPr>
      <w:ins w:id="186" w:author="Joseph Bennett" w:date="2020-04-13T09:49:00Z">
        <w:r>
          <w:rPr>
            <w:rFonts w:ascii="Times New Roman" w:hAnsi="Times New Roman" w:cs="Times New Roman"/>
            <w:sz w:val="24"/>
            <w:szCs w:val="24"/>
          </w:rPr>
          <w:t xml:space="preserve">We found that priority areas for </w:t>
        </w:r>
      </w:ins>
      <w:ins w:id="187" w:author="Joseph Bennett" w:date="2020-04-13T09:51:00Z">
        <w:r>
          <w:rPr>
            <w:rFonts w:ascii="Times New Roman" w:hAnsi="Times New Roman" w:cs="Times New Roman"/>
            <w:sz w:val="24"/>
            <w:szCs w:val="24"/>
          </w:rPr>
          <w:t>conservation to meet the 30% target</w:t>
        </w:r>
      </w:ins>
      <w:ins w:id="188" w:author="Joseph Bennett" w:date="2020-04-13T09:49:00Z">
        <w:r>
          <w:rPr>
            <w:rFonts w:ascii="Times New Roman" w:hAnsi="Times New Roman" w:cs="Times New Roman"/>
            <w:sz w:val="24"/>
            <w:szCs w:val="24"/>
          </w:rPr>
          <w:t xml:space="preserve"> varied substantially among scenarios, </w:t>
        </w:r>
      </w:ins>
      <w:ins w:id="189" w:author="Joseph Bennett" w:date="2020-04-13T09:50:00Z">
        <w:r>
          <w:rPr>
            <w:rFonts w:ascii="Times New Roman" w:hAnsi="Times New Roman" w:cs="Times New Roman"/>
            <w:sz w:val="24"/>
            <w:szCs w:val="24"/>
          </w:rPr>
          <w:t>despite relatively similar overall extent (Fig. 1</w:t>
        </w:r>
      </w:ins>
      <w:ins w:id="190" w:author="Joseph Bennett" w:date="2020-04-13T09:51:00Z">
        <w:r>
          <w:rPr>
            <w:rFonts w:ascii="Times New Roman" w:hAnsi="Times New Roman" w:cs="Times New Roman"/>
            <w:sz w:val="24"/>
            <w:szCs w:val="24"/>
          </w:rPr>
          <w:t>; Table 1</w:t>
        </w:r>
      </w:ins>
      <w:ins w:id="191" w:author="Joseph Bennett" w:date="2020-04-13T09:50:00Z">
        <w:r>
          <w:rPr>
            <w:rFonts w:ascii="Times New Roman" w:hAnsi="Times New Roman" w:cs="Times New Roman"/>
            <w:sz w:val="24"/>
            <w:szCs w:val="24"/>
          </w:rPr>
          <w:t xml:space="preserve">). </w:t>
        </w:r>
      </w:ins>
      <w:ins w:id="192" w:author="Joseph Bennett" w:date="2020-04-14T08:34:00Z">
        <w:r w:rsidR="00DF7F0C">
          <w:rPr>
            <w:rFonts w:ascii="Times New Roman" w:hAnsi="Times New Roman" w:cs="Times New Roman"/>
            <w:sz w:val="24"/>
            <w:szCs w:val="24"/>
          </w:rPr>
          <w:t xml:space="preserve">At the national scale, results were very different among scenarios for some countries, but not others. For example, for Libya, which is </w:t>
        </w:r>
        <w:commentRangeStart w:id="193"/>
        <w:r w:rsidR="00DF7F0C">
          <w:rPr>
            <w:rFonts w:ascii="Times New Roman" w:hAnsi="Times New Roman" w:cs="Times New Roman"/>
            <w:sz w:val="24"/>
            <w:szCs w:val="24"/>
          </w:rPr>
          <w:t>suffering from conflict</w:t>
        </w:r>
        <w:commentRangeEnd w:id="193"/>
        <w:r w:rsidR="00DF7F0C">
          <w:rPr>
            <w:rStyle w:val="CommentReference"/>
          </w:rPr>
          <w:commentReference w:id="193"/>
        </w:r>
        <w:r w:rsidR="00DF7F0C">
          <w:rPr>
            <w:rFonts w:ascii="Times New Roman" w:hAnsi="Times New Roman" w:cs="Times New Roman"/>
            <w:sz w:val="24"/>
            <w:szCs w:val="24"/>
          </w:rPr>
          <w:t xml:space="preserve">, but </w:t>
        </w:r>
        <w:r w:rsidR="00DF7F0C">
          <w:rPr>
            <w:rFonts w:ascii="Times New Roman" w:hAnsi="Times New Roman" w:cs="Times New Roman"/>
            <w:sz w:val="24"/>
            <w:szCs w:val="24"/>
          </w:rPr>
          <w:t>has low predicted</w:t>
        </w:r>
        <w:r w:rsidR="00DF7F0C">
          <w:rPr>
            <w:rFonts w:ascii="Times New Roman" w:hAnsi="Times New Roman" w:cs="Times New Roman"/>
            <w:sz w:val="24"/>
            <w:szCs w:val="24"/>
          </w:rPr>
          <w:t xml:space="preserve"> land use change and climate uncertainty (Figures S1-3), the scenario including socio-economic uncertainty would lead to a selection of only </w:t>
        </w:r>
        <w:commentRangeStart w:id="194"/>
        <w:commentRangeStart w:id="195"/>
        <w:r w:rsidR="00DF7F0C">
          <w:rPr>
            <w:rFonts w:ascii="Times New Roman" w:hAnsi="Times New Roman" w:cs="Times New Roman"/>
            <w:sz w:val="24"/>
            <w:szCs w:val="24"/>
          </w:rPr>
          <w:t xml:space="preserve">11% of land included in the baseline scenario </w:t>
        </w:r>
        <w:commentRangeEnd w:id="194"/>
        <w:r w:rsidR="00DF7F0C">
          <w:rPr>
            <w:rStyle w:val="CommentReference"/>
          </w:rPr>
          <w:commentReference w:id="194"/>
        </w:r>
        <w:commentRangeEnd w:id="195"/>
        <w:r w:rsidR="00DF7F0C">
          <w:rPr>
            <w:rStyle w:val="CommentReference"/>
          </w:rPr>
          <w:commentReference w:id="195"/>
        </w:r>
        <w:r w:rsidR="00DF7F0C">
          <w:rPr>
            <w:rFonts w:ascii="Times New Roman" w:hAnsi="Times New Roman" w:cs="Times New Roman"/>
            <w:sz w:val="24"/>
            <w:szCs w:val="24"/>
          </w:rPr>
          <w:t xml:space="preserve">(Table S1). If the focus </w:t>
        </w:r>
        <w:commentRangeStart w:id="196"/>
        <w:r w:rsidR="00DF7F0C">
          <w:rPr>
            <w:rFonts w:ascii="Times New Roman" w:hAnsi="Times New Roman" w:cs="Times New Roman"/>
            <w:sz w:val="24"/>
            <w:szCs w:val="24"/>
          </w:rPr>
          <w:t>is</w:t>
        </w:r>
      </w:ins>
      <w:commentRangeEnd w:id="196"/>
      <w:ins w:id="197" w:author="Joseph Bennett" w:date="2020-04-14T08:35:00Z">
        <w:r w:rsidR="00DF7F0C">
          <w:rPr>
            <w:rStyle w:val="CommentReference"/>
          </w:rPr>
          <w:commentReference w:id="196"/>
        </w:r>
      </w:ins>
      <w:ins w:id="198" w:author="Joseph Bennett" w:date="2020-04-14T08:34:00Z">
        <w:r w:rsidR="00DF7F0C">
          <w:rPr>
            <w:rFonts w:ascii="Times New Roman" w:hAnsi="Times New Roman" w:cs="Times New Roman"/>
            <w:sz w:val="24"/>
            <w:szCs w:val="24"/>
          </w:rPr>
          <w:t xml:space="preserve"> on land use change or climate only, the protected area required to meet the target would increase by 105% and 124% respectively, compared to the baseline scenario. Including all three metrics at the same time leads to 103% selection compared to baseline. </w:t>
        </w:r>
        <w:commentRangeStart w:id="199"/>
        <w:commentRangeStart w:id="200"/>
        <w:r w:rsidR="00DF7F0C">
          <w:rPr>
            <w:rFonts w:ascii="Times New Roman" w:hAnsi="Times New Roman" w:cs="Times New Roman"/>
            <w:sz w:val="24"/>
            <w:szCs w:val="24"/>
          </w:rPr>
          <w:t>In</w:t>
        </w:r>
        <w:commentRangeEnd w:id="199"/>
        <w:r w:rsidR="00DF7F0C">
          <w:rPr>
            <w:rStyle w:val="CommentReference"/>
          </w:rPr>
          <w:commentReference w:id="199"/>
        </w:r>
        <w:r w:rsidR="00DF7F0C">
          <w:rPr>
            <w:rFonts w:ascii="Times New Roman" w:hAnsi="Times New Roman" w:cs="Times New Roman"/>
            <w:sz w:val="24"/>
            <w:szCs w:val="24"/>
          </w:rPr>
          <w:t xml:space="preserve"> contrast, for Indonesia, a country of similar size to Libya but low levels of internal conflict the </w:t>
        </w:r>
        <w:commentRangeEnd w:id="200"/>
        <w:r w:rsidR="00DF7F0C">
          <w:rPr>
            <w:rStyle w:val="CommentReference"/>
          </w:rPr>
          <w:commentReference w:id="200"/>
        </w:r>
        <w:r w:rsidR="00DF7F0C">
          <w:rPr>
            <w:rFonts w:ascii="Times New Roman" w:hAnsi="Times New Roman" w:cs="Times New Roman"/>
            <w:sz w:val="24"/>
            <w:szCs w:val="24"/>
          </w:rPr>
          <w:t xml:space="preserve">protected area needed to achieve the target only </w:t>
        </w:r>
        <w:r w:rsidR="00DF7F0C">
          <w:rPr>
            <w:rFonts w:ascii="Times New Roman" w:hAnsi="Times New Roman" w:cs="Times New Roman"/>
            <w:sz w:val="24"/>
            <w:szCs w:val="24"/>
          </w:rPr>
          <w:lastRenderedPageBreak/>
          <w:t xml:space="preserve">varied by 6% across scenarios (99% to 103%), compared to the </w:t>
        </w:r>
        <w:commentRangeStart w:id="201"/>
        <w:r w:rsidR="00DF7F0C">
          <w:rPr>
            <w:rFonts w:ascii="Times New Roman" w:hAnsi="Times New Roman" w:cs="Times New Roman"/>
            <w:sz w:val="24"/>
            <w:szCs w:val="24"/>
          </w:rPr>
          <w:t xml:space="preserve">113% percent variation </w:t>
        </w:r>
        <w:commentRangeEnd w:id="201"/>
        <w:r w:rsidR="00DF7F0C">
          <w:rPr>
            <w:rStyle w:val="CommentReference"/>
          </w:rPr>
          <w:commentReference w:id="201"/>
        </w:r>
        <w:r w:rsidR="00DF7F0C">
          <w:rPr>
            <w:rFonts w:ascii="Times New Roman" w:hAnsi="Times New Roman" w:cs="Times New Roman"/>
            <w:sz w:val="24"/>
            <w:szCs w:val="24"/>
          </w:rPr>
          <w:t>present in Libya.</w:t>
        </w:r>
      </w:ins>
      <w:commentRangeStart w:id="202"/>
      <w:commentRangeStart w:id="203"/>
      <w:del w:id="204" w:author="Joseph Bennett" w:date="2020-04-13T09:51:00Z">
        <w:r w:rsidR="00AF6771" w:rsidDel="00A508FD">
          <w:rPr>
            <w:rFonts w:ascii="Times New Roman" w:hAnsi="Times New Roman" w:cs="Times New Roman"/>
            <w:sz w:val="24"/>
            <w:szCs w:val="24"/>
          </w:rPr>
          <w:delText>D</w:delText>
        </w:r>
        <w:r w:rsidR="00BC1C25" w:rsidDel="00A508FD">
          <w:rPr>
            <w:rFonts w:ascii="Times New Roman" w:hAnsi="Times New Roman" w:cs="Times New Roman"/>
            <w:sz w:val="24"/>
            <w:szCs w:val="24"/>
          </w:rPr>
          <w:delText xml:space="preserve">espite </w:delText>
        </w:r>
        <w:r w:rsidR="00C202BD" w:rsidDel="00A508FD">
          <w:rPr>
            <w:rFonts w:ascii="Times New Roman" w:hAnsi="Times New Roman" w:cs="Times New Roman"/>
            <w:sz w:val="24"/>
            <w:szCs w:val="24"/>
          </w:rPr>
          <w:delText>considerable</w:delText>
        </w:r>
        <w:r w:rsidR="00BC1C25" w:rsidDel="00A508FD">
          <w:rPr>
            <w:rFonts w:ascii="Times New Roman" w:hAnsi="Times New Roman" w:cs="Times New Roman"/>
            <w:sz w:val="24"/>
            <w:szCs w:val="24"/>
          </w:rPr>
          <w:delText xml:space="preserve"> variation</w:delText>
        </w:r>
        <w:r w:rsidR="00C202BD" w:rsidDel="00A508FD">
          <w:rPr>
            <w:rFonts w:ascii="Times New Roman" w:hAnsi="Times New Roman" w:cs="Times New Roman"/>
            <w:sz w:val="24"/>
            <w:szCs w:val="24"/>
          </w:rPr>
          <w:delText xml:space="preserve"> </w:delText>
        </w:r>
        <w:r w:rsidR="008F4932" w:rsidDel="00A508FD">
          <w:rPr>
            <w:rFonts w:ascii="Times New Roman" w:hAnsi="Times New Roman" w:cs="Times New Roman"/>
            <w:sz w:val="24"/>
            <w:szCs w:val="24"/>
          </w:rPr>
          <w:delText xml:space="preserve">in the </w:delText>
        </w:r>
        <w:commentRangeStart w:id="205"/>
        <w:r w:rsidR="00C202BD" w:rsidDel="00A508FD">
          <w:rPr>
            <w:rFonts w:ascii="Times New Roman" w:hAnsi="Times New Roman" w:cs="Times New Roman"/>
            <w:sz w:val="24"/>
            <w:szCs w:val="24"/>
          </w:rPr>
          <w:delText>outcomes</w:delText>
        </w:r>
        <w:commentRangeEnd w:id="205"/>
        <w:r w:rsidR="008F4932" w:rsidDel="00A508FD">
          <w:rPr>
            <w:rStyle w:val="CommentReference"/>
          </w:rPr>
          <w:commentReference w:id="205"/>
        </w:r>
        <w:r w:rsidR="00C202BD" w:rsidDel="00A508FD">
          <w:rPr>
            <w:rFonts w:ascii="Times New Roman" w:hAnsi="Times New Roman" w:cs="Times New Roman"/>
            <w:sz w:val="24"/>
            <w:szCs w:val="24"/>
          </w:rPr>
          <w:delText xml:space="preserve"> among scenarios (Fig. 1)</w:delText>
        </w:r>
        <w:r w:rsidR="00BC1C25" w:rsidDel="00A508FD">
          <w:rPr>
            <w:rFonts w:ascii="Times New Roman" w:hAnsi="Times New Roman" w:cs="Times New Roman"/>
            <w:sz w:val="24"/>
            <w:szCs w:val="24"/>
          </w:rPr>
          <w:delText xml:space="preserve">, the total amount of land required to meet the 30% target for each species did not increase </w:delText>
        </w:r>
        <w:r w:rsidR="00C202BD" w:rsidDel="00A508FD">
          <w:rPr>
            <w:rFonts w:ascii="Times New Roman" w:hAnsi="Times New Roman" w:cs="Times New Roman"/>
            <w:sz w:val="24"/>
            <w:szCs w:val="24"/>
          </w:rPr>
          <w:delText xml:space="preserve">substantially </w:delText>
        </w:r>
        <w:r w:rsidR="00BC1C25" w:rsidDel="00A508FD">
          <w:rPr>
            <w:rFonts w:ascii="Times New Roman" w:hAnsi="Times New Roman" w:cs="Times New Roman"/>
            <w:sz w:val="24"/>
            <w:szCs w:val="24"/>
          </w:rPr>
          <w:delText>between the base scenario of not including any measure of uncertainty and any of the 7 variations including uncertainty measures (Table 1).</w:delText>
        </w:r>
        <w:r w:rsidR="0032443B" w:rsidDel="00A508FD">
          <w:rPr>
            <w:rFonts w:ascii="Times New Roman" w:hAnsi="Times New Roman" w:cs="Times New Roman"/>
            <w:sz w:val="24"/>
            <w:szCs w:val="24"/>
          </w:rPr>
          <w:delText xml:space="preserve"> </w:delText>
        </w:r>
        <w:commentRangeEnd w:id="202"/>
        <w:r w:rsidR="008F4932" w:rsidDel="00A508FD">
          <w:rPr>
            <w:rStyle w:val="CommentReference"/>
          </w:rPr>
          <w:commentReference w:id="202"/>
        </w:r>
      </w:del>
      <w:commentRangeEnd w:id="203"/>
    </w:p>
    <w:p w14:paraId="048AF6A4" w14:textId="0202B26B" w:rsidR="009C1F8B" w:rsidDel="00DF7F0C" w:rsidRDefault="00A508FD" w:rsidP="002F23AF">
      <w:pPr>
        <w:keepNext/>
        <w:spacing w:line="480" w:lineRule="auto"/>
        <w:rPr>
          <w:del w:id="206" w:author="Joseph Bennett" w:date="2020-04-14T08:33:00Z"/>
          <w:rFonts w:ascii="Times New Roman" w:hAnsi="Times New Roman" w:cs="Times New Roman"/>
          <w:sz w:val="24"/>
          <w:szCs w:val="24"/>
        </w:rPr>
      </w:pPr>
      <w:del w:id="207" w:author="Joseph Bennett" w:date="2020-04-13T09:51:00Z">
        <w:r w:rsidDel="00A508FD">
          <w:rPr>
            <w:rStyle w:val="CommentReference"/>
          </w:rPr>
          <w:commentReference w:id="203"/>
        </w:r>
      </w:del>
      <w:del w:id="208" w:author="Joseph Bennett" w:date="2020-04-13T10:03:00Z">
        <w:r w:rsidR="0032443B" w:rsidDel="00886614">
          <w:rPr>
            <w:rFonts w:ascii="Times New Roman" w:hAnsi="Times New Roman" w:cs="Times New Roman"/>
            <w:sz w:val="24"/>
            <w:szCs w:val="24"/>
          </w:rPr>
          <w:delText xml:space="preserve">The scenario that incorporated all three uncertainty metrics only required </w:delText>
        </w:r>
        <w:r w:rsidR="00D00E66" w:rsidDel="00886614">
          <w:rPr>
            <w:rFonts w:ascii="Times New Roman" w:hAnsi="Times New Roman" w:cs="Times New Roman"/>
            <w:sz w:val="24"/>
            <w:szCs w:val="24"/>
          </w:rPr>
          <w:delText>1</w:delText>
        </w:r>
        <w:r w:rsidR="0032443B" w:rsidDel="00886614">
          <w:rPr>
            <w:rFonts w:ascii="Times New Roman" w:hAnsi="Times New Roman" w:cs="Times New Roman"/>
            <w:sz w:val="24"/>
            <w:szCs w:val="24"/>
          </w:rPr>
          <w:delText>.</w:delText>
        </w:r>
        <w:r w:rsidR="00D00E66" w:rsidDel="00886614">
          <w:rPr>
            <w:rFonts w:ascii="Times New Roman" w:hAnsi="Times New Roman" w:cs="Times New Roman"/>
            <w:sz w:val="24"/>
            <w:szCs w:val="24"/>
          </w:rPr>
          <w:delText>0</w:delText>
        </w:r>
        <w:r w:rsidR="0032443B" w:rsidDel="00886614">
          <w:rPr>
            <w:rFonts w:ascii="Times New Roman" w:hAnsi="Times New Roman" w:cs="Times New Roman"/>
            <w:sz w:val="24"/>
            <w:szCs w:val="24"/>
          </w:rPr>
          <w:delText xml:space="preserve">9% more global area than the base scenario </w:delText>
        </w:r>
        <w:r w:rsidR="003672CE" w:rsidDel="00886614">
          <w:rPr>
            <w:rFonts w:ascii="Times New Roman" w:hAnsi="Times New Roman" w:cs="Times New Roman"/>
            <w:sz w:val="24"/>
            <w:szCs w:val="24"/>
          </w:rPr>
          <w:delText xml:space="preserve">to meet the target </w:delText>
        </w:r>
        <w:r w:rsidR="0032443B" w:rsidDel="00886614">
          <w:rPr>
            <w:rFonts w:ascii="Times New Roman" w:hAnsi="Times New Roman" w:cs="Times New Roman"/>
            <w:sz w:val="24"/>
            <w:szCs w:val="24"/>
          </w:rPr>
          <w:delText>(</w:delText>
        </w:r>
        <w:r w:rsidR="00383533" w:rsidDel="00886614">
          <w:rPr>
            <w:rFonts w:ascii="Times New Roman" w:hAnsi="Times New Roman" w:cs="Times New Roman"/>
            <w:sz w:val="24"/>
            <w:szCs w:val="24"/>
          </w:rPr>
          <w:delText>29</w:delText>
        </w:r>
        <w:r w:rsidR="0032443B" w:rsidDel="00886614">
          <w:rPr>
            <w:rFonts w:ascii="Times New Roman" w:hAnsi="Times New Roman" w:cs="Times New Roman"/>
            <w:sz w:val="24"/>
            <w:szCs w:val="24"/>
          </w:rPr>
          <w:delText>.</w:delText>
        </w:r>
        <w:r w:rsidR="00383533" w:rsidDel="00886614">
          <w:rPr>
            <w:rFonts w:ascii="Times New Roman" w:hAnsi="Times New Roman" w:cs="Times New Roman"/>
            <w:sz w:val="24"/>
            <w:szCs w:val="24"/>
          </w:rPr>
          <w:delText>17</w:delText>
        </w:r>
        <w:r w:rsidR="0032443B" w:rsidDel="00886614">
          <w:rPr>
            <w:rFonts w:ascii="Times New Roman" w:hAnsi="Times New Roman" w:cs="Times New Roman"/>
            <w:sz w:val="24"/>
            <w:szCs w:val="24"/>
          </w:rPr>
          <w:delText>% vs 2</w:delText>
        </w:r>
        <w:r w:rsidR="00E21E87" w:rsidDel="00886614">
          <w:rPr>
            <w:rFonts w:ascii="Times New Roman" w:hAnsi="Times New Roman" w:cs="Times New Roman"/>
            <w:sz w:val="24"/>
            <w:szCs w:val="24"/>
          </w:rPr>
          <w:delText>8</w:delText>
        </w:r>
        <w:r w:rsidR="0032443B" w:rsidDel="00886614">
          <w:rPr>
            <w:rFonts w:ascii="Times New Roman" w:hAnsi="Times New Roman" w:cs="Times New Roman"/>
            <w:sz w:val="24"/>
            <w:szCs w:val="24"/>
          </w:rPr>
          <w:delText>.</w:delText>
        </w:r>
        <w:r w:rsidR="00E21E87" w:rsidDel="00886614">
          <w:rPr>
            <w:rFonts w:ascii="Times New Roman" w:hAnsi="Times New Roman" w:cs="Times New Roman"/>
            <w:sz w:val="24"/>
            <w:szCs w:val="24"/>
          </w:rPr>
          <w:delText>07</w:delText>
        </w:r>
        <w:r w:rsidR="0032443B" w:rsidDel="00886614">
          <w:rPr>
            <w:rFonts w:ascii="Times New Roman" w:hAnsi="Times New Roman" w:cs="Times New Roman"/>
            <w:sz w:val="24"/>
            <w:szCs w:val="24"/>
          </w:rPr>
          <w:delText>%).</w:delText>
        </w:r>
        <w:r w:rsidR="0093523C" w:rsidDel="00886614">
          <w:rPr>
            <w:rFonts w:ascii="Times New Roman" w:hAnsi="Times New Roman" w:cs="Times New Roman"/>
            <w:sz w:val="24"/>
            <w:szCs w:val="24"/>
          </w:rPr>
          <w:delText xml:space="preserve"> This is encouraging because it means that we can account for these important measures of uncertainty to produce more effective and resilient conservation networks, while not needing to substantially increase the </w:delText>
        </w:r>
        <w:r w:rsidR="00902E0C" w:rsidDel="00886614">
          <w:rPr>
            <w:rFonts w:ascii="Times New Roman" w:hAnsi="Times New Roman" w:cs="Times New Roman"/>
            <w:sz w:val="24"/>
            <w:szCs w:val="24"/>
          </w:rPr>
          <w:delText>global area required to meet the 30% protection targets.</w:delText>
        </w:r>
        <w:r w:rsidR="006577C1" w:rsidDel="00886614">
          <w:rPr>
            <w:rFonts w:ascii="Times New Roman" w:hAnsi="Times New Roman" w:cs="Times New Roman"/>
            <w:sz w:val="24"/>
            <w:szCs w:val="24"/>
          </w:rPr>
          <w:delText xml:space="preserve"> In </w:delText>
        </w:r>
        <w:r w:rsidR="00460EB0" w:rsidDel="00886614">
          <w:rPr>
            <w:rFonts w:ascii="Times New Roman" w:hAnsi="Times New Roman" w:cs="Times New Roman"/>
            <w:sz w:val="24"/>
            <w:szCs w:val="24"/>
          </w:rPr>
          <w:delText>addition,</w:delText>
        </w:r>
        <w:r w:rsidR="006577C1" w:rsidDel="00886614">
          <w:rPr>
            <w:rFonts w:ascii="Times New Roman" w:hAnsi="Times New Roman" w:cs="Times New Roman"/>
            <w:sz w:val="24"/>
            <w:szCs w:val="24"/>
          </w:rPr>
          <w:delText xml:space="preserve"> we found that all </w:delText>
        </w:r>
        <w:r w:rsidR="00C202BD" w:rsidDel="00886614">
          <w:rPr>
            <w:rFonts w:ascii="Times New Roman" w:hAnsi="Times New Roman" w:cs="Times New Roman"/>
            <w:sz w:val="24"/>
            <w:szCs w:val="24"/>
          </w:rPr>
          <w:delText xml:space="preserve">eight </w:delText>
        </w:r>
        <w:r w:rsidR="006577C1" w:rsidDel="00886614">
          <w:rPr>
            <w:rFonts w:ascii="Times New Roman" w:hAnsi="Times New Roman" w:cs="Times New Roman"/>
            <w:sz w:val="24"/>
            <w:szCs w:val="24"/>
          </w:rPr>
          <w:delText xml:space="preserve">scenarios </w:delText>
        </w:r>
      </w:del>
      <w:del w:id="209" w:author="Joseph Bennett" w:date="2020-04-13T10:01:00Z">
        <w:r w:rsidR="006577C1" w:rsidDel="00886614">
          <w:rPr>
            <w:rFonts w:ascii="Times New Roman" w:hAnsi="Times New Roman" w:cs="Times New Roman"/>
            <w:sz w:val="24"/>
            <w:szCs w:val="24"/>
          </w:rPr>
          <w:delText xml:space="preserve"> </w:delText>
        </w:r>
      </w:del>
      <w:del w:id="210" w:author="Joseph Bennett" w:date="2020-04-13T10:03:00Z">
        <w:r w:rsidR="006577C1" w:rsidDel="00886614">
          <w:rPr>
            <w:rFonts w:ascii="Times New Roman" w:hAnsi="Times New Roman" w:cs="Times New Roman"/>
            <w:sz w:val="24"/>
            <w:szCs w:val="24"/>
          </w:rPr>
          <w:delText xml:space="preserve">reached their goals </w:delText>
        </w:r>
        <w:r w:rsidR="00232E73" w:rsidDel="00886614">
          <w:rPr>
            <w:rFonts w:ascii="Times New Roman" w:hAnsi="Times New Roman" w:cs="Times New Roman"/>
            <w:sz w:val="24"/>
            <w:szCs w:val="24"/>
          </w:rPr>
          <w:delText>of</w:delText>
        </w:r>
        <w:r w:rsidR="00863C85" w:rsidDel="00886614">
          <w:rPr>
            <w:rFonts w:ascii="Times New Roman" w:hAnsi="Times New Roman" w:cs="Times New Roman"/>
            <w:sz w:val="24"/>
            <w:szCs w:val="24"/>
          </w:rPr>
          <w:delText xml:space="preserve"> 30% of the range of each species, </w:delText>
        </w:r>
        <w:r w:rsidR="006577C1" w:rsidDel="00886614">
          <w:rPr>
            <w:rFonts w:ascii="Times New Roman" w:hAnsi="Times New Roman" w:cs="Times New Roman"/>
            <w:sz w:val="24"/>
            <w:szCs w:val="24"/>
          </w:rPr>
          <w:delText xml:space="preserve">without surpassing the 30% global area target that </w:delText>
        </w:r>
        <w:r w:rsidR="00574126" w:rsidDel="00886614">
          <w:rPr>
            <w:rFonts w:ascii="Times New Roman" w:hAnsi="Times New Roman" w:cs="Times New Roman"/>
            <w:sz w:val="24"/>
            <w:szCs w:val="24"/>
          </w:rPr>
          <w:delText>the Convention on Biological Diversity</w:delText>
        </w:r>
        <w:r w:rsidR="00AF6C18" w:rsidDel="00886614">
          <w:rPr>
            <w:rFonts w:ascii="Times New Roman" w:hAnsi="Times New Roman" w:cs="Times New Roman"/>
            <w:sz w:val="24"/>
            <w:szCs w:val="24"/>
          </w:rPr>
          <w:delText xml:space="preserve"> (CBD)</w:delText>
        </w:r>
        <w:r w:rsidR="00574126" w:rsidDel="00886614">
          <w:rPr>
            <w:rFonts w:ascii="Times New Roman" w:hAnsi="Times New Roman" w:cs="Times New Roman"/>
            <w:sz w:val="24"/>
            <w:szCs w:val="24"/>
          </w:rPr>
          <w:delText xml:space="preserve"> </w:delText>
        </w:r>
        <w:r w:rsidR="006577C1" w:rsidDel="00886614">
          <w:rPr>
            <w:rFonts w:ascii="Times New Roman" w:hAnsi="Times New Roman" w:cs="Times New Roman"/>
            <w:sz w:val="24"/>
            <w:szCs w:val="24"/>
          </w:rPr>
          <w:delText>is current</w:delText>
        </w:r>
        <w:r w:rsidR="00150B58" w:rsidDel="00886614">
          <w:rPr>
            <w:rFonts w:ascii="Times New Roman" w:hAnsi="Times New Roman" w:cs="Times New Roman"/>
            <w:sz w:val="24"/>
            <w:szCs w:val="24"/>
          </w:rPr>
          <w:delText xml:space="preserve">ly </w:delText>
        </w:r>
        <w:r w:rsidR="006577C1" w:rsidDel="00886614">
          <w:rPr>
            <w:rFonts w:ascii="Times New Roman" w:hAnsi="Times New Roman" w:cs="Times New Roman"/>
            <w:sz w:val="24"/>
            <w:szCs w:val="24"/>
          </w:rPr>
          <w:delText xml:space="preserve">considering </w:delText>
        </w:r>
        <w:commentRangeStart w:id="211"/>
        <w:commentRangeStart w:id="212"/>
        <w:r w:rsidR="006577C1" w:rsidDel="00886614">
          <w:rPr>
            <w:rFonts w:ascii="Times New Roman" w:hAnsi="Times New Roman" w:cs="Times New Roman"/>
            <w:sz w:val="24"/>
            <w:szCs w:val="24"/>
          </w:rPr>
          <w:delText>as post</w:delText>
        </w:r>
        <w:r w:rsidR="007F40A8" w:rsidDel="00886614">
          <w:rPr>
            <w:rFonts w:ascii="Times New Roman" w:hAnsi="Times New Roman" w:cs="Times New Roman"/>
            <w:sz w:val="24"/>
            <w:szCs w:val="24"/>
          </w:rPr>
          <w:delText>-</w:delText>
        </w:r>
        <w:r w:rsidR="006577C1" w:rsidDel="00886614">
          <w:rPr>
            <w:rFonts w:ascii="Times New Roman" w:hAnsi="Times New Roman" w:cs="Times New Roman"/>
            <w:sz w:val="24"/>
            <w:szCs w:val="24"/>
          </w:rPr>
          <w:delText>Aichi targets</w:delText>
        </w:r>
        <w:commentRangeEnd w:id="211"/>
        <w:r w:rsidR="00F97319" w:rsidDel="00886614">
          <w:rPr>
            <w:rStyle w:val="CommentReference"/>
          </w:rPr>
          <w:commentReference w:id="211"/>
        </w:r>
        <w:commentRangeEnd w:id="212"/>
        <w:r w:rsidR="00456849" w:rsidDel="00886614">
          <w:rPr>
            <w:rStyle w:val="CommentReference"/>
          </w:rPr>
          <w:commentReference w:id="212"/>
        </w:r>
        <w:r w:rsidR="00574126" w:rsidDel="00886614">
          <w:rPr>
            <w:rFonts w:ascii="Times New Roman" w:hAnsi="Times New Roman" w:cs="Times New Roman"/>
            <w:sz w:val="24"/>
            <w:szCs w:val="24"/>
          </w:rPr>
          <w:delText>.</w:delText>
        </w:r>
        <w:r w:rsidR="00460EB0" w:rsidDel="00886614">
          <w:rPr>
            <w:rFonts w:ascii="Times New Roman" w:hAnsi="Times New Roman" w:cs="Times New Roman"/>
            <w:sz w:val="24"/>
            <w:szCs w:val="24"/>
          </w:rPr>
          <w:delText xml:space="preserve"> This </w:delText>
        </w:r>
        <w:r w:rsidR="00D14DB2" w:rsidDel="00886614">
          <w:rPr>
            <w:rFonts w:ascii="Times New Roman" w:hAnsi="Times New Roman" w:cs="Times New Roman"/>
            <w:sz w:val="24"/>
            <w:szCs w:val="24"/>
          </w:rPr>
          <w:delText xml:space="preserve">means </w:delText>
        </w:r>
        <w:r w:rsidR="00AF6C18" w:rsidDel="00886614">
          <w:rPr>
            <w:rFonts w:ascii="Times New Roman" w:hAnsi="Times New Roman" w:cs="Times New Roman"/>
            <w:sz w:val="24"/>
            <w:szCs w:val="24"/>
          </w:rPr>
          <w:delText xml:space="preserve">that </w:delText>
        </w:r>
        <w:commentRangeStart w:id="213"/>
        <w:commentRangeStart w:id="214"/>
        <w:r w:rsidR="00AF6C18" w:rsidDel="00886614">
          <w:rPr>
            <w:rFonts w:ascii="Times New Roman" w:hAnsi="Times New Roman" w:cs="Times New Roman"/>
            <w:sz w:val="24"/>
            <w:szCs w:val="24"/>
          </w:rPr>
          <w:delText xml:space="preserve">incorporating socio-economic, climate, and land use uncertainties into protected area plans, can operate within the </w:delText>
        </w:r>
        <w:r w:rsidR="00B52EC0" w:rsidDel="00886614">
          <w:rPr>
            <w:rFonts w:ascii="Times New Roman" w:hAnsi="Times New Roman" w:cs="Times New Roman"/>
            <w:sz w:val="24"/>
            <w:szCs w:val="24"/>
          </w:rPr>
          <w:delText xml:space="preserve">parameters of the </w:delText>
        </w:r>
        <w:r w:rsidR="00AF6C18" w:rsidDel="00886614">
          <w:rPr>
            <w:rFonts w:ascii="Times New Roman" w:hAnsi="Times New Roman" w:cs="Times New Roman"/>
            <w:sz w:val="24"/>
            <w:szCs w:val="24"/>
          </w:rPr>
          <w:delText>CBD</w:delText>
        </w:r>
        <w:r w:rsidR="008B0D9C" w:rsidDel="00886614">
          <w:rPr>
            <w:rFonts w:ascii="Times New Roman" w:hAnsi="Times New Roman" w:cs="Times New Roman"/>
            <w:sz w:val="24"/>
            <w:szCs w:val="24"/>
          </w:rPr>
          <w:delText xml:space="preserve"> area goals</w:delText>
        </w:r>
        <w:r w:rsidR="004832BB" w:rsidDel="00886614">
          <w:rPr>
            <w:rFonts w:ascii="Times New Roman" w:hAnsi="Times New Roman" w:cs="Times New Roman"/>
            <w:sz w:val="24"/>
            <w:szCs w:val="24"/>
          </w:rPr>
          <w:delText xml:space="preserve"> negotiated for 2030</w:delText>
        </w:r>
        <w:commentRangeEnd w:id="213"/>
        <w:r w:rsidR="001A6353" w:rsidDel="00886614">
          <w:rPr>
            <w:rStyle w:val="CommentReference"/>
          </w:rPr>
          <w:commentReference w:id="213"/>
        </w:r>
        <w:commentRangeEnd w:id="214"/>
        <w:r w:rsidR="00F97319" w:rsidDel="00886614">
          <w:rPr>
            <w:rStyle w:val="CommentReference"/>
          </w:rPr>
          <w:commentReference w:id="214"/>
        </w:r>
        <w:r w:rsidR="008B0D9C" w:rsidDel="00886614">
          <w:rPr>
            <w:rFonts w:ascii="Times New Roman" w:hAnsi="Times New Roman" w:cs="Times New Roman"/>
            <w:sz w:val="24"/>
            <w:szCs w:val="24"/>
          </w:rPr>
          <w:delText>.</w:delText>
        </w:r>
        <w:r w:rsidR="00C9186C" w:rsidDel="00886614">
          <w:rPr>
            <w:rFonts w:ascii="Times New Roman" w:hAnsi="Times New Roman" w:cs="Times New Roman"/>
            <w:sz w:val="24"/>
            <w:szCs w:val="24"/>
          </w:rPr>
          <w:delText xml:space="preserve"> There </w:delText>
        </w:r>
        <w:r w:rsidR="00F97319" w:rsidDel="00886614">
          <w:rPr>
            <w:rFonts w:ascii="Times New Roman" w:hAnsi="Times New Roman" w:cs="Times New Roman"/>
            <w:sz w:val="24"/>
            <w:szCs w:val="24"/>
          </w:rPr>
          <w:delText>was</w:delText>
        </w:r>
        <w:r w:rsidR="00C9186C" w:rsidDel="00886614">
          <w:rPr>
            <w:rFonts w:ascii="Times New Roman" w:hAnsi="Times New Roman" w:cs="Times New Roman"/>
            <w:sz w:val="24"/>
            <w:szCs w:val="24"/>
          </w:rPr>
          <w:delText xml:space="preserve"> considerable spatial overlap </w:delText>
        </w:r>
      </w:del>
      <w:del w:id="215" w:author="Joseph Bennett" w:date="2020-04-13T10:01:00Z">
        <w:r w:rsidR="00C9186C" w:rsidDel="00886614">
          <w:rPr>
            <w:rFonts w:ascii="Times New Roman" w:hAnsi="Times New Roman" w:cs="Times New Roman"/>
            <w:sz w:val="24"/>
            <w:szCs w:val="24"/>
          </w:rPr>
          <w:delText xml:space="preserve">between </w:delText>
        </w:r>
      </w:del>
      <w:del w:id="216" w:author="Joseph Bennett" w:date="2020-04-13T10:03:00Z">
        <w:r w:rsidR="00C9186C" w:rsidDel="00886614">
          <w:rPr>
            <w:rFonts w:ascii="Times New Roman" w:hAnsi="Times New Roman" w:cs="Times New Roman"/>
            <w:sz w:val="24"/>
            <w:szCs w:val="24"/>
          </w:rPr>
          <w:delText xml:space="preserve">scenarios, with </w:delText>
        </w:r>
        <w:r w:rsidR="00F97319" w:rsidDel="00886614">
          <w:rPr>
            <w:rFonts w:ascii="Times New Roman" w:hAnsi="Times New Roman" w:cs="Times New Roman"/>
            <w:sz w:val="24"/>
            <w:szCs w:val="24"/>
          </w:rPr>
          <w:delText xml:space="preserve">the same </w:delText>
        </w:r>
        <w:commentRangeStart w:id="217"/>
        <w:commentRangeStart w:id="218"/>
        <w:commentRangeStart w:id="219"/>
        <w:r w:rsidR="00BD0245" w:rsidDel="00886614">
          <w:rPr>
            <w:rFonts w:ascii="Times New Roman" w:hAnsi="Times New Roman" w:cs="Times New Roman"/>
            <w:sz w:val="24"/>
            <w:szCs w:val="24"/>
          </w:rPr>
          <w:delText>10</w:delText>
        </w:r>
        <w:r w:rsidR="00C06496" w:rsidDel="00886614">
          <w:rPr>
            <w:rFonts w:ascii="Times New Roman" w:hAnsi="Times New Roman" w:cs="Times New Roman"/>
            <w:sz w:val="24"/>
            <w:szCs w:val="24"/>
          </w:rPr>
          <w:delText>.</w:delText>
        </w:r>
        <w:r w:rsidR="00BD0245" w:rsidDel="00886614">
          <w:rPr>
            <w:rFonts w:ascii="Times New Roman" w:hAnsi="Times New Roman" w:cs="Times New Roman"/>
            <w:sz w:val="24"/>
            <w:szCs w:val="24"/>
          </w:rPr>
          <w:delText>1</w:delText>
        </w:r>
        <w:r w:rsidR="00C06496" w:rsidDel="00886614">
          <w:rPr>
            <w:rFonts w:ascii="Times New Roman" w:hAnsi="Times New Roman" w:cs="Times New Roman"/>
            <w:sz w:val="24"/>
            <w:szCs w:val="24"/>
          </w:rPr>
          <w:delText xml:space="preserve"> million km</w:delText>
        </w:r>
        <w:r w:rsidR="00C06496" w:rsidRPr="00C9186C" w:rsidDel="00886614">
          <w:rPr>
            <w:rFonts w:ascii="Times New Roman" w:hAnsi="Times New Roman" w:cs="Times New Roman"/>
            <w:sz w:val="24"/>
            <w:szCs w:val="24"/>
            <w:vertAlign w:val="superscript"/>
          </w:rPr>
          <w:delText>2</w:delText>
        </w:r>
        <w:r w:rsidR="00C06496" w:rsidDel="00886614">
          <w:rPr>
            <w:rFonts w:ascii="Times New Roman" w:hAnsi="Times New Roman" w:cs="Times New Roman"/>
            <w:sz w:val="24"/>
            <w:szCs w:val="24"/>
          </w:rPr>
          <w:delText xml:space="preserve"> </w:delText>
        </w:r>
        <w:r w:rsidR="005358BA" w:rsidDel="00886614">
          <w:rPr>
            <w:rFonts w:ascii="Times New Roman" w:hAnsi="Times New Roman" w:cs="Times New Roman"/>
            <w:sz w:val="24"/>
            <w:szCs w:val="24"/>
          </w:rPr>
          <w:delText>being selected</w:delText>
        </w:r>
        <w:commentRangeEnd w:id="217"/>
        <w:r w:rsidR="00E92E88" w:rsidDel="00886614">
          <w:rPr>
            <w:rStyle w:val="CommentReference"/>
          </w:rPr>
          <w:commentReference w:id="217"/>
        </w:r>
        <w:commentRangeEnd w:id="218"/>
        <w:r w:rsidR="006E0A9C" w:rsidDel="00886614">
          <w:rPr>
            <w:rStyle w:val="CommentReference"/>
          </w:rPr>
          <w:commentReference w:id="218"/>
        </w:r>
        <w:commentRangeEnd w:id="219"/>
        <w:r w:rsidDel="00886614">
          <w:rPr>
            <w:rStyle w:val="CommentReference"/>
          </w:rPr>
          <w:commentReference w:id="219"/>
        </w:r>
        <w:r w:rsidR="005358BA" w:rsidDel="00886614">
          <w:rPr>
            <w:rFonts w:ascii="Times New Roman" w:hAnsi="Times New Roman" w:cs="Times New Roman"/>
            <w:sz w:val="24"/>
            <w:szCs w:val="24"/>
          </w:rPr>
          <w:delText xml:space="preserve"> </w:delText>
        </w:r>
        <w:r w:rsidR="00651FA5" w:rsidDel="00886614">
          <w:rPr>
            <w:rFonts w:ascii="Times New Roman" w:hAnsi="Times New Roman" w:cs="Times New Roman"/>
            <w:sz w:val="24"/>
            <w:szCs w:val="24"/>
          </w:rPr>
          <w:delText>to expand</w:delText>
        </w:r>
        <w:r w:rsidR="005358BA" w:rsidDel="00886614">
          <w:rPr>
            <w:rFonts w:ascii="Times New Roman" w:hAnsi="Times New Roman" w:cs="Times New Roman"/>
            <w:sz w:val="24"/>
            <w:szCs w:val="24"/>
          </w:rPr>
          <w:delText xml:space="preserve"> the current protected area portfolio in </w:delText>
        </w:r>
        <w:r w:rsidR="00C06496" w:rsidDel="00886614">
          <w:rPr>
            <w:rFonts w:ascii="Times New Roman" w:hAnsi="Times New Roman" w:cs="Times New Roman"/>
            <w:sz w:val="24"/>
            <w:szCs w:val="24"/>
          </w:rPr>
          <w:delText xml:space="preserve">at least </w:delText>
        </w:r>
        <w:r w:rsidR="00456849" w:rsidDel="00886614">
          <w:rPr>
            <w:rFonts w:ascii="Times New Roman" w:hAnsi="Times New Roman" w:cs="Times New Roman"/>
            <w:sz w:val="24"/>
            <w:szCs w:val="24"/>
          </w:rPr>
          <w:delText xml:space="preserve">five </w:delText>
        </w:r>
        <w:r w:rsidR="00C06496" w:rsidDel="00886614">
          <w:rPr>
            <w:rFonts w:ascii="Times New Roman" w:hAnsi="Times New Roman" w:cs="Times New Roman"/>
            <w:sz w:val="24"/>
            <w:szCs w:val="24"/>
          </w:rPr>
          <w:delText xml:space="preserve">scenarios and </w:delText>
        </w:r>
        <w:r w:rsidR="007027F6" w:rsidDel="00886614">
          <w:rPr>
            <w:rFonts w:ascii="Times New Roman" w:hAnsi="Times New Roman" w:cs="Times New Roman"/>
            <w:sz w:val="24"/>
            <w:szCs w:val="24"/>
          </w:rPr>
          <w:delText>2.21</w:delText>
        </w:r>
        <w:r w:rsidR="00C06496" w:rsidDel="00886614">
          <w:rPr>
            <w:rFonts w:ascii="Times New Roman" w:hAnsi="Times New Roman" w:cs="Times New Roman"/>
            <w:sz w:val="24"/>
            <w:szCs w:val="24"/>
          </w:rPr>
          <w:delText xml:space="preserve"> million km</w:delText>
        </w:r>
        <w:r w:rsidR="00C06496" w:rsidRPr="00C9186C" w:rsidDel="00886614">
          <w:rPr>
            <w:rFonts w:ascii="Times New Roman" w:hAnsi="Times New Roman" w:cs="Times New Roman"/>
            <w:sz w:val="24"/>
            <w:szCs w:val="24"/>
            <w:vertAlign w:val="superscript"/>
          </w:rPr>
          <w:delText>2</w:delText>
        </w:r>
        <w:r w:rsidR="00C06496" w:rsidDel="00886614">
          <w:rPr>
            <w:rFonts w:ascii="Times New Roman" w:hAnsi="Times New Roman" w:cs="Times New Roman"/>
            <w:sz w:val="24"/>
            <w:szCs w:val="24"/>
            <w:vertAlign w:val="superscript"/>
          </w:rPr>
          <w:delText xml:space="preserve"> </w:delText>
        </w:r>
        <w:r w:rsidR="00C06496" w:rsidDel="00886614">
          <w:rPr>
            <w:rFonts w:ascii="Times New Roman" w:hAnsi="Times New Roman" w:cs="Times New Roman"/>
            <w:sz w:val="24"/>
            <w:szCs w:val="24"/>
          </w:rPr>
          <w:delText xml:space="preserve">in all </w:delText>
        </w:r>
        <w:r w:rsidR="00456849" w:rsidDel="00886614">
          <w:rPr>
            <w:rFonts w:ascii="Times New Roman" w:hAnsi="Times New Roman" w:cs="Times New Roman"/>
            <w:sz w:val="24"/>
            <w:szCs w:val="24"/>
          </w:rPr>
          <w:delText xml:space="preserve">eight </w:delText>
        </w:r>
        <w:r w:rsidR="005358BA" w:rsidDel="00886614">
          <w:rPr>
            <w:rFonts w:ascii="Times New Roman" w:hAnsi="Times New Roman" w:cs="Times New Roman"/>
            <w:sz w:val="24"/>
            <w:szCs w:val="24"/>
          </w:rPr>
          <w:delText>scenarios.</w:delText>
        </w:r>
      </w:del>
    </w:p>
    <w:p w14:paraId="1B637A8A" w14:textId="6DED5467" w:rsidR="002F23AF" w:rsidRPr="00032807" w:rsidRDefault="00920A7C" w:rsidP="002F23AF">
      <w:pPr>
        <w:keepNext/>
        <w:spacing w:line="480" w:lineRule="auto"/>
        <w:rPr>
          <w:moveTo w:id="220" w:author="Joseph Bennett" w:date="2020-04-13T10:26:00Z"/>
          <w:rFonts w:ascii="Times New Roman" w:hAnsi="Times New Roman" w:cs="Times New Roman"/>
          <w:sz w:val="24"/>
          <w:szCs w:val="24"/>
        </w:rPr>
      </w:pPr>
      <w:del w:id="221" w:author="Joseph Bennett" w:date="2020-04-13T10:09:00Z">
        <w:r w:rsidDel="006B50E5">
          <w:rPr>
            <w:rFonts w:ascii="Times New Roman" w:hAnsi="Times New Roman" w:cs="Times New Roman"/>
            <w:sz w:val="24"/>
            <w:szCs w:val="24"/>
          </w:rPr>
          <w:delText>On average</w:delText>
        </w:r>
        <w:r w:rsidR="001D1B2D" w:rsidDel="006B50E5">
          <w:rPr>
            <w:rFonts w:ascii="Times New Roman" w:hAnsi="Times New Roman" w:cs="Times New Roman"/>
            <w:sz w:val="24"/>
            <w:szCs w:val="24"/>
          </w:rPr>
          <w:delText xml:space="preserve"> and </w:delText>
        </w:r>
        <w:r w:rsidDel="006B50E5">
          <w:rPr>
            <w:rFonts w:ascii="Times New Roman" w:hAnsi="Times New Roman" w:cs="Times New Roman"/>
            <w:sz w:val="24"/>
            <w:szCs w:val="24"/>
          </w:rPr>
          <w:delText xml:space="preserve">across scenarios, </w:delText>
        </w:r>
        <w:r w:rsidR="00F97319" w:rsidDel="006B50E5">
          <w:rPr>
            <w:rFonts w:ascii="Times New Roman" w:hAnsi="Times New Roman" w:cs="Times New Roman"/>
            <w:sz w:val="24"/>
            <w:szCs w:val="24"/>
          </w:rPr>
          <w:delText xml:space="preserve">country-specific </w:delText>
        </w:r>
        <w:r w:rsidDel="006B50E5">
          <w:rPr>
            <w:rFonts w:ascii="Times New Roman" w:hAnsi="Times New Roman" w:cs="Times New Roman"/>
            <w:sz w:val="24"/>
            <w:szCs w:val="24"/>
          </w:rPr>
          <w:delText xml:space="preserve">results </w:delText>
        </w:r>
        <w:r w:rsidR="00F97319" w:rsidDel="006B50E5">
          <w:rPr>
            <w:rFonts w:ascii="Times New Roman" w:hAnsi="Times New Roman" w:cs="Times New Roman"/>
            <w:sz w:val="24"/>
            <w:szCs w:val="24"/>
          </w:rPr>
          <w:delText xml:space="preserve">were </w:delText>
        </w:r>
        <w:r w:rsidDel="006B50E5">
          <w:rPr>
            <w:rFonts w:ascii="Times New Roman" w:hAnsi="Times New Roman" w:cs="Times New Roman"/>
            <w:sz w:val="24"/>
            <w:szCs w:val="24"/>
          </w:rPr>
          <w:delText xml:space="preserve">comparable </w:delText>
        </w:r>
        <w:r w:rsidR="00F97319" w:rsidDel="006B50E5">
          <w:rPr>
            <w:rFonts w:ascii="Times New Roman" w:hAnsi="Times New Roman" w:cs="Times New Roman"/>
            <w:sz w:val="24"/>
            <w:szCs w:val="24"/>
          </w:rPr>
          <w:delText xml:space="preserve">to </w:delText>
        </w:r>
        <w:r w:rsidR="00651FA5" w:rsidDel="006B50E5">
          <w:rPr>
            <w:rFonts w:ascii="Times New Roman" w:hAnsi="Times New Roman" w:cs="Times New Roman"/>
            <w:sz w:val="24"/>
            <w:szCs w:val="24"/>
          </w:rPr>
          <w:delText xml:space="preserve">he </w:delText>
        </w:r>
        <w:r w:rsidR="00F97319" w:rsidDel="006B50E5">
          <w:rPr>
            <w:rFonts w:ascii="Times New Roman" w:hAnsi="Times New Roman" w:cs="Times New Roman"/>
            <w:sz w:val="24"/>
            <w:szCs w:val="24"/>
          </w:rPr>
          <w:delText xml:space="preserve">global level, </w:delText>
        </w:r>
        <w:r w:rsidDel="006B50E5">
          <w:rPr>
            <w:rFonts w:ascii="Times New Roman" w:hAnsi="Times New Roman" w:cs="Times New Roman"/>
            <w:sz w:val="24"/>
            <w:szCs w:val="24"/>
          </w:rPr>
          <w:delText>with mean values ranging from 4% to 19% addition</w:delText>
        </w:r>
        <w:r w:rsidR="001A6353" w:rsidDel="006B50E5">
          <w:rPr>
            <w:rFonts w:ascii="Times New Roman" w:hAnsi="Times New Roman" w:cs="Times New Roman"/>
            <w:sz w:val="24"/>
            <w:szCs w:val="24"/>
          </w:rPr>
          <w:delText xml:space="preserve">al </w:delText>
        </w:r>
        <w:r w:rsidR="003672CE" w:rsidDel="006B50E5">
          <w:rPr>
            <w:rFonts w:ascii="Times New Roman" w:hAnsi="Times New Roman" w:cs="Times New Roman"/>
            <w:sz w:val="24"/>
            <w:szCs w:val="24"/>
          </w:rPr>
          <w:delText xml:space="preserve">protected </w:delText>
        </w:r>
        <w:r w:rsidR="001A6353" w:rsidDel="006B50E5">
          <w:rPr>
            <w:rFonts w:ascii="Times New Roman" w:hAnsi="Times New Roman" w:cs="Times New Roman"/>
            <w:sz w:val="24"/>
            <w:szCs w:val="24"/>
          </w:rPr>
          <w:delText>area required</w:delText>
        </w:r>
        <w:r w:rsidDel="006B50E5">
          <w:rPr>
            <w:rFonts w:ascii="Times New Roman" w:hAnsi="Times New Roman" w:cs="Times New Roman"/>
            <w:sz w:val="24"/>
            <w:szCs w:val="24"/>
          </w:rPr>
          <w:delText xml:space="preserve"> per country (Table 2). </w:delText>
        </w:r>
        <w:r w:rsidR="008048E3" w:rsidDel="006B50E5">
          <w:rPr>
            <w:rFonts w:ascii="Times New Roman" w:hAnsi="Times New Roman" w:cs="Times New Roman"/>
            <w:sz w:val="24"/>
            <w:szCs w:val="24"/>
          </w:rPr>
          <w:delText xml:space="preserve">There is however a wide range of differences for individual countries, ranging from no additional protection recommended </w:delText>
        </w:r>
        <w:r w:rsidR="00456849" w:rsidDel="006B50E5">
          <w:rPr>
            <w:rFonts w:ascii="Times New Roman" w:hAnsi="Times New Roman" w:cs="Times New Roman"/>
            <w:sz w:val="24"/>
            <w:szCs w:val="24"/>
          </w:rPr>
          <w:delText xml:space="preserve">[country] </w:delText>
        </w:r>
        <w:r w:rsidR="008048E3" w:rsidDel="006B50E5">
          <w:rPr>
            <w:rFonts w:ascii="Times New Roman" w:hAnsi="Times New Roman" w:cs="Times New Roman"/>
            <w:sz w:val="24"/>
            <w:szCs w:val="24"/>
          </w:rPr>
          <w:delText xml:space="preserve">to expanding the </w:delText>
        </w:r>
        <w:r w:rsidR="003672CE" w:rsidDel="006B50E5">
          <w:rPr>
            <w:rFonts w:ascii="Times New Roman" w:hAnsi="Times New Roman" w:cs="Times New Roman"/>
            <w:sz w:val="24"/>
            <w:szCs w:val="24"/>
          </w:rPr>
          <w:delText>protected area</w:delText>
        </w:r>
        <w:r w:rsidR="008048E3" w:rsidDel="006B50E5">
          <w:rPr>
            <w:rFonts w:ascii="Times New Roman" w:hAnsi="Times New Roman" w:cs="Times New Roman"/>
            <w:sz w:val="24"/>
            <w:szCs w:val="24"/>
          </w:rPr>
          <w:delText xml:space="preserve"> 8.</w:delText>
        </w:r>
        <w:r w:rsidR="0028544D" w:rsidDel="006B50E5">
          <w:rPr>
            <w:rFonts w:ascii="Times New Roman" w:hAnsi="Times New Roman" w:cs="Times New Roman"/>
            <w:sz w:val="24"/>
            <w:szCs w:val="24"/>
          </w:rPr>
          <w:delText>2</w:delText>
        </w:r>
        <w:r w:rsidR="008048E3" w:rsidDel="006B50E5">
          <w:rPr>
            <w:rFonts w:ascii="Times New Roman" w:hAnsi="Times New Roman" w:cs="Times New Roman"/>
            <w:sz w:val="24"/>
            <w:szCs w:val="24"/>
          </w:rPr>
          <w:delText xml:space="preserve"> fold</w:delText>
        </w:r>
        <w:r w:rsidR="00456849" w:rsidDel="006B50E5">
          <w:rPr>
            <w:rFonts w:ascii="Times New Roman" w:hAnsi="Times New Roman" w:cs="Times New Roman"/>
            <w:sz w:val="24"/>
            <w:szCs w:val="24"/>
          </w:rPr>
          <w:delText xml:space="preserve"> [country]</w:delText>
        </w:r>
        <w:r w:rsidR="008048E3" w:rsidDel="006B50E5">
          <w:rPr>
            <w:rFonts w:ascii="Times New Roman" w:hAnsi="Times New Roman" w:cs="Times New Roman"/>
            <w:sz w:val="24"/>
            <w:szCs w:val="24"/>
          </w:rPr>
          <w:delText xml:space="preserve">. </w:delText>
        </w:r>
      </w:del>
      <w:moveToRangeStart w:id="222" w:author="Joseph Bennett" w:date="2020-04-13T10:26:00Z" w:name="move37666021"/>
      <w:commentRangeStart w:id="223"/>
      <w:moveTo w:id="224" w:author="Joseph Bennett" w:date="2020-04-13T10:26:00Z">
        <w:r w:rsidR="002F23AF">
          <w:rPr>
            <w:rFonts w:ascii="Times New Roman" w:hAnsi="Times New Roman" w:cs="Times New Roman"/>
            <w:sz w:val="24"/>
            <w:szCs w:val="24"/>
          </w:rPr>
          <w:t xml:space="preserve">Comparing prioritization results across the 14 global biomes revealed considerable variation </w:t>
        </w:r>
        <w:del w:id="225" w:author="Joseph Bennett" w:date="2020-04-14T08:49:00Z">
          <w:r w:rsidR="002F23AF" w:rsidDel="00047F16">
            <w:rPr>
              <w:rFonts w:ascii="Times New Roman" w:hAnsi="Times New Roman" w:cs="Times New Roman"/>
              <w:sz w:val="24"/>
              <w:szCs w:val="24"/>
            </w:rPr>
            <w:delText>of</w:delText>
          </w:r>
        </w:del>
      </w:moveTo>
      <w:ins w:id="226" w:author="Joseph Bennett" w:date="2020-04-14T08:49:00Z">
        <w:r w:rsidR="00047F16">
          <w:rPr>
            <w:rFonts w:ascii="Times New Roman" w:hAnsi="Times New Roman" w:cs="Times New Roman"/>
            <w:sz w:val="24"/>
            <w:szCs w:val="24"/>
          </w:rPr>
          <w:t>in</w:t>
        </w:r>
      </w:ins>
      <w:moveTo w:id="227" w:author="Joseph Bennett" w:date="2020-04-13T10:26:00Z">
        <w:r w:rsidR="002F23AF">
          <w:rPr>
            <w:rFonts w:ascii="Times New Roman" w:hAnsi="Times New Roman" w:cs="Times New Roman"/>
            <w:sz w:val="24"/>
            <w:szCs w:val="24"/>
          </w:rPr>
          <w:t xml:space="preserve"> biome </w:t>
        </w:r>
        <w:del w:id="228" w:author="Joseph Bennett" w:date="2020-04-14T08:49:00Z">
          <w:r w:rsidR="002F23AF" w:rsidDel="00047F16">
            <w:rPr>
              <w:rFonts w:ascii="Times New Roman" w:hAnsi="Times New Roman" w:cs="Times New Roman"/>
              <w:sz w:val="24"/>
              <w:szCs w:val="24"/>
            </w:rPr>
            <w:delText>inclusion</w:delText>
          </w:r>
        </w:del>
      </w:moveTo>
      <w:ins w:id="229" w:author="Joseph Bennett" w:date="2020-04-14T08:49:00Z">
        <w:r w:rsidR="00047F16">
          <w:rPr>
            <w:rFonts w:ascii="Times New Roman" w:hAnsi="Times New Roman" w:cs="Times New Roman"/>
            <w:sz w:val="24"/>
            <w:szCs w:val="24"/>
          </w:rPr>
          <w:t>representation</w:t>
        </w:r>
      </w:ins>
      <w:moveTo w:id="230" w:author="Joseph Bennett" w:date="2020-04-13T10:26:00Z">
        <w:r w:rsidR="002F23AF">
          <w:rPr>
            <w:rFonts w:ascii="Times New Roman" w:hAnsi="Times New Roman" w:cs="Times New Roman"/>
            <w:sz w:val="24"/>
            <w:szCs w:val="24"/>
          </w:rPr>
          <w:t xml:space="preserve"> across scenarios </w:t>
        </w:r>
        <w:commentRangeEnd w:id="223"/>
        <w:r w:rsidR="002F23AF">
          <w:rPr>
            <w:rStyle w:val="CommentReference"/>
          </w:rPr>
          <w:commentReference w:id="223"/>
        </w:r>
        <w:r w:rsidR="002F23AF">
          <w:rPr>
            <w:rFonts w:ascii="Times New Roman" w:hAnsi="Times New Roman" w:cs="Times New Roman"/>
            <w:sz w:val="24"/>
            <w:szCs w:val="24"/>
          </w:rPr>
          <w:t xml:space="preserve">(Figure 3). </w:t>
        </w:r>
        <w:commentRangeStart w:id="231"/>
        <w:r w:rsidR="002F23AF">
          <w:rPr>
            <w:rFonts w:ascii="Times New Roman" w:hAnsi="Times New Roman" w:cs="Times New Roman"/>
            <w:sz w:val="24"/>
            <w:szCs w:val="24"/>
          </w:rPr>
          <w:t xml:space="preserve">The most pronounced variation was </w:t>
        </w:r>
        <w:del w:id="232" w:author="Joseph Bennett" w:date="2020-04-14T08:49:00Z">
          <w:r w:rsidR="002F23AF" w:rsidDel="00047F16">
            <w:rPr>
              <w:rFonts w:ascii="Times New Roman" w:hAnsi="Times New Roman" w:cs="Times New Roman"/>
              <w:sz w:val="24"/>
              <w:szCs w:val="24"/>
            </w:rPr>
            <w:delText xml:space="preserve">found </w:delText>
          </w:r>
        </w:del>
        <w:r w:rsidR="002F23AF">
          <w:rPr>
            <w:rFonts w:ascii="Times New Roman" w:hAnsi="Times New Roman" w:cs="Times New Roman"/>
            <w:sz w:val="24"/>
            <w:szCs w:val="24"/>
          </w:rPr>
          <w:t>for temperate conifer forests with a total variation of 28.6%, ranging from a 3.8% reduction</w:t>
        </w:r>
        <w:del w:id="233" w:author="Joseph Bennett" w:date="2020-04-14T08:49:00Z">
          <w:r w:rsidR="002F23AF" w:rsidDel="00047F16">
            <w:rPr>
              <w:rFonts w:ascii="Times New Roman" w:hAnsi="Times New Roman" w:cs="Times New Roman"/>
              <w:sz w:val="24"/>
              <w:szCs w:val="24"/>
            </w:rPr>
            <w:delText>,</w:delText>
          </w:r>
        </w:del>
        <w:r w:rsidR="002F23AF">
          <w:rPr>
            <w:rFonts w:ascii="Times New Roman" w:hAnsi="Times New Roman" w:cs="Times New Roman"/>
            <w:sz w:val="24"/>
            <w:szCs w:val="24"/>
          </w:rPr>
          <w:t xml:space="preserve"> compared to baseline for the scenario only considering the climate constraint, to a 24.8% increase for the scenario incorporating socioeconomic and land use constraints. Mangroves ha</w:t>
        </w:r>
      </w:moveTo>
      <w:ins w:id="234" w:author="Joseph Bennett" w:date="2020-04-14T08:50:00Z">
        <w:r w:rsidR="00047F16">
          <w:rPr>
            <w:rFonts w:ascii="Times New Roman" w:hAnsi="Times New Roman" w:cs="Times New Roman"/>
            <w:sz w:val="24"/>
            <w:szCs w:val="24"/>
          </w:rPr>
          <w:t>d</w:t>
        </w:r>
      </w:ins>
      <w:moveTo w:id="235" w:author="Joseph Bennett" w:date="2020-04-13T10:26:00Z">
        <w:del w:id="236" w:author="Joseph Bennett" w:date="2020-04-14T08:50:00Z">
          <w:r w:rsidR="002F23AF" w:rsidDel="00047F16">
            <w:rPr>
              <w:rFonts w:ascii="Times New Roman" w:hAnsi="Times New Roman" w:cs="Times New Roman"/>
              <w:sz w:val="24"/>
              <w:szCs w:val="24"/>
            </w:rPr>
            <w:delText>ve</w:delText>
          </w:r>
        </w:del>
        <w:r w:rsidR="002F23AF">
          <w:rPr>
            <w:rFonts w:ascii="Times New Roman" w:hAnsi="Times New Roman" w:cs="Times New Roman"/>
            <w:sz w:val="24"/>
            <w:szCs w:val="24"/>
          </w:rPr>
          <w:t xml:space="preserve"> the second highest total variation of 17.4%, ranging from a 1.2% reduction for the scenario only considering socioeconomic constraints, to 16.2% increase for the scenario only considering the land use constraint. In contrast, Mediterranean forests or Montane Grasslands ha</w:t>
        </w:r>
      </w:moveTo>
      <w:ins w:id="237" w:author="Joseph Bennett" w:date="2020-04-14T08:50:00Z">
        <w:r w:rsidR="00047F16">
          <w:rPr>
            <w:rFonts w:ascii="Times New Roman" w:hAnsi="Times New Roman" w:cs="Times New Roman"/>
            <w:sz w:val="24"/>
            <w:szCs w:val="24"/>
          </w:rPr>
          <w:t>d</w:t>
        </w:r>
      </w:ins>
      <w:moveTo w:id="238" w:author="Joseph Bennett" w:date="2020-04-13T10:26:00Z">
        <w:del w:id="239" w:author="Joseph Bennett" w:date="2020-04-14T08:50:00Z">
          <w:r w:rsidR="002F23AF" w:rsidDel="00047F16">
            <w:rPr>
              <w:rFonts w:ascii="Times New Roman" w:hAnsi="Times New Roman" w:cs="Times New Roman"/>
              <w:sz w:val="24"/>
              <w:szCs w:val="24"/>
            </w:rPr>
            <w:delText>ve</w:delText>
          </w:r>
        </w:del>
        <w:r w:rsidR="002F23AF">
          <w:rPr>
            <w:rFonts w:ascii="Times New Roman" w:hAnsi="Times New Roman" w:cs="Times New Roman"/>
            <w:sz w:val="24"/>
            <w:szCs w:val="24"/>
          </w:rPr>
          <w:t xml:space="preserve"> a total variation of less than 2% across all scenarios. </w:t>
        </w:r>
        <w:commentRangeEnd w:id="231"/>
        <w:r w:rsidR="002F23AF">
          <w:rPr>
            <w:rStyle w:val="CommentReference"/>
          </w:rPr>
          <w:commentReference w:id="231"/>
        </w:r>
      </w:moveTo>
    </w:p>
    <w:moveToRangeEnd w:id="222"/>
    <w:p w14:paraId="500F2E45" w14:textId="1C218E4C" w:rsidR="002B7824" w:rsidDel="00DF7F0C" w:rsidRDefault="003672CE" w:rsidP="00032807">
      <w:pPr>
        <w:keepNext/>
        <w:spacing w:line="480" w:lineRule="auto"/>
        <w:rPr>
          <w:del w:id="240" w:author="Joseph Bennett" w:date="2020-04-14T08:33:00Z"/>
          <w:rFonts w:ascii="Times New Roman" w:hAnsi="Times New Roman" w:cs="Times New Roman"/>
          <w:sz w:val="24"/>
          <w:szCs w:val="24"/>
        </w:rPr>
      </w:pPr>
      <w:del w:id="241" w:author="Joseph Bennett" w:date="2020-04-14T08:33:00Z">
        <w:r w:rsidDel="00DF7F0C">
          <w:rPr>
            <w:rFonts w:ascii="Times New Roman" w:hAnsi="Times New Roman" w:cs="Times New Roman"/>
            <w:sz w:val="24"/>
            <w:szCs w:val="24"/>
          </w:rPr>
          <w:delText>For example, for</w:delText>
        </w:r>
        <w:r w:rsidR="00456849" w:rsidDel="00DF7F0C">
          <w:rPr>
            <w:rFonts w:ascii="Times New Roman" w:hAnsi="Times New Roman" w:cs="Times New Roman"/>
            <w:sz w:val="24"/>
            <w:szCs w:val="24"/>
          </w:rPr>
          <w:delText xml:space="preserve"> Libya, which is</w:delText>
        </w:r>
        <w:r w:rsidR="004C6601" w:rsidDel="00DF7F0C">
          <w:rPr>
            <w:rFonts w:ascii="Times New Roman" w:hAnsi="Times New Roman" w:cs="Times New Roman"/>
            <w:sz w:val="24"/>
            <w:szCs w:val="24"/>
          </w:rPr>
          <w:delText xml:space="preserve"> a </w:delText>
        </w:r>
        <w:r w:rsidR="00183C8A" w:rsidDel="00DF7F0C">
          <w:rPr>
            <w:rFonts w:ascii="Times New Roman" w:hAnsi="Times New Roman" w:cs="Times New Roman"/>
            <w:sz w:val="24"/>
            <w:szCs w:val="24"/>
          </w:rPr>
          <w:delText xml:space="preserve">relatively large sized </w:delText>
        </w:r>
        <w:r w:rsidR="004C6601" w:rsidDel="00DF7F0C">
          <w:rPr>
            <w:rFonts w:ascii="Times New Roman" w:hAnsi="Times New Roman" w:cs="Times New Roman"/>
            <w:sz w:val="24"/>
            <w:szCs w:val="24"/>
          </w:rPr>
          <w:delText xml:space="preserve">country </w:delText>
        </w:r>
        <w:commentRangeStart w:id="242"/>
        <w:r w:rsidR="006866D5" w:rsidDel="00DF7F0C">
          <w:rPr>
            <w:rFonts w:ascii="Times New Roman" w:hAnsi="Times New Roman" w:cs="Times New Roman"/>
            <w:sz w:val="24"/>
            <w:szCs w:val="24"/>
          </w:rPr>
          <w:delText>that is currently suffering from conflict</w:delText>
        </w:r>
        <w:commentRangeEnd w:id="242"/>
        <w:r w:rsidR="00651FA5" w:rsidDel="00DF7F0C">
          <w:rPr>
            <w:rStyle w:val="CommentReference"/>
          </w:rPr>
          <w:commentReference w:id="242"/>
        </w:r>
        <w:r w:rsidR="00305D1F" w:rsidDel="00DF7F0C">
          <w:rPr>
            <w:rFonts w:ascii="Times New Roman" w:hAnsi="Times New Roman" w:cs="Times New Roman"/>
            <w:sz w:val="24"/>
            <w:szCs w:val="24"/>
          </w:rPr>
          <w:delText>, but also has low values of land use change and climate uncertainty (Figures S1-3)</w:delText>
        </w:r>
        <w:r w:rsidR="005F2F3B" w:rsidDel="00DF7F0C">
          <w:rPr>
            <w:rFonts w:ascii="Times New Roman" w:hAnsi="Times New Roman" w:cs="Times New Roman"/>
            <w:sz w:val="24"/>
            <w:szCs w:val="24"/>
          </w:rPr>
          <w:delText xml:space="preserve">, </w:delText>
        </w:r>
        <w:r w:rsidR="00BF1D33" w:rsidDel="00DF7F0C">
          <w:rPr>
            <w:rFonts w:ascii="Times New Roman" w:hAnsi="Times New Roman" w:cs="Times New Roman"/>
            <w:sz w:val="24"/>
            <w:szCs w:val="24"/>
          </w:rPr>
          <w:delText xml:space="preserve">the scenario including socio-economic uncertainty </w:delText>
        </w:r>
        <w:r w:rsidDel="00DF7F0C">
          <w:rPr>
            <w:rFonts w:ascii="Times New Roman" w:hAnsi="Times New Roman" w:cs="Times New Roman"/>
            <w:sz w:val="24"/>
            <w:szCs w:val="24"/>
          </w:rPr>
          <w:delText xml:space="preserve">only </w:delText>
        </w:r>
        <w:r w:rsidR="00BF1D33" w:rsidDel="00DF7F0C">
          <w:rPr>
            <w:rFonts w:ascii="Times New Roman" w:hAnsi="Times New Roman" w:cs="Times New Roman"/>
            <w:sz w:val="24"/>
            <w:szCs w:val="24"/>
          </w:rPr>
          <w:delText xml:space="preserve">would lead to a selection of only </w:delText>
        </w:r>
        <w:commentRangeStart w:id="243"/>
        <w:commentRangeStart w:id="244"/>
        <w:r w:rsidR="00BF1D33" w:rsidDel="00DF7F0C">
          <w:rPr>
            <w:rFonts w:ascii="Times New Roman" w:hAnsi="Times New Roman" w:cs="Times New Roman"/>
            <w:sz w:val="24"/>
            <w:szCs w:val="24"/>
          </w:rPr>
          <w:delText xml:space="preserve">11% of the baseline scenario </w:delText>
        </w:r>
        <w:commentRangeEnd w:id="243"/>
        <w:r w:rsidDel="00DF7F0C">
          <w:rPr>
            <w:rStyle w:val="CommentReference"/>
          </w:rPr>
          <w:commentReference w:id="243"/>
        </w:r>
        <w:commentRangeEnd w:id="244"/>
        <w:r w:rsidR="002F23AF" w:rsidDel="00DF7F0C">
          <w:rPr>
            <w:rStyle w:val="CommentReference"/>
          </w:rPr>
          <w:commentReference w:id="244"/>
        </w:r>
        <w:r w:rsidR="001E2D86" w:rsidDel="00DF7F0C">
          <w:rPr>
            <w:rFonts w:ascii="Times New Roman" w:hAnsi="Times New Roman" w:cs="Times New Roman"/>
            <w:sz w:val="24"/>
            <w:szCs w:val="24"/>
          </w:rPr>
          <w:delText>(Table S1)</w:delText>
        </w:r>
        <w:r w:rsidR="005F2F3B" w:rsidDel="00DF7F0C">
          <w:rPr>
            <w:rFonts w:ascii="Times New Roman" w:hAnsi="Times New Roman" w:cs="Times New Roman"/>
            <w:sz w:val="24"/>
            <w:szCs w:val="24"/>
          </w:rPr>
          <w:delText>.</w:delText>
        </w:r>
        <w:r w:rsidR="006416B9" w:rsidDel="00DF7F0C">
          <w:rPr>
            <w:rFonts w:ascii="Times New Roman" w:hAnsi="Times New Roman" w:cs="Times New Roman"/>
            <w:sz w:val="24"/>
            <w:szCs w:val="24"/>
          </w:rPr>
          <w:delText xml:space="preserve"> If the focus is on land use change or climate only, </w:delText>
        </w:r>
        <w:r w:rsidR="008F73DA" w:rsidDel="00DF7F0C">
          <w:rPr>
            <w:rFonts w:ascii="Times New Roman" w:hAnsi="Times New Roman" w:cs="Times New Roman"/>
            <w:sz w:val="24"/>
            <w:szCs w:val="24"/>
          </w:rPr>
          <w:delText>the protected</w:delText>
        </w:r>
        <w:r w:rsidDel="00DF7F0C">
          <w:rPr>
            <w:rFonts w:ascii="Times New Roman" w:hAnsi="Times New Roman" w:cs="Times New Roman"/>
            <w:sz w:val="24"/>
            <w:szCs w:val="24"/>
          </w:rPr>
          <w:delText xml:space="preserve"> area required to meet the target </w:delText>
        </w:r>
        <w:r w:rsidR="006416B9" w:rsidDel="00DF7F0C">
          <w:rPr>
            <w:rFonts w:ascii="Times New Roman" w:hAnsi="Times New Roman" w:cs="Times New Roman"/>
            <w:sz w:val="24"/>
            <w:szCs w:val="24"/>
          </w:rPr>
          <w:delText xml:space="preserve">would increase </w:delText>
        </w:r>
        <w:r w:rsidDel="00DF7F0C">
          <w:rPr>
            <w:rFonts w:ascii="Times New Roman" w:hAnsi="Times New Roman" w:cs="Times New Roman"/>
            <w:sz w:val="24"/>
            <w:szCs w:val="24"/>
          </w:rPr>
          <w:delText>by</w:delText>
        </w:r>
        <w:r w:rsidR="006416B9" w:rsidDel="00DF7F0C">
          <w:rPr>
            <w:rFonts w:ascii="Times New Roman" w:hAnsi="Times New Roman" w:cs="Times New Roman"/>
            <w:sz w:val="24"/>
            <w:szCs w:val="24"/>
          </w:rPr>
          <w:delText xml:space="preserve"> 1</w:delText>
        </w:r>
        <w:r w:rsidR="005731FF" w:rsidDel="00DF7F0C">
          <w:rPr>
            <w:rFonts w:ascii="Times New Roman" w:hAnsi="Times New Roman" w:cs="Times New Roman"/>
            <w:sz w:val="24"/>
            <w:szCs w:val="24"/>
          </w:rPr>
          <w:delText>05</w:delText>
        </w:r>
        <w:r w:rsidR="006416B9" w:rsidDel="00DF7F0C">
          <w:rPr>
            <w:rFonts w:ascii="Times New Roman" w:hAnsi="Times New Roman" w:cs="Times New Roman"/>
            <w:sz w:val="24"/>
            <w:szCs w:val="24"/>
          </w:rPr>
          <w:delText>% and 1</w:delText>
        </w:r>
        <w:r w:rsidR="005731FF" w:rsidDel="00DF7F0C">
          <w:rPr>
            <w:rFonts w:ascii="Times New Roman" w:hAnsi="Times New Roman" w:cs="Times New Roman"/>
            <w:sz w:val="24"/>
            <w:szCs w:val="24"/>
          </w:rPr>
          <w:delText>24</w:delText>
        </w:r>
        <w:r w:rsidR="006416B9" w:rsidDel="00DF7F0C">
          <w:rPr>
            <w:rFonts w:ascii="Times New Roman" w:hAnsi="Times New Roman" w:cs="Times New Roman"/>
            <w:sz w:val="24"/>
            <w:szCs w:val="24"/>
          </w:rPr>
          <w:delText xml:space="preserve">% respectively, compared to the baseline scenario. </w:delText>
        </w:r>
        <w:r w:rsidR="008A26E5" w:rsidDel="00DF7F0C">
          <w:rPr>
            <w:rFonts w:ascii="Times New Roman" w:hAnsi="Times New Roman" w:cs="Times New Roman"/>
            <w:sz w:val="24"/>
            <w:szCs w:val="24"/>
          </w:rPr>
          <w:delText>Including all three metrics at the same time leads to 1</w:delText>
        </w:r>
        <w:r w:rsidR="000E4F21" w:rsidDel="00DF7F0C">
          <w:rPr>
            <w:rFonts w:ascii="Times New Roman" w:hAnsi="Times New Roman" w:cs="Times New Roman"/>
            <w:sz w:val="24"/>
            <w:szCs w:val="24"/>
          </w:rPr>
          <w:delText>03</w:delText>
        </w:r>
        <w:r w:rsidR="008A26E5" w:rsidDel="00DF7F0C">
          <w:rPr>
            <w:rFonts w:ascii="Times New Roman" w:hAnsi="Times New Roman" w:cs="Times New Roman"/>
            <w:sz w:val="24"/>
            <w:szCs w:val="24"/>
          </w:rPr>
          <w:delText>% selection compared to baseline.</w:delText>
        </w:r>
        <w:r w:rsidR="00183C8A" w:rsidDel="00DF7F0C">
          <w:rPr>
            <w:rFonts w:ascii="Times New Roman" w:hAnsi="Times New Roman" w:cs="Times New Roman"/>
            <w:sz w:val="24"/>
            <w:szCs w:val="24"/>
          </w:rPr>
          <w:delText xml:space="preserve"> </w:delText>
        </w:r>
        <w:commentRangeStart w:id="245"/>
        <w:commentRangeStart w:id="246"/>
        <w:r w:rsidR="00815009" w:rsidDel="00DF7F0C">
          <w:rPr>
            <w:rFonts w:ascii="Times New Roman" w:hAnsi="Times New Roman" w:cs="Times New Roman"/>
            <w:sz w:val="24"/>
            <w:szCs w:val="24"/>
          </w:rPr>
          <w:delText>In</w:delText>
        </w:r>
        <w:commentRangeEnd w:id="245"/>
        <w:r w:rsidR="00E866B1" w:rsidDel="00DF7F0C">
          <w:rPr>
            <w:rStyle w:val="CommentReference"/>
          </w:rPr>
          <w:commentReference w:id="245"/>
        </w:r>
        <w:r w:rsidR="00815009" w:rsidDel="00DF7F0C">
          <w:rPr>
            <w:rFonts w:ascii="Times New Roman" w:hAnsi="Times New Roman" w:cs="Times New Roman"/>
            <w:sz w:val="24"/>
            <w:szCs w:val="24"/>
          </w:rPr>
          <w:delText xml:space="preserve"> contrast, </w:delText>
        </w:r>
        <w:r w:rsidDel="00DF7F0C">
          <w:rPr>
            <w:rFonts w:ascii="Times New Roman" w:hAnsi="Times New Roman" w:cs="Times New Roman"/>
            <w:sz w:val="24"/>
            <w:szCs w:val="24"/>
          </w:rPr>
          <w:delText xml:space="preserve">for Indonesia, </w:delText>
        </w:r>
        <w:r w:rsidR="00815009" w:rsidDel="00DF7F0C">
          <w:rPr>
            <w:rFonts w:ascii="Times New Roman" w:hAnsi="Times New Roman" w:cs="Times New Roman"/>
            <w:sz w:val="24"/>
            <w:szCs w:val="24"/>
          </w:rPr>
          <w:delText xml:space="preserve">a country of similar size to Libya </w:delText>
        </w:r>
        <w:r w:rsidR="00BE4F85" w:rsidDel="00DF7F0C">
          <w:rPr>
            <w:rFonts w:ascii="Times New Roman" w:hAnsi="Times New Roman" w:cs="Times New Roman"/>
            <w:sz w:val="24"/>
            <w:szCs w:val="24"/>
          </w:rPr>
          <w:delText xml:space="preserve">but low levels of internal conflict </w:delText>
        </w:r>
        <w:r w:rsidDel="00DF7F0C">
          <w:rPr>
            <w:rFonts w:ascii="Times New Roman" w:hAnsi="Times New Roman" w:cs="Times New Roman"/>
            <w:sz w:val="24"/>
            <w:szCs w:val="24"/>
          </w:rPr>
          <w:delText xml:space="preserve">the </w:delText>
        </w:r>
        <w:commentRangeEnd w:id="246"/>
        <w:r w:rsidR="002F23AF" w:rsidDel="00DF7F0C">
          <w:rPr>
            <w:rStyle w:val="CommentReference"/>
          </w:rPr>
          <w:commentReference w:id="246"/>
        </w:r>
        <w:r w:rsidDel="00DF7F0C">
          <w:rPr>
            <w:rFonts w:ascii="Times New Roman" w:hAnsi="Times New Roman" w:cs="Times New Roman"/>
            <w:sz w:val="24"/>
            <w:szCs w:val="24"/>
          </w:rPr>
          <w:delText>protected area needed to achieve the target</w:delText>
        </w:r>
        <w:r w:rsidR="00182CF4" w:rsidDel="00DF7F0C">
          <w:rPr>
            <w:rFonts w:ascii="Times New Roman" w:hAnsi="Times New Roman" w:cs="Times New Roman"/>
            <w:sz w:val="24"/>
            <w:szCs w:val="24"/>
          </w:rPr>
          <w:delText xml:space="preserve"> only var</w:delText>
        </w:r>
        <w:r w:rsidDel="00DF7F0C">
          <w:rPr>
            <w:rFonts w:ascii="Times New Roman" w:hAnsi="Times New Roman" w:cs="Times New Roman"/>
            <w:sz w:val="24"/>
            <w:szCs w:val="24"/>
          </w:rPr>
          <w:delText>ied</w:delText>
        </w:r>
        <w:r w:rsidR="00182CF4" w:rsidDel="00DF7F0C">
          <w:rPr>
            <w:rFonts w:ascii="Times New Roman" w:hAnsi="Times New Roman" w:cs="Times New Roman"/>
            <w:sz w:val="24"/>
            <w:szCs w:val="24"/>
          </w:rPr>
          <w:delText xml:space="preserve"> by 6% across scenarios (9</w:delText>
        </w:r>
        <w:r w:rsidR="00FE267D" w:rsidDel="00DF7F0C">
          <w:rPr>
            <w:rFonts w:ascii="Times New Roman" w:hAnsi="Times New Roman" w:cs="Times New Roman"/>
            <w:sz w:val="24"/>
            <w:szCs w:val="24"/>
          </w:rPr>
          <w:delText>9</w:delText>
        </w:r>
        <w:r w:rsidR="00182CF4" w:rsidDel="00DF7F0C">
          <w:rPr>
            <w:rFonts w:ascii="Times New Roman" w:hAnsi="Times New Roman" w:cs="Times New Roman"/>
            <w:sz w:val="24"/>
            <w:szCs w:val="24"/>
          </w:rPr>
          <w:delText>% to 10</w:delText>
        </w:r>
        <w:r w:rsidR="00FE267D" w:rsidDel="00DF7F0C">
          <w:rPr>
            <w:rFonts w:ascii="Times New Roman" w:hAnsi="Times New Roman" w:cs="Times New Roman"/>
            <w:sz w:val="24"/>
            <w:szCs w:val="24"/>
          </w:rPr>
          <w:delText>3</w:delText>
        </w:r>
        <w:r w:rsidR="00182CF4" w:rsidDel="00DF7F0C">
          <w:rPr>
            <w:rFonts w:ascii="Times New Roman" w:hAnsi="Times New Roman" w:cs="Times New Roman"/>
            <w:sz w:val="24"/>
            <w:szCs w:val="24"/>
          </w:rPr>
          <w:delText xml:space="preserve">%), compared to the </w:delText>
        </w:r>
        <w:commentRangeStart w:id="247"/>
        <w:r w:rsidR="00182CF4" w:rsidDel="00DF7F0C">
          <w:rPr>
            <w:rFonts w:ascii="Times New Roman" w:hAnsi="Times New Roman" w:cs="Times New Roman"/>
            <w:sz w:val="24"/>
            <w:szCs w:val="24"/>
          </w:rPr>
          <w:delText>11</w:delText>
        </w:r>
        <w:r w:rsidR="00032000" w:rsidDel="00DF7F0C">
          <w:rPr>
            <w:rFonts w:ascii="Times New Roman" w:hAnsi="Times New Roman" w:cs="Times New Roman"/>
            <w:sz w:val="24"/>
            <w:szCs w:val="24"/>
          </w:rPr>
          <w:delText>3</w:delText>
        </w:r>
        <w:r w:rsidR="00182CF4" w:rsidDel="00DF7F0C">
          <w:rPr>
            <w:rFonts w:ascii="Times New Roman" w:hAnsi="Times New Roman" w:cs="Times New Roman"/>
            <w:sz w:val="24"/>
            <w:szCs w:val="24"/>
          </w:rPr>
          <w:delText xml:space="preserve">% </w:delText>
        </w:r>
        <w:r w:rsidR="00A14D28" w:rsidDel="00DF7F0C">
          <w:rPr>
            <w:rFonts w:ascii="Times New Roman" w:hAnsi="Times New Roman" w:cs="Times New Roman"/>
            <w:sz w:val="24"/>
            <w:szCs w:val="24"/>
          </w:rPr>
          <w:delText xml:space="preserve">percent variation </w:delText>
        </w:r>
        <w:commentRangeEnd w:id="247"/>
        <w:r w:rsidR="00C96A7A" w:rsidDel="00DF7F0C">
          <w:rPr>
            <w:rStyle w:val="CommentReference"/>
          </w:rPr>
          <w:commentReference w:id="247"/>
        </w:r>
        <w:r w:rsidR="00A14D28" w:rsidDel="00DF7F0C">
          <w:rPr>
            <w:rFonts w:ascii="Times New Roman" w:hAnsi="Times New Roman" w:cs="Times New Roman"/>
            <w:sz w:val="24"/>
            <w:szCs w:val="24"/>
          </w:rPr>
          <w:delText>present in Libya.</w:delText>
        </w:r>
      </w:del>
    </w:p>
    <w:p w14:paraId="0DE25BE4" w14:textId="28967DAF" w:rsidR="00032807" w:rsidRPr="00032807" w:rsidDel="002F23AF" w:rsidRDefault="00032807" w:rsidP="00032807">
      <w:pPr>
        <w:keepNext/>
        <w:spacing w:line="480" w:lineRule="auto"/>
        <w:rPr>
          <w:moveFrom w:id="248" w:author="Joseph Bennett" w:date="2020-04-13T10:26:00Z"/>
          <w:rFonts w:ascii="Times New Roman" w:hAnsi="Times New Roman" w:cs="Times New Roman"/>
          <w:sz w:val="24"/>
          <w:szCs w:val="24"/>
        </w:rPr>
      </w:pPr>
      <w:moveFromRangeStart w:id="249" w:author="Joseph Bennett" w:date="2020-04-13T10:26:00Z" w:name="move37666021"/>
      <w:commentRangeStart w:id="250"/>
      <w:moveFrom w:id="251" w:author="Joseph Bennett" w:date="2020-04-13T10:26:00Z">
        <w:r w:rsidDel="002F23AF">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250"/>
        <w:r w:rsidR="00C96A7A" w:rsidDel="002F23AF">
          <w:rPr>
            <w:rStyle w:val="CommentReference"/>
          </w:rPr>
          <w:commentReference w:id="250"/>
        </w:r>
        <w:r w:rsidDel="002F23AF">
          <w:rPr>
            <w:rFonts w:ascii="Times New Roman" w:hAnsi="Times New Roman" w:cs="Times New Roman"/>
            <w:sz w:val="24"/>
            <w:szCs w:val="24"/>
          </w:rPr>
          <w:t xml:space="preserve">(Figure 3). </w:t>
        </w:r>
        <w:commentRangeStart w:id="252"/>
        <w:r w:rsidR="00785E97" w:rsidDel="002F23AF">
          <w:rPr>
            <w:rFonts w:ascii="Times New Roman" w:hAnsi="Times New Roman" w:cs="Times New Roman"/>
            <w:sz w:val="24"/>
            <w:szCs w:val="24"/>
          </w:rPr>
          <w:t>The most pronounced variation was found for temperate conifer forests</w:t>
        </w:r>
        <w:r w:rsidR="00CF533E" w:rsidDel="002F23AF">
          <w:rPr>
            <w:rFonts w:ascii="Times New Roman" w:hAnsi="Times New Roman" w:cs="Times New Roman"/>
            <w:sz w:val="24"/>
            <w:szCs w:val="24"/>
          </w:rPr>
          <w:t xml:space="preserve"> with a total variation of 28.6%</w:t>
        </w:r>
        <w:r w:rsidR="00785E97" w:rsidDel="002F23AF">
          <w:rPr>
            <w:rFonts w:ascii="Times New Roman" w:hAnsi="Times New Roman" w:cs="Times New Roman"/>
            <w:sz w:val="24"/>
            <w:szCs w:val="24"/>
          </w:rPr>
          <w:t xml:space="preserve">, ranging from a 3.8% reduction, compared to baseline for the scenario only considering the climate constraint, to a 24.8% increase for the scenario incorporating socioeconomic and land use constraints. </w:t>
        </w:r>
        <w:r w:rsidR="006C25DF" w:rsidDel="002F23AF">
          <w:rPr>
            <w:rFonts w:ascii="Times New Roman" w:hAnsi="Times New Roman" w:cs="Times New Roman"/>
            <w:sz w:val="24"/>
            <w:szCs w:val="24"/>
          </w:rPr>
          <w:t xml:space="preserve">Mangroves have the second highest total variation of 17.4%, ranging from a 1.2% reduction for the scenario only considering socioeconomic constraints, to 16.2% increase for </w:t>
        </w:r>
        <w:r w:rsidR="00C54795" w:rsidDel="002F23AF">
          <w:rPr>
            <w:rFonts w:ascii="Times New Roman" w:hAnsi="Times New Roman" w:cs="Times New Roman"/>
            <w:sz w:val="24"/>
            <w:szCs w:val="24"/>
          </w:rPr>
          <w:t>the scenario only considering the land use constraint</w:t>
        </w:r>
        <w:r w:rsidR="006C25DF" w:rsidDel="002F23AF">
          <w:rPr>
            <w:rFonts w:ascii="Times New Roman" w:hAnsi="Times New Roman" w:cs="Times New Roman"/>
            <w:sz w:val="24"/>
            <w:szCs w:val="24"/>
          </w:rPr>
          <w:t>.</w:t>
        </w:r>
        <w:r w:rsidR="00C54795" w:rsidDel="002F23AF">
          <w:rPr>
            <w:rFonts w:ascii="Times New Roman" w:hAnsi="Times New Roman" w:cs="Times New Roman"/>
            <w:sz w:val="24"/>
            <w:szCs w:val="24"/>
          </w:rPr>
          <w:t xml:space="preserve"> </w:t>
        </w:r>
        <w:r w:rsidR="00CF533E" w:rsidDel="002F23AF">
          <w:rPr>
            <w:rFonts w:ascii="Times New Roman" w:hAnsi="Times New Roman" w:cs="Times New Roman"/>
            <w:sz w:val="24"/>
            <w:szCs w:val="24"/>
          </w:rPr>
          <w:t xml:space="preserve">In contrast, Mediterranean forests or Montane Grasslands </w:t>
        </w:r>
        <w:r w:rsidR="00E278B2" w:rsidDel="002F23AF">
          <w:rPr>
            <w:rFonts w:ascii="Times New Roman" w:hAnsi="Times New Roman" w:cs="Times New Roman"/>
            <w:sz w:val="24"/>
            <w:szCs w:val="24"/>
          </w:rPr>
          <w:t>have a total variation of less than 2% across all scenarios.</w:t>
        </w:r>
        <w:r w:rsidR="00CF533E" w:rsidDel="002F23AF">
          <w:rPr>
            <w:rFonts w:ascii="Times New Roman" w:hAnsi="Times New Roman" w:cs="Times New Roman"/>
            <w:sz w:val="24"/>
            <w:szCs w:val="24"/>
          </w:rPr>
          <w:t xml:space="preserve"> </w:t>
        </w:r>
        <w:commentRangeEnd w:id="252"/>
        <w:r w:rsidR="00C12EB0" w:rsidDel="002F23AF">
          <w:rPr>
            <w:rStyle w:val="CommentReference"/>
          </w:rPr>
          <w:commentReference w:id="252"/>
        </w:r>
      </w:moveFrom>
    </w:p>
    <w:moveFromRangeEnd w:id="249"/>
    <w:p w14:paraId="571D8175" w14:textId="77239A95" w:rsidR="00E866B1" w:rsidRDefault="00886614" w:rsidP="00886614">
      <w:pPr>
        <w:keepNext/>
        <w:spacing w:line="480" w:lineRule="auto"/>
        <w:rPr>
          <w:ins w:id="253" w:author="Joseph Bennett" w:date="2020-04-13T10:37:00Z"/>
          <w:rFonts w:ascii="Times New Roman" w:hAnsi="Times New Roman" w:cs="Times New Roman"/>
          <w:sz w:val="24"/>
          <w:szCs w:val="24"/>
        </w:rPr>
      </w:pPr>
      <w:ins w:id="254" w:author="Joseph Bennett" w:date="2020-04-13T10:03:00Z">
        <w:r>
          <w:rPr>
            <w:rFonts w:ascii="Times New Roman" w:hAnsi="Times New Roman" w:cs="Times New Roman"/>
            <w:sz w:val="24"/>
            <w:szCs w:val="24"/>
          </w:rPr>
          <w:t xml:space="preserve">Despite </w:t>
        </w:r>
      </w:ins>
      <w:ins w:id="255" w:author="Joseph Bennett" w:date="2020-04-13T10:04:00Z">
        <w:r>
          <w:rPr>
            <w:rFonts w:ascii="Times New Roman" w:hAnsi="Times New Roman" w:cs="Times New Roman"/>
            <w:sz w:val="24"/>
            <w:szCs w:val="24"/>
          </w:rPr>
          <w:t xml:space="preserve">differences </w:t>
        </w:r>
      </w:ins>
      <w:ins w:id="256" w:author="Joseph Bennett" w:date="2020-04-13T10:32:00Z">
        <w:r w:rsidR="00E866B1">
          <w:rPr>
            <w:rFonts w:ascii="Times New Roman" w:hAnsi="Times New Roman" w:cs="Times New Roman"/>
            <w:sz w:val="24"/>
            <w:szCs w:val="24"/>
          </w:rPr>
          <w:t>in areas selected among scenarios</w:t>
        </w:r>
      </w:ins>
      <w:ins w:id="257" w:author="Joseph Bennett" w:date="2020-04-13T10:04:00Z">
        <w:r>
          <w:rPr>
            <w:rFonts w:ascii="Times New Roman" w:hAnsi="Times New Roman" w:cs="Times New Roman"/>
            <w:sz w:val="24"/>
            <w:szCs w:val="24"/>
          </w:rPr>
          <w:t>, t</w:t>
        </w:r>
      </w:ins>
      <w:ins w:id="258" w:author="Joseph Bennett" w:date="2020-04-13T10:03:00Z">
        <w:r>
          <w:rPr>
            <w:rFonts w:ascii="Times New Roman" w:hAnsi="Times New Roman" w:cs="Times New Roman"/>
            <w:sz w:val="24"/>
            <w:szCs w:val="24"/>
          </w:rPr>
          <w:t xml:space="preserve">he scenario that incorporated all </w:t>
        </w:r>
        <w:proofErr w:type="gramStart"/>
        <w:r>
          <w:rPr>
            <w:rFonts w:ascii="Times New Roman" w:hAnsi="Times New Roman" w:cs="Times New Roman"/>
            <w:sz w:val="24"/>
            <w:szCs w:val="24"/>
          </w:rPr>
          <w:t>three uncertainty</w:t>
        </w:r>
        <w:proofErr w:type="gramEnd"/>
        <w:r>
          <w:rPr>
            <w:rFonts w:ascii="Times New Roman" w:hAnsi="Times New Roman" w:cs="Times New Roman"/>
            <w:sz w:val="24"/>
            <w:szCs w:val="24"/>
          </w:rPr>
          <w:t xml:space="preserve"> metrics required </w:t>
        </w:r>
      </w:ins>
      <w:ins w:id="259" w:author="Joseph Bennett" w:date="2020-04-14T08:52:00Z">
        <w:r w:rsidR="00047F16">
          <w:rPr>
            <w:rFonts w:ascii="Times New Roman" w:hAnsi="Times New Roman" w:cs="Times New Roman"/>
            <w:sz w:val="24"/>
            <w:szCs w:val="24"/>
          </w:rPr>
          <w:t xml:space="preserve">only </w:t>
        </w:r>
      </w:ins>
      <w:ins w:id="260" w:author="Joseph Bennett" w:date="2020-04-13T10:03:00Z">
        <w:r>
          <w:rPr>
            <w:rFonts w:ascii="Times New Roman" w:hAnsi="Times New Roman" w:cs="Times New Roman"/>
            <w:sz w:val="24"/>
            <w:szCs w:val="24"/>
          </w:rPr>
          <w:t xml:space="preserve">1.09% more global area than the base scenario to meet the </w:t>
        </w:r>
      </w:ins>
      <w:ins w:id="261" w:author="Joseph Bennett" w:date="2020-04-14T08:54:00Z">
        <w:r w:rsidR="00047F16">
          <w:rPr>
            <w:rFonts w:ascii="Times New Roman" w:hAnsi="Times New Roman" w:cs="Times New Roman"/>
            <w:sz w:val="24"/>
            <w:szCs w:val="24"/>
          </w:rPr>
          <w:t xml:space="preserve">30% of home range protection </w:t>
        </w:r>
      </w:ins>
      <w:ins w:id="262" w:author="Joseph Bennett" w:date="2020-04-13T10:03:00Z">
        <w:r>
          <w:rPr>
            <w:rFonts w:ascii="Times New Roman" w:hAnsi="Times New Roman" w:cs="Times New Roman"/>
            <w:sz w:val="24"/>
            <w:szCs w:val="24"/>
          </w:rPr>
          <w:t>target (29.17% vs 28.07%</w:t>
        </w:r>
      </w:ins>
      <w:ins w:id="263" w:author="Joseph Bennett" w:date="2020-04-14T08:54:00Z">
        <w:r w:rsidR="00047F16">
          <w:rPr>
            <w:rFonts w:ascii="Times New Roman" w:hAnsi="Times New Roman" w:cs="Times New Roman"/>
            <w:sz w:val="24"/>
            <w:szCs w:val="24"/>
          </w:rPr>
          <w:t xml:space="preserve"> of global area</w:t>
        </w:r>
      </w:ins>
      <w:ins w:id="264" w:author="Joseph Bennett" w:date="2020-04-13T10:03:00Z">
        <w:r>
          <w:rPr>
            <w:rFonts w:ascii="Times New Roman" w:hAnsi="Times New Roman" w:cs="Times New Roman"/>
            <w:sz w:val="24"/>
            <w:szCs w:val="24"/>
          </w:rPr>
          <w:t>). This is encouraging because it means that we can account for these important measures of uncertainty to produce more effective and resilient conservation networks, while not substantially increas</w:t>
        </w:r>
      </w:ins>
      <w:ins w:id="265" w:author="Joseph Bennett" w:date="2020-04-14T08:54:00Z">
        <w:r w:rsidR="00047F16">
          <w:rPr>
            <w:rFonts w:ascii="Times New Roman" w:hAnsi="Times New Roman" w:cs="Times New Roman"/>
            <w:sz w:val="24"/>
            <w:szCs w:val="24"/>
          </w:rPr>
          <w:t>ing</w:t>
        </w:r>
      </w:ins>
      <w:ins w:id="266" w:author="Joseph Bennett" w:date="2020-04-13T10:03:00Z">
        <w:r>
          <w:rPr>
            <w:rFonts w:ascii="Times New Roman" w:hAnsi="Times New Roman" w:cs="Times New Roman"/>
            <w:sz w:val="24"/>
            <w:szCs w:val="24"/>
          </w:rPr>
          <w:t xml:space="preserve"> the global area required to meet the 30% protection targets. In addition, we found that all eight scenarios reached their goals of 30% of the range of each species, without surpassing the 30% global area target that the Convention on Biological Diversity (CBD) is currently considering </w:t>
        </w:r>
        <w:commentRangeStart w:id="267"/>
        <w:commentRangeStart w:id="268"/>
        <w:r>
          <w:rPr>
            <w:rFonts w:ascii="Times New Roman" w:hAnsi="Times New Roman" w:cs="Times New Roman"/>
            <w:sz w:val="24"/>
            <w:szCs w:val="24"/>
          </w:rPr>
          <w:t>as post-Aichi targets</w:t>
        </w:r>
        <w:commentRangeEnd w:id="267"/>
        <w:r>
          <w:rPr>
            <w:rStyle w:val="CommentReference"/>
          </w:rPr>
          <w:commentReference w:id="267"/>
        </w:r>
        <w:commentRangeEnd w:id="268"/>
        <w:r>
          <w:rPr>
            <w:rStyle w:val="CommentReference"/>
          </w:rPr>
          <w:commentReference w:id="268"/>
        </w:r>
        <w:r>
          <w:rPr>
            <w:rFonts w:ascii="Times New Roman" w:hAnsi="Times New Roman" w:cs="Times New Roman"/>
            <w:sz w:val="24"/>
            <w:szCs w:val="24"/>
          </w:rPr>
          <w:t xml:space="preserve">. This means that </w:t>
        </w:r>
        <w:commentRangeStart w:id="269"/>
        <w:commentRangeStart w:id="270"/>
        <w:r>
          <w:rPr>
            <w:rFonts w:ascii="Times New Roman" w:hAnsi="Times New Roman" w:cs="Times New Roman"/>
            <w:sz w:val="24"/>
            <w:szCs w:val="24"/>
          </w:rPr>
          <w:t xml:space="preserve">incorporating socio-economic, climate, and land use uncertainties into </w:t>
        </w:r>
        <w:commentRangeStart w:id="271"/>
        <w:r>
          <w:rPr>
            <w:rFonts w:ascii="Times New Roman" w:hAnsi="Times New Roman" w:cs="Times New Roman"/>
            <w:sz w:val="24"/>
            <w:szCs w:val="24"/>
          </w:rPr>
          <w:lastRenderedPageBreak/>
          <w:t>protected area plans can operate within the parameters of the CBD area goals negotiated for 2030</w:t>
        </w:r>
        <w:commentRangeEnd w:id="269"/>
        <w:r>
          <w:rPr>
            <w:rStyle w:val="CommentReference"/>
          </w:rPr>
          <w:commentReference w:id="269"/>
        </w:r>
        <w:commentRangeEnd w:id="270"/>
        <w:r>
          <w:rPr>
            <w:rStyle w:val="CommentReference"/>
          </w:rPr>
          <w:commentReference w:id="270"/>
        </w:r>
        <w:r>
          <w:rPr>
            <w:rFonts w:ascii="Times New Roman" w:hAnsi="Times New Roman" w:cs="Times New Roman"/>
            <w:sz w:val="24"/>
            <w:szCs w:val="24"/>
          </w:rPr>
          <w:t xml:space="preserve">. </w:t>
        </w:r>
      </w:ins>
      <w:commentRangeEnd w:id="271"/>
      <w:ins w:id="272" w:author="Joseph Bennett" w:date="2020-04-14T08:55:00Z">
        <w:r w:rsidR="00047F16">
          <w:rPr>
            <w:rStyle w:val="CommentReference"/>
          </w:rPr>
          <w:commentReference w:id="271"/>
        </w:r>
      </w:ins>
    </w:p>
    <w:p w14:paraId="12E2B13C" w14:textId="408457F4" w:rsidR="00886614" w:rsidRDefault="00E866B1" w:rsidP="00886614">
      <w:pPr>
        <w:keepNext/>
        <w:spacing w:line="480" w:lineRule="auto"/>
        <w:rPr>
          <w:ins w:id="273" w:author="Joseph Bennett" w:date="2020-04-13T10:03:00Z"/>
          <w:rFonts w:ascii="Times New Roman" w:hAnsi="Times New Roman" w:cs="Times New Roman"/>
          <w:sz w:val="24"/>
          <w:szCs w:val="24"/>
        </w:rPr>
      </w:pPr>
      <w:ins w:id="274" w:author="Joseph Bennett" w:date="2020-04-13T10:37:00Z">
        <w:r>
          <w:rPr>
            <w:rFonts w:ascii="Times New Roman" w:hAnsi="Times New Roman" w:cs="Times New Roman"/>
            <w:sz w:val="24"/>
            <w:szCs w:val="24"/>
          </w:rPr>
          <w:t>Encouragingly, t</w:t>
        </w:r>
      </w:ins>
      <w:ins w:id="275" w:author="Joseph Bennett" w:date="2020-04-13T10:03:00Z">
        <w:r w:rsidR="00886614">
          <w:rPr>
            <w:rFonts w:ascii="Times New Roman" w:hAnsi="Times New Roman" w:cs="Times New Roman"/>
            <w:sz w:val="24"/>
            <w:szCs w:val="24"/>
          </w:rPr>
          <w:t xml:space="preserve">here was considerable spatial overlap among scenarios, with the same </w:t>
        </w:r>
        <w:commentRangeStart w:id="276"/>
        <w:commentRangeStart w:id="277"/>
        <w:commentRangeStart w:id="278"/>
        <w:r w:rsidR="00886614">
          <w:rPr>
            <w:rFonts w:ascii="Times New Roman" w:hAnsi="Times New Roman" w:cs="Times New Roman"/>
            <w:sz w:val="24"/>
            <w:szCs w:val="24"/>
          </w:rPr>
          <w:t>10.1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rPr>
          <w:t xml:space="preserve"> being selected</w:t>
        </w:r>
        <w:commentRangeEnd w:id="276"/>
        <w:r w:rsidR="00886614">
          <w:rPr>
            <w:rStyle w:val="CommentReference"/>
          </w:rPr>
          <w:commentReference w:id="276"/>
        </w:r>
        <w:commentRangeEnd w:id="277"/>
        <w:r w:rsidR="00886614">
          <w:rPr>
            <w:rStyle w:val="CommentReference"/>
          </w:rPr>
          <w:commentReference w:id="277"/>
        </w:r>
        <w:commentRangeEnd w:id="278"/>
        <w:r w:rsidR="00886614">
          <w:rPr>
            <w:rStyle w:val="CommentReference"/>
          </w:rPr>
          <w:commentReference w:id="278"/>
        </w:r>
        <w:r w:rsidR="00886614">
          <w:rPr>
            <w:rFonts w:ascii="Times New Roman" w:hAnsi="Times New Roman" w:cs="Times New Roman"/>
            <w:sz w:val="24"/>
            <w:szCs w:val="24"/>
          </w:rPr>
          <w:t xml:space="preserve"> to expand the current protected area portfolio in at least five scenarios and 2.21 million km</w:t>
        </w:r>
        <w:r w:rsidR="00886614" w:rsidRPr="00C9186C">
          <w:rPr>
            <w:rFonts w:ascii="Times New Roman" w:hAnsi="Times New Roman" w:cs="Times New Roman"/>
            <w:sz w:val="24"/>
            <w:szCs w:val="24"/>
            <w:vertAlign w:val="superscript"/>
          </w:rPr>
          <w:t>2</w:t>
        </w:r>
        <w:r w:rsidR="00886614">
          <w:rPr>
            <w:rFonts w:ascii="Times New Roman" w:hAnsi="Times New Roman" w:cs="Times New Roman"/>
            <w:sz w:val="24"/>
            <w:szCs w:val="24"/>
            <w:vertAlign w:val="superscript"/>
          </w:rPr>
          <w:t xml:space="preserve"> </w:t>
        </w:r>
        <w:r w:rsidR="00886614">
          <w:rPr>
            <w:rFonts w:ascii="Times New Roman" w:hAnsi="Times New Roman" w:cs="Times New Roman"/>
            <w:sz w:val="24"/>
            <w:szCs w:val="24"/>
          </w:rPr>
          <w:t>in all eight scenarios.</w:t>
        </w:r>
      </w:ins>
      <w:ins w:id="279" w:author="Joseph Bennett" w:date="2020-04-13T10:37:00Z">
        <w:r>
          <w:rPr>
            <w:rFonts w:ascii="Times New Roman" w:hAnsi="Times New Roman" w:cs="Times New Roman"/>
            <w:sz w:val="24"/>
            <w:szCs w:val="24"/>
          </w:rPr>
          <w:t xml:space="preserve"> Such overlaps provide examples of areas that could be targets for international agencies </w:t>
        </w:r>
      </w:ins>
      <w:ins w:id="280" w:author="Joseph Bennett" w:date="2020-04-13T10:40:00Z">
        <w:r w:rsidR="00D72C4F">
          <w:rPr>
            <w:rFonts w:ascii="Times New Roman" w:hAnsi="Times New Roman" w:cs="Times New Roman"/>
            <w:sz w:val="24"/>
            <w:szCs w:val="24"/>
          </w:rPr>
          <w:t>wishing to maximize the resilience of protected area</w:t>
        </w:r>
      </w:ins>
      <w:ins w:id="281" w:author="Joseph Bennett" w:date="2020-04-13T13:43:00Z">
        <w:r w:rsidR="00E9690A">
          <w:rPr>
            <w:rFonts w:ascii="Times New Roman" w:hAnsi="Times New Roman" w:cs="Times New Roman"/>
            <w:sz w:val="24"/>
            <w:szCs w:val="24"/>
          </w:rPr>
          <w:t xml:space="preserve"> networks</w:t>
        </w:r>
      </w:ins>
      <w:ins w:id="282" w:author="Joseph Bennett" w:date="2020-04-13T10:40:00Z">
        <w:r w:rsidR="00D72C4F">
          <w:rPr>
            <w:rFonts w:ascii="Times New Roman" w:hAnsi="Times New Roman" w:cs="Times New Roman"/>
            <w:sz w:val="24"/>
            <w:szCs w:val="24"/>
          </w:rPr>
          <w:t xml:space="preserve">. </w:t>
        </w:r>
      </w:ins>
      <w:ins w:id="283" w:author="Joseph Bennett" w:date="2020-04-13T13:46:00Z">
        <w:r w:rsidR="0014008B">
          <w:rPr>
            <w:rFonts w:ascii="Times New Roman" w:hAnsi="Times New Roman" w:cs="Times New Roman"/>
            <w:sz w:val="24"/>
            <w:szCs w:val="24"/>
          </w:rPr>
          <w:t>Given that</w:t>
        </w:r>
      </w:ins>
      <w:ins w:id="284" w:author="Joseph Bennett" w:date="2020-04-13T13:48:00Z">
        <w:r w:rsidR="0014008B">
          <w:rPr>
            <w:rFonts w:ascii="Times New Roman" w:hAnsi="Times New Roman" w:cs="Times New Roman"/>
            <w:sz w:val="24"/>
            <w:szCs w:val="24"/>
          </w:rPr>
          <w:t xml:space="preserve"> </w:t>
        </w:r>
      </w:ins>
      <w:ins w:id="285" w:author="Joseph Bennett" w:date="2020-04-13T13:47:00Z">
        <w:r w:rsidR="0014008B">
          <w:rPr>
            <w:rFonts w:ascii="Times New Roman" w:hAnsi="Times New Roman" w:cs="Times New Roman"/>
            <w:sz w:val="24"/>
            <w:szCs w:val="24"/>
          </w:rPr>
          <w:t>socioeconomic change, land use pressure and climate change</w:t>
        </w:r>
      </w:ins>
      <w:ins w:id="286" w:author="Joseph Bennett" w:date="2020-04-13T13:46:00Z">
        <w:r w:rsidR="0014008B">
          <w:rPr>
            <w:rFonts w:ascii="Times New Roman" w:hAnsi="Times New Roman" w:cs="Times New Roman"/>
            <w:sz w:val="24"/>
            <w:szCs w:val="24"/>
          </w:rPr>
          <w:t xml:space="preserve"> </w:t>
        </w:r>
      </w:ins>
      <w:ins w:id="287" w:author="Joseph Bennett" w:date="2020-04-13T13:48:00Z">
        <w:r w:rsidR="0014008B">
          <w:rPr>
            <w:rFonts w:ascii="Times New Roman" w:hAnsi="Times New Roman" w:cs="Times New Roman"/>
            <w:sz w:val="24"/>
            <w:szCs w:val="24"/>
          </w:rPr>
          <w:t xml:space="preserve">are all </w:t>
        </w:r>
      </w:ins>
      <w:ins w:id="288" w:author="Joseph Bennett" w:date="2020-04-13T13:46:00Z">
        <w:r w:rsidR="0014008B">
          <w:rPr>
            <w:rFonts w:ascii="Times New Roman" w:hAnsi="Times New Roman" w:cs="Times New Roman"/>
            <w:sz w:val="24"/>
            <w:szCs w:val="24"/>
          </w:rPr>
          <w:t xml:space="preserve">likely to </w:t>
        </w:r>
      </w:ins>
      <w:ins w:id="289" w:author="Joseph Bennett" w:date="2020-04-13T13:47:00Z">
        <w:r w:rsidR="0014008B">
          <w:rPr>
            <w:rFonts w:ascii="Times New Roman" w:hAnsi="Times New Roman" w:cs="Times New Roman"/>
            <w:sz w:val="24"/>
            <w:szCs w:val="24"/>
          </w:rPr>
          <w:t>exert a profound influence on ecosystems</w:t>
        </w:r>
      </w:ins>
      <w:ins w:id="290" w:author="Joseph Bennett" w:date="2020-04-13T13:48:00Z">
        <w:r w:rsidR="0014008B">
          <w:rPr>
            <w:rFonts w:ascii="Times New Roman" w:hAnsi="Times New Roman" w:cs="Times New Roman"/>
            <w:sz w:val="24"/>
            <w:szCs w:val="24"/>
          </w:rPr>
          <w:t xml:space="preserve">, we argue that considering the influence of </w:t>
        </w:r>
        <w:proofErr w:type="gramStart"/>
        <w:r w:rsidR="0014008B">
          <w:rPr>
            <w:rFonts w:ascii="Times New Roman" w:hAnsi="Times New Roman" w:cs="Times New Roman"/>
            <w:sz w:val="24"/>
            <w:szCs w:val="24"/>
          </w:rPr>
          <w:t>all of</w:t>
        </w:r>
        <w:proofErr w:type="gramEnd"/>
        <w:r w:rsidR="0014008B">
          <w:rPr>
            <w:rFonts w:ascii="Times New Roman" w:hAnsi="Times New Roman" w:cs="Times New Roman"/>
            <w:sz w:val="24"/>
            <w:szCs w:val="24"/>
          </w:rPr>
          <w:t xml:space="preserve"> these factors is vital to making effective decisions on </w:t>
        </w:r>
      </w:ins>
      <w:ins w:id="291" w:author="Joseph Bennett" w:date="2020-04-13T13:49:00Z">
        <w:r w:rsidR="0014008B">
          <w:rPr>
            <w:rFonts w:ascii="Times New Roman" w:hAnsi="Times New Roman" w:cs="Times New Roman"/>
            <w:sz w:val="24"/>
            <w:szCs w:val="24"/>
          </w:rPr>
          <w:t xml:space="preserve">protected area network expansion. </w:t>
        </w:r>
      </w:ins>
    </w:p>
    <w:p w14:paraId="5F918180" w14:textId="32258147" w:rsidR="00753720" w:rsidRPr="00D72C4F" w:rsidDel="00D72C4F" w:rsidRDefault="00D72C4F" w:rsidP="00BC1C25">
      <w:pPr>
        <w:spacing w:line="480" w:lineRule="auto"/>
        <w:rPr>
          <w:del w:id="292" w:author="Joseph Bennett" w:date="2020-04-13T10:41:00Z"/>
          <w:rFonts w:ascii="Times New Roman" w:hAnsi="Times New Roman" w:cs="Times New Roman"/>
          <w:sz w:val="24"/>
          <w:szCs w:val="24"/>
          <w:rPrChange w:id="293" w:author="Joseph Bennett" w:date="2020-04-13T10:41:00Z">
            <w:rPr>
              <w:del w:id="294" w:author="Joseph Bennett" w:date="2020-04-13T10:41:00Z"/>
              <w:rFonts w:ascii="Times New Roman" w:hAnsi="Times New Roman" w:cs="Times New Roman"/>
              <w:b/>
              <w:bCs/>
              <w:sz w:val="24"/>
              <w:szCs w:val="24"/>
            </w:rPr>
          </w:rPrChange>
        </w:rPr>
      </w:pPr>
      <w:ins w:id="295" w:author="Joseph Bennett" w:date="2020-04-13T10:41:00Z">
        <w:r>
          <w:rPr>
            <w:rFonts w:ascii="Times New Roman" w:hAnsi="Times New Roman" w:cs="Times New Roman"/>
            <w:sz w:val="24"/>
            <w:szCs w:val="24"/>
          </w:rPr>
          <w:t xml:space="preserve">It is important to note that our specific metrics of </w:t>
        </w:r>
        <w:r w:rsidR="00056FD3">
          <w:rPr>
            <w:rFonts w:ascii="Times New Roman" w:hAnsi="Times New Roman" w:cs="Times New Roman"/>
            <w:sz w:val="24"/>
            <w:szCs w:val="24"/>
          </w:rPr>
          <w:t xml:space="preserve">future </w:t>
        </w:r>
      </w:ins>
      <w:ins w:id="296" w:author="Joseph Bennett" w:date="2020-04-13T13:29:00Z">
        <w:r w:rsidR="00B15588">
          <w:rPr>
            <w:rFonts w:ascii="Times New Roman" w:hAnsi="Times New Roman" w:cs="Times New Roman"/>
            <w:sz w:val="24"/>
            <w:szCs w:val="24"/>
          </w:rPr>
          <w:t>change are intended as examples</w:t>
        </w:r>
      </w:ins>
      <w:ins w:id="297" w:author="Joseph Bennett" w:date="2020-04-13T13:30:00Z">
        <w:r w:rsidR="00B15588">
          <w:rPr>
            <w:rFonts w:ascii="Times New Roman" w:hAnsi="Times New Roman" w:cs="Times New Roman"/>
            <w:sz w:val="24"/>
            <w:szCs w:val="24"/>
          </w:rPr>
          <w:t xml:space="preserve">, used to demonstrate the importance of considering socioeconomic, land use and climate change in combination. </w:t>
        </w:r>
      </w:ins>
      <w:ins w:id="298" w:author="Joseph Bennett" w:date="2020-04-13T13:31:00Z">
        <w:r w:rsidR="00B15588">
          <w:rPr>
            <w:rFonts w:ascii="Times New Roman" w:hAnsi="Times New Roman" w:cs="Times New Roman"/>
            <w:sz w:val="24"/>
            <w:szCs w:val="24"/>
          </w:rPr>
          <w:t>Our framework is flexible, allowing c</w:t>
        </w:r>
      </w:ins>
      <w:ins w:id="299" w:author="Joseph Bennett" w:date="2020-04-13T13:30:00Z">
        <w:r w:rsidR="00B15588">
          <w:rPr>
            <w:rFonts w:ascii="Times New Roman" w:hAnsi="Times New Roman" w:cs="Times New Roman"/>
            <w:sz w:val="24"/>
            <w:szCs w:val="24"/>
          </w:rPr>
          <w:t xml:space="preserve">onservation agencies looking to set global or national </w:t>
        </w:r>
      </w:ins>
      <w:ins w:id="300" w:author="Joseph Bennett" w:date="2020-04-13T13:33:00Z">
        <w:r w:rsidR="00CC24E1">
          <w:rPr>
            <w:rFonts w:ascii="Times New Roman" w:hAnsi="Times New Roman" w:cs="Times New Roman"/>
            <w:sz w:val="24"/>
            <w:szCs w:val="24"/>
          </w:rPr>
          <w:t xml:space="preserve">or even smaller-scale </w:t>
        </w:r>
      </w:ins>
      <w:ins w:id="301" w:author="Joseph Bennett" w:date="2020-04-13T13:30:00Z">
        <w:r w:rsidR="00B15588">
          <w:rPr>
            <w:rFonts w:ascii="Times New Roman" w:hAnsi="Times New Roman" w:cs="Times New Roman"/>
            <w:sz w:val="24"/>
            <w:szCs w:val="24"/>
          </w:rPr>
          <w:t xml:space="preserve">priorities could </w:t>
        </w:r>
      </w:ins>
      <w:proofErr w:type="gramStart"/>
      <w:ins w:id="302" w:author="Joseph Bennett" w:date="2020-04-13T13:31:00Z">
        <w:r w:rsidR="00B15588">
          <w:rPr>
            <w:rFonts w:ascii="Times New Roman" w:hAnsi="Times New Roman" w:cs="Times New Roman"/>
            <w:sz w:val="24"/>
            <w:szCs w:val="24"/>
          </w:rPr>
          <w:t>using</w:t>
        </w:r>
        <w:proofErr w:type="gramEnd"/>
        <w:r w:rsidR="00B15588">
          <w:rPr>
            <w:rFonts w:ascii="Times New Roman" w:hAnsi="Times New Roman" w:cs="Times New Roman"/>
            <w:sz w:val="24"/>
            <w:szCs w:val="24"/>
          </w:rPr>
          <w:t xml:space="preserve"> different metrics</w:t>
        </w:r>
      </w:ins>
      <w:ins w:id="303" w:author="Joseph Bennett" w:date="2020-04-13T13:30:00Z">
        <w:r w:rsidR="00B15588">
          <w:rPr>
            <w:rFonts w:ascii="Times New Roman" w:hAnsi="Times New Roman" w:cs="Times New Roman"/>
            <w:sz w:val="24"/>
            <w:szCs w:val="24"/>
          </w:rPr>
          <w:t xml:space="preserve">. </w:t>
        </w:r>
      </w:ins>
      <w:ins w:id="304" w:author="Joseph Bennett" w:date="2020-04-13T13:32:00Z">
        <w:r w:rsidR="00CC24E1">
          <w:rPr>
            <w:rFonts w:ascii="Times New Roman" w:hAnsi="Times New Roman" w:cs="Times New Roman"/>
            <w:sz w:val="24"/>
            <w:szCs w:val="24"/>
          </w:rPr>
          <w:t>It is also important to note that [SHOULD WE MENTION SOMETHING ABOUT UNCERTAINTY IN THE PARAMETERS THEMSELVES? IN OTHER WORDS, WE DEVISE PARAMETERS TO ACCOUNT FOR UNCERTAINTY BUT THE PARAMETERS THEMSELVE</w:t>
        </w:r>
      </w:ins>
      <w:ins w:id="305" w:author="Joseph Bennett" w:date="2020-04-13T13:33:00Z">
        <w:r w:rsidR="00CC24E1">
          <w:rPr>
            <w:rFonts w:ascii="Times New Roman" w:hAnsi="Times New Roman" w:cs="Times New Roman"/>
            <w:sz w:val="24"/>
            <w:szCs w:val="24"/>
          </w:rPr>
          <w:t>S ARE SUBJECT TO UNCERTAINTY – WE HAVE NOT DONE A SENSITIVITY ANALYSIS</w:t>
        </w:r>
      </w:ins>
      <w:ins w:id="306" w:author="Joseph Bennett" w:date="2020-04-13T13:35:00Z">
        <w:r w:rsidR="00CC24E1">
          <w:rPr>
            <w:rFonts w:ascii="Times New Roman" w:hAnsi="Times New Roman" w:cs="Times New Roman"/>
            <w:sz w:val="24"/>
            <w:szCs w:val="24"/>
          </w:rPr>
          <w:t xml:space="preserve">. COULD WE INDICATE POTENTIAL UTILITY OF SENSITIVITY ANALYSIS TO INDICATE PARAMETERS THAT MOST INFLUENCE DIFFERENCES IN SOLUTIONS, SO INDIVIDUAL AGENCIES CAN DETERMINE WHICH ONES THEY MIGHT BE ABLE TO </w:t>
        </w:r>
      </w:ins>
      <w:ins w:id="307" w:author="Joseph Bennett" w:date="2020-04-13T13:36:00Z">
        <w:r w:rsidR="00CC24E1">
          <w:rPr>
            <w:rFonts w:ascii="Times New Roman" w:hAnsi="Times New Roman" w:cs="Times New Roman"/>
            <w:sz w:val="24"/>
            <w:szCs w:val="24"/>
          </w:rPr>
          <w:t xml:space="preserve">EITHER TRY TO INFLUENCE – E.G. LAND USE CHANGE, OR BUFFER AGAINST? </w:t>
        </w:r>
      </w:ins>
      <w:ins w:id="308" w:author="Joseph Bennett" w:date="2020-04-13T13:33:00Z">
        <w:r w:rsidR="00CC24E1">
          <w:rPr>
            <w:rFonts w:ascii="Times New Roman" w:hAnsi="Times New Roman" w:cs="Times New Roman"/>
            <w:sz w:val="24"/>
            <w:szCs w:val="24"/>
          </w:rPr>
          <w:t>].</w:t>
        </w:r>
      </w:ins>
    </w:p>
    <w:p w14:paraId="59E0BE3A" w14:textId="79843D83" w:rsidR="00581285" w:rsidDel="00E866B1" w:rsidRDefault="00017AE9" w:rsidP="00BC1C25">
      <w:pPr>
        <w:spacing w:line="480" w:lineRule="auto"/>
        <w:rPr>
          <w:del w:id="309" w:author="Joseph Bennett" w:date="2020-04-13T10:36:00Z"/>
          <w:rFonts w:ascii="Times New Roman" w:hAnsi="Times New Roman" w:cs="Times New Roman"/>
          <w:b/>
          <w:bCs/>
          <w:sz w:val="24"/>
          <w:szCs w:val="24"/>
        </w:rPr>
      </w:pPr>
      <w:del w:id="310" w:author="Joseph Bennett" w:date="2020-04-13T10:36:00Z">
        <w:r w:rsidRPr="00B02D09" w:rsidDel="00E866B1">
          <w:rPr>
            <w:rFonts w:ascii="Times New Roman" w:hAnsi="Times New Roman" w:cs="Times New Roman"/>
            <w:b/>
            <w:bCs/>
            <w:sz w:val="24"/>
            <w:szCs w:val="24"/>
          </w:rPr>
          <w:delText>Discussion</w:delText>
        </w:r>
      </w:del>
    </w:p>
    <w:p w14:paraId="0AB7E68F" w14:textId="09C9FFFF" w:rsidR="0053396D" w:rsidRDefault="0014008B" w:rsidP="00BC1C25">
      <w:pPr>
        <w:spacing w:before="240" w:after="0" w:line="480" w:lineRule="auto"/>
        <w:rPr>
          <w:rFonts w:ascii="Times New Roman" w:eastAsia="Arial" w:hAnsi="Times New Roman" w:cs="Times New Roman"/>
          <w:color w:val="000000"/>
          <w:sz w:val="24"/>
          <w:szCs w:val="24"/>
        </w:rPr>
      </w:pPr>
      <w:ins w:id="311" w:author="Joseph Bennett" w:date="2020-04-13T13:49:00Z">
        <w:r>
          <w:rPr>
            <w:rFonts w:ascii="Times New Roman" w:eastAsia="Arial" w:hAnsi="Times New Roman" w:cs="Times New Roman"/>
            <w:color w:val="000000"/>
            <w:sz w:val="24"/>
            <w:szCs w:val="24"/>
          </w:rPr>
          <w:t>[</w:t>
        </w:r>
      </w:ins>
      <w:ins w:id="312" w:author="Joseph Bennett" w:date="2020-04-13T13:50:00Z">
        <w:r>
          <w:rPr>
            <w:rFonts w:ascii="Times New Roman" w:eastAsia="Arial" w:hAnsi="Times New Roman" w:cs="Times New Roman"/>
            <w:color w:val="000000"/>
            <w:sz w:val="24"/>
            <w:szCs w:val="24"/>
          </w:rPr>
          <w:t xml:space="preserve">2 </w:t>
        </w:r>
      </w:ins>
      <w:ins w:id="313" w:author="Joseph Bennett" w:date="2020-04-13T13:49:00Z">
        <w:r>
          <w:rPr>
            <w:rFonts w:ascii="Times New Roman" w:eastAsia="Arial" w:hAnsi="Times New Roman" w:cs="Times New Roman"/>
            <w:color w:val="000000"/>
            <w:sz w:val="24"/>
            <w:szCs w:val="24"/>
          </w:rPr>
          <w:t>SENTENCE</w:t>
        </w:r>
      </w:ins>
      <w:ins w:id="314" w:author="Joseph Bennett" w:date="2020-04-13T13:50:00Z">
        <w:r>
          <w:rPr>
            <w:rFonts w:ascii="Times New Roman" w:eastAsia="Arial" w:hAnsi="Times New Roman" w:cs="Times New Roman"/>
            <w:color w:val="000000"/>
            <w:sz w:val="24"/>
            <w:szCs w:val="24"/>
          </w:rPr>
          <w:t>S</w:t>
        </w:r>
      </w:ins>
      <w:ins w:id="315" w:author="Joseph Bennett" w:date="2020-04-13T13:49:00Z">
        <w:r>
          <w:rPr>
            <w:rFonts w:ascii="Times New Roman" w:eastAsia="Arial" w:hAnsi="Times New Roman" w:cs="Times New Roman"/>
            <w:color w:val="000000"/>
            <w:sz w:val="24"/>
            <w:szCs w:val="24"/>
          </w:rPr>
          <w:t xml:space="preserve"> ON WHAT PRE</w:t>
        </w:r>
      </w:ins>
      <w:ins w:id="316" w:author="Joseph Bennett" w:date="2020-04-13T13:50:00Z">
        <w:r>
          <w:rPr>
            <w:rFonts w:ascii="Times New Roman" w:eastAsia="Arial" w:hAnsi="Times New Roman" w:cs="Times New Roman"/>
            <w:color w:val="000000"/>
            <w:sz w:val="24"/>
            <w:szCs w:val="24"/>
          </w:rPr>
          <w:t xml:space="preserve">VIOUS ANALYSES HAVE DONE? SOME HAVE CONSIDERED EACH OF THESE THINGS SEPARATELY, NONE HAVE CONSIDERED </w:t>
        </w:r>
        <w:r>
          <w:rPr>
            <w:rFonts w:ascii="Times New Roman" w:eastAsia="Arial" w:hAnsi="Times New Roman" w:cs="Times New Roman"/>
            <w:color w:val="000000"/>
            <w:sz w:val="24"/>
            <w:szCs w:val="24"/>
          </w:rPr>
          <w:lastRenderedPageBreak/>
          <w:t xml:space="preserve">ALLTOGETHER?] Our results show that </w:t>
        </w:r>
      </w:ins>
      <w:ins w:id="317" w:author="Joseph Bennett" w:date="2020-04-13T13:51:00Z">
        <w:r>
          <w:rPr>
            <w:rFonts w:ascii="Times New Roman" w:eastAsia="Arial" w:hAnsi="Times New Roman" w:cs="Times New Roman"/>
            <w:color w:val="000000"/>
            <w:sz w:val="24"/>
            <w:szCs w:val="24"/>
          </w:rPr>
          <w:t xml:space="preserve">protected area expansion decisions can be profoundly influenced by all three factors. </w:t>
        </w:r>
      </w:ins>
      <w:ins w:id="318" w:author="Joseph Bennett" w:date="2020-04-13T13:52:00Z">
        <w:r>
          <w:rPr>
            <w:rFonts w:ascii="Times New Roman" w:eastAsia="Arial" w:hAnsi="Times New Roman" w:cs="Times New Roman"/>
            <w:color w:val="000000"/>
            <w:sz w:val="24"/>
            <w:szCs w:val="24"/>
          </w:rPr>
          <w:t xml:space="preserve">Where data are on these </w:t>
        </w:r>
      </w:ins>
      <w:ins w:id="319" w:author="Joseph Bennett" w:date="2020-04-13T13:54:00Z">
        <w:r>
          <w:rPr>
            <w:rFonts w:ascii="Times New Roman" w:eastAsia="Arial" w:hAnsi="Times New Roman" w:cs="Times New Roman"/>
            <w:color w:val="000000"/>
            <w:sz w:val="24"/>
            <w:szCs w:val="24"/>
          </w:rPr>
          <w:t xml:space="preserve">or other </w:t>
        </w:r>
      </w:ins>
      <w:ins w:id="320" w:author="Joseph Bennett" w:date="2020-04-13T13:52:00Z">
        <w:r>
          <w:rPr>
            <w:rFonts w:ascii="Times New Roman" w:eastAsia="Arial" w:hAnsi="Times New Roman" w:cs="Times New Roman"/>
            <w:color w:val="000000"/>
            <w:sz w:val="24"/>
            <w:szCs w:val="24"/>
          </w:rPr>
          <w:t xml:space="preserve">factors </w:t>
        </w:r>
      </w:ins>
      <w:ins w:id="321" w:author="Joseph Bennett" w:date="2020-04-13T13:54:00Z">
        <w:r>
          <w:rPr>
            <w:rFonts w:ascii="Times New Roman" w:eastAsia="Arial" w:hAnsi="Times New Roman" w:cs="Times New Roman"/>
            <w:color w:val="000000"/>
            <w:sz w:val="24"/>
            <w:szCs w:val="24"/>
          </w:rPr>
          <w:t xml:space="preserve">that may affect the effectiveness of biodiversity protection are </w:t>
        </w:r>
      </w:ins>
      <w:ins w:id="322" w:author="Joseph Bennett" w:date="2020-04-13T13:52:00Z">
        <w:r>
          <w:rPr>
            <w:rFonts w:ascii="Times New Roman" w:eastAsia="Arial" w:hAnsi="Times New Roman" w:cs="Times New Roman"/>
            <w:color w:val="000000"/>
            <w:sz w:val="24"/>
            <w:szCs w:val="24"/>
          </w:rPr>
          <w:t xml:space="preserve">available and reasonably reliable, we argue that they should therefore be used together to </w:t>
        </w:r>
      </w:ins>
      <w:ins w:id="323" w:author="Joseph Bennett" w:date="2020-04-13T13:53:00Z">
        <w:r>
          <w:rPr>
            <w:rFonts w:ascii="Times New Roman" w:eastAsia="Arial" w:hAnsi="Times New Roman" w:cs="Times New Roman"/>
            <w:color w:val="000000"/>
            <w:sz w:val="24"/>
            <w:szCs w:val="24"/>
          </w:rPr>
          <w:t xml:space="preserve">support decisions for </w:t>
        </w:r>
      </w:ins>
      <w:ins w:id="324" w:author="Joseph Bennett" w:date="2020-04-13T13:54:00Z">
        <w:r>
          <w:rPr>
            <w:rFonts w:ascii="Times New Roman" w:eastAsia="Arial" w:hAnsi="Times New Roman" w:cs="Times New Roman"/>
            <w:color w:val="000000"/>
            <w:sz w:val="24"/>
            <w:szCs w:val="24"/>
          </w:rPr>
          <w:t xml:space="preserve">resilient </w:t>
        </w:r>
      </w:ins>
      <w:ins w:id="325" w:author="Joseph Bennett" w:date="2020-04-13T13:53:00Z">
        <w:r>
          <w:rPr>
            <w:rFonts w:ascii="Times New Roman" w:eastAsia="Arial" w:hAnsi="Times New Roman" w:cs="Times New Roman"/>
            <w:color w:val="000000"/>
            <w:sz w:val="24"/>
            <w:szCs w:val="24"/>
          </w:rPr>
          <w:t>protected area networks.</w:t>
        </w:r>
      </w:ins>
      <w:ins w:id="326" w:author="Joseph Bennett" w:date="2020-04-13T13:52:00Z">
        <w:r>
          <w:rPr>
            <w:rFonts w:ascii="Times New Roman" w:eastAsia="Arial" w:hAnsi="Times New Roman" w:cs="Times New Roman"/>
            <w:color w:val="000000"/>
            <w:sz w:val="24"/>
            <w:szCs w:val="24"/>
          </w:rPr>
          <w:t xml:space="preserve"> </w:t>
        </w:r>
      </w:ins>
      <w:ins w:id="327" w:author="Joseph Bennett" w:date="2020-04-13T13:53:00Z">
        <w:r>
          <w:rPr>
            <w:rFonts w:ascii="Times New Roman" w:eastAsia="Arial" w:hAnsi="Times New Roman" w:cs="Times New Roman"/>
            <w:color w:val="000000"/>
            <w:sz w:val="24"/>
            <w:szCs w:val="24"/>
          </w:rPr>
          <w:t xml:space="preserve">Our framework and methods can allow management agencies to </w:t>
        </w:r>
      </w:ins>
      <w:ins w:id="328" w:author="Joseph Bennett" w:date="2020-04-13T14:04:00Z">
        <w:r w:rsidR="00761873">
          <w:rPr>
            <w:rFonts w:ascii="Times New Roman" w:eastAsia="Arial" w:hAnsi="Times New Roman" w:cs="Times New Roman"/>
            <w:color w:val="000000"/>
            <w:sz w:val="24"/>
            <w:szCs w:val="24"/>
          </w:rPr>
          <w:t xml:space="preserve">do so, and also to explore the </w:t>
        </w:r>
        <w:r w:rsidR="001B7F3C">
          <w:rPr>
            <w:rFonts w:ascii="Times New Roman" w:eastAsia="Arial" w:hAnsi="Times New Roman" w:cs="Times New Roman"/>
            <w:color w:val="000000"/>
            <w:sz w:val="24"/>
            <w:szCs w:val="24"/>
          </w:rPr>
          <w:t xml:space="preserve">influence of individual </w:t>
        </w:r>
      </w:ins>
      <w:ins w:id="329" w:author="Joseph Bennett" w:date="2020-04-13T14:05:00Z">
        <w:r w:rsidR="001B7F3C">
          <w:rPr>
            <w:rFonts w:ascii="Times New Roman" w:eastAsia="Arial" w:hAnsi="Times New Roman" w:cs="Times New Roman"/>
            <w:color w:val="000000"/>
            <w:sz w:val="24"/>
            <w:szCs w:val="24"/>
          </w:rPr>
          <w:t xml:space="preserve">parameters on decisions. </w:t>
        </w:r>
      </w:ins>
      <w:del w:id="330" w:author="Joseph Bennett" w:date="2020-04-13T14:06:00Z">
        <w:r w:rsidR="0053396D" w:rsidDel="001B7F3C">
          <w:rPr>
            <w:rFonts w:ascii="Times New Roman" w:eastAsia="Arial" w:hAnsi="Times New Roman" w:cs="Times New Roman"/>
            <w:color w:val="000000"/>
            <w:sz w:val="24"/>
            <w:szCs w:val="24"/>
          </w:rPr>
          <w:delText xml:space="preserve">We </w:delText>
        </w:r>
      </w:del>
      <w:del w:id="331" w:author="Joseph Bennett" w:date="2020-04-13T10:34:00Z">
        <w:r w:rsidR="00DD4ADA" w:rsidDel="00E866B1">
          <w:rPr>
            <w:rFonts w:ascii="Times New Roman" w:eastAsia="Arial" w:hAnsi="Times New Roman" w:cs="Times New Roman"/>
            <w:color w:val="000000"/>
            <w:sz w:val="24"/>
            <w:szCs w:val="24"/>
          </w:rPr>
          <w:delText xml:space="preserve">test </w:delText>
        </w:r>
      </w:del>
      <w:del w:id="332" w:author="Joseph Bennett" w:date="2020-04-13T14:06:00Z">
        <w:r w:rsidR="0053396D" w:rsidDel="001B7F3C">
          <w:rPr>
            <w:rFonts w:ascii="Times New Roman" w:eastAsia="Arial" w:hAnsi="Times New Roman" w:cs="Times New Roman"/>
            <w:color w:val="000000"/>
            <w:sz w:val="24"/>
            <w:szCs w:val="24"/>
          </w:rPr>
          <w:delText xml:space="preserve">a conservation planning framework that </w:delText>
        </w:r>
        <w:r w:rsidR="00EE3F28" w:rsidDel="001B7F3C">
          <w:rPr>
            <w:rFonts w:ascii="Times New Roman" w:eastAsia="Arial" w:hAnsi="Times New Roman" w:cs="Times New Roman"/>
            <w:color w:val="000000"/>
            <w:sz w:val="24"/>
            <w:szCs w:val="24"/>
          </w:rPr>
          <w:delText>can</w:delText>
        </w:r>
        <w:r w:rsidR="0053396D" w:rsidDel="001B7F3C">
          <w:rPr>
            <w:rFonts w:ascii="Times New Roman" w:eastAsia="Arial" w:hAnsi="Times New Roman" w:cs="Times New Roman"/>
            <w:color w:val="000000"/>
            <w:sz w:val="24"/>
            <w:szCs w:val="24"/>
          </w:rPr>
          <w:delText xml:space="preserve"> incorporate a range of uncertainties related to socio-economic</w:delText>
        </w:r>
        <w:r w:rsidR="00EE3F28" w:rsidDel="001B7F3C">
          <w:rPr>
            <w:rFonts w:ascii="Times New Roman" w:eastAsia="Arial" w:hAnsi="Times New Roman" w:cs="Times New Roman"/>
            <w:color w:val="000000"/>
            <w:sz w:val="24"/>
            <w:szCs w:val="24"/>
          </w:rPr>
          <w:delText xml:space="preserve"> factors</w:delText>
        </w:r>
        <w:r w:rsidR="0053396D" w:rsidDel="001B7F3C">
          <w:rPr>
            <w:rFonts w:ascii="Times New Roman" w:eastAsia="Arial" w:hAnsi="Times New Roman" w:cs="Times New Roman"/>
            <w:color w:val="000000"/>
            <w:sz w:val="24"/>
            <w:szCs w:val="24"/>
          </w:rPr>
          <w:delText>, land</w:delText>
        </w:r>
        <w:r w:rsidR="00EE3F28" w:rsidDel="001B7F3C">
          <w:rPr>
            <w:rFonts w:ascii="Times New Roman" w:eastAsia="Arial" w:hAnsi="Times New Roman" w:cs="Times New Roman"/>
            <w:color w:val="000000"/>
            <w:sz w:val="24"/>
            <w:szCs w:val="24"/>
          </w:rPr>
          <w:delText>-</w:delText>
        </w:r>
        <w:r w:rsidR="0053396D" w:rsidDel="001B7F3C">
          <w:rPr>
            <w:rFonts w:ascii="Times New Roman" w:eastAsia="Arial" w:hAnsi="Times New Roman" w:cs="Times New Roman"/>
            <w:color w:val="000000"/>
            <w:sz w:val="24"/>
            <w:szCs w:val="24"/>
          </w:rPr>
          <w:delText xml:space="preserve">use change and climate </w:delText>
        </w:r>
        <w:r w:rsidR="00EE3F28" w:rsidDel="001B7F3C">
          <w:rPr>
            <w:rFonts w:ascii="Times New Roman" w:eastAsia="Arial" w:hAnsi="Times New Roman" w:cs="Times New Roman"/>
            <w:color w:val="000000"/>
            <w:sz w:val="24"/>
            <w:szCs w:val="24"/>
          </w:rPr>
          <w:delText xml:space="preserve">change, </w:delText>
        </w:r>
        <w:r w:rsidR="0053396D" w:rsidDel="001B7F3C">
          <w:rPr>
            <w:rFonts w:ascii="Times New Roman" w:eastAsia="Arial" w:hAnsi="Times New Roman" w:cs="Times New Roman"/>
            <w:color w:val="000000"/>
            <w:sz w:val="24"/>
            <w:szCs w:val="24"/>
          </w:rPr>
          <w:delText xml:space="preserve">that are likely </w:delText>
        </w:r>
        <w:r w:rsidR="00EE3F28" w:rsidDel="001B7F3C">
          <w:rPr>
            <w:rFonts w:ascii="Times New Roman" w:eastAsia="Arial" w:hAnsi="Times New Roman" w:cs="Times New Roman"/>
            <w:color w:val="000000"/>
            <w:sz w:val="24"/>
            <w:szCs w:val="24"/>
          </w:rPr>
          <w:delText xml:space="preserve">to </w:delText>
        </w:r>
        <w:r w:rsidR="0053396D" w:rsidDel="001B7F3C">
          <w:rPr>
            <w:rFonts w:ascii="Times New Roman" w:eastAsia="Arial" w:hAnsi="Times New Roman" w:cs="Times New Roman"/>
            <w:color w:val="000000"/>
            <w:sz w:val="24"/>
            <w:szCs w:val="24"/>
          </w:rPr>
          <w:delText xml:space="preserve">impact the effectiveness of biodiversity protection into the future. </w:delText>
        </w:r>
        <w:r w:rsidR="00A174DA" w:rsidDel="001B7F3C">
          <w:rPr>
            <w:rFonts w:ascii="Times New Roman" w:eastAsia="Arial" w:hAnsi="Times New Roman" w:cs="Times New Roman"/>
            <w:color w:val="000000"/>
            <w:sz w:val="24"/>
            <w:szCs w:val="24"/>
          </w:rPr>
          <w:delText xml:space="preserve">Our results show that at the global level, accounting for these uncertainties </w:delText>
        </w:r>
        <w:r w:rsidR="00617464" w:rsidDel="001B7F3C">
          <w:rPr>
            <w:rFonts w:ascii="Times New Roman" w:eastAsia="Arial" w:hAnsi="Times New Roman" w:cs="Times New Roman"/>
            <w:color w:val="000000"/>
            <w:sz w:val="24"/>
            <w:szCs w:val="24"/>
          </w:rPr>
          <w:delText>represents a</w:delText>
        </w:r>
        <w:r w:rsidR="00EE3F28" w:rsidDel="001B7F3C">
          <w:rPr>
            <w:rFonts w:ascii="Times New Roman" w:eastAsia="Arial" w:hAnsi="Times New Roman" w:cs="Times New Roman"/>
            <w:color w:val="000000"/>
            <w:sz w:val="24"/>
            <w:szCs w:val="24"/>
          </w:rPr>
          <w:delText xml:space="preserve"> more</w:delText>
        </w:r>
        <w:r w:rsidR="00617464" w:rsidDel="001B7F3C">
          <w:rPr>
            <w:rFonts w:ascii="Times New Roman" w:eastAsia="Arial" w:hAnsi="Times New Roman" w:cs="Times New Roman"/>
            <w:color w:val="000000"/>
            <w:sz w:val="24"/>
            <w:szCs w:val="24"/>
          </w:rPr>
          <w:delText xml:space="preserve"> efficient way to safeguard the protected</w:delText>
        </w:r>
        <w:r w:rsidR="00EE3F28" w:rsidDel="001B7F3C">
          <w:rPr>
            <w:rFonts w:ascii="Times New Roman" w:eastAsia="Arial" w:hAnsi="Times New Roman" w:cs="Times New Roman"/>
            <w:color w:val="000000"/>
            <w:sz w:val="24"/>
            <w:szCs w:val="24"/>
          </w:rPr>
          <w:delText>-</w:delText>
        </w:r>
        <w:r w:rsidR="00617464" w:rsidDel="001B7F3C">
          <w:rPr>
            <w:rFonts w:ascii="Times New Roman" w:eastAsia="Arial" w:hAnsi="Times New Roman" w:cs="Times New Roman"/>
            <w:color w:val="000000"/>
            <w:sz w:val="24"/>
            <w:szCs w:val="24"/>
          </w:rPr>
          <w:delText xml:space="preserve">area portfolio </w:delText>
        </w:r>
        <w:r w:rsidR="00EE3F28" w:rsidDel="001B7F3C">
          <w:rPr>
            <w:rFonts w:ascii="Times New Roman" w:eastAsia="Arial" w:hAnsi="Times New Roman" w:cs="Times New Roman"/>
            <w:color w:val="000000"/>
            <w:sz w:val="24"/>
            <w:szCs w:val="24"/>
          </w:rPr>
          <w:delText>than with a strictly biodiversity-based approach</w:delText>
        </w:r>
        <w:r w:rsidR="00617464" w:rsidDel="001B7F3C">
          <w:rPr>
            <w:rFonts w:ascii="Times New Roman" w:eastAsia="Arial" w:hAnsi="Times New Roman" w:cs="Times New Roman"/>
            <w:color w:val="000000"/>
            <w:sz w:val="24"/>
            <w:szCs w:val="24"/>
          </w:rPr>
          <w:delText>, while not requiring substantially more land to be placed under protection</w:delText>
        </w:r>
        <w:r w:rsidR="00B81D6F" w:rsidDel="001B7F3C">
          <w:rPr>
            <w:rFonts w:ascii="Times New Roman" w:eastAsia="Arial" w:hAnsi="Times New Roman" w:cs="Times New Roman"/>
            <w:color w:val="000000"/>
            <w:sz w:val="24"/>
            <w:szCs w:val="24"/>
          </w:rPr>
          <w:delText>.</w:delText>
        </w:r>
        <w:r w:rsidR="00617464" w:rsidDel="001B7F3C">
          <w:rPr>
            <w:rFonts w:ascii="Times New Roman" w:eastAsia="Arial" w:hAnsi="Times New Roman" w:cs="Times New Roman"/>
            <w:color w:val="000000"/>
            <w:sz w:val="24"/>
            <w:szCs w:val="24"/>
          </w:rPr>
          <w:delText xml:space="preserve"> </w:delText>
        </w:r>
        <w:r w:rsidR="005478F6" w:rsidDel="001B7F3C">
          <w:rPr>
            <w:rFonts w:ascii="Times New Roman" w:eastAsia="Arial" w:hAnsi="Times New Roman" w:cs="Times New Roman"/>
            <w:color w:val="000000"/>
            <w:sz w:val="24"/>
            <w:szCs w:val="24"/>
          </w:rPr>
          <w:delText>For individual countries, results will look very different depending on their current socio-economic circumstances, climate realities and land</w:delText>
        </w:r>
        <w:r w:rsidR="00EE3F28" w:rsidDel="001B7F3C">
          <w:rPr>
            <w:rFonts w:ascii="Times New Roman" w:eastAsia="Arial" w:hAnsi="Times New Roman" w:cs="Times New Roman"/>
            <w:color w:val="000000"/>
            <w:sz w:val="24"/>
            <w:szCs w:val="24"/>
          </w:rPr>
          <w:delText>-</w:delText>
        </w:r>
        <w:r w:rsidR="005478F6" w:rsidDel="001B7F3C">
          <w:rPr>
            <w:rFonts w:ascii="Times New Roman" w:eastAsia="Arial" w:hAnsi="Times New Roman" w:cs="Times New Roman"/>
            <w:color w:val="000000"/>
            <w:sz w:val="24"/>
            <w:szCs w:val="24"/>
          </w:rPr>
          <w:delText xml:space="preserve">use </w:delText>
        </w:r>
        <w:r w:rsidR="00E60030" w:rsidDel="001B7F3C">
          <w:rPr>
            <w:rFonts w:ascii="Times New Roman" w:eastAsia="Arial" w:hAnsi="Times New Roman" w:cs="Times New Roman"/>
            <w:color w:val="000000"/>
            <w:sz w:val="24"/>
            <w:szCs w:val="24"/>
          </w:rPr>
          <w:delText>patterns</w:delText>
        </w:r>
        <w:r w:rsidR="005478F6" w:rsidDel="001B7F3C">
          <w:rPr>
            <w:rFonts w:ascii="Times New Roman" w:eastAsia="Arial" w:hAnsi="Times New Roman" w:cs="Times New Roman"/>
            <w:color w:val="000000"/>
            <w:sz w:val="24"/>
            <w:szCs w:val="24"/>
          </w:rPr>
          <w:delText xml:space="preserve">. </w:delText>
        </w:r>
        <w:commentRangeStart w:id="333"/>
        <w:commentRangeStart w:id="334"/>
        <w:r w:rsidR="000C6DE7" w:rsidDel="001B7F3C">
          <w:rPr>
            <w:rFonts w:ascii="Times New Roman" w:eastAsia="Arial" w:hAnsi="Times New Roman" w:cs="Times New Roman"/>
            <w:color w:val="000000"/>
            <w:sz w:val="24"/>
            <w:szCs w:val="24"/>
          </w:rPr>
          <w:delText xml:space="preserve">Individual countries don’t </w:delText>
        </w:r>
      </w:del>
      <w:ins w:id="335" w:author="Allison Binley" w:date="2020-03-08T18:11:00Z">
        <w:del w:id="336" w:author="Joseph Bennett" w:date="2020-04-13T14:06:00Z">
          <w:r w:rsidR="00EE3F28" w:rsidDel="001B7F3C">
            <w:rPr>
              <w:rFonts w:ascii="Times New Roman" w:eastAsia="Arial" w:hAnsi="Times New Roman" w:cs="Times New Roman"/>
              <w:color w:val="000000"/>
              <w:sz w:val="24"/>
              <w:szCs w:val="24"/>
            </w:rPr>
            <w:delText>realistically</w:delText>
          </w:r>
        </w:del>
      </w:ins>
      <w:del w:id="337" w:author="Joseph Bennett" w:date="2020-04-13T14:06:00Z">
        <w:r w:rsidR="000C6DE7" w:rsidDel="001B7F3C">
          <w:rPr>
            <w:rFonts w:ascii="Times New Roman" w:eastAsia="Arial" w:hAnsi="Times New Roman" w:cs="Times New Roman"/>
            <w:color w:val="000000"/>
            <w:sz w:val="24"/>
            <w:szCs w:val="24"/>
          </w:rPr>
          <w:delText xml:space="preserve">really have any control over what the climate will look like in the future, other than being part of a global movement to reduce greenhouse gas emissions. </w:delText>
        </w:r>
        <w:r w:rsidR="00D82229" w:rsidDel="001B7F3C">
          <w:rPr>
            <w:rFonts w:ascii="Times New Roman" w:eastAsia="Arial" w:hAnsi="Times New Roman" w:cs="Times New Roman"/>
            <w:color w:val="000000"/>
            <w:sz w:val="24"/>
            <w:szCs w:val="24"/>
          </w:rPr>
          <w:delText xml:space="preserve">Where countries do have opportunities to influence out global priorities for biodiversity protection are </w:delText>
        </w:r>
        <w:r w:rsidR="007E7A49" w:rsidDel="001B7F3C">
          <w:rPr>
            <w:rFonts w:ascii="Times New Roman" w:eastAsia="Arial" w:hAnsi="Times New Roman" w:cs="Times New Roman"/>
            <w:color w:val="000000"/>
            <w:sz w:val="24"/>
            <w:szCs w:val="24"/>
          </w:rPr>
          <w:delText>the land use change and socio-economic le</w:delText>
        </w:r>
        <w:r w:rsidR="005F3942" w:rsidDel="001B7F3C">
          <w:rPr>
            <w:rFonts w:ascii="Times New Roman" w:eastAsia="Arial" w:hAnsi="Times New Roman" w:cs="Times New Roman"/>
            <w:color w:val="000000"/>
            <w:sz w:val="24"/>
            <w:szCs w:val="24"/>
          </w:rPr>
          <w:delText xml:space="preserve">vers. </w:delText>
        </w:r>
        <w:commentRangeEnd w:id="333"/>
        <w:r w:rsidR="000115B9" w:rsidDel="001B7F3C">
          <w:rPr>
            <w:rStyle w:val="CommentReference"/>
          </w:rPr>
          <w:commentReference w:id="333"/>
        </w:r>
        <w:commentRangeEnd w:id="334"/>
        <w:r w:rsidR="00804A37" w:rsidDel="001B7F3C">
          <w:rPr>
            <w:rStyle w:val="CommentReference"/>
          </w:rPr>
          <w:commentReference w:id="334"/>
        </w:r>
      </w:del>
    </w:p>
    <w:p w14:paraId="6A445D4A" w14:textId="0832F67E" w:rsidR="00DE793D" w:rsidRDefault="00B9147C" w:rsidP="003067E7">
      <w:pPr>
        <w:spacing w:before="240" w:after="0" w:line="480" w:lineRule="auto"/>
        <w:rPr>
          <w:rFonts w:ascii="Times New Roman" w:eastAsia="Arial" w:hAnsi="Times New Roman" w:cs="Times New Roman"/>
          <w:color w:val="000000"/>
          <w:sz w:val="24"/>
          <w:szCs w:val="24"/>
        </w:rPr>
      </w:pPr>
      <w:commentRangeStart w:id="338"/>
      <w:r>
        <w:rPr>
          <w:rFonts w:ascii="Times New Roman" w:eastAsia="Arial" w:hAnsi="Times New Roman" w:cs="Times New Roman"/>
          <w:color w:val="000000"/>
          <w:sz w:val="24"/>
          <w:szCs w:val="24"/>
        </w:rPr>
        <w:t>A</w:t>
      </w:r>
      <w:commentRangeEnd w:id="338"/>
      <w:r w:rsidR="007778E4">
        <w:rPr>
          <w:rStyle w:val="CommentReference"/>
        </w:rPr>
        <w:commentReference w:id="338"/>
      </w:r>
      <w:r>
        <w:rPr>
          <w:rFonts w:ascii="Times New Roman" w:eastAsia="Arial" w:hAnsi="Times New Roman" w:cs="Times New Roman"/>
          <w:color w:val="000000"/>
          <w:sz w:val="24"/>
          <w:szCs w:val="24"/>
        </w:rPr>
        <w:t xml:space="preserve">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r w:rsidR="00C12EB0">
        <w:rPr>
          <w:rFonts w:ascii="Times New Roman" w:eastAsia="Arial" w:hAnsi="Times New Roman" w:cs="Times New Roman"/>
          <w:color w:val="000000"/>
          <w:sz w:val="24"/>
          <w:szCs w:val="24"/>
        </w:rPr>
        <w:t>are</w:t>
      </w:r>
      <w:r>
        <w:rPr>
          <w:rFonts w:ascii="Times New Roman" w:eastAsia="Arial" w:hAnsi="Times New Roman" w:cs="Times New Roman"/>
          <w:color w:val="000000"/>
          <w:sz w:val="24"/>
          <w:szCs w:val="24"/>
        </w:rPr>
        <w:t xml:space="preserve"> more resilient to anticipated future changes due </w:t>
      </w:r>
      <w:commentRangeStart w:id="339"/>
      <w:r>
        <w:rPr>
          <w:rFonts w:ascii="Times New Roman" w:eastAsia="Arial" w:hAnsi="Times New Roman" w:cs="Times New Roman"/>
          <w:color w:val="000000"/>
          <w:sz w:val="24"/>
          <w:szCs w:val="24"/>
        </w:rPr>
        <w:t>socioeconomic</w:t>
      </w:r>
      <w:commentRangeEnd w:id="339"/>
      <w:r w:rsidR="00676D46">
        <w:rPr>
          <w:rStyle w:val="CommentReference"/>
        </w:rPr>
        <w:commentReference w:id="339"/>
      </w:r>
      <w:r>
        <w:rPr>
          <w:rFonts w:ascii="Times New Roman" w:eastAsia="Arial" w:hAnsi="Times New Roman" w:cs="Times New Roman"/>
          <w:color w:val="000000"/>
          <w:sz w:val="24"/>
          <w:szCs w:val="24"/>
        </w:rPr>
        <w:t>, land</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use, and climate uncertainties.</w:t>
      </w:r>
      <w:commentRangeStart w:id="340"/>
      <w:r>
        <w:rPr>
          <w:rFonts w:ascii="Times New Roman" w:eastAsia="Arial" w:hAnsi="Times New Roman" w:cs="Times New Roman"/>
          <w:color w:val="000000"/>
          <w:sz w:val="24"/>
          <w:szCs w:val="24"/>
        </w:rPr>
        <w:t xml:space="preserve"> We</w:t>
      </w:r>
      <w:ins w:id="341" w:author="Joseph Bennett" w:date="2020-04-14T08:59:00Z">
        <w:r w:rsidR="007778E4">
          <w:rPr>
            <w:rFonts w:ascii="Times New Roman" w:eastAsia="Arial" w:hAnsi="Times New Roman" w:cs="Times New Roman"/>
            <w:color w:val="000000"/>
            <w:sz w:val="24"/>
            <w:szCs w:val="24"/>
          </w:rPr>
          <w:t xml:space="preserve"> </w:t>
        </w:r>
      </w:ins>
      <w:del w:id="342" w:author="Joseph Bennett" w:date="2020-04-14T08:59:00Z">
        <w:r w:rsidDel="007778E4">
          <w:rPr>
            <w:rFonts w:ascii="Times New Roman" w:eastAsia="Arial" w:hAnsi="Times New Roman" w:cs="Times New Roman"/>
            <w:color w:val="000000"/>
            <w:sz w:val="24"/>
            <w:szCs w:val="24"/>
          </w:rPr>
          <w:delText xml:space="preserve"> would </w:delText>
        </w:r>
      </w:del>
      <w:r>
        <w:rPr>
          <w:rFonts w:ascii="Times New Roman" w:eastAsia="Arial" w:hAnsi="Times New Roman" w:cs="Times New Roman"/>
          <w:color w:val="000000"/>
          <w:sz w:val="24"/>
          <w:szCs w:val="24"/>
        </w:rPr>
        <w:t>argue that this leads to more resilient and effective conservation plans into the future to help safeguard our planet</w:t>
      </w:r>
      <w:r w:rsidR="00676D46">
        <w:rPr>
          <w:rFonts w:ascii="Times New Roman" w:eastAsia="Arial" w:hAnsi="Times New Roman" w:cs="Times New Roman"/>
          <w:color w:val="000000"/>
          <w:sz w:val="24"/>
          <w:szCs w:val="24"/>
        </w:rPr>
        <w:t>’</w:t>
      </w:r>
      <w:r>
        <w:rPr>
          <w:rFonts w:ascii="Times New Roman" w:eastAsia="Arial" w:hAnsi="Times New Roman" w:cs="Times New Roman"/>
          <w:color w:val="000000"/>
          <w:sz w:val="24"/>
          <w:szCs w:val="24"/>
        </w:rPr>
        <w:t>s biodiversity in the face of the current extinction and climate crises.</w:t>
      </w:r>
      <w:commentRangeEnd w:id="340"/>
      <w:r w:rsidR="00793E48">
        <w:rPr>
          <w:rStyle w:val="CommentReference"/>
        </w:rPr>
        <w:commentReference w:id="340"/>
      </w:r>
    </w:p>
    <w:p w14:paraId="0280D62C" w14:textId="77777777" w:rsidR="00781355" w:rsidRDefault="00781355" w:rsidP="003067E7">
      <w:pPr>
        <w:spacing w:before="240" w:after="0" w:line="480" w:lineRule="auto"/>
        <w:rPr>
          <w:rFonts w:ascii="Times New Roman" w:hAnsi="Times New Roman" w:cs="Times New Roman"/>
          <w:b/>
          <w:bCs/>
          <w:sz w:val="24"/>
          <w:szCs w:val="24"/>
        </w:rPr>
      </w:pPr>
    </w:p>
    <w:p w14:paraId="55BFE184" w14:textId="77777777" w:rsidR="00781355" w:rsidRDefault="00781355" w:rsidP="003067E7">
      <w:pPr>
        <w:spacing w:before="240" w:after="0" w:line="480" w:lineRule="auto"/>
        <w:rPr>
          <w:rFonts w:ascii="Times New Roman" w:hAnsi="Times New Roman" w:cs="Times New Roman"/>
          <w:b/>
          <w:bCs/>
          <w:sz w:val="24"/>
          <w:szCs w:val="24"/>
        </w:rPr>
      </w:pPr>
    </w:p>
    <w:p w14:paraId="73C1E4A0" w14:textId="23DC913D" w:rsidR="00781355" w:rsidRPr="00922E86" w:rsidDel="0014008B" w:rsidRDefault="00781355" w:rsidP="00781355">
      <w:pPr>
        <w:spacing w:before="240" w:after="0" w:line="480" w:lineRule="auto"/>
        <w:rPr>
          <w:del w:id="343" w:author="Joseph Bennett" w:date="2020-04-13T13:44:00Z"/>
          <w:rFonts w:ascii="Times New Roman" w:eastAsia="Times New Roman" w:hAnsi="Times New Roman" w:cs="Times New Roman"/>
          <w:sz w:val="24"/>
          <w:szCs w:val="24"/>
        </w:rPr>
      </w:pPr>
      <w:commentRangeStart w:id="344"/>
      <w:commentRangeStart w:id="345"/>
      <w:del w:id="346" w:author="Joseph Bennett" w:date="2020-04-13T13:44:00Z">
        <w:r w:rsidRPr="00922E86" w:rsidDel="0014008B">
          <w:rPr>
            <w:rFonts w:ascii="Times New Roman" w:hAnsi="Times New Roman" w:cs="Times New Roman"/>
            <w:sz w:val="24"/>
            <w:szCs w:val="24"/>
          </w:rPr>
          <w:delText>Exploring such constraints represents a critical step in conservation planning, given that human cultural history, values, and well-being can all affect conservation success and represent critical inputs into structured decisions about the most efficacious actions</w:delText>
        </w:r>
        <w:r w:rsidRPr="00922E86" w:rsidDel="0014008B">
          <w:rPr>
            <w:rFonts w:ascii="Times New Roman" w:hAnsi="Times New Roman" w:cs="Times New Roman"/>
            <w:sz w:val="24"/>
            <w:szCs w:val="24"/>
          </w:rPr>
          <w:fldChar w:fldCharType="begin"/>
        </w:r>
        <w:r w:rsidDel="0014008B">
          <w:rPr>
            <w:rFonts w:ascii="Times New Roman" w:hAnsi="Times New Roman" w:cs="Times New Roman"/>
            <w:sz w:val="24"/>
            <w:szCs w:val="24"/>
          </w:rPr>
          <w:delInstrText xml:space="preserve"> ADDIN ZOTERO_ITEM CSL_CITATION {"citationID":"jZahntqK","properties":{"formattedCitation":"\\super 6\\uc0\\u8211{}8\\nosupersub{}","plainCitation":"6–8","noteIndex":0},"citationItems":[{"id":1035,"uris":["http://zotero.org/users/878981/items/9HQ73TWI"],"uri":["http://zotero.org/users/878981/items/9HQ73TWI"],"itemData":{"id":1035,"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B."},{"family":"Arcese","given":"Peter"}],"issued":{"date-parts":[["1995"]]}}},{"id":1034,"uris":["http://zotero.org/users/878981/items/YN5Z8MUT"],"uri":["http://zotero.org/users/878981/items/YN5Z8MUT"],"itemData":{"id":1034,"type":"article-journal","abstract":"Many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MA"}],"issued":{"date-parts":[["2013",5,1]]}}},{"id":1033,"uris":["http://zotero.org/users/878981/items/Q7Z627ZA"],"uri":["http://zotero.org/users/878981/items/Q7Z627ZA"],"itemData":{"id":1033,"type":"article-journal","abstract":"The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delInstrText>
        </w:r>
        <w:r w:rsidRPr="00922E86" w:rsidDel="0014008B">
          <w:rPr>
            <w:rFonts w:ascii="Times New Roman" w:hAnsi="Times New Roman" w:cs="Times New Roman"/>
            <w:sz w:val="24"/>
            <w:szCs w:val="24"/>
          </w:rPr>
          <w:fldChar w:fldCharType="separate"/>
        </w:r>
        <w:r w:rsidRPr="00191609" w:rsidDel="0014008B">
          <w:rPr>
            <w:rFonts w:ascii="Times New Roman" w:hAnsi="Times New Roman" w:cs="Times New Roman"/>
            <w:sz w:val="24"/>
            <w:szCs w:val="24"/>
            <w:vertAlign w:val="superscript"/>
          </w:rPr>
          <w:delText>6–8</w:delText>
        </w:r>
        <w:r w:rsidRPr="00922E86" w:rsidDel="0014008B">
          <w:rPr>
            <w:rFonts w:ascii="Times New Roman" w:hAnsi="Times New Roman" w:cs="Times New Roman"/>
            <w:sz w:val="24"/>
            <w:szCs w:val="24"/>
          </w:rPr>
          <w:fldChar w:fldCharType="end"/>
        </w:r>
        <w:r w:rsidDel="0014008B">
          <w:rPr>
            <w:rFonts w:ascii="Times New Roman" w:hAnsi="Times New Roman" w:cs="Times New Roman"/>
            <w:sz w:val="24"/>
            <w:szCs w:val="24"/>
          </w:rPr>
          <w:delText xml:space="preserve">. </w:delText>
        </w:r>
        <w:commentRangeEnd w:id="344"/>
        <w:r w:rsidDel="0014008B">
          <w:rPr>
            <w:rStyle w:val="CommentReference"/>
          </w:rPr>
          <w:commentReference w:id="344"/>
        </w:r>
        <w:commentRangeEnd w:id="345"/>
        <w:r w:rsidDel="0014008B">
          <w:rPr>
            <w:rStyle w:val="CommentReference"/>
          </w:rPr>
          <w:commentReference w:id="345"/>
        </w:r>
      </w:del>
    </w:p>
    <w:p w14:paraId="51273B13" w14:textId="5F799116"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06B4C245" w14:textId="77777777" w:rsidR="00674956" w:rsidRPr="00674956" w:rsidRDefault="00FD4603" w:rsidP="00674956">
      <w:pPr>
        <w:pStyle w:val="Bibliography"/>
        <w:rPr>
          <w:rFonts w:ascii="Times New Roman" w:hAnsi="Times New Roman" w:cs="Times New Roman"/>
          <w:sz w:val="24"/>
        </w:rPr>
      </w:pPr>
      <w:r w:rsidRPr="003432B5">
        <w:fldChar w:fldCharType="begin"/>
      </w:r>
      <w:r w:rsidR="00674956">
        <w:instrText xml:space="preserve"> ADDIN ZOTERO_BIBL {"uncited":[],"omitted":[],"custom":[]} CSL_BIBLIOGRAPHY </w:instrText>
      </w:r>
      <w:r w:rsidRPr="003432B5">
        <w:fldChar w:fldCharType="separate"/>
      </w:r>
      <w:r w:rsidR="00674956" w:rsidRPr="00674956">
        <w:rPr>
          <w:rFonts w:ascii="Times New Roman" w:hAnsi="Times New Roman" w:cs="Times New Roman"/>
          <w:sz w:val="24"/>
        </w:rPr>
        <w:t>1.</w:t>
      </w:r>
      <w:r w:rsidR="00674956" w:rsidRPr="00674956">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674956" w:rsidRPr="00674956">
        <w:rPr>
          <w:rFonts w:ascii="Times New Roman" w:hAnsi="Times New Roman" w:cs="Times New Roman"/>
          <w:i/>
          <w:iCs/>
          <w:sz w:val="24"/>
        </w:rPr>
        <w:t>IPBES Secretariat</w:t>
      </w:r>
      <w:r w:rsidR="00674956" w:rsidRPr="00674956">
        <w:rPr>
          <w:rFonts w:ascii="Times New Roman" w:hAnsi="Times New Roman" w:cs="Times New Roman"/>
          <w:sz w:val="24"/>
        </w:rPr>
        <w:t xml:space="preserve"> (2019).</w:t>
      </w:r>
    </w:p>
    <w:p w14:paraId="5F8D91F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2.</w:t>
      </w:r>
      <w:r w:rsidRPr="00674956">
        <w:rPr>
          <w:rFonts w:ascii="Times New Roman" w:hAnsi="Times New Roman" w:cs="Times New Roman"/>
          <w:sz w:val="24"/>
        </w:rPr>
        <w:tab/>
        <w:t xml:space="preserve">Rosenberg, K. V. </w:t>
      </w:r>
      <w:r w:rsidRPr="00674956">
        <w:rPr>
          <w:rFonts w:ascii="Times New Roman" w:hAnsi="Times New Roman" w:cs="Times New Roman"/>
          <w:i/>
          <w:iCs/>
          <w:sz w:val="24"/>
        </w:rPr>
        <w:t>et al.</w:t>
      </w:r>
      <w:r w:rsidRPr="00674956">
        <w:rPr>
          <w:rFonts w:ascii="Times New Roman" w:hAnsi="Times New Roman" w:cs="Times New Roman"/>
          <w:sz w:val="24"/>
        </w:rPr>
        <w:t xml:space="preserve"> Decline of the North American avifauna.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366</w:t>
      </w:r>
      <w:r w:rsidRPr="00674956">
        <w:rPr>
          <w:rFonts w:ascii="Times New Roman" w:hAnsi="Times New Roman" w:cs="Times New Roman"/>
          <w:sz w:val="24"/>
        </w:rPr>
        <w:t>, 120–124 (2019).</w:t>
      </w:r>
    </w:p>
    <w:p w14:paraId="552523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3.</w:t>
      </w:r>
      <w:r w:rsidRPr="00674956">
        <w:rPr>
          <w:rFonts w:ascii="Times New Roman" w:hAnsi="Times New Roman" w:cs="Times New Roman"/>
          <w:sz w:val="24"/>
        </w:rPr>
        <w:tab/>
        <w:t xml:space="preserve">Watson, J. E. M., Dudley, N., Segan, D. B. &amp; Hockings, M. The performance and potential of protected areas.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515</w:t>
      </w:r>
      <w:r w:rsidRPr="00674956">
        <w:rPr>
          <w:rFonts w:ascii="Times New Roman" w:hAnsi="Times New Roman" w:cs="Times New Roman"/>
          <w:sz w:val="24"/>
        </w:rPr>
        <w:t>, 67–73 (2014).</w:t>
      </w:r>
    </w:p>
    <w:p w14:paraId="0CBD477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4.</w:t>
      </w:r>
      <w:r w:rsidRPr="00674956">
        <w:rPr>
          <w:rFonts w:ascii="Times New Roman" w:hAnsi="Times New Roman" w:cs="Times New Roman"/>
          <w:sz w:val="24"/>
        </w:rPr>
        <w:tab/>
        <w:t xml:space="preserve">Keys, P. W. </w:t>
      </w:r>
      <w:r w:rsidRPr="00674956">
        <w:rPr>
          <w:rFonts w:ascii="Times New Roman" w:hAnsi="Times New Roman" w:cs="Times New Roman"/>
          <w:i/>
          <w:iCs/>
          <w:sz w:val="24"/>
        </w:rPr>
        <w:t>et al.</w:t>
      </w:r>
      <w:r w:rsidRPr="00674956">
        <w:rPr>
          <w:rFonts w:ascii="Times New Roman" w:hAnsi="Times New Roman" w:cs="Times New Roman"/>
          <w:sz w:val="24"/>
        </w:rPr>
        <w:t xml:space="preserve"> Anthropocene risk. </w:t>
      </w:r>
      <w:r w:rsidRPr="00674956">
        <w:rPr>
          <w:rFonts w:ascii="Times New Roman" w:hAnsi="Times New Roman" w:cs="Times New Roman"/>
          <w:i/>
          <w:iCs/>
          <w:sz w:val="24"/>
        </w:rPr>
        <w:t>Nature Sustainability</w:t>
      </w:r>
      <w:r w:rsidRPr="00674956">
        <w:rPr>
          <w:rFonts w:ascii="Times New Roman" w:hAnsi="Times New Roman" w:cs="Times New Roman"/>
          <w:sz w:val="24"/>
        </w:rPr>
        <w:t xml:space="preserve"> </w:t>
      </w:r>
      <w:r w:rsidRPr="00674956">
        <w:rPr>
          <w:rFonts w:ascii="Times New Roman" w:hAnsi="Times New Roman" w:cs="Times New Roman"/>
          <w:b/>
          <w:bCs/>
          <w:sz w:val="24"/>
        </w:rPr>
        <w:t>2</w:t>
      </w:r>
      <w:r w:rsidRPr="00674956">
        <w:rPr>
          <w:rFonts w:ascii="Times New Roman" w:hAnsi="Times New Roman" w:cs="Times New Roman"/>
          <w:sz w:val="24"/>
        </w:rPr>
        <w:t>, 667–673 (2019).</w:t>
      </w:r>
    </w:p>
    <w:p w14:paraId="546A7E9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5.</w:t>
      </w:r>
      <w:r w:rsidRPr="00674956">
        <w:rPr>
          <w:rFonts w:ascii="Times New Roman" w:hAnsi="Times New Roman" w:cs="Times New Roman"/>
          <w:sz w:val="24"/>
        </w:rPr>
        <w:tab/>
        <w:t xml:space="preserve">McCarthy, D. P. </w:t>
      </w:r>
      <w:r w:rsidRPr="00674956">
        <w:rPr>
          <w:rFonts w:ascii="Times New Roman" w:hAnsi="Times New Roman" w:cs="Times New Roman"/>
          <w:i/>
          <w:iCs/>
          <w:sz w:val="24"/>
        </w:rPr>
        <w:t>et al.</w:t>
      </w:r>
      <w:r w:rsidRPr="00674956">
        <w:rPr>
          <w:rFonts w:ascii="Times New Roman" w:hAnsi="Times New Roman" w:cs="Times New Roman"/>
          <w:sz w:val="24"/>
        </w:rPr>
        <w:t xml:space="preserve"> Financial costs of meeting global biodiversity conservation targets: current spending and unmet needs.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338</w:t>
      </w:r>
      <w:r w:rsidRPr="00674956">
        <w:rPr>
          <w:rFonts w:ascii="Times New Roman" w:hAnsi="Times New Roman" w:cs="Times New Roman"/>
          <w:sz w:val="24"/>
        </w:rPr>
        <w:t>, 946–949 (2012).</w:t>
      </w:r>
    </w:p>
    <w:p w14:paraId="14880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6.</w:t>
      </w:r>
      <w:r w:rsidRPr="00674956">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674956">
        <w:rPr>
          <w:rFonts w:ascii="Times New Roman" w:hAnsi="Times New Roman" w:cs="Times New Roman"/>
          <w:i/>
          <w:iCs/>
          <w:sz w:val="24"/>
        </w:rPr>
        <w:t>World development</w:t>
      </w:r>
      <w:r w:rsidRPr="00674956">
        <w:rPr>
          <w:rFonts w:ascii="Times New Roman" w:hAnsi="Times New Roman" w:cs="Times New Roman"/>
          <w:sz w:val="24"/>
        </w:rPr>
        <w:t xml:space="preserve"> </w:t>
      </w:r>
      <w:r w:rsidRPr="00674956">
        <w:rPr>
          <w:rFonts w:ascii="Times New Roman" w:hAnsi="Times New Roman" w:cs="Times New Roman"/>
          <w:b/>
          <w:bCs/>
          <w:sz w:val="24"/>
        </w:rPr>
        <w:t>23</w:t>
      </w:r>
      <w:r w:rsidRPr="00674956">
        <w:rPr>
          <w:rFonts w:ascii="Times New Roman" w:hAnsi="Times New Roman" w:cs="Times New Roman"/>
          <w:sz w:val="24"/>
        </w:rPr>
        <w:t>, 1073–1084 (1995).</w:t>
      </w:r>
    </w:p>
    <w:p w14:paraId="41B085F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7.</w:t>
      </w:r>
      <w:r w:rsidRPr="00674956">
        <w:rPr>
          <w:rFonts w:ascii="Times New Roman" w:hAnsi="Times New Roman" w:cs="Times New Roman"/>
          <w:sz w:val="24"/>
        </w:rPr>
        <w:tab/>
        <w:t xml:space="preserve">Ban, N. C. </w:t>
      </w:r>
      <w:r w:rsidRPr="00674956">
        <w:rPr>
          <w:rFonts w:ascii="Times New Roman" w:hAnsi="Times New Roman" w:cs="Times New Roman"/>
          <w:i/>
          <w:iCs/>
          <w:sz w:val="24"/>
        </w:rPr>
        <w:t>et al.</w:t>
      </w:r>
      <w:r w:rsidRPr="00674956">
        <w:rPr>
          <w:rFonts w:ascii="Times New Roman" w:hAnsi="Times New Roman" w:cs="Times New Roman"/>
          <w:sz w:val="24"/>
        </w:rPr>
        <w:t xml:space="preserve"> A social–ecological approach to conservation planning: embedding social considerations. </w:t>
      </w:r>
      <w:r w:rsidRPr="00674956">
        <w:rPr>
          <w:rFonts w:ascii="Times New Roman" w:hAnsi="Times New Roman" w:cs="Times New Roman"/>
          <w:i/>
          <w:iCs/>
          <w:sz w:val="24"/>
        </w:rPr>
        <w:t>Frontiers in Ecology and the Environment</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194–202 (2013).</w:t>
      </w:r>
    </w:p>
    <w:p w14:paraId="2C0F4578"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8.</w:t>
      </w:r>
      <w:r w:rsidRPr="00674956">
        <w:rPr>
          <w:rFonts w:ascii="Times New Roman" w:hAnsi="Times New Roman" w:cs="Times New Roman"/>
          <w:sz w:val="24"/>
        </w:rPr>
        <w:tab/>
        <w:t xml:space="preserve">Schwartz, M. W. </w:t>
      </w:r>
      <w:r w:rsidRPr="00674956">
        <w:rPr>
          <w:rFonts w:ascii="Times New Roman" w:hAnsi="Times New Roman" w:cs="Times New Roman"/>
          <w:i/>
          <w:iCs/>
          <w:sz w:val="24"/>
        </w:rPr>
        <w:t>et al.</w:t>
      </w:r>
      <w:r w:rsidRPr="00674956">
        <w:rPr>
          <w:rFonts w:ascii="Times New Roman" w:hAnsi="Times New Roman" w:cs="Times New Roman"/>
          <w:sz w:val="24"/>
        </w:rPr>
        <w:t xml:space="preserve"> Decision Support Frameworks and Tools for Conservation. </w:t>
      </w:r>
      <w:r w:rsidRPr="00674956">
        <w:rPr>
          <w:rFonts w:ascii="Times New Roman" w:hAnsi="Times New Roman" w:cs="Times New Roman"/>
          <w:i/>
          <w:iCs/>
          <w:sz w:val="24"/>
        </w:rPr>
        <w:t>Conservation Letters</w:t>
      </w:r>
      <w:r w:rsidRPr="00674956">
        <w:rPr>
          <w:rFonts w:ascii="Times New Roman" w:hAnsi="Times New Roman" w:cs="Times New Roman"/>
          <w:sz w:val="24"/>
        </w:rPr>
        <w:t xml:space="preserve"> </w:t>
      </w:r>
      <w:r w:rsidRPr="00674956">
        <w:rPr>
          <w:rFonts w:ascii="Times New Roman" w:hAnsi="Times New Roman" w:cs="Times New Roman"/>
          <w:b/>
          <w:bCs/>
          <w:sz w:val="24"/>
        </w:rPr>
        <w:t>11</w:t>
      </w:r>
      <w:r w:rsidRPr="00674956">
        <w:rPr>
          <w:rFonts w:ascii="Times New Roman" w:hAnsi="Times New Roman" w:cs="Times New Roman"/>
          <w:sz w:val="24"/>
        </w:rPr>
        <w:t>, e12385 (2018).</w:t>
      </w:r>
    </w:p>
    <w:p w14:paraId="60E8DB0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9.</w:t>
      </w:r>
      <w:r w:rsidRPr="00674956">
        <w:rPr>
          <w:rFonts w:ascii="Times New Roman" w:hAnsi="Times New Roman" w:cs="Times New Roman"/>
          <w:sz w:val="24"/>
        </w:rPr>
        <w:tab/>
        <w:t xml:space="preserve">Pouzols, F. M. </w:t>
      </w:r>
      <w:r w:rsidRPr="00674956">
        <w:rPr>
          <w:rFonts w:ascii="Times New Roman" w:hAnsi="Times New Roman" w:cs="Times New Roman"/>
          <w:i/>
          <w:iCs/>
          <w:sz w:val="24"/>
        </w:rPr>
        <w:t>et al.</w:t>
      </w:r>
      <w:r w:rsidRPr="00674956">
        <w:rPr>
          <w:rFonts w:ascii="Times New Roman" w:hAnsi="Times New Roman" w:cs="Times New Roman"/>
          <w:sz w:val="24"/>
        </w:rPr>
        <w:t xml:space="preserve"> Global protected area expansion is compromised by projected land-use and parochialism.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516</w:t>
      </w:r>
      <w:r w:rsidRPr="00674956">
        <w:rPr>
          <w:rFonts w:ascii="Times New Roman" w:hAnsi="Times New Roman" w:cs="Times New Roman"/>
          <w:sz w:val="24"/>
        </w:rPr>
        <w:t>, 383–386 (2014).</w:t>
      </w:r>
    </w:p>
    <w:p w14:paraId="602815A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10.</w:t>
      </w:r>
      <w:r w:rsidRPr="00674956">
        <w:rPr>
          <w:rFonts w:ascii="Times New Roman" w:hAnsi="Times New Roman" w:cs="Times New Roman"/>
          <w:sz w:val="24"/>
        </w:rPr>
        <w:tab/>
        <w:t xml:space="preserve">Venter, O. </w:t>
      </w:r>
      <w:r w:rsidRPr="00674956">
        <w:rPr>
          <w:rFonts w:ascii="Times New Roman" w:hAnsi="Times New Roman" w:cs="Times New Roman"/>
          <w:i/>
          <w:iCs/>
          <w:sz w:val="24"/>
        </w:rPr>
        <w:t>et al.</w:t>
      </w:r>
      <w:r w:rsidRPr="00674956">
        <w:rPr>
          <w:rFonts w:ascii="Times New Roman" w:hAnsi="Times New Roman" w:cs="Times New Roman"/>
          <w:sz w:val="24"/>
        </w:rPr>
        <w:t xml:space="preserve"> Targeting Global Protected Area Expansion for Imperiled Biodiversity. </w:t>
      </w:r>
      <w:r w:rsidRPr="00674956">
        <w:rPr>
          <w:rFonts w:ascii="Times New Roman" w:hAnsi="Times New Roman" w:cs="Times New Roman"/>
          <w:i/>
          <w:iCs/>
          <w:sz w:val="24"/>
        </w:rPr>
        <w:t>PLOS Biology</w:t>
      </w:r>
      <w:r w:rsidRPr="00674956">
        <w:rPr>
          <w:rFonts w:ascii="Times New Roman" w:hAnsi="Times New Roman" w:cs="Times New Roman"/>
          <w:sz w:val="24"/>
        </w:rPr>
        <w:t xml:space="preserve"> </w:t>
      </w:r>
      <w:r w:rsidRPr="00674956">
        <w:rPr>
          <w:rFonts w:ascii="Times New Roman" w:hAnsi="Times New Roman" w:cs="Times New Roman"/>
          <w:b/>
          <w:bCs/>
          <w:sz w:val="24"/>
        </w:rPr>
        <w:t>12</w:t>
      </w:r>
      <w:r w:rsidRPr="00674956">
        <w:rPr>
          <w:rFonts w:ascii="Times New Roman" w:hAnsi="Times New Roman" w:cs="Times New Roman"/>
          <w:sz w:val="24"/>
        </w:rPr>
        <w:t>, e1001891 (2014).</w:t>
      </w:r>
    </w:p>
    <w:p w14:paraId="7CD38DA4"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lastRenderedPageBreak/>
        <w:t>11.</w:t>
      </w:r>
      <w:r w:rsidRPr="00674956">
        <w:rPr>
          <w:rFonts w:ascii="Times New Roman" w:hAnsi="Times New Roman" w:cs="Times New Roman"/>
          <w:sz w:val="24"/>
        </w:rPr>
        <w:tab/>
        <w:t xml:space="preserve">Le Saout, S. </w:t>
      </w:r>
      <w:r w:rsidRPr="00674956">
        <w:rPr>
          <w:rFonts w:ascii="Times New Roman" w:hAnsi="Times New Roman" w:cs="Times New Roman"/>
          <w:i/>
          <w:iCs/>
          <w:sz w:val="24"/>
        </w:rPr>
        <w:t>et al.</w:t>
      </w:r>
      <w:r w:rsidRPr="00674956">
        <w:rPr>
          <w:rFonts w:ascii="Times New Roman" w:hAnsi="Times New Roman" w:cs="Times New Roman"/>
          <w:sz w:val="24"/>
        </w:rPr>
        <w:t xml:space="preserve"> Protected areas and effective biodiversity conservation. </w:t>
      </w:r>
      <w:r w:rsidRPr="00674956">
        <w:rPr>
          <w:rFonts w:ascii="Times New Roman" w:hAnsi="Times New Roman" w:cs="Times New Roman"/>
          <w:i/>
          <w:iCs/>
          <w:sz w:val="24"/>
        </w:rPr>
        <w:t>Science</w:t>
      </w:r>
      <w:r w:rsidRPr="00674956">
        <w:rPr>
          <w:rFonts w:ascii="Times New Roman" w:hAnsi="Times New Roman" w:cs="Times New Roman"/>
          <w:sz w:val="24"/>
        </w:rPr>
        <w:t xml:space="preserve"> </w:t>
      </w:r>
      <w:r w:rsidRPr="00674956">
        <w:rPr>
          <w:rFonts w:ascii="Times New Roman" w:hAnsi="Times New Roman" w:cs="Times New Roman"/>
          <w:b/>
          <w:bCs/>
          <w:sz w:val="24"/>
        </w:rPr>
        <w:t>342</w:t>
      </w:r>
      <w:r w:rsidRPr="00674956">
        <w:rPr>
          <w:rFonts w:ascii="Times New Roman" w:hAnsi="Times New Roman" w:cs="Times New Roman"/>
          <w:sz w:val="24"/>
        </w:rPr>
        <w:t>, 803–805 (2013).</w:t>
      </w:r>
    </w:p>
    <w:p w14:paraId="5AEDD4F2"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12.</w:t>
      </w:r>
      <w:r w:rsidRPr="00674956">
        <w:rPr>
          <w:rFonts w:ascii="Times New Roman" w:hAnsi="Times New Roman" w:cs="Times New Roman"/>
          <w:sz w:val="24"/>
        </w:rPr>
        <w:tab/>
        <w:t xml:space="preserve">Coetzer, K. L., Witkowski, E. T. &amp; Erasmus, B. F. Reviewing B iosphere R eserves globally: effective conservation action or bureaucratic label? </w:t>
      </w:r>
      <w:r w:rsidRPr="00674956">
        <w:rPr>
          <w:rFonts w:ascii="Times New Roman" w:hAnsi="Times New Roman" w:cs="Times New Roman"/>
          <w:i/>
          <w:iCs/>
          <w:sz w:val="24"/>
        </w:rPr>
        <w:t>Biological Reviews</w:t>
      </w:r>
      <w:r w:rsidRPr="00674956">
        <w:rPr>
          <w:rFonts w:ascii="Times New Roman" w:hAnsi="Times New Roman" w:cs="Times New Roman"/>
          <w:sz w:val="24"/>
        </w:rPr>
        <w:t xml:space="preserve"> </w:t>
      </w:r>
      <w:r w:rsidRPr="00674956">
        <w:rPr>
          <w:rFonts w:ascii="Times New Roman" w:hAnsi="Times New Roman" w:cs="Times New Roman"/>
          <w:b/>
          <w:bCs/>
          <w:sz w:val="24"/>
        </w:rPr>
        <w:t>89</w:t>
      </w:r>
      <w:r w:rsidRPr="00674956">
        <w:rPr>
          <w:rFonts w:ascii="Times New Roman" w:hAnsi="Times New Roman" w:cs="Times New Roman"/>
          <w:sz w:val="24"/>
        </w:rPr>
        <w:t>, 82–104 (2014).</w:t>
      </w:r>
    </w:p>
    <w:p w14:paraId="710F383B"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13.</w:t>
      </w:r>
      <w:r w:rsidRPr="00674956">
        <w:rPr>
          <w:rFonts w:ascii="Times New Roman" w:hAnsi="Times New Roman" w:cs="Times New Roman"/>
          <w:sz w:val="24"/>
        </w:rPr>
        <w:tab/>
        <w:t xml:space="preserve">Baynham-Herd, Z., Amano, T., Sutherland, W. J. &amp; Donald, P. F. Governance explains variation in national responses to the biodiversity crisis. </w:t>
      </w:r>
      <w:r w:rsidRPr="00674956">
        <w:rPr>
          <w:rFonts w:ascii="Times New Roman" w:hAnsi="Times New Roman" w:cs="Times New Roman"/>
          <w:i/>
          <w:iCs/>
          <w:sz w:val="24"/>
        </w:rPr>
        <w:t>Environmental Conservation</w:t>
      </w:r>
      <w:r w:rsidRPr="00674956">
        <w:rPr>
          <w:rFonts w:ascii="Times New Roman" w:hAnsi="Times New Roman" w:cs="Times New Roman"/>
          <w:sz w:val="24"/>
        </w:rPr>
        <w:t xml:space="preserve"> </w:t>
      </w:r>
      <w:r w:rsidRPr="00674956">
        <w:rPr>
          <w:rFonts w:ascii="Times New Roman" w:hAnsi="Times New Roman" w:cs="Times New Roman"/>
          <w:b/>
          <w:bCs/>
          <w:sz w:val="24"/>
        </w:rPr>
        <w:t>45</w:t>
      </w:r>
      <w:r w:rsidRPr="00674956">
        <w:rPr>
          <w:rFonts w:ascii="Times New Roman" w:hAnsi="Times New Roman" w:cs="Times New Roman"/>
          <w:sz w:val="24"/>
        </w:rPr>
        <w:t>, 407–418 (2018).</w:t>
      </w:r>
    </w:p>
    <w:p w14:paraId="6FED13FC"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14.</w:t>
      </w:r>
      <w:r w:rsidRPr="00674956">
        <w:rPr>
          <w:rFonts w:ascii="Times New Roman" w:hAnsi="Times New Roman" w:cs="Times New Roman"/>
          <w:sz w:val="24"/>
        </w:rPr>
        <w:tab/>
        <w:t xml:space="preserve">Kehoe, L. </w:t>
      </w:r>
      <w:r w:rsidRPr="00674956">
        <w:rPr>
          <w:rFonts w:ascii="Times New Roman" w:hAnsi="Times New Roman" w:cs="Times New Roman"/>
          <w:i/>
          <w:iCs/>
          <w:sz w:val="24"/>
        </w:rPr>
        <w:t>et al.</w:t>
      </w:r>
      <w:r w:rsidRPr="00674956">
        <w:rPr>
          <w:rFonts w:ascii="Times New Roman" w:hAnsi="Times New Roman" w:cs="Times New Roman"/>
          <w:sz w:val="24"/>
        </w:rPr>
        <w:t xml:space="preserve"> Biodiversity at risk under future cropland expansion and intensification. </w:t>
      </w:r>
      <w:r w:rsidRPr="00674956">
        <w:rPr>
          <w:rFonts w:ascii="Times New Roman" w:hAnsi="Times New Roman" w:cs="Times New Roman"/>
          <w:i/>
          <w:iCs/>
          <w:sz w:val="24"/>
        </w:rPr>
        <w:t>Nature Ecology &amp; Evolution</w:t>
      </w:r>
      <w:r w:rsidRPr="00674956">
        <w:rPr>
          <w:rFonts w:ascii="Times New Roman" w:hAnsi="Times New Roman" w:cs="Times New Roman"/>
          <w:sz w:val="24"/>
        </w:rPr>
        <w:t xml:space="preserve"> </w:t>
      </w:r>
      <w:r w:rsidRPr="00674956">
        <w:rPr>
          <w:rFonts w:ascii="Times New Roman" w:hAnsi="Times New Roman" w:cs="Times New Roman"/>
          <w:b/>
          <w:bCs/>
          <w:sz w:val="24"/>
        </w:rPr>
        <w:t>1</w:t>
      </w:r>
      <w:r w:rsidRPr="00674956">
        <w:rPr>
          <w:rFonts w:ascii="Times New Roman" w:hAnsi="Times New Roman" w:cs="Times New Roman"/>
          <w:sz w:val="24"/>
        </w:rPr>
        <w:t>, 1129–1135 (2017).</w:t>
      </w:r>
    </w:p>
    <w:p w14:paraId="7524A1C1"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15.</w:t>
      </w:r>
      <w:r w:rsidRPr="00674956">
        <w:rPr>
          <w:rFonts w:ascii="Times New Roman" w:hAnsi="Times New Roman" w:cs="Times New Roman"/>
          <w:sz w:val="24"/>
        </w:rPr>
        <w:tab/>
        <w:t xml:space="preserve">Asselen, S. van &amp; Verburg, P. H. A Land System representation for global assessments and land-use modeling. </w:t>
      </w:r>
      <w:r w:rsidRPr="00674956">
        <w:rPr>
          <w:rFonts w:ascii="Times New Roman" w:hAnsi="Times New Roman" w:cs="Times New Roman"/>
          <w:i/>
          <w:iCs/>
          <w:sz w:val="24"/>
        </w:rPr>
        <w:t>Global Change Biology</w:t>
      </w:r>
      <w:r w:rsidRPr="00674956">
        <w:rPr>
          <w:rFonts w:ascii="Times New Roman" w:hAnsi="Times New Roman" w:cs="Times New Roman"/>
          <w:sz w:val="24"/>
        </w:rPr>
        <w:t xml:space="preserve"> </w:t>
      </w:r>
      <w:r w:rsidRPr="00674956">
        <w:rPr>
          <w:rFonts w:ascii="Times New Roman" w:hAnsi="Times New Roman" w:cs="Times New Roman"/>
          <w:b/>
          <w:bCs/>
          <w:sz w:val="24"/>
        </w:rPr>
        <w:t>18</w:t>
      </w:r>
      <w:r w:rsidRPr="00674956">
        <w:rPr>
          <w:rFonts w:ascii="Times New Roman" w:hAnsi="Times New Roman" w:cs="Times New Roman"/>
          <w:sz w:val="24"/>
        </w:rPr>
        <w:t>, 3125–3148 (2012).</w:t>
      </w:r>
    </w:p>
    <w:p w14:paraId="195E6905"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16.</w:t>
      </w:r>
      <w:r w:rsidRPr="00674956">
        <w:rPr>
          <w:rFonts w:ascii="Times New Roman" w:hAnsi="Times New Roman" w:cs="Times New Roman"/>
          <w:sz w:val="24"/>
        </w:rPr>
        <w:tab/>
        <w:t xml:space="preserve">Hudson, L. N. </w:t>
      </w:r>
      <w:r w:rsidRPr="00674956">
        <w:rPr>
          <w:rFonts w:ascii="Times New Roman" w:hAnsi="Times New Roman" w:cs="Times New Roman"/>
          <w:i/>
          <w:iCs/>
          <w:sz w:val="24"/>
        </w:rPr>
        <w:t>et al.</w:t>
      </w:r>
      <w:r w:rsidRPr="00674956">
        <w:rPr>
          <w:rFonts w:ascii="Times New Roman" w:hAnsi="Times New Roman" w:cs="Times New Roman"/>
          <w:sz w:val="24"/>
        </w:rPr>
        <w:t xml:space="preserve"> The PREDICTS database: a global database of how local terrestrial biodiversity responds to human impacts. </w:t>
      </w:r>
      <w:r w:rsidRPr="00674956">
        <w:rPr>
          <w:rFonts w:ascii="Times New Roman" w:hAnsi="Times New Roman" w:cs="Times New Roman"/>
          <w:i/>
          <w:iCs/>
          <w:sz w:val="24"/>
        </w:rPr>
        <w:t>Ecology and Evolution</w:t>
      </w:r>
      <w:r w:rsidRPr="00674956">
        <w:rPr>
          <w:rFonts w:ascii="Times New Roman" w:hAnsi="Times New Roman" w:cs="Times New Roman"/>
          <w:sz w:val="24"/>
        </w:rPr>
        <w:t xml:space="preserve"> </w:t>
      </w:r>
      <w:r w:rsidRPr="00674956">
        <w:rPr>
          <w:rFonts w:ascii="Times New Roman" w:hAnsi="Times New Roman" w:cs="Times New Roman"/>
          <w:b/>
          <w:bCs/>
          <w:sz w:val="24"/>
        </w:rPr>
        <w:t>4</w:t>
      </w:r>
      <w:r w:rsidRPr="00674956">
        <w:rPr>
          <w:rFonts w:ascii="Times New Roman" w:hAnsi="Times New Roman" w:cs="Times New Roman"/>
          <w:sz w:val="24"/>
        </w:rPr>
        <w:t>, 4701–4735 (2014).</w:t>
      </w:r>
    </w:p>
    <w:p w14:paraId="55EF9AB0"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17.</w:t>
      </w:r>
      <w:r w:rsidRPr="00674956">
        <w:rPr>
          <w:rFonts w:ascii="Times New Roman" w:hAnsi="Times New Roman" w:cs="Times New Roman"/>
          <w:sz w:val="24"/>
        </w:rPr>
        <w:tab/>
        <w:t xml:space="preserve">Newbold, T. </w:t>
      </w:r>
      <w:r w:rsidRPr="00674956">
        <w:rPr>
          <w:rFonts w:ascii="Times New Roman" w:hAnsi="Times New Roman" w:cs="Times New Roman"/>
          <w:i/>
          <w:iCs/>
          <w:sz w:val="24"/>
        </w:rPr>
        <w:t>et al.</w:t>
      </w:r>
      <w:r w:rsidRPr="00674956">
        <w:rPr>
          <w:rFonts w:ascii="Times New Roman" w:hAnsi="Times New Roman" w:cs="Times New Roman"/>
          <w:sz w:val="24"/>
        </w:rPr>
        <w:t xml:space="preserve"> Global effects of land use on local terrestrial biodiversity.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520</w:t>
      </w:r>
      <w:r w:rsidRPr="00674956">
        <w:rPr>
          <w:rFonts w:ascii="Times New Roman" w:hAnsi="Times New Roman" w:cs="Times New Roman"/>
          <w:sz w:val="24"/>
        </w:rPr>
        <w:t>, 45–50 (2015).</w:t>
      </w:r>
    </w:p>
    <w:p w14:paraId="640E42C7" w14:textId="77777777" w:rsidR="00674956" w:rsidRPr="00674956" w:rsidRDefault="00674956" w:rsidP="00674956">
      <w:pPr>
        <w:pStyle w:val="Bibliography"/>
        <w:rPr>
          <w:rFonts w:ascii="Times New Roman" w:hAnsi="Times New Roman" w:cs="Times New Roman"/>
          <w:sz w:val="24"/>
        </w:rPr>
      </w:pPr>
      <w:r w:rsidRPr="00674956">
        <w:rPr>
          <w:rFonts w:ascii="Times New Roman" w:hAnsi="Times New Roman" w:cs="Times New Roman"/>
          <w:sz w:val="24"/>
        </w:rPr>
        <w:t>18.</w:t>
      </w:r>
      <w:r w:rsidRPr="00674956">
        <w:rPr>
          <w:rFonts w:ascii="Times New Roman" w:hAnsi="Times New Roman" w:cs="Times New Roman"/>
          <w:sz w:val="24"/>
        </w:rPr>
        <w:tab/>
        <w:t xml:space="preserve">Margules, C. R. &amp; Pressey, R. L. Systematic conservation planning. </w:t>
      </w:r>
      <w:r w:rsidRPr="00674956">
        <w:rPr>
          <w:rFonts w:ascii="Times New Roman" w:hAnsi="Times New Roman" w:cs="Times New Roman"/>
          <w:i/>
          <w:iCs/>
          <w:sz w:val="24"/>
        </w:rPr>
        <w:t>Nature</w:t>
      </w:r>
      <w:r w:rsidRPr="00674956">
        <w:rPr>
          <w:rFonts w:ascii="Times New Roman" w:hAnsi="Times New Roman" w:cs="Times New Roman"/>
          <w:sz w:val="24"/>
        </w:rPr>
        <w:t xml:space="preserve"> </w:t>
      </w:r>
      <w:r w:rsidRPr="00674956">
        <w:rPr>
          <w:rFonts w:ascii="Times New Roman" w:hAnsi="Times New Roman" w:cs="Times New Roman"/>
          <w:b/>
          <w:bCs/>
          <w:sz w:val="24"/>
        </w:rPr>
        <w:t>405</w:t>
      </w:r>
      <w:r w:rsidRPr="00674956">
        <w:rPr>
          <w:rFonts w:ascii="Times New Roman" w:hAnsi="Times New Roman" w:cs="Times New Roman"/>
          <w:sz w:val="24"/>
        </w:rPr>
        <w:t>, 243–53 (2000).</w:t>
      </w:r>
    </w:p>
    <w:p w14:paraId="640FEDAF" w14:textId="1224BB44"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347"/>
      <w:commentRangeStart w:id="348"/>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347"/>
      <w:r w:rsidR="00740E4C">
        <w:rPr>
          <w:rStyle w:val="CommentReference"/>
        </w:rPr>
        <w:commentReference w:id="347"/>
      </w:r>
      <w:commentRangeEnd w:id="348"/>
      <w:r w:rsidR="007778E4">
        <w:rPr>
          <w:rStyle w:val="CommentReference"/>
        </w:rPr>
        <w:commentReference w:id="348"/>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commentRangeStart w:id="349"/>
      <w:r>
        <w:rPr>
          <w:rFonts w:ascii="Times New Roman" w:hAnsi="Times New Roman" w:cs="Times New Roman"/>
          <w:sz w:val="24"/>
          <w:szCs w:val="24"/>
        </w:rPr>
        <w:lastRenderedPageBreak/>
        <w:t>Table</w:t>
      </w:r>
      <w:commentRangeEnd w:id="349"/>
      <w:r w:rsidR="007778E4">
        <w:rPr>
          <w:rStyle w:val="CommentReference"/>
        </w:rPr>
        <w:commentReference w:id="349"/>
      </w:r>
      <w:r>
        <w:rPr>
          <w:rFonts w:ascii="Times New Roman" w:hAnsi="Times New Roman" w:cs="Times New Roman"/>
          <w:sz w:val="24"/>
          <w:szCs w:val="24"/>
        </w:rPr>
        <w:t xml:space="preserv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w:t>
      </w:r>
      <w:del w:id="350" w:author="Joseph Bennett" w:date="2020-04-14T09:01:00Z">
        <w:r w:rsidR="000D5A79" w:rsidDel="007778E4">
          <w:rPr>
            <w:rFonts w:ascii="Times New Roman" w:hAnsi="Times New Roman" w:cs="Times New Roman"/>
            <w:sz w:val="24"/>
            <w:szCs w:val="24"/>
          </w:rPr>
          <w:delText xml:space="preserve"> </w:delText>
        </w:r>
      </w:del>
      <w:r w:rsidR="000D5A79">
        <w:rPr>
          <w:rFonts w:ascii="Times New Roman" w:hAnsi="Times New Roman" w:cs="Times New Roman"/>
          <w:sz w:val="24"/>
          <w:szCs w:val="24"/>
        </w:rPr>
        <w:t>line scenario</w:t>
      </w:r>
      <w:r w:rsidR="005A6B6D">
        <w:rPr>
          <w:rFonts w:ascii="Times New Roman" w:hAnsi="Times New Roman" w:cs="Times New Roman"/>
          <w:sz w:val="24"/>
          <w:szCs w:val="24"/>
        </w:rPr>
        <w:t xml:space="preserve"> (fraction of set aside in a country per scenarios over base</w:t>
      </w:r>
      <w:del w:id="351" w:author="Joseph Bennett" w:date="2020-04-14T09:02:00Z">
        <w:r w:rsidR="005A6B6D" w:rsidDel="007778E4">
          <w:rPr>
            <w:rFonts w:ascii="Times New Roman" w:hAnsi="Times New Roman" w:cs="Times New Roman"/>
            <w:sz w:val="24"/>
            <w:szCs w:val="24"/>
          </w:rPr>
          <w:delText xml:space="preserve"> </w:delText>
        </w:r>
      </w:del>
      <w:r w:rsidR="005A6B6D">
        <w:rPr>
          <w:rFonts w:ascii="Times New Roman" w:hAnsi="Times New Roman" w:cs="Times New Roman"/>
          <w:sz w:val="24"/>
          <w:szCs w:val="24"/>
        </w:rPr>
        <w:t>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52"/>
      <w:r>
        <w:rPr>
          <w:rFonts w:ascii="Times New Roman" w:hAnsi="Times New Roman" w:cs="Times New Roman"/>
          <w:sz w:val="24"/>
          <w:szCs w:val="24"/>
        </w:rPr>
        <w:t>Figure 1: multi-panel individual scenario results</w:t>
      </w:r>
      <w:commentRangeEnd w:id="352"/>
      <w:r w:rsidR="00740E4C">
        <w:rPr>
          <w:rStyle w:val="CommentReference"/>
        </w:rPr>
        <w:commentReference w:id="352"/>
      </w:r>
    </w:p>
    <w:p w14:paraId="61F1DE09" w14:textId="2D66EB3C" w:rsidR="00EE6396" w:rsidRDefault="00EE6396" w:rsidP="00BC1C25">
      <w:pPr>
        <w:spacing w:line="480" w:lineRule="auto"/>
        <w:rPr>
          <w:rFonts w:ascii="Times New Roman" w:hAnsi="Times New Roman" w:cs="Times New Roman"/>
          <w:sz w:val="24"/>
          <w:szCs w:val="24"/>
        </w:rPr>
      </w:pPr>
      <w:commentRangeStart w:id="353"/>
      <w:commentRangeStart w:id="354"/>
      <w:r w:rsidRPr="00EE6396">
        <w:rPr>
          <w:noProof/>
          <w:lang w:eastAsia="en-CA"/>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72155"/>
                    </a:xfrm>
                    <a:prstGeom prst="rect">
                      <a:avLst/>
                    </a:prstGeom>
                  </pic:spPr>
                </pic:pic>
              </a:graphicData>
            </a:graphic>
          </wp:inline>
        </w:drawing>
      </w:r>
      <w:commentRangeEnd w:id="353"/>
      <w:r w:rsidR="00957547">
        <w:rPr>
          <w:rStyle w:val="CommentReference"/>
        </w:rPr>
        <w:commentReference w:id="353"/>
      </w:r>
      <w:commentRangeEnd w:id="354"/>
      <w:r w:rsidR="007778E4">
        <w:rPr>
          <w:rStyle w:val="CommentReference"/>
        </w:rPr>
        <w:commentReference w:id="354"/>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355" w:author="Viv Mcshane" w:date="2020-03-16T10:06:00Z">
        <w:r w:rsidR="00651FA5">
          <w:rPr>
            <w:i w:val="0"/>
            <w:iCs w:val="0"/>
            <w:color w:val="auto"/>
            <w:sz w:val="22"/>
            <w:szCs w:val="22"/>
          </w:rPr>
          <w:t>orange</w:t>
        </w:r>
      </w:ins>
      <w:del w:id="356"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357" w:author="Viv Mcshane" w:date="2020-03-16T10:06:00Z">
        <w:r w:rsidR="00651FA5">
          <w:rPr>
            <w:i w:val="0"/>
            <w:iCs w:val="0"/>
            <w:color w:val="auto"/>
            <w:sz w:val="22"/>
            <w:szCs w:val="22"/>
          </w:rPr>
          <w:t>one</w:t>
        </w:r>
      </w:ins>
      <w:del w:id="358"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359" w:author="Viv Mcshane" w:date="2020-03-16T10:06:00Z">
        <w:r w:rsidR="00651FA5">
          <w:rPr>
            <w:i w:val="0"/>
            <w:iCs w:val="0"/>
            <w:color w:val="auto"/>
            <w:sz w:val="22"/>
            <w:szCs w:val="22"/>
          </w:rPr>
          <w:t>o</w:t>
        </w:r>
      </w:ins>
      <w:del w:id="360"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361" w:author="Viv Mcshane" w:date="2020-03-16T10:06:00Z">
        <w:r w:rsidR="00651FA5">
          <w:rPr>
            <w:i w:val="0"/>
            <w:iCs w:val="0"/>
            <w:noProof/>
            <w:color w:val="auto"/>
            <w:sz w:val="22"/>
            <w:szCs w:val="22"/>
          </w:rPr>
          <w:t>eight</w:t>
        </w:r>
      </w:ins>
      <w:del w:id="362"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63"/>
      <w:r>
        <w:rPr>
          <w:noProof/>
          <w:lang w:eastAsia="en-CA"/>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722999" cy="2852247"/>
                    </a:xfrm>
                    <a:prstGeom prst="rect">
                      <a:avLst/>
                    </a:prstGeom>
                  </pic:spPr>
                </pic:pic>
              </a:graphicData>
            </a:graphic>
          </wp:inline>
        </w:drawing>
      </w:r>
      <w:commentRangeEnd w:id="363"/>
      <w:r w:rsidR="00651FA5">
        <w:rPr>
          <w:rStyle w:val="CommentReference"/>
        </w:rPr>
        <w:commentReference w:id="363"/>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364"/>
      <w:r w:rsidR="0052683E">
        <w:rPr>
          <w:rFonts w:ascii="Times New Roman" w:hAnsi="Times New Roman" w:cs="Times New Roman"/>
          <w:sz w:val="24"/>
          <w:szCs w:val="24"/>
        </w:rPr>
        <w:t>lot</w:t>
      </w:r>
      <w:commentRangeEnd w:id="364"/>
      <w:r w:rsidR="00804A37">
        <w:rPr>
          <w:rStyle w:val="CommentReference"/>
        </w:rPr>
        <w:commentReference w:id="364"/>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eastAsia="en-CA"/>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eastAsia="en-CA"/>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r w:rsidR="00676D46">
        <w:t xml:space="preserve">were </w:t>
      </w:r>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4B4A24A5"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{"citationID":"sP0QKTf0","properties":{"formattedCitation":"(Pouzols et al., 2014)","plainCitation":"(Pouzols et al., 2014)","dontUpdate":true,"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6"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7"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r w:rsidR="00804A37">
        <w:rPr>
          <w:rFonts w:cs="Times New Roman"/>
          <w:lang w:val="en-CA"/>
        </w:rPr>
        <w:t>er</w:t>
      </w:r>
      <w:r w:rsidR="00D15430">
        <w:rPr>
          <w:rFonts w:cs="Times New Roman"/>
          <w:lang w:val="en-CA"/>
        </w:rPr>
        <w:t xml:space="preserve"> proportion of species in other taxonomic </w:t>
      </w:r>
      <w:commentRangeStart w:id="365"/>
      <w:commentRangeStart w:id="366"/>
      <w:commentRangeStart w:id="367"/>
      <w:commentRangeStart w:id="368"/>
      <w:r w:rsidR="00D15430">
        <w:rPr>
          <w:rFonts w:cs="Times New Roman"/>
          <w:lang w:val="en-CA"/>
        </w:rPr>
        <w:t>groups</w:t>
      </w:r>
      <w:commentRangeEnd w:id="365"/>
      <w:r w:rsidR="00D15430">
        <w:rPr>
          <w:rStyle w:val="CommentReference"/>
          <w:rFonts w:asciiTheme="minorHAnsi" w:eastAsiaTheme="minorHAnsi" w:hAnsiTheme="minorHAnsi" w:cstheme="minorBidi"/>
          <w:color w:val="auto"/>
          <w:lang w:val="en-CA" w:eastAsia="en-US"/>
        </w:rPr>
        <w:commentReference w:id="365"/>
      </w:r>
      <w:commentRangeEnd w:id="366"/>
      <w:r w:rsidR="003D1DC4">
        <w:rPr>
          <w:rFonts w:cs="Times New Roman"/>
          <w:lang w:val="en-CA"/>
        </w:rPr>
        <w:t xml:space="preserve"> such as insects</w:t>
      </w:r>
      <w:r w:rsidR="00942DD2">
        <w:rPr>
          <w:rStyle w:val="CommentReference"/>
          <w:rFonts w:asciiTheme="minorHAnsi" w:eastAsiaTheme="minorHAnsi" w:hAnsiTheme="minorHAnsi" w:cstheme="minorBidi"/>
          <w:color w:val="auto"/>
          <w:lang w:val="en-CA" w:eastAsia="en-US"/>
        </w:rPr>
        <w:commentReference w:id="366"/>
      </w:r>
      <w:commentRangeEnd w:id="367"/>
      <w:r w:rsidR="00617126">
        <w:rPr>
          <w:rStyle w:val="CommentReference"/>
          <w:rFonts w:asciiTheme="minorHAnsi" w:eastAsiaTheme="minorHAnsi" w:hAnsiTheme="minorHAnsi" w:cstheme="minorBidi"/>
          <w:color w:val="auto"/>
          <w:lang w:val="en-CA" w:eastAsia="en-US"/>
        </w:rPr>
        <w:commentReference w:id="367"/>
      </w:r>
      <w:commentRangeEnd w:id="368"/>
      <w:r w:rsidR="00804A37">
        <w:rPr>
          <w:rStyle w:val="CommentReference"/>
          <w:rFonts w:asciiTheme="minorHAnsi" w:eastAsiaTheme="minorHAnsi" w:hAnsiTheme="minorHAnsi" w:cstheme="minorBidi"/>
          <w:color w:val="auto"/>
          <w:lang w:val="en-CA" w:eastAsia="en-US"/>
        </w:rPr>
        <w:commentReference w:id="368"/>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191609">
        <w:rPr>
          <w:rFonts w:eastAsia="Times New Roman" w:cs="Times New Roman"/>
        </w:rPr>
        <w:instrText xml:space="preserve"> ADDIN ZOTERO_ITEM CSL_CITATION {"citationID":"OmQfgKGi","properties":{"formattedCitation":"\\super 9\\nosupersub{}","plainCitation":"9","noteIndex":0},"citationItems":[{"id":"xD3JE5k6/A0o9gYLW","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191609" w:rsidRPr="00191609">
        <w:rPr>
          <w:rFonts w:cs="Times New Roman"/>
          <w:vertAlign w:val="superscript"/>
        </w:rPr>
        <w:t>9</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{"citationID":"8eKvKTVX","properties":{"formattedCitation":"\\super 10\\nosupersub{}","plainCitation":"10","noteIndex":0},"citationItems":[{"id":"xD3JE5k6/LhgIcZ5A","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191609" w:rsidRPr="00191609">
        <w:rPr>
          <w:rFonts w:cs="Times New Roman"/>
          <w:vertAlign w:val="superscript"/>
        </w:rPr>
        <w:t>10</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191609">
        <w:rPr>
          <w:rFonts w:cs="Times New Roman"/>
        </w:rPr>
        <w:instrText xml:space="preserve"> ADDIN ZOTERO_ITEM CSL_CITATION {"citationID":"DxwUXTE0","properties":{"formattedCitation":"\\super 11\\nosupersub{}","plainCitation":"11","noteIndex":0},"citationItems":[{"id":"xD3JE5k6/nauYc7C7","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191609" w:rsidRPr="00191609">
        <w:rPr>
          <w:rFonts w:cs="Times New Roman"/>
          <w:vertAlign w:val="superscript"/>
        </w:rPr>
        <w:t>11</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69" w:name="_Hlk7000483"/>
      <w:r>
        <w:rPr>
          <w:rFonts w:cs="Times New Roman"/>
          <w:lang w:val="en-CA"/>
        </w:rPr>
        <w:t>, thus only focusing on stationary periods of the life cycle of migratory species</w:t>
      </w:r>
      <w:bookmarkEnd w:id="369"/>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70"/>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70"/>
      <w:r w:rsidR="006A29D0">
        <w:rPr>
          <w:rStyle w:val="CommentReference"/>
          <w:rFonts w:asciiTheme="minorHAnsi" w:eastAsiaTheme="minorHAnsi" w:hAnsiTheme="minorHAnsi" w:cstheme="minorBidi"/>
          <w:color w:val="auto"/>
          <w:lang w:val="en-CA" w:eastAsia="en-US"/>
        </w:rPr>
        <w:commentReference w:id="370"/>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8"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0B7ABE45"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9">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371"/>
      <w:commentRangeStart w:id="372"/>
      <w:r>
        <w:rPr>
          <w:rFonts w:cs="Times New Roman"/>
          <w:lang w:val="en-CA"/>
        </w:rPr>
        <w:t>dataset</w:t>
      </w:r>
      <w:commentRangeEnd w:id="371"/>
      <w:r w:rsidR="004E4136">
        <w:rPr>
          <w:rStyle w:val="CommentReference"/>
          <w:rFonts w:asciiTheme="minorHAnsi" w:eastAsiaTheme="minorHAnsi" w:hAnsiTheme="minorHAnsi" w:cstheme="minorBidi"/>
          <w:color w:val="auto"/>
          <w:lang w:val="en-CA" w:eastAsia="en-US"/>
        </w:rPr>
        <w:commentReference w:id="371"/>
      </w:r>
      <w:commentRangeEnd w:id="372"/>
      <w:r w:rsidR="00793E48">
        <w:rPr>
          <w:rStyle w:val="CommentReference"/>
          <w:rFonts w:asciiTheme="minorHAnsi" w:eastAsiaTheme="minorHAnsi" w:hAnsiTheme="minorHAnsi" w:cstheme="minorBidi"/>
          <w:color w:val="auto"/>
          <w:lang w:val="en-CA" w:eastAsia="en-US"/>
        </w:rPr>
        <w:commentReference w:id="372"/>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191609">
        <w:rPr>
          <w:rFonts w:cs="Times New Roman"/>
          <w:lang w:val="en-CA"/>
        </w:rPr>
        <w:instrText xml:space="preserve"> ADDIN ZOTERO_ITEM CSL_CITATION {"citationID":"sZb95Gs3","properties":{"formattedCitation":"\\super 12\\nosupersub{}","plainCitation":"12","noteIndex":0},"citationItems":[{"id":952,"uris":["http://zotero.org/users/878981/items/LMZRMJZV"],"uri":["http://zotero.org/users/878981/items/LMZRMJZV"],"itemData":{"id":952,"type":"article-journal","container-title":"Biological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191609" w:rsidRPr="00191609">
        <w:rPr>
          <w:rFonts w:cs="Times New Roman"/>
          <w:vertAlign w:val="superscript"/>
        </w:rPr>
        <w:t>12</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1FB6CB63" w14:textId="08C17CB6" w:rsidR="00577F65" w:rsidRPr="005A0054" w:rsidRDefault="005F71A7" w:rsidP="00BC1C25">
      <w:pPr>
        <w:spacing w:line="480" w:lineRule="auto"/>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r w:rsidR="00364F67">
        <w:fldChar w:fldCharType="begin"/>
      </w:r>
      <w:r w:rsidR="00191609">
        <w:instrText xml:space="preserve"> ADDIN ZOTERO_ITEM CSL_CITATION {"citationID":"Jhf5nZLh","properties":{"formattedCitation":"\\super 13\\nosupersub{}","plainCitation":"13","noteIndex":0},"citationItems":[{"id":958,"uris":["http://zotero.org/users/878981/items/PM9X8KPM"],"uri":["http://zotero.org/users/878981/items/PM9X8KPM"],"itemData":{"id":958,"type":"article-journal","container-title":"Environmental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rsidR="00364F67">
        <w:fldChar w:fldCharType="separate"/>
      </w:r>
      <w:r w:rsidR="00191609" w:rsidRPr="00191609">
        <w:rPr>
          <w:rFonts w:ascii="Times New Roman" w:hAnsi="Times New Roman" w:cs="Times New Roman"/>
          <w:sz w:val="24"/>
          <w:szCs w:val="24"/>
          <w:vertAlign w:val="superscript"/>
        </w:rPr>
        <w:t>13</w:t>
      </w:r>
      <w:r w:rsidR="00364F67">
        <w:fldChar w:fldCharType="end"/>
      </w:r>
      <w:r w:rsidR="00651FA5">
        <w:rPr>
          <w:rStyle w:val="InternetLink"/>
        </w:rPr>
        <w:t xml:space="preserve"> </w:t>
      </w:r>
      <w:hyperlink r:id="rId20" w:history="1">
        <w:r w:rsidR="00651FA5" w:rsidRPr="00733797">
          <w:rPr>
            <w:rStyle w:val="Hyperlink"/>
          </w:rPr>
          <w:t>https://datacatalog.worldbank.org/dataset/worldwide-governance-indicators</w:t>
        </w:r>
      </w:hyperlink>
    </w:p>
    <w:p w14:paraId="397CF4EB" w14:textId="174DDCB0" w:rsidR="004013F1"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2117FD9E" w14:textId="77777777" w:rsidR="00E03E70" w:rsidRPr="00F27EC2" w:rsidRDefault="00E03E70" w:rsidP="00BC1C25">
      <w:pPr>
        <w:spacing w:line="480" w:lineRule="auto"/>
        <w:rPr>
          <w:rFonts w:ascii="Times New Roman" w:hAnsi="Times New Roman" w:cs="Times New Roman"/>
          <w:sz w:val="24"/>
          <w:szCs w:val="24"/>
        </w:rPr>
      </w:pPr>
    </w:p>
    <w:p w14:paraId="53675E2F" w14:textId="6A25D346"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p>
    <w:p w14:paraId="1D38E720" w14:textId="4B7D4234"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{"citationID":"yQIp018o","properties":{"formattedCitation":"\\super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{"citationID":"fELINR94","properties":{"formattedCitation":"\\super 15\\nosupersub{}","plainCitation":"15","noteIndex":0},"citationItems":[{"id":944,"uris":["http://zotero.org/users/878981/items/M7N9GLJK"],"uri":["http://zotero.org/users/878981/items/M7N9GLJK"],"itemData":{"id":944,"type":"article-journal","abstract":"Current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15</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373"/>
      <w:r w:rsidR="009C5925">
        <w:rPr>
          <w:rFonts w:ascii="Times New Roman" w:hAnsi="Times New Roman" w:cs="Times New Roman"/>
          <w:sz w:val="24"/>
          <w:szCs w:val="24"/>
        </w:rPr>
        <w:t xml:space="preserve"> most recen</w:t>
      </w:r>
      <w:commentRangeEnd w:id="373"/>
      <w:r w:rsidR="004E4136">
        <w:rPr>
          <w:rStyle w:val="CommentReference"/>
        </w:rPr>
        <w:commentReference w:id="373"/>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{"citationID":"oDhXaXAz","properties":{"formattedCitation":"\\super 14\\nosupersub{}","plainCitation":"14","noteIndex":0},"citationItems":[{"id":945,"uris":["http://zotero.org/users/878981/items/FH46N624"],"uri":["http://zotero.org/users/878981/items/FH46N624"],"itemData":{"id":945,"type":"article-journal","abstract":"The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14</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{"citationID":"sfChOwLU","properties":{"formattedCitation":"\\super 16\\nosupersub{}","plainCitation":"16","noteIndex":0},"citationItems":[{"id":1156,"uris":["http://zotero.org/users/878981/items/W34RX56P"],"uri":["http://zotero.org/users/878981/items/W34RX56P"],"itemData":{"id":1156,"type":"article-journal","container-title":"Ecology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16</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{"citationID":"S8o5ym4e","properties":{"formattedCitation":"\\super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{"citationID":"1kLoSQ9O","properties":{"formattedCitation":"\\super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{"citationID":"icwme02W","properties":{"formattedCitation":"\\super 17\\nosupersub{}","plainCitation":"17","noteIndex":0},"citationItems":[{"id":943,"uris":["http://zotero.org/users/878981/items/3U9VHLJ8"],"uri":["http://zotero.org/users/878981/items/3U9VHLJ8"],"itemData":{"id":943,"type":"article-journal","abstract":"Analysis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17</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r w:rsidR="00676D46">
        <w:rPr>
          <w:rFonts w:ascii="Times New Roman" w:hAnsi="Times New Roman" w:cs="Times New Roman"/>
          <w:sz w:val="24"/>
          <w:szCs w:val="24"/>
        </w:rPr>
        <w:t xml:space="preserve"> as a measure </w:t>
      </w:r>
      <w:r w:rsidR="00141E2A">
        <w:rPr>
          <w:rFonts w:ascii="Times New Roman" w:hAnsi="Times New Roman" w:cs="Times New Roman"/>
          <w:sz w:val="24"/>
          <w:szCs w:val="24"/>
        </w:rPr>
        <w:t>of the land-use change risk</w:t>
      </w:r>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6DBE40B2"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191609">
        <w:rPr>
          <w:rFonts w:ascii="Times New Roman" w:hAnsi="Times New Roman" w:cs="Times New Roman"/>
          <w:sz w:val="24"/>
          <w:szCs w:val="24"/>
        </w:rPr>
        <w:instrText xml:space="preserve"> ADDIN ZOTERO_ITEM CSL_CITATION {"citationID":"pFHLATxU","properties":{"formattedCitation":"\\super 18\\nosupersub{}","plainCitation":"18","noteIndex":0},"citationItems":[{"id":265,"uris":["http://zotero.org/users/878981/items/4PNTRNFR"],"uri":["http://zotero.org/users/878981/items/4PNTRNFR"],"itemData":{"id":265,"type":"article-journal","abstract":"The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191609" w:rsidRPr="00191609">
        <w:rPr>
          <w:rFonts w:ascii="Times New Roman" w:hAnsi="Times New Roman" w:cs="Times New Roman"/>
          <w:sz w:val="24"/>
          <w:szCs w:val="24"/>
          <w:vertAlign w:val="superscript"/>
        </w:rPr>
        <w:t>18</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r w:rsidR="00141E2A">
        <w:rPr>
          <w:rFonts w:ascii="Times New Roman" w:hAnsi="Times New Roman" w:cs="Times New Roman"/>
          <w:sz w:val="24"/>
          <w:szCs w:val="24"/>
        </w:rPr>
        <w:t>-</w:t>
      </w:r>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proofErr w:type="gramStart"/>
      <w:r w:rsidR="001C3406">
        <w:rPr>
          <w:rFonts w:ascii="Times New Roman" w:hAnsi="Times New Roman" w:cs="Times New Roman"/>
          <w:sz w:val="24"/>
          <w:szCs w:val="24"/>
        </w:rPr>
        <w:t>scenarios</w:t>
      </w:r>
      <w:proofErr w:type="gramEnd"/>
      <w:r w:rsidR="001C3406">
        <w:rPr>
          <w:rFonts w:ascii="Times New Roman" w:hAnsi="Times New Roman" w:cs="Times New Roman"/>
          <w:sz w:val="24"/>
          <w:szCs w:val="24"/>
        </w:rPr>
        <w:t xml:space="preserve">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74"/>
      <w:commentRangeEnd w:id="374"/>
      <w:r>
        <w:rPr>
          <w:rStyle w:val="CommentReference"/>
        </w:rPr>
        <w:commentReference w:id="374"/>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75"/>
      <w:commentRangeStart w:id="376"/>
      <w:commentRangeStart w:id="377"/>
      <w:r w:rsidR="00354042">
        <w:rPr>
          <w:rFonts w:ascii="Times New Roman" w:hAnsi="Times New Roman" w:cs="Times New Roman"/>
          <w:sz w:val="24"/>
          <w:szCs w:val="24"/>
        </w:rPr>
        <w:t>The target for each feature was set to 30% of their range</w:t>
      </w:r>
      <w:commentRangeEnd w:id="375"/>
      <w:del w:id="378"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76"/>
      <w:commentRangeEnd w:id="377"/>
      <w:ins w:id="379" w:author="richard" w:date="2020-02-01T10:29:00Z">
        <w:r w:rsidR="00364F67">
          <w:commentReference w:id="375"/>
        </w:r>
        <w:r w:rsidR="00B85EB7">
          <w:rPr>
            <w:rStyle w:val="CommentReference"/>
          </w:rPr>
          <w:commentReference w:id="376"/>
        </w:r>
      </w:ins>
      <w:r w:rsidR="00534F33">
        <w:rPr>
          <w:rStyle w:val="CommentReference"/>
        </w:rPr>
        <w:commentReference w:id="377"/>
      </w:r>
      <w:ins w:id="380"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381"/>
      <w:r w:rsidR="007B1A0F">
        <w:rPr>
          <w:rFonts w:ascii="Times New Roman" w:hAnsi="Times New Roman" w:cs="Times New Roman"/>
          <w:sz w:val="24"/>
          <w:szCs w:val="24"/>
        </w:rPr>
        <w:t>.</w:t>
      </w:r>
      <w:commentRangeEnd w:id="381"/>
      <w:r w:rsidR="002225E4">
        <w:rPr>
          <w:rStyle w:val="CommentReference"/>
        </w:rPr>
        <w:commentReference w:id="381"/>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eastAsia="en-CA"/>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eastAsia="en-CA"/>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eastAsia="en-CA"/>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382"/>
      <w:r>
        <w:rPr>
          <w:rFonts w:ascii="Times New Roman" w:eastAsia="Times New Roman" w:hAnsi="Times New Roman" w:cs="Times New Roman"/>
          <w:sz w:val="24"/>
          <w:szCs w:val="24"/>
        </w:rPr>
        <w:t>of</w:t>
      </w:r>
      <w:commentRangeEnd w:id="382"/>
      <w:r>
        <w:commentReference w:id="382"/>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383"/>
      <w:del w:id="384" w:author="richard" w:date="2020-02-01T11:21:00Z">
        <w:r w:rsidDel="00007B4C">
          <w:rPr>
            <w:rFonts w:ascii="Times New Roman" w:eastAsia="Times New Roman" w:hAnsi="Times New Roman" w:cs="Times New Roman"/>
            <w:sz w:val="24"/>
            <w:szCs w:val="24"/>
          </w:rPr>
          <w:delText xml:space="preserve">risk </w:delText>
        </w:r>
        <w:commentRangeEnd w:id="383"/>
        <w:r w:rsidDel="00007B4C">
          <w:rPr>
            <w:rStyle w:val="CommentReference"/>
          </w:rPr>
          <w:commentReference w:id="383"/>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385"/>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385"/>
      <w:r>
        <w:rPr>
          <w:rStyle w:val="CommentReference"/>
        </w:rPr>
        <w:commentReference w:id="385"/>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ichard" w:date="2019-12-19T14:42:00Z" w:initials="r">
    <w:p w14:paraId="6082D76A" w14:textId="77777777" w:rsidR="00941F0E" w:rsidRDefault="00941F0E">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941F0E" w:rsidRDefault="00941F0E">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941F0E" w:rsidRDefault="00941F0E">
      <w:r>
        <w:rPr>
          <w:rFonts w:ascii="Liberation Serif" w:eastAsia="DejaVu Sans" w:hAnsi="Liberation Serif" w:cs="DejaVu Sans"/>
          <w:sz w:val="24"/>
          <w:szCs w:val="24"/>
          <w:lang w:val="en-US" w:bidi="en-US"/>
        </w:rPr>
        <w:t>https://www.nature.com/documents/nature-summary-paragraph.pdf</w:t>
      </w:r>
    </w:p>
  </w:comment>
  <w:comment w:id="2" w:author="Joseph Bennett" w:date="2020-04-14T07:55:00Z" w:initials="JB">
    <w:p w14:paraId="559579FB" w14:textId="3A284CF7" w:rsidR="00941F0E" w:rsidRDefault="00941F0E">
      <w:pPr>
        <w:pStyle w:val="CommentText"/>
      </w:pPr>
      <w:r>
        <w:rPr>
          <w:rStyle w:val="CommentReference"/>
        </w:rPr>
        <w:annotationRef/>
      </w:r>
      <w:r>
        <w:t>we have a bit of room after my edits</w:t>
      </w:r>
    </w:p>
  </w:comment>
  <w:comment w:id="3" w:author="Joseph Bennett" w:date="2020-04-14T07:42:00Z" w:initials="JB">
    <w:p w14:paraId="4223A49B" w14:textId="77777777" w:rsidR="00941F0E" w:rsidRDefault="00941F0E">
      <w:pPr>
        <w:pStyle w:val="CommentText"/>
      </w:pPr>
      <w:r>
        <w:rPr>
          <w:rStyle w:val="CommentReference"/>
        </w:rPr>
        <w:annotationRef/>
      </w:r>
      <w:r>
        <w:t xml:space="preserve">was wondering about the “complex race” metaphor. </w:t>
      </w:r>
    </w:p>
    <w:p w14:paraId="06BE48DA" w14:textId="77777777" w:rsidR="00941F0E" w:rsidRDefault="00941F0E">
      <w:pPr>
        <w:pStyle w:val="CommentText"/>
      </w:pPr>
    </w:p>
    <w:p w14:paraId="2933B0A5" w14:textId="29E019DD" w:rsidR="00941F0E" w:rsidRDefault="00941F0E">
      <w:pPr>
        <w:pStyle w:val="CommentText"/>
      </w:pPr>
      <w:r>
        <w:t>What about something like “one of the great challenges of the 21</w:t>
      </w:r>
      <w:r w:rsidRPr="002253D6">
        <w:rPr>
          <w:vertAlign w:val="superscript"/>
        </w:rPr>
        <w:t>st</w:t>
      </w:r>
      <w:r>
        <w:t xml:space="preserve"> Century”?</w:t>
      </w:r>
    </w:p>
  </w:comment>
  <w:comment w:id="5" w:author="Joseph Bennett" w:date="2020-04-14T07:33:00Z" w:initials="JB">
    <w:p w14:paraId="10B00611" w14:textId="77777777" w:rsidR="00941F0E" w:rsidRDefault="00941F0E">
      <w:pPr>
        <w:pStyle w:val="CommentText"/>
      </w:pPr>
      <w:r>
        <w:rPr>
          <w:rStyle w:val="CommentReference"/>
        </w:rPr>
        <w:annotationRef/>
      </w:r>
      <w:r>
        <w:t xml:space="preserve">note to all: </w:t>
      </w:r>
      <w:proofErr w:type="gramStart"/>
      <w:r>
        <w:t>we’re</w:t>
      </w:r>
      <w:proofErr w:type="gramEnd"/>
      <w:r>
        <w:t xml:space="preserve"> happy with “uncertainty” as a general term for what we measure?</w:t>
      </w:r>
    </w:p>
    <w:p w14:paraId="5C914188" w14:textId="77777777" w:rsidR="00941F0E" w:rsidRDefault="00941F0E">
      <w:pPr>
        <w:pStyle w:val="CommentText"/>
      </w:pPr>
    </w:p>
    <w:p w14:paraId="26540677" w14:textId="77777777" w:rsidR="00941F0E" w:rsidRDefault="00941F0E">
      <w:pPr>
        <w:pStyle w:val="CommentText"/>
      </w:pPr>
      <w:r>
        <w:t xml:space="preserve">Should we frame in terms of maximizing resilience? </w:t>
      </w:r>
    </w:p>
    <w:p w14:paraId="3934E3D4" w14:textId="77777777" w:rsidR="00941F0E" w:rsidRDefault="00941F0E">
      <w:pPr>
        <w:pStyle w:val="CommentText"/>
      </w:pPr>
    </w:p>
    <w:p w14:paraId="709B199A" w14:textId="73692129" w:rsidR="00941F0E" w:rsidRDefault="00941F0E">
      <w:pPr>
        <w:pStyle w:val="CommentText"/>
      </w:pPr>
      <w:r>
        <w:t xml:space="preserve">Both terms are a bit fraught. My worry with “uncertainty” is that there are many aspects to it, and our measures </w:t>
      </w:r>
      <w:proofErr w:type="gramStart"/>
      <w:r>
        <w:t>aren’t</w:t>
      </w:r>
      <w:proofErr w:type="gramEnd"/>
      <w:r>
        <w:t xml:space="preserve"> exactly uncertainty (in the statistical sense). </w:t>
      </w:r>
    </w:p>
    <w:p w14:paraId="6C5981AE" w14:textId="77777777" w:rsidR="00941F0E" w:rsidRDefault="00941F0E">
      <w:pPr>
        <w:pStyle w:val="CommentText"/>
      </w:pPr>
    </w:p>
    <w:p w14:paraId="74F66A85" w14:textId="27F7112A" w:rsidR="00941F0E" w:rsidRDefault="00941F0E">
      <w:pPr>
        <w:pStyle w:val="CommentText"/>
      </w:pPr>
      <w:r>
        <w:t xml:space="preserve">My worry with “resilience” is that it is a slippery term with many definitions. </w:t>
      </w:r>
    </w:p>
    <w:p w14:paraId="4C5A45CF" w14:textId="5C1D25B5" w:rsidR="00941F0E" w:rsidRDefault="00941F0E">
      <w:pPr>
        <w:pStyle w:val="CommentText"/>
      </w:pPr>
    </w:p>
    <w:p w14:paraId="653C6964" w14:textId="35D920E4" w:rsidR="00941F0E" w:rsidRDefault="00941F0E">
      <w:pPr>
        <w:pStyle w:val="CommentText"/>
      </w:pPr>
      <w:r>
        <w:t>So far, my edits have used “uncertainty” except when directly referring to “resilient” protected areas</w:t>
      </w:r>
    </w:p>
    <w:p w14:paraId="1235183A" w14:textId="77777777" w:rsidR="00941F0E" w:rsidRDefault="00941F0E">
      <w:pPr>
        <w:pStyle w:val="CommentText"/>
      </w:pPr>
    </w:p>
    <w:p w14:paraId="4D616899" w14:textId="602F296E" w:rsidR="00941F0E" w:rsidRDefault="00941F0E">
      <w:pPr>
        <w:pStyle w:val="CommentText"/>
      </w:pPr>
      <w:r>
        <w:t xml:space="preserve">Thoughts? </w:t>
      </w:r>
    </w:p>
  </w:comment>
  <w:comment w:id="10" w:author="Joseph Bennett" w:date="2020-04-13T14:36:00Z" w:initials="JB">
    <w:p w14:paraId="65E088F4" w14:textId="109051E5" w:rsidR="00941F0E" w:rsidRDefault="00941F0E">
      <w:pPr>
        <w:pStyle w:val="CommentText"/>
      </w:pPr>
      <w:r>
        <w:rPr>
          <w:rStyle w:val="CommentReference"/>
        </w:rPr>
        <w:annotationRef/>
      </w:r>
      <w:r>
        <w:t xml:space="preserve">Likewise, unsure re correct terminology for each of the things we measure – would love to get opinions on what to call the things we do. </w:t>
      </w:r>
    </w:p>
  </w:comment>
  <w:comment w:id="31" w:author="Joseph Bennett" w:date="2020-04-14T07:48:00Z" w:initials="JB">
    <w:p w14:paraId="2CF4EC79" w14:textId="4735F053" w:rsidR="00941F0E" w:rsidRDefault="00941F0E">
      <w:pPr>
        <w:pStyle w:val="CommentText"/>
      </w:pPr>
      <w:r>
        <w:rPr>
          <w:rStyle w:val="CommentReference"/>
        </w:rPr>
        <w:annotationRef/>
      </w:r>
      <w:r>
        <w:t xml:space="preserve">Flagging this as well. I can see a reviewer scolding us for not exploring parametric uncertainty. </w:t>
      </w:r>
    </w:p>
  </w:comment>
  <w:comment w:id="50" w:author="Allison Binley" w:date="2020-03-09T10:01:00Z" w:initials="AB">
    <w:p w14:paraId="50C339F2" w14:textId="77777777" w:rsidR="00941F0E" w:rsidRDefault="00941F0E" w:rsidP="00D16D7D">
      <w:pPr>
        <w:pStyle w:val="CommentText"/>
      </w:pPr>
      <w:r>
        <w:rPr>
          <w:rStyle w:val="CommentReference"/>
        </w:rPr>
        <w:annotationRef/>
      </w:r>
      <w:r>
        <w:t>Maybe this is the sort of conclusion/result we can include in the summary paragraph?</w:t>
      </w:r>
    </w:p>
  </w:comment>
  <w:comment w:id="51" w:author="Buxton,Rachel" w:date="2020-03-11T09:38:00Z" w:initials="B">
    <w:p w14:paraId="6C92DD2A" w14:textId="77777777" w:rsidR="00941F0E" w:rsidRDefault="00941F0E" w:rsidP="00D16D7D">
      <w:pPr>
        <w:pStyle w:val="CommentText"/>
      </w:pPr>
      <w:r>
        <w:rPr>
          <w:rStyle w:val="CommentReference"/>
        </w:rPr>
        <w:annotationRef/>
      </w:r>
      <w:r>
        <w:t>Yes agree, this is a neat result. Maybe even abstract worthy.</w:t>
      </w:r>
    </w:p>
  </w:comment>
  <w:comment w:id="52" w:author="Joseph Bennett" w:date="2020-04-13T14:47:00Z" w:initials="JB">
    <w:p w14:paraId="3984BC3F" w14:textId="5D9F0EB1" w:rsidR="00941F0E" w:rsidRDefault="00941F0E">
      <w:pPr>
        <w:pStyle w:val="CommentText"/>
      </w:pPr>
      <w:r>
        <w:rPr>
          <w:rStyle w:val="CommentReference"/>
        </w:rPr>
        <w:annotationRef/>
      </w:r>
      <w:r>
        <w:t xml:space="preserve">Or do we make it </w:t>
      </w:r>
      <w:proofErr w:type="gramStart"/>
      <w:r>
        <w:t>more vague</w:t>
      </w:r>
      <w:proofErr w:type="gramEnd"/>
      <w:r>
        <w:t xml:space="preserve">, so people don’t get so hung up on the details of the % ranges and uncertainty metrics we use? </w:t>
      </w:r>
      <w:proofErr w:type="gramStart"/>
      <w:r>
        <w:t>I’ve</w:t>
      </w:r>
      <w:proofErr w:type="gramEnd"/>
      <w:r>
        <w:t xml:space="preserve"> suggested deleting for now, but totally happy to include. </w:t>
      </w:r>
    </w:p>
  </w:comment>
  <w:comment w:id="54" w:author="richard" w:date="2019-12-19T14:43:00Z" w:initials="r">
    <w:p w14:paraId="35C5777D" w14:textId="7DDC1F9B" w:rsidR="00941F0E" w:rsidRDefault="00941F0E"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55" w:author="richard" w:date="2020-04-08T08:51:00Z" w:initials="r">
    <w:p w14:paraId="02F9C146" w14:textId="352CEA21" w:rsidR="00941F0E" w:rsidRDefault="00941F0E">
      <w:pPr>
        <w:pStyle w:val="CommentText"/>
      </w:pPr>
      <w:r>
        <w:rPr>
          <w:rStyle w:val="CommentReference"/>
        </w:rPr>
        <w:annotationRef/>
      </w:r>
      <w:r>
        <w:t>Rachel:</w:t>
      </w:r>
    </w:p>
    <w:p w14:paraId="35D59256" w14:textId="77777777" w:rsidR="00941F0E" w:rsidRDefault="00941F0E" w:rsidP="00775A8E">
      <w:pPr>
        <w:pStyle w:val="CommentText"/>
      </w:pP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5D5BC249" w14:textId="77777777" w:rsidR="00941F0E" w:rsidRDefault="00941F0E" w:rsidP="00775A8E">
      <w:pPr>
        <w:pStyle w:val="CommentText"/>
      </w:pPr>
    </w:p>
    <w:p w14:paraId="171EC2BE" w14:textId="24394A94" w:rsidR="00941F0E" w:rsidRDefault="00941F0E" w:rsidP="00775A8E">
      <w:pPr>
        <w:pStyle w:val="CommentText"/>
      </w:pPr>
      <w:r>
        <w:t>The Aichi targets and new post-2020 strategy acknowledge ‘ecological representativeness’ and ‘connectivity over the wider landscape’ of PAs, which are rapidly changing given climate and land use change.</w:t>
      </w:r>
    </w:p>
  </w:comment>
  <w:comment w:id="61" w:author="Jeffrey Owen Hanson" w:date="2020-03-16T10:14:00Z" w:initials="JOH">
    <w:p w14:paraId="5B350973" w14:textId="74657CF3" w:rsidR="00941F0E" w:rsidRDefault="00941F0E">
      <w:pPr>
        <w:pStyle w:val="CommentText"/>
      </w:pPr>
      <w:r>
        <w:rPr>
          <w:rStyle w:val="CommentReference"/>
        </w:rPr>
        <w:annotationRef/>
      </w:r>
      <w:r>
        <w:t xml:space="preserve">I wouldn’t phrase it like this because it slightly gets into the “land-sharing” vs. “land-sparing” debate, and could upset a reviewer. </w:t>
      </w:r>
    </w:p>
  </w:comment>
  <w:comment w:id="62" w:author="Joseph Bennett" w:date="2020-04-13T09:33:00Z" w:initials="JB">
    <w:p w14:paraId="38F03281" w14:textId="17554BDD" w:rsidR="00941F0E" w:rsidRDefault="00941F0E">
      <w:pPr>
        <w:pStyle w:val="CommentText"/>
      </w:pPr>
      <w:r>
        <w:rPr>
          <w:rStyle w:val="CommentReference"/>
        </w:rPr>
        <w:annotationRef/>
      </w:r>
      <w:r>
        <w:t xml:space="preserve">This is a good point. Can we phrase so accounts for mixed-use – e.g. conserving habitat and land-use that promotes biodiversity? Or do you think a reviewer will be OK with “protecting habitat” under the assumption that many mixed-use landscapes are also habitat so </w:t>
      </w:r>
      <w:proofErr w:type="gramStart"/>
      <w:r>
        <w:t>we’re</w:t>
      </w:r>
      <w:proofErr w:type="gramEnd"/>
      <w:r>
        <w:t xml:space="preserve"> protecting against change? </w:t>
      </w:r>
    </w:p>
  </w:comment>
  <w:comment w:id="68" w:author="Jeffrey Owen Hanson" w:date="2020-03-16T09:46:00Z" w:initials="JOH">
    <w:p w14:paraId="717D19E5" w14:textId="24BD0F57" w:rsidR="00941F0E" w:rsidRDefault="00941F0E">
      <w:pPr>
        <w:pStyle w:val="CommentText"/>
      </w:pPr>
      <w:r>
        <w:t xml:space="preserve">Before, getting into performance of protected areas, </w:t>
      </w:r>
      <w:r>
        <w:rPr>
          <w:rStyle w:val="CommentReference"/>
        </w:rPr>
        <w:annotationRef/>
      </w:r>
      <w:r>
        <w:t>I think it might be useful to provide examples of what this uncertainty can mean and how this can cause protected areas to fail. For example, “shifting species distributions” or “lost opportunities due to land-use changes”? IMO, if you could provide an example for each of the main risk datasets then this would provide the reader with a better understanding of why accounting for risk is important. Then the following sentence would do a great job at leading into effective planning of protected areas. I guess my point is a more “show” don’t “tell” approach might work slightly better here.</w:t>
      </w:r>
    </w:p>
  </w:comment>
  <w:comment w:id="91" w:author="Joseph Bennett" w:date="2020-04-14T08:13:00Z" w:initials="JB">
    <w:p w14:paraId="2E994732" w14:textId="377867D4" w:rsidR="00941F0E" w:rsidRDefault="00941F0E">
      <w:pPr>
        <w:pStyle w:val="CommentText"/>
      </w:pPr>
      <w:r>
        <w:rPr>
          <w:rStyle w:val="CommentReference"/>
        </w:rPr>
        <w:annotationRef/>
      </w:r>
      <w:r>
        <w:t xml:space="preserve">We may run into a philosophical argument re whether it’s better to protect where less risk of </w:t>
      </w:r>
      <w:proofErr w:type="gramStart"/>
      <w:r>
        <w:t>failure, or</w:t>
      </w:r>
      <w:proofErr w:type="gramEnd"/>
      <w:r>
        <w:t xml:space="preserve"> protect areas where there is greatest risk of change in landscapes. Should we address this directly?</w:t>
      </w:r>
    </w:p>
  </w:comment>
  <w:comment w:id="110" w:author="Joseph Bennett" w:date="2020-04-13T09:36:00Z" w:initials="JB">
    <w:p w14:paraId="66683CD6" w14:textId="42BF7C38" w:rsidR="00941F0E" w:rsidRDefault="00941F0E">
      <w:pPr>
        <w:pStyle w:val="CommentText"/>
      </w:pPr>
      <w:r>
        <w:rPr>
          <w:rStyle w:val="CommentReference"/>
        </w:rPr>
        <w:annotationRef/>
      </w:r>
      <w:r>
        <w:t>Note to self re need for consistency in terminology…</w:t>
      </w:r>
    </w:p>
  </w:comment>
  <w:comment w:id="136" w:author="Joseph Bennett" w:date="2020-04-14T08:20:00Z" w:initials="JB">
    <w:p w14:paraId="07736D87" w14:textId="3FF6C7F8" w:rsidR="00941F0E" w:rsidRDefault="00941F0E">
      <w:pPr>
        <w:pStyle w:val="CommentText"/>
      </w:pPr>
      <w:r>
        <w:rPr>
          <w:rStyle w:val="CommentReference"/>
        </w:rPr>
        <w:annotationRef/>
      </w:r>
      <w:r>
        <w:t>Citations to TI and supporting info</w:t>
      </w:r>
    </w:p>
  </w:comment>
  <w:comment w:id="141" w:author="Joseph Bennett" w:date="2020-04-14T08:22:00Z" w:initials="JB">
    <w:p w14:paraId="4973CE95" w14:textId="3E25F045" w:rsidR="00941F0E" w:rsidRDefault="00941F0E">
      <w:pPr>
        <w:pStyle w:val="CommentText"/>
      </w:pPr>
      <w:r>
        <w:rPr>
          <w:rStyle w:val="CommentReference"/>
        </w:rPr>
        <w:annotationRef/>
      </w:r>
      <w:r>
        <w:t>citation</w:t>
      </w:r>
    </w:p>
  </w:comment>
  <w:comment w:id="144" w:author="Joseph Bennett" w:date="2020-04-14T08:22:00Z" w:initials="JB">
    <w:p w14:paraId="1D4FB3EA" w14:textId="722F089D" w:rsidR="00941F0E" w:rsidRDefault="00941F0E">
      <w:pPr>
        <w:pStyle w:val="CommentText"/>
      </w:pPr>
      <w:r>
        <w:rPr>
          <w:rStyle w:val="CommentReference"/>
        </w:rPr>
        <w:annotationRef/>
      </w:r>
      <w:r>
        <w:t xml:space="preserve">Citation to SI </w:t>
      </w:r>
    </w:p>
  </w:comment>
  <w:comment w:id="147" w:author="Joseph Bennett" w:date="2020-04-14T08:23:00Z" w:initials="JB">
    <w:p w14:paraId="6DB6BF3B" w14:textId="20B47654" w:rsidR="00941F0E" w:rsidRDefault="00941F0E">
      <w:pPr>
        <w:pStyle w:val="CommentText"/>
      </w:pPr>
      <w:r>
        <w:rPr>
          <w:rStyle w:val="CommentReference"/>
        </w:rPr>
        <w:annotationRef/>
      </w:r>
      <w:r>
        <w:t>citation</w:t>
      </w:r>
    </w:p>
  </w:comment>
  <w:comment w:id="157" w:author="Joseph Bennett" w:date="2020-04-13T09:41:00Z" w:initials="JB">
    <w:p w14:paraId="1F05E32C" w14:textId="77777777" w:rsidR="00941F0E" w:rsidRDefault="00941F0E" w:rsidP="00CD58F3">
      <w:pPr>
        <w:pStyle w:val="CommentText"/>
      </w:pPr>
      <w:r>
        <w:rPr>
          <w:rStyle w:val="CommentReference"/>
        </w:rPr>
        <w:annotationRef/>
      </w:r>
      <w:proofErr w:type="gramStart"/>
      <w:r>
        <w:t>I’ve</w:t>
      </w:r>
      <w:proofErr w:type="gramEnd"/>
      <w:r>
        <w:t xml:space="preserve"> adjusted wording a bit to make clear that others can use different metrics – to minimize pushback on specifics in ours. </w:t>
      </w:r>
    </w:p>
  </w:comment>
  <w:comment w:id="174" w:author="Buxton,Rachel" w:date="2020-03-11T09:15:00Z" w:initials="B">
    <w:p w14:paraId="118C79AB" w14:textId="0F682B94" w:rsidR="00941F0E" w:rsidRDefault="00941F0E">
      <w:pPr>
        <w:pStyle w:val="CommentText"/>
      </w:pPr>
      <w:r>
        <w:rPr>
          <w:rStyle w:val="CommentReference"/>
        </w:rPr>
        <w:annotationRef/>
      </w:r>
      <w:r>
        <w:t xml:space="preserve">Can we just </w:t>
      </w:r>
      <w:proofErr w:type="gramStart"/>
      <w:r>
        <w:t>say</w:t>
      </w:r>
      <w:proofErr w:type="gramEnd"/>
      <w:r>
        <w:t xml:space="preserve"> ‘all known’?</w:t>
      </w:r>
    </w:p>
  </w:comment>
  <w:comment w:id="183" w:author="Jeffrey Owen Hanson" w:date="2020-03-16T10:26:00Z" w:initials="JOH">
    <w:p w14:paraId="050438E1" w14:textId="1A6DF905" w:rsidR="00941F0E" w:rsidRDefault="00941F0E">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w:t>
      </w:r>
      <w:proofErr w:type="gramStart"/>
      <w:r>
        <w:t>A?,</w:t>
      </w:r>
      <w:proofErr w:type="gramEnd"/>
      <w:r>
        <w:t xml:space="preserve"> places with stable climates? </w:t>
      </w:r>
      <w:proofErr w:type="spellStart"/>
      <w:r>
        <w:t>Etc</w:t>
      </w:r>
      <w:proofErr w:type="spellEnd"/>
      <w:r>
        <w:t xml:space="preserve">) and in the blah scenario it was represented somewhere else? </w:t>
      </w:r>
      <w:proofErr w:type="gramStart"/>
      <w:r>
        <w:t>This  would</w:t>
      </w:r>
      <w:proofErr w:type="gramEnd"/>
      <w:r>
        <w:t xml:space="preserve"> help show how the different scenarios affected species and could lead to different outcomes for biodiversity? This might also help readers understand what the scenarios actually mean for the species?</w:t>
      </w:r>
    </w:p>
  </w:comment>
  <w:comment w:id="193" w:author="Viv Mcshane" w:date="2020-03-16T10:04:00Z" w:initials="VM">
    <w:p w14:paraId="51901C6F" w14:textId="77777777" w:rsidR="00DF7F0C" w:rsidRDefault="00DF7F0C" w:rsidP="00DF7F0C">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194" w:author="Buxton,Rachel" w:date="2020-03-11T09:50:00Z" w:initials="B">
    <w:p w14:paraId="209FB760" w14:textId="77777777" w:rsidR="00DF7F0C" w:rsidRDefault="00DF7F0C" w:rsidP="00DF7F0C">
      <w:pPr>
        <w:pStyle w:val="CommentText"/>
      </w:pPr>
      <w:r>
        <w:rPr>
          <w:rStyle w:val="CommentReference"/>
        </w:rPr>
        <w:annotationRef/>
      </w:r>
      <w:r>
        <w:t xml:space="preserve">Sorry, but </w:t>
      </w:r>
      <w:proofErr w:type="gramStart"/>
      <w:r>
        <w:t>I’m</w:t>
      </w:r>
      <w:proofErr w:type="gramEnd"/>
      <w:r>
        <w:t xml:space="preserve"> not sure I understand – 11% more PA than the baseline? Or only 11% of the PA than the baseline. If the latter – then the uncertainty scenarios sometimes need less PA to meet the target than baseline? That might be a result worth mentioning. </w:t>
      </w:r>
      <w:proofErr w:type="gramStart"/>
      <w:r>
        <w:t>I’m</w:t>
      </w:r>
      <w:proofErr w:type="gramEnd"/>
      <w:r>
        <w:t xml:space="preserve"> trying to wrap my head around why a scenario with climate change incorporated would require less PAs… </w:t>
      </w:r>
    </w:p>
  </w:comment>
  <w:comment w:id="195" w:author="Joseph Bennett" w:date="2020-04-13T10:31:00Z" w:initials="JB">
    <w:p w14:paraId="2A4AAAAE" w14:textId="77777777" w:rsidR="00DF7F0C" w:rsidRDefault="00DF7F0C" w:rsidP="00DF7F0C">
      <w:pPr>
        <w:pStyle w:val="CommentText"/>
      </w:pPr>
      <w:r>
        <w:rPr>
          <w:rStyle w:val="CommentReference"/>
        </w:rPr>
        <w:annotationRef/>
      </w:r>
      <w:r>
        <w:t xml:space="preserve">Does proposed change fix it? Or is it not quite correct? Should be 11% land area compared to the baseline? </w:t>
      </w:r>
    </w:p>
  </w:comment>
  <w:comment w:id="196" w:author="Joseph Bennett" w:date="2020-04-14T08:35:00Z" w:initials="JB">
    <w:p w14:paraId="21F440EA" w14:textId="4C385DC5" w:rsidR="00DF7F0C" w:rsidRDefault="00DF7F0C">
      <w:pPr>
        <w:pStyle w:val="CommentText"/>
      </w:pPr>
      <w:r>
        <w:rPr>
          <w:rStyle w:val="CommentReference"/>
        </w:rPr>
        <w:annotationRef/>
      </w:r>
      <w:r>
        <w:t xml:space="preserve">You want past or present tense? I think maybe </w:t>
      </w:r>
      <w:proofErr w:type="gramStart"/>
      <w:r>
        <w:t>past?</w:t>
      </w:r>
      <w:proofErr w:type="gramEnd"/>
    </w:p>
  </w:comment>
  <w:comment w:id="199" w:author="Joseph Bennett" w:date="2020-04-13T10:31:00Z" w:initials="JB">
    <w:p w14:paraId="0D828FA9" w14:textId="77777777" w:rsidR="00DF7F0C" w:rsidRDefault="00DF7F0C" w:rsidP="00DF7F0C">
      <w:pPr>
        <w:pStyle w:val="CommentText"/>
      </w:pPr>
      <w:r>
        <w:rPr>
          <w:rStyle w:val="CommentReference"/>
        </w:rPr>
        <w:annotationRef/>
      </w:r>
      <w:r>
        <w:t xml:space="preserve">Do you think there’s room for an example of a country </w:t>
      </w:r>
      <w:proofErr w:type="gramStart"/>
      <w:r>
        <w:t>that’s</w:t>
      </w:r>
      <w:proofErr w:type="gramEnd"/>
      <w:r>
        <w:t xml:space="preserve"> at risk due to climate change? </w:t>
      </w:r>
    </w:p>
  </w:comment>
  <w:comment w:id="200" w:author="Joseph Bennett" w:date="2020-04-13T10:28:00Z" w:initials="JB">
    <w:p w14:paraId="64CDED95" w14:textId="77777777" w:rsidR="00DF7F0C" w:rsidRDefault="00DF7F0C" w:rsidP="00DF7F0C">
      <w:pPr>
        <w:pStyle w:val="CommentText"/>
      </w:pPr>
      <w:r>
        <w:rPr>
          <w:rStyle w:val="CommentReference"/>
        </w:rPr>
        <w:annotationRef/>
      </w:r>
      <w:r>
        <w:t xml:space="preserve">Is there a better example perhaps? </w:t>
      </w:r>
      <w:proofErr w:type="gramStart"/>
      <w:r>
        <w:t>I’m</w:t>
      </w:r>
      <w:proofErr w:type="gramEnd"/>
      <w:r>
        <w:t xml:space="preserve"> wondering if “low levels of internal conflict” might get us into trouble because of some separatist movements there. </w:t>
      </w:r>
    </w:p>
  </w:comment>
  <w:comment w:id="201" w:author="Buxton,Rachel" w:date="2020-03-11T09:55:00Z" w:initials="B">
    <w:p w14:paraId="4B2046E5" w14:textId="77777777" w:rsidR="00DF7F0C" w:rsidRDefault="00DF7F0C" w:rsidP="00DF7F0C">
      <w:pPr>
        <w:pStyle w:val="CommentText"/>
      </w:pPr>
      <w:r>
        <w:rPr>
          <w:rStyle w:val="CommentReference"/>
        </w:rPr>
        <w:annotationRef/>
      </w:r>
      <w:r w:rsidRPr="00047F16">
        <w:rPr>
          <w:highlight w:val="yellow"/>
        </w:rPr>
        <w:t>What do you mean by percent variation?</w:t>
      </w:r>
    </w:p>
  </w:comment>
  <w:comment w:id="205" w:author="Jeffrey Owen Hanson" w:date="2020-03-16T10:09:00Z" w:initials="JOH">
    <w:p w14:paraId="1AFDB8E4" w14:textId="49D699A7" w:rsidR="00941F0E" w:rsidRDefault="00941F0E">
      <w:pPr>
        <w:pStyle w:val="CommentText"/>
      </w:pPr>
      <w:r>
        <w:rPr>
          <w:rStyle w:val="CommentReference"/>
        </w:rPr>
        <w:annotationRef/>
      </w:r>
      <w:r>
        <w:t>Perhaps solutions? Prioritizations?</w:t>
      </w:r>
    </w:p>
  </w:comment>
  <w:comment w:id="202" w:author="Jeffrey Owen Hanson" w:date="2020-03-16T10:09:00Z" w:initials="JOH">
    <w:p w14:paraId="0C463685" w14:textId="55BBC0DC" w:rsidR="00941F0E" w:rsidRDefault="00941F0E">
      <w:pPr>
        <w:pStyle w:val="CommentText"/>
      </w:pPr>
      <w:r>
        <w:rPr>
          <w:rStyle w:val="CommentReference"/>
        </w:rPr>
        <w:annotationRef/>
      </w:r>
      <w:r>
        <w:t xml:space="preserve">What do you think about flipping this sentence </w:t>
      </w:r>
      <w:proofErr w:type="spellStart"/>
      <w:r>
        <w:t>e.g</w:t>
      </w:r>
      <w:proofErr w:type="spellEnd"/>
      <w:r>
        <w:t xml:space="preserve">, “We found that priority areas identified using different risk scenarios had very little spatial </w:t>
      </w:r>
      <w:proofErr w:type="gramStart"/>
      <w:r>
        <w:t>overlap.</w:t>
      </w:r>
      <w:proofErr w:type="gramEnd"/>
      <w:r>
        <w:t xml:space="preserve"> Despite most prioritizations encompassing a similar overall extent, ….”. My impression is that the introduction sets up a more “spatial location is important” (e.g. because risks mean that if you protect the wrong place then it does nothing) angle than “total amount of land is important” angle (e.g. Half Earth, 30 by 2030 </w:t>
      </w:r>
      <w:proofErr w:type="spellStart"/>
      <w:r>
        <w:t>etc</w:t>
      </w:r>
      <w:proofErr w:type="spellEnd"/>
      <w:r>
        <w:t>)? Does that make sense?</w:t>
      </w:r>
    </w:p>
  </w:comment>
  <w:comment w:id="203" w:author="Joseph Bennett" w:date="2020-04-13T09:49:00Z" w:initials="JB">
    <w:p w14:paraId="7CCB4C73" w14:textId="1E40C77F" w:rsidR="00941F0E" w:rsidRDefault="00941F0E">
      <w:pPr>
        <w:pStyle w:val="CommentText"/>
      </w:pPr>
      <w:r>
        <w:rPr>
          <w:rStyle w:val="CommentReference"/>
        </w:rPr>
        <w:annotationRef/>
      </w:r>
    </w:p>
  </w:comment>
  <w:comment w:id="211" w:author="Buxton,Rachel" w:date="2020-03-11T09:37:00Z" w:initials="B">
    <w:p w14:paraId="00E7B358" w14:textId="1B6FA0A0" w:rsidR="00941F0E" w:rsidRDefault="00941F0E">
      <w:pPr>
        <w:pStyle w:val="CommentText"/>
      </w:pPr>
      <w:r>
        <w:rPr>
          <w:rStyle w:val="CommentReference"/>
        </w:rPr>
        <w:annotationRef/>
      </w:r>
      <w:r>
        <w:t>Great! Might be worth elaborating a bit in the introductory material (see my comment).</w:t>
      </w:r>
    </w:p>
  </w:comment>
  <w:comment w:id="212" w:author="Joseph Bennett" w:date="2020-03-13T13:46:00Z" w:initials="JB">
    <w:p w14:paraId="4582C2A5" w14:textId="6B0DD7F5" w:rsidR="00941F0E" w:rsidRDefault="00941F0E">
      <w:pPr>
        <w:pStyle w:val="CommentText"/>
      </w:pPr>
      <w:r>
        <w:rPr>
          <w:rStyle w:val="CommentReference"/>
        </w:rPr>
        <w:annotationRef/>
      </w:r>
      <w:r>
        <w:t>agree</w:t>
      </w:r>
    </w:p>
  </w:comment>
  <w:comment w:id="213" w:author="Allison Binley" w:date="2020-03-09T10:01:00Z" w:initials="AB">
    <w:p w14:paraId="79865FE7" w14:textId="2B16225F" w:rsidR="00941F0E" w:rsidRDefault="00941F0E">
      <w:pPr>
        <w:pStyle w:val="CommentText"/>
      </w:pPr>
      <w:r>
        <w:rPr>
          <w:rStyle w:val="CommentReference"/>
        </w:rPr>
        <w:annotationRef/>
      </w:r>
      <w:r>
        <w:t>Maybe this is the sort of conclusion/result we can include in the summary paragraph?</w:t>
      </w:r>
    </w:p>
  </w:comment>
  <w:comment w:id="214" w:author="Buxton,Rachel" w:date="2020-03-11T09:38:00Z" w:initials="B">
    <w:p w14:paraId="3914DFF8" w14:textId="5B3A312C" w:rsidR="00941F0E" w:rsidRDefault="00941F0E">
      <w:pPr>
        <w:pStyle w:val="CommentText"/>
      </w:pPr>
      <w:r>
        <w:rPr>
          <w:rStyle w:val="CommentReference"/>
        </w:rPr>
        <w:annotationRef/>
      </w:r>
      <w:r>
        <w:t>Yes agree, this is a neat result. Maybe even abstract worthy.</w:t>
      </w:r>
    </w:p>
  </w:comment>
  <w:comment w:id="217" w:author="Jeffrey Owen Hanson" w:date="2020-03-16T09:52:00Z" w:initials="JOH">
    <w:p w14:paraId="06508C56" w14:textId="19EB7D3B" w:rsidR="00941F0E" w:rsidRDefault="00941F0E">
      <w:pPr>
        <w:pStyle w:val="CommentText"/>
      </w:pPr>
      <w:r>
        <w:rPr>
          <w:rStyle w:val="CommentReference"/>
        </w:rPr>
        <w:annotationRef/>
      </w:r>
      <w:r>
        <w:t>Could you express this a proportion? If it’s too difficult to express as a proportion of a specific prioritization, then maybe as a proportion of the total amount of land in considered in the prioritizations?</w:t>
      </w:r>
    </w:p>
  </w:comment>
  <w:comment w:id="218" w:author="richard" w:date="2020-04-08T09:27:00Z" w:initials="r">
    <w:p w14:paraId="1E83021B" w14:textId="29C7CD9B" w:rsidR="00941F0E" w:rsidRDefault="00941F0E">
      <w:pPr>
        <w:pStyle w:val="CommentText"/>
      </w:pPr>
      <w:r>
        <w:rPr>
          <w:rStyle w:val="CommentReference"/>
        </w:rPr>
        <w:annotationRef/>
      </w:r>
      <w:r>
        <w:t>Jeff:</w:t>
      </w:r>
    </w:p>
    <w:p w14:paraId="71277265" w14:textId="2A3400B7" w:rsidR="00941F0E" w:rsidRDefault="00941F0E" w:rsidP="006E0A9C">
      <w:pPr>
        <w:pStyle w:val="CommentText"/>
      </w:pPr>
      <w:r>
        <w:t>Also, where are these spatial overlaps? Are they just Meyers et al. biodiversity hotspots?</w:t>
      </w:r>
    </w:p>
  </w:comment>
  <w:comment w:id="219" w:author="Joseph Bennett" w:date="2020-04-13T09:53:00Z" w:initials="JB">
    <w:p w14:paraId="482D1F00" w14:textId="03B06790" w:rsidR="00941F0E" w:rsidRDefault="00941F0E">
      <w:pPr>
        <w:pStyle w:val="CommentText"/>
      </w:pPr>
      <w:r>
        <w:rPr>
          <w:rStyle w:val="CommentReference"/>
        </w:rPr>
        <w:annotationRef/>
      </w:r>
      <w:r>
        <w:t xml:space="preserve">Yes – agree – can we identify a couple and highlight? </w:t>
      </w:r>
    </w:p>
  </w:comment>
  <w:comment w:id="223" w:author="Buxton,Rachel" w:date="2020-03-11T10:04:00Z" w:initials="B">
    <w:p w14:paraId="62A37BAB" w14:textId="77777777" w:rsidR="00941F0E" w:rsidRDefault="00941F0E" w:rsidP="002F23AF">
      <w:pPr>
        <w:pStyle w:val="CommentText"/>
      </w:pPr>
      <w:r>
        <w:rPr>
          <w:rStyle w:val="CommentReference"/>
        </w:rPr>
        <w:annotationRef/>
      </w:r>
      <w:r w:rsidRPr="00047F16">
        <w:rPr>
          <w:highlight w:val="yellow"/>
        </w:rPr>
        <w:t xml:space="preserve">Again, </w:t>
      </w:r>
      <w:proofErr w:type="gramStart"/>
      <w:r w:rsidRPr="00047F16">
        <w:rPr>
          <w:highlight w:val="yellow"/>
        </w:rPr>
        <w:t>I’m</w:t>
      </w:r>
      <w:proofErr w:type="gramEnd"/>
      <w:r w:rsidRPr="00047F16">
        <w:rPr>
          <w:highlight w:val="yellow"/>
        </w:rPr>
        <w:t xml:space="preserve"> not sure what you mean – the percent variation in the amount of protected area needed to meet targets?</w:t>
      </w:r>
    </w:p>
  </w:comment>
  <w:comment w:id="231" w:author="Buxton,Rachel" w:date="2020-03-11T10:20:00Z" w:initials="B">
    <w:p w14:paraId="34CC4C54" w14:textId="77777777" w:rsidR="00941F0E" w:rsidRDefault="00941F0E" w:rsidP="002F23AF">
      <w:pPr>
        <w:pStyle w:val="CommentText"/>
      </w:pPr>
      <w:r>
        <w:rPr>
          <w:rStyle w:val="CommentReference"/>
        </w:rPr>
        <w:annotationRef/>
      </w:r>
      <w:r>
        <w:t>Might be good to have some discussion around this.</w:t>
      </w:r>
    </w:p>
    <w:p w14:paraId="1C98FA00" w14:textId="77777777" w:rsidR="00941F0E" w:rsidRDefault="00941F0E" w:rsidP="002F23AF">
      <w:pPr>
        <w:pStyle w:val="CommentText"/>
      </w:pPr>
    </w:p>
    <w:p w14:paraId="33BB906B" w14:textId="77777777" w:rsidR="00941F0E" w:rsidRDefault="00941F0E" w:rsidP="002F23AF">
      <w:pPr>
        <w:pStyle w:val="CommentText"/>
      </w:pPr>
      <w:r>
        <w:t>Interesting that temperate conifer forests have the highest variation – does that include boreal forests?</w:t>
      </w:r>
    </w:p>
    <w:p w14:paraId="3DA0181C" w14:textId="77777777" w:rsidR="00941F0E" w:rsidRDefault="00941F0E" w:rsidP="002F23AF">
      <w:pPr>
        <w:pStyle w:val="CommentText"/>
      </w:pPr>
    </w:p>
    <w:p w14:paraId="41C9CFB3" w14:textId="77777777" w:rsidR="00941F0E" w:rsidRDefault="00941F0E" w:rsidP="002F23AF">
      <w:pPr>
        <w:pStyle w:val="CommentText"/>
      </w:pPr>
      <w:r>
        <w:t xml:space="preserve">Also, might be worth pulling out quantitatively (from the climate models and land-use change) – why we think </w:t>
      </w:r>
      <w:proofErr w:type="gramStart"/>
      <w:r>
        <w:t>there’s</w:t>
      </w:r>
      <w:proofErr w:type="gramEnd"/>
      <w:r>
        <w:t xml:space="preserve"> more variation between scenarios.  Is it driven mostly predicted probability of novel climates, a </w:t>
      </w:r>
      <w:proofErr w:type="gramStart"/>
      <w:r>
        <w:t>particular type of land-use</w:t>
      </w:r>
      <w:proofErr w:type="gramEnd"/>
      <w:r>
        <w:t xml:space="preserve"> change, or political instability?</w:t>
      </w:r>
    </w:p>
  </w:comment>
  <w:comment w:id="242" w:author="Viv Mcshane" w:date="2020-03-16T10:04:00Z" w:initials="VM">
    <w:p w14:paraId="4AD14629" w14:textId="4FE0DA52" w:rsidR="00941F0E" w:rsidRDefault="00941F0E">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243" w:author="Buxton,Rachel" w:date="2020-03-11T09:50:00Z" w:initials="B">
    <w:p w14:paraId="23C5E640" w14:textId="5392D6AD" w:rsidR="00941F0E" w:rsidRDefault="00941F0E">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244" w:author="Joseph Bennett" w:date="2020-04-13T10:31:00Z" w:initials="JB">
    <w:p w14:paraId="5F7DAA94" w14:textId="756166C5" w:rsidR="00941F0E" w:rsidRDefault="00941F0E">
      <w:pPr>
        <w:pStyle w:val="CommentText"/>
      </w:pPr>
      <w:r>
        <w:rPr>
          <w:rStyle w:val="CommentReference"/>
        </w:rPr>
        <w:annotationRef/>
      </w:r>
      <w:r>
        <w:t xml:space="preserve">Does proposed change fix it? Or is it not quite correct? Should be 11% land area compared to the baseline? </w:t>
      </w:r>
    </w:p>
  </w:comment>
  <w:comment w:id="245" w:author="Joseph Bennett" w:date="2020-04-13T10:31:00Z" w:initials="JB">
    <w:p w14:paraId="0EC3B075" w14:textId="6EB99FC8" w:rsidR="00941F0E" w:rsidRDefault="00941F0E">
      <w:pPr>
        <w:pStyle w:val="CommentText"/>
      </w:pPr>
      <w:r>
        <w:rPr>
          <w:rStyle w:val="CommentReference"/>
        </w:rPr>
        <w:annotationRef/>
      </w:r>
      <w:r>
        <w:t xml:space="preserve">Do you think there’s room for an example of a country </w:t>
      </w:r>
      <w:proofErr w:type="gramStart"/>
      <w:r>
        <w:t>that’s</w:t>
      </w:r>
      <w:proofErr w:type="gramEnd"/>
      <w:r>
        <w:t xml:space="preserve"> at risk due to climate change? </w:t>
      </w:r>
    </w:p>
  </w:comment>
  <w:comment w:id="246" w:author="Joseph Bennett" w:date="2020-04-13T10:28:00Z" w:initials="JB">
    <w:p w14:paraId="15518F7F" w14:textId="46027B7B" w:rsidR="00941F0E" w:rsidRDefault="00941F0E">
      <w:pPr>
        <w:pStyle w:val="CommentText"/>
      </w:pPr>
      <w:r>
        <w:rPr>
          <w:rStyle w:val="CommentReference"/>
        </w:rPr>
        <w:annotationRef/>
      </w:r>
      <w:r>
        <w:t xml:space="preserve">Is there a better example perhaps? </w:t>
      </w:r>
      <w:proofErr w:type="gramStart"/>
      <w:r>
        <w:t>I’m</w:t>
      </w:r>
      <w:proofErr w:type="gramEnd"/>
      <w:r>
        <w:t xml:space="preserve"> wondering if “low levels of internal conflict” might get us into trouble because of some separatist movements there. </w:t>
      </w:r>
    </w:p>
  </w:comment>
  <w:comment w:id="247" w:author="Buxton,Rachel" w:date="2020-03-11T09:55:00Z" w:initials="B">
    <w:p w14:paraId="1B64085C" w14:textId="0F6FA161" w:rsidR="00941F0E" w:rsidRDefault="00941F0E">
      <w:pPr>
        <w:pStyle w:val="CommentText"/>
      </w:pPr>
      <w:r>
        <w:rPr>
          <w:rStyle w:val="CommentReference"/>
        </w:rPr>
        <w:annotationRef/>
      </w:r>
      <w:r>
        <w:t>What do you mean by percent variation?</w:t>
      </w:r>
    </w:p>
  </w:comment>
  <w:comment w:id="250" w:author="Buxton,Rachel" w:date="2020-03-11T10:04:00Z" w:initials="B">
    <w:p w14:paraId="290916F9" w14:textId="0F6464AE" w:rsidR="00941F0E" w:rsidRDefault="00941F0E">
      <w:pPr>
        <w:pStyle w:val="CommentText"/>
      </w:pPr>
      <w:r>
        <w:rPr>
          <w:rStyle w:val="CommentReference"/>
        </w:rPr>
        <w:annotationRef/>
      </w:r>
      <w:r>
        <w:t>Again, I’m not sure what you mean – the percent variation in the amount of protected area needed to meet targets?</w:t>
      </w:r>
    </w:p>
  </w:comment>
  <w:comment w:id="252" w:author="Buxton,Rachel" w:date="2020-03-11T10:20:00Z" w:initials="B">
    <w:p w14:paraId="3E7A63A8" w14:textId="2BA92B45" w:rsidR="00941F0E" w:rsidRDefault="00941F0E">
      <w:pPr>
        <w:pStyle w:val="CommentText"/>
      </w:pPr>
      <w:r>
        <w:rPr>
          <w:rStyle w:val="CommentReference"/>
        </w:rPr>
        <w:annotationRef/>
      </w:r>
      <w:r>
        <w:t>Might be good to have some discussion around this.</w:t>
      </w:r>
    </w:p>
    <w:p w14:paraId="2A5C22A0" w14:textId="77777777" w:rsidR="00941F0E" w:rsidRDefault="00941F0E">
      <w:pPr>
        <w:pStyle w:val="CommentText"/>
      </w:pPr>
    </w:p>
    <w:p w14:paraId="4B192FCE" w14:textId="28AA220D" w:rsidR="00941F0E" w:rsidRDefault="00941F0E">
      <w:pPr>
        <w:pStyle w:val="CommentText"/>
      </w:pPr>
      <w:r>
        <w:t>Interesting that temperate conifer forests have the highest variation – does that include boreal forests?</w:t>
      </w:r>
    </w:p>
    <w:p w14:paraId="525BD93F" w14:textId="77777777" w:rsidR="00941F0E" w:rsidRDefault="00941F0E">
      <w:pPr>
        <w:pStyle w:val="CommentText"/>
      </w:pPr>
    </w:p>
    <w:p w14:paraId="6D951E47" w14:textId="568E0F08" w:rsidR="00941F0E" w:rsidRDefault="00941F0E">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267" w:author="Buxton,Rachel" w:date="2020-03-11T09:37:00Z" w:initials="B">
    <w:p w14:paraId="1DB612E1" w14:textId="77777777" w:rsidR="00941F0E" w:rsidRDefault="00941F0E" w:rsidP="00886614">
      <w:pPr>
        <w:pStyle w:val="CommentText"/>
      </w:pPr>
      <w:r>
        <w:rPr>
          <w:rStyle w:val="CommentReference"/>
        </w:rPr>
        <w:annotationRef/>
      </w:r>
      <w:r>
        <w:t>Great! Might be worth elaborating a bit in the introductory material (see my comment).</w:t>
      </w:r>
    </w:p>
  </w:comment>
  <w:comment w:id="268" w:author="Joseph Bennett" w:date="2020-03-13T13:46:00Z" w:initials="JB">
    <w:p w14:paraId="6CFF1189" w14:textId="11B0A436" w:rsidR="00941F0E" w:rsidRDefault="00941F0E" w:rsidP="00886614">
      <w:pPr>
        <w:pStyle w:val="CommentText"/>
      </w:pPr>
      <w:r>
        <w:rPr>
          <w:rStyle w:val="CommentReference"/>
        </w:rPr>
        <w:annotationRef/>
      </w:r>
      <w:r w:rsidR="007778E4">
        <w:t>A</w:t>
      </w:r>
      <w:r>
        <w:t>gree</w:t>
      </w:r>
    </w:p>
  </w:comment>
  <w:comment w:id="269" w:author="Allison Binley" w:date="2020-03-09T10:01:00Z" w:initials="AB">
    <w:p w14:paraId="10509FC5" w14:textId="77777777" w:rsidR="00941F0E" w:rsidRDefault="00941F0E" w:rsidP="00886614">
      <w:pPr>
        <w:pStyle w:val="CommentText"/>
      </w:pPr>
      <w:r>
        <w:rPr>
          <w:rStyle w:val="CommentReference"/>
        </w:rPr>
        <w:annotationRef/>
      </w:r>
      <w:r>
        <w:t>Maybe this is the sort of conclusion/result we can include in the summary paragraph?</w:t>
      </w:r>
    </w:p>
  </w:comment>
  <w:comment w:id="270" w:author="Buxton,Rachel" w:date="2020-03-11T09:38:00Z" w:initials="B">
    <w:p w14:paraId="000E0ABB" w14:textId="77777777" w:rsidR="00941F0E" w:rsidRDefault="00941F0E" w:rsidP="00886614">
      <w:pPr>
        <w:pStyle w:val="CommentText"/>
      </w:pPr>
      <w:r>
        <w:rPr>
          <w:rStyle w:val="CommentReference"/>
        </w:rPr>
        <w:annotationRef/>
      </w:r>
      <w:r>
        <w:t>Yes agree, this is a neat result. Maybe even abstract worthy.</w:t>
      </w:r>
    </w:p>
  </w:comment>
  <w:comment w:id="271" w:author="Joseph Bennett" w:date="2020-04-14T08:55:00Z" w:initials="JB">
    <w:p w14:paraId="05866505" w14:textId="4CB6FE36" w:rsidR="00047F16" w:rsidRDefault="00047F16">
      <w:pPr>
        <w:pStyle w:val="CommentText"/>
      </w:pPr>
      <w:r>
        <w:rPr>
          <w:rStyle w:val="CommentReference"/>
        </w:rPr>
        <w:annotationRef/>
      </w:r>
      <w:r>
        <w:t>Not 100% sure what this means – target is different. A reviewer could argue we should have looked for 30% area total, while incorporating these uncertainties?</w:t>
      </w:r>
    </w:p>
  </w:comment>
  <w:comment w:id="276" w:author="Jeffrey Owen Hanson" w:date="2020-03-16T09:52:00Z" w:initials="JOH">
    <w:p w14:paraId="35BE6A52" w14:textId="77777777" w:rsidR="00941F0E" w:rsidRDefault="00941F0E" w:rsidP="00886614">
      <w:pPr>
        <w:pStyle w:val="CommentText"/>
      </w:pPr>
      <w:r>
        <w:rPr>
          <w:rStyle w:val="CommentReference"/>
        </w:rPr>
        <w:annotationRef/>
      </w:r>
      <w:r w:rsidRPr="00047F16">
        <w:rPr>
          <w:highlight w:val="yellow"/>
        </w:rPr>
        <w:t xml:space="preserve">Could you express this a proportion? If </w:t>
      </w:r>
      <w:proofErr w:type="gramStart"/>
      <w:r w:rsidRPr="00047F16">
        <w:rPr>
          <w:highlight w:val="yellow"/>
        </w:rPr>
        <w:t>it’s</w:t>
      </w:r>
      <w:proofErr w:type="gramEnd"/>
      <w:r w:rsidRPr="00047F16">
        <w:rPr>
          <w:highlight w:val="yellow"/>
        </w:rPr>
        <w:t xml:space="preserve"> too difficult to express as a proportion of a specific prioritization, then maybe as a proportion of the total amount of land in considered in the prioritizations?</w:t>
      </w:r>
    </w:p>
  </w:comment>
  <w:comment w:id="277" w:author="richard" w:date="2020-04-08T09:27:00Z" w:initials="r">
    <w:p w14:paraId="6501A314" w14:textId="77777777" w:rsidR="00941F0E" w:rsidRPr="00047F16" w:rsidRDefault="00941F0E" w:rsidP="00886614">
      <w:pPr>
        <w:pStyle w:val="CommentText"/>
        <w:rPr>
          <w:highlight w:val="yellow"/>
        </w:rPr>
      </w:pPr>
      <w:r>
        <w:rPr>
          <w:rStyle w:val="CommentReference"/>
        </w:rPr>
        <w:annotationRef/>
      </w:r>
      <w:r w:rsidRPr="00047F16">
        <w:rPr>
          <w:highlight w:val="yellow"/>
        </w:rPr>
        <w:t>Jeff:</w:t>
      </w:r>
    </w:p>
    <w:p w14:paraId="0ADA3533" w14:textId="77777777" w:rsidR="00941F0E" w:rsidRDefault="00941F0E" w:rsidP="00886614">
      <w:pPr>
        <w:pStyle w:val="CommentText"/>
      </w:pPr>
      <w:r w:rsidRPr="00047F16">
        <w:rPr>
          <w:highlight w:val="yellow"/>
        </w:rPr>
        <w:t>Also, where are these spatial overlaps? Are they just Meyers et al. biodiversity hotspots?</w:t>
      </w:r>
    </w:p>
  </w:comment>
  <w:comment w:id="278" w:author="Joseph Bennett" w:date="2020-04-13T09:53:00Z" w:initials="JB">
    <w:p w14:paraId="70378D76" w14:textId="29D2606F" w:rsidR="00941F0E" w:rsidRDefault="00941F0E" w:rsidP="00886614">
      <w:pPr>
        <w:pStyle w:val="CommentText"/>
      </w:pPr>
      <w:r>
        <w:rPr>
          <w:rStyle w:val="CommentReference"/>
        </w:rPr>
        <w:annotationRef/>
      </w:r>
      <w:r w:rsidRPr="00047F16">
        <w:rPr>
          <w:highlight w:val="yellow"/>
        </w:rPr>
        <w:t xml:space="preserve">Yes – agree – can we identify a couple and highlight? It may be a good idea because in the end </w:t>
      </w:r>
      <w:proofErr w:type="gramStart"/>
      <w:r w:rsidRPr="00047F16">
        <w:rPr>
          <w:highlight w:val="yellow"/>
        </w:rPr>
        <w:t>we’re</w:t>
      </w:r>
      <w:proofErr w:type="gramEnd"/>
      <w:r w:rsidRPr="00047F16">
        <w:rPr>
          <w:highlight w:val="yellow"/>
        </w:rPr>
        <w:t xml:space="preserve"> not actually assuming exact km2 but rather implicitly assuming protection within the spatial units.</w:t>
      </w:r>
      <w:r>
        <w:t xml:space="preserve"> </w:t>
      </w:r>
    </w:p>
  </w:comment>
  <w:comment w:id="333" w:author="Allison Binley" w:date="2020-03-08T18:18:00Z" w:initials="AB">
    <w:p w14:paraId="5982E7D0" w14:textId="5510B650" w:rsidR="00941F0E" w:rsidRDefault="00941F0E">
      <w:pPr>
        <w:pStyle w:val="CommentText"/>
      </w:pPr>
      <w:r>
        <w:rPr>
          <w:rStyle w:val="CommentReference"/>
        </w:rPr>
        <w:annotationRef/>
      </w:r>
      <w:proofErr w:type="gramStart"/>
      <w:r>
        <w:t>I’m</w:t>
      </w:r>
      <w:proofErr w:type="gramEnd"/>
      <w:r>
        <w:t xml:space="preserve">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334" w:author="Joseph Bennett" w:date="2020-03-13T13:56:00Z" w:initials="JB">
    <w:p w14:paraId="2671B52A" w14:textId="77777777" w:rsidR="00941F0E" w:rsidRDefault="00941F0E">
      <w:pPr>
        <w:pStyle w:val="CommentText"/>
      </w:pPr>
      <w:r>
        <w:rPr>
          <w:rStyle w:val="CommentReference"/>
        </w:rPr>
        <w:annotationRef/>
      </w:r>
      <w:r>
        <w:t xml:space="preserve">Hmmm… </w:t>
      </w:r>
    </w:p>
    <w:p w14:paraId="4B5DD84F" w14:textId="77777777" w:rsidR="00941F0E" w:rsidRDefault="00941F0E">
      <w:pPr>
        <w:pStyle w:val="CommentText"/>
      </w:pPr>
    </w:p>
    <w:p w14:paraId="7B41BFE8" w14:textId="69A71F04" w:rsidR="00941F0E" w:rsidRDefault="00941F0E">
      <w:pPr>
        <w:pStyle w:val="CommentText"/>
      </w:pPr>
      <w:r>
        <w:t xml:space="preserve">Easy approach is to just delete. </w:t>
      </w:r>
    </w:p>
    <w:p w14:paraId="36305C52" w14:textId="77777777" w:rsidR="00941F0E" w:rsidRDefault="00941F0E">
      <w:pPr>
        <w:pStyle w:val="CommentText"/>
      </w:pPr>
    </w:p>
    <w:p w14:paraId="26DE127A" w14:textId="6B868646" w:rsidR="00941F0E" w:rsidRDefault="00941F0E">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338" w:author="Joseph Bennett" w:date="2020-04-14T09:00:00Z" w:initials="JB">
    <w:p w14:paraId="16F4CE2E" w14:textId="0E404A54" w:rsidR="007778E4" w:rsidRDefault="007778E4">
      <w:pPr>
        <w:pStyle w:val="CommentText"/>
      </w:pPr>
      <w:r>
        <w:rPr>
          <w:rStyle w:val="CommentReference"/>
        </w:rPr>
        <w:annotationRef/>
      </w:r>
      <w:r>
        <w:t xml:space="preserve">Once stuff in caps above is done I can try to strengthen </w:t>
      </w:r>
      <w:proofErr w:type="spellStart"/>
      <w:r>
        <w:t>conluding</w:t>
      </w:r>
      <w:proofErr w:type="spellEnd"/>
      <w:r>
        <w:t xml:space="preserve"> para</w:t>
      </w:r>
    </w:p>
  </w:comment>
  <w:comment w:id="339" w:author="Allison Binley" w:date="2020-03-08T18:23:00Z" w:initials="AB">
    <w:p w14:paraId="5242F05E" w14:textId="25FEC35D" w:rsidR="00941F0E" w:rsidRDefault="00941F0E">
      <w:pPr>
        <w:pStyle w:val="CommentText"/>
      </w:pPr>
      <w:r>
        <w:rPr>
          <w:rStyle w:val="CommentReference"/>
        </w:rPr>
        <w:annotationRef/>
      </w:r>
      <w:r>
        <w:t>Socioeconomic keeps switching between hyphenated and non-hyphenated</w:t>
      </w:r>
    </w:p>
  </w:comment>
  <w:comment w:id="340" w:author="Jeffrey Owen Hanson" w:date="2020-03-16T09:55:00Z" w:initials="JOH">
    <w:p w14:paraId="1C832B35" w14:textId="0595EF4F" w:rsidR="00941F0E" w:rsidRDefault="00941F0E">
      <w:pPr>
        <w:pStyle w:val="CommentText"/>
      </w:pPr>
      <w:r>
        <w:rPr>
          <w:rStyle w:val="CommentReference"/>
        </w:rPr>
        <w:annotationRef/>
      </w:r>
      <w:r>
        <w:t>Brilliant!</w:t>
      </w:r>
    </w:p>
  </w:comment>
  <w:comment w:id="344" w:author="Buxton,Rachel" w:date="2020-03-11T09:27:00Z" w:initials="B">
    <w:p w14:paraId="706CB5C0" w14:textId="77777777" w:rsidR="00941F0E" w:rsidRDefault="00941F0E" w:rsidP="00781355">
      <w:pPr>
        <w:pStyle w:val="CommentText"/>
      </w:pPr>
      <w:r>
        <w:rPr>
          <w:rStyle w:val="CommentReference"/>
        </w:rPr>
        <w:annotationRef/>
      </w:r>
      <w:r>
        <w:t>This could come earlier (in the more introductory type material).</w:t>
      </w:r>
    </w:p>
  </w:comment>
  <w:comment w:id="345" w:author="Joseph Bennett" w:date="2020-03-13T11:38:00Z" w:initials="JB">
    <w:p w14:paraId="158568AF" w14:textId="77777777" w:rsidR="00941F0E" w:rsidRDefault="00941F0E" w:rsidP="00781355">
      <w:pPr>
        <w:pStyle w:val="CommentText"/>
      </w:pPr>
      <w:r>
        <w:rPr>
          <w:rStyle w:val="CommentReference"/>
        </w:rPr>
        <w:annotationRef/>
      </w:r>
      <w:r>
        <w:t xml:space="preserve">Or in discussion? I think the point may have been made pretty well before this. </w:t>
      </w:r>
    </w:p>
  </w:comment>
  <w:comment w:id="347" w:author="Jeffrey Owen Hanson" w:date="2020-03-16T10:41:00Z" w:initials="JOH">
    <w:p w14:paraId="211EF7DA" w14:textId="5C3C44E0" w:rsidR="00941F0E" w:rsidRDefault="00941F0E">
      <w:pPr>
        <w:pStyle w:val="CommentText"/>
      </w:pPr>
      <w:r>
        <w:rPr>
          <w:rStyle w:val="CommentReference"/>
        </w:rPr>
        <w:annotationRef/>
      </w:r>
      <w:r>
        <w:t xml:space="preserve">I would move this to the sup info. </w:t>
      </w:r>
    </w:p>
  </w:comment>
  <w:comment w:id="348" w:author="Joseph Bennett" w:date="2020-04-14T09:00:00Z" w:initials="JB">
    <w:p w14:paraId="2BE25EFB" w14:textId="6827F70B" w:rsidR="007778E4" w:rsidRDefault="007778E4">
      <w:pPr>
        <w:pStyle w:val="CommentText"/>
      </w:pPr>
      <w:r>
        <w:rPr>
          <w:rStyle w:val="CommentReference"/>
        </w:rPr>
        <w:annotationRef/>
      </w:r>
      <w:r>
        <w:t>agree</w:t>
      </w:r>
    </w:p>
  </w:comment>
  <w:comment w:id="349" w:author="Joseph Bennett" w:date="2020-04-14T09:01:00Z" w:initials="JB">
    <w:p w14:paraId="70F50337" w14:textId="0C21960C" w:rsidR="007778E4" w:rsidRDefault="007778E4">
      <w:pPr>
        <w:pStyle w:val="CommentText"/>
      </w:pPr>
      <w:r>
        <w:rPr>
          <w:rStyle w:val="CommentReference"/>
        </w:rPr>
        <w:annotationRef/>
      </w:r>
      <w:proofErr w:type="gramStart"/>
      <w:r>
        <w:t>I’m</w:t>
      </w:r>
      <w:proofErr w:type="gramEnd"/>
      <w:r>
        <w:t xml:space="preserve"> not totally clear on this table, and wondering if it should go in SI and identify the countries that represent the extremes?</w:t>
      </w:r>
    </w:p>
  </w:comment>
  <w:comment w:id="352" w:author="Jeffrey Owen Hanson" w:date="2020-03-16T10:42:00Z" w:initials="JOH">
    <w:p w14:paraId="4DB89186" w14:textId="4E818480" w:rsidR="00941F0E" w:rsidRDefault="00941F0E">
      <w:pPr>
        <w:pStyle w:val="CommentText"/>
      </w:pPr>
      <w:r>
        <w:rPr>
          <w:rStyle w:val="CommentReference"/>
        </w:rPr>
        <w:annotationRef/>
      </w:r>
      <w:r>
        <w:t>Perhaps you could use different colors for “protected area”, “only selected in this scenario”, “selected in at least one other scenario too”?</w:t>
      </w:r>
    </w:p>
  </w:comment>
  <w:comment w:id="353" w:author="richard" w:date="2020-03-03T08:22:00Z" w:initials="r">
    <w:p w14:paraId="482D7CE4" w14:textId="77777777" w:rsidR="00941F0E" w:rsidRDefault="00941F0E">
      <w:pPr>
        <w:pStyle w:val="CommentText"/>
      </w:pPr>
      <w:r>
        <w:rPr>
          <w:rStyle w:val="CommentReference"/>
        </w:rPr>
        <w:annotationRef/>
      </w:r>
      <w:r>
        <w:t>Placeholder. Need to make this more useful</w:t>
      </w:r>
    </w:p>
    <w:p w14:paraId="0C87499A" w14:textId="389407F5" w:rsidR="00941F0E" w:rsidRDefault="00941F0E">
      <w:pPr>
        <w:pStyle w:val="CommentText"/>
      </w:pPr>
      <w:r>
        <w:t>Might also need to go into supp mat to save space</w:t>
      </w:r>
    </w:p>
  </w:comment>
  <w:comment w:id="354" w:author="Joseph Bennett" w:date="2020-04-14T09:02:00Z" w:initials="JB">
    <w:p w14:paraId="1A141592" w14:textId="77777777" w:rsidR="007778E4" w:rsidRDefault="007778E4">
      <w:pPr>
        <w:pStyle w:val="CommentText"/>
      </w:pPr>
      <w:r>
        <w:rPr>
          <w:rStyle w:val="CommentReference"/>
        </w:rPr>
        <w:annotationRef/>
      </w:r>
      <w:r>
        <w:t xml:space="preserve">If we can fix the colours, could keep in the main? </w:t>
      </w:r>
    </w:p>
    <w:p w14:paraId="68F85DCB" w14:textId="77777777" w:rsidR="007778E4" w:rsidRDefault="007778E4">
      <w:pPr>
        <w:pStyle w:val="CommentText"/>
      </w:pPr>
    </w:p>
    <w:p w14:paraId="7E8EB4EC" w14:textId="3928BB35" w:rsidR="007778E4" w:rsidRDefault="007778E4">
      <w:pPr>
        <w:pStyle w:val="CommentText"/>
      </w:pPr>
      <w:r>
        <w:t xml:space="preserve">Or could provide baseline versus all three together, then present all scenarios in the SI? </w:t>
      </w:r>
    </w:p>
  </w:comment>
  <w:comment w:id="363" w:author="Viv Mcshane" w:date="2020-03-16T10:06:00Z" w:initials="VM">
    <w:p w14:paraId="149BA32E" w14:textId="3003193A" w:rsidR="00941F0E" w:rsidRDefault="00941F0E">
      <w:pPr>
        <w:pStyle w:val="CommentText"/>
      </w:pPr>
      <w:r>
        <w:rPr>
          <w:rStyle w:val="CommentReference"/>
        </w:rPr>
        <w:annotationRef/>
      </w:r>
      <w:r>
        <w:t>Can we make the grey lighter in the background so that the blue stands out more? Its very hard to see with the country background colour.</w:t>
      </w:r>
    </w:p>
  </w:comment>
  <w:comment w:id="364" w:author="Joseph Bennett" w:date="2020-03-13T13:59:00Z" w:initials="JB">
    <w:p w14:paraId="07C11958" w14:textId="77777777" w:rsidR="00941F0E" w:rsidRDefault="00941F0E">
      <w:pPr>
        <w:pStyle w:val="CommentText"/>
      </w:pPr>
      <w:r>
        <w:rPr>
          <w:rStyle w:val="CommentReference"/>
        </w:rPr>
        <w:annotationRef/>
      </w:r>
      <w:r>
        <w:t xml:space="preserve">I like it, but I’m not very talented at figures. </w:t>
      </w:r>
    </w:p>
    <w:p w14:paraId="48A5A905" w14:textId="77777777" w:rsidR="00941F0E" w:rsidRDefault="00941F0E">
      <w:pPr>
        <w:pStyle w:val="CommentText"/>
      </w:pPr>
    </w:p>
    <w:p w14:paraId="18751839" w14:textId="5A6B0722" w:rsidR="00941F0E" w:rsidRDefault="00941F0E">
      <w:pPr>
        <w:pStyle w:val="CommentText"/>
      </w:pPr>
      <w:r>
        <w:t>Will want to name the scenarios of course</w:t>
      </w:r>
    </w:p>
  </w:comment>
  <w:comment w:id="365" w:author="Joseph Bennett" w:date="2020-01-11T07:04:00Z" w:initials="JB">
    <w:p w14:paraId="267AD609" w14:textId="77777777" w:rsidR="00941F0E" w:rsidRDefault="00941F0E">
      <w:pPr>
        <w:pStyle w:val="CommentText"/>
      </w:pPr>
      <w:r>
        <w:rPr>
          <w:rStyle w:val="CommentReference"/>
        </w:rPr>
        <w:annotationRef/>
      </w:r>
      <w:r>
        <w:t xml:space="preserve">Just a suggestion. I thought last sentence was a bit tough. </w:t>
      </w:r>
    </w:p>
    <w:p w14:paraId="77312C9D" w14:textId="77777777" w:rsidR="00941F0E" w:rsidRDefault="00941F0E">
      <w:pPr>
        <w:pStyle w:val="CommentText"/>
      </w:pPr>
    </w:p>
    <w:p w14:paraId="5BE37C82" w14:textId="73BD092B" w:rsidR="00941F0E" w:rsidRDefault="00941F0E">
      <w:pPr>
        <w:pStyle w:val="CommentText"/>
      </w:pPr>
      <w:r>
        <w:t xml:space="preserve">I think there is an IUCN citation here re underrepresentation of plants and insects. I can dig up. </w:t>
      </w:r>
    </w:p>
  </w:comment>
  <w:comment w:id="366" w:author="richard" w:date="2020-02-01T10:46:00Z" w:initials="r">
    <w:p w14:paraId="514901DC" w14:textId="629B938E" w:rsidR="00941F0E" w:rsidRDefault="00941F0E">
      <w:pPr>
        <w:pStyle w:val="CommentText"/>
      </w:pPr>
      <w:r>
        <w:rPr>
          <w:rStyle w:val="CommentReference"/>
        </w:rPr>
        <w:annotationRef/>
      </w:r>
      <w:r>
        <w:t>Raquel: Perhaps worth discussing later on what the implications might be of excluding invertebrates</w:t>
      </w:r>
    </w:p>
  </w:comment>
  <w:comment w:id="367" w:author="richard" w:date="2020-03-03T10:05:00Z" w:initials="r">
    <w:p w14:paraId="121521FA" w14:textId="14163DE9" w:rsidR="00941F0E" w:rsidRDefault="00941F0E">
      <w:pPr>
        <w:pStyle w:val="CommentText"/>
      </w:pPr>
      <w:r>
        <w:rPr>
          <w:rStyle w:val="CommentReference"/>
        </w:rPr>
        <w:annotationRef/>
      </w:r>
      <w:r>
        <w:t>Joe, can you dig up that citation?</w:t>
      </w:r>
    </w:p>
  </w:comment>
  <w:comment w:id="368" w:author="Joseph Bennett" w:date="2020-03-13T14:08:00Z" w:initials="JB">
    <w:p w14:paraId="338913C0" w14:textId="5AD2F3BF" w:rsidR="00941F0E" w:rsidRDefault="00941F0E">
      <w:pPr>
        <w:pStyle w:val="CommentText"/>
      </w:pPr>
      <w:r>
        <w:rPr>
          <w:rStyle w:val="CommentReference"/>
        </w:rPr>
        <w:annotationRef/>
      </w:r>
      <w:r w:rsidRPr="00210FAA">
        <w:rPr>
          <w:rFonts w:ascii="Arial" w:hAnsi="Arial" w:cs="Arial"/>
          <w:color w:val="222222"/>
          <w:shd w:val="clear" w:color="auto" w:fill="FFFFFF"/>
          <w:lang w:val="de-AT"/>
        </w:rPr>
        <w:t xml:space="preserve">Eisenhauer, N., Bonn, A. and Guerra, C.A., 2019. </w:t>
      </w:r>
      <w:r>
        <w:rPr>
          <w:rFonts w:ascii="Arial" w:hAnsi="Arial" w:cs="Arial"/>
          <w:color w:val="222222"/>
          <w:shd w:val="clear" w:color="auto" w:fill="FFFFFF"/>
        </w:rPr>
        <w:t>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370" w:author="richard" w:date="2020-01-06T15:31:00Z" w:initials="r">
    <w:p w14:paraId="4DD25A8C" w14:textId="4F9C02CD" w:rsidR="00941F0E" w:rsidRDefault="00941F0E">
      <w:pPr>
        <w:pStyle w:val="CommentText"/>
      </w:pPr>
      <w:r>
        <w:rPr>
          <w:rStyle w:val="CommentReference"/>
        </w:rPr>
        <w:annotationRef/>
      </w:r>
      <w:r>
        <w:t>Total: 30930</w:t>
      </w:r>
    </w:p>
  </w:comment>
  <w:comment w:id="371" w:author="Joseph Bennett" w:date="2020-03-13T14:52:00Z" w:initials="JB">
    <w:p w14:paraId="79AD682D" w14:textId="5B5B858D" w:rsidR="00941F0E" w:rsidRDefault="00941F0E">
      <w:pPr>
        <w:pStyle w:val="CommentText"/>
      </w:pPr>
      <w:r>
        <w:rPr>
          <w:rStyle w:val="CommentReference"/>
        </w:rPr>
        <w:annotationRef/>
      </w:r>
      <w:r>
        <w:t>Something to cite here?</w:t>
      </w:r>
    </w:p>
  </w:comment>
  <w:comment w:id="372" w:author="Jeffrey Owen Hanson" w:date="2020-03-16T09:56:00Z" w:initials="JOH">
    <w:p w14:paraId="45AF9681" w14:textId="1B6ACA0C" w:rsidR="00941F0E" w:rsidRDefault="00941F0E">
      <w:pPr>
        <w:pStyle w:val="CommentText"/>
      </w:pPr>
      <w:r>
        <w:rPr>
          <w:rStyle w:val="CommentReference"/>
        </w:rPr>
        <w:annotationRef/>
      </w:r>
      <w:hyperlink r:id="rId2" w:history="1">
        <w:r w:rsidRPr="00572304">
          <w:rPr>
            <w:rStyle w:val="Hyperlink"/>
          </w:rPr>
          <w:t>https://dx.doi.org/10.1111/conl.12158</w:t>
        </w:r>
      </w:hyperlink>
      <w:r>
        <w:t xml:space="preserve"> or </w:t>
      </w:r>
      <w:hyperlink r:id="rId3" w:history="1">
        <w:r>
          <w:rPr>
            <w:rStyle w:val="Hyperlink"/>
          </w:rPr>
          <w:t>https://www.protectedplanet.net/c/calculating-protected-area-coverage</w:t>
        </w:r>
      </w:hyperlink>
    </w:p>
  </w:comment>
  <w:comment w:id="373" w:author="Joseph Bennett" w:date="2020-03-13T14:53:00Z" w:initials="JB">
    <w:p w14:paraId="4EC3889E" w14:textId="5F44F8B9" w:rsidR="00941F0E" w:rsidRDefault="00941F0E">
      <w:pPr>
        <w:pStyle w:val="CommentText"/>
      </w:pPr>
      <w:r>
        <w:rPr>
          <w:rStyle w:val="CommentReference"/>
        </w:rPr>
        <w:annotationRef/>
      </w:r>
      <w:r>
        <w:t>Are there specific dates?</w:t>
      </w:r>
    </w:p>
  </w:comment>
  <w:comment w:id="374" w:author="richard" w:date="2020-03-03T12:47:00Z" w:initials="r">
    <w:p w14:paraId="0E5EC58A" w14:textId="1BBF8A37" w:rsidR="00941F0E" w:rsidRDefault="00941F0E">
      <w:pPr>
        <w:pStyle w:val="CommentText"/>
      </w:pPr>
      <w:r>
        <w:rPr>
          <w:rStyle w:val="CommentReference"/>
        </w:rPr>
        <w:annotationRef/>
      </w:r>
      <w:r>
        <w:t>We should probably add the maths in here. Jeff, would you be able to do that?</w:t>
      </w:r>
    </w:p>
  </w:comment>
  <w:comment w:id="375" w:author="Unknown Author" w:date="2020-01-15T13:03:00Z" w:initials="">
    <w:p w14:paraId="28762C38" w14:textId="77777777" w:rsidR="00941F0E" w:rsidRDefault="00941F0E">
      <w:r>
        <w:rPr>
          <w:rFonts w:ascii="Calibri" w:hAnsi="Calibri"/>
          <w:sz w:val="20"/>
        </w:rPr>
        <w:t>This will require some justification, standard approaches (though poorly justified) using log-linear scaling to calculate targets.</w:t>
      </w:r>
    </w:p>
  </w:comment>
  <w:comment w:id="376" w:author="Joseph Bennett" w:date="2020-01-11T07:23:00Z" w:initials="JB">
    <w:p w14:paraId="1FB287EC" w14:textId="75C88669" w:rsidR="00941F0E" w:rsidRDefault="00941F0E">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77" w:author="richard" w:date="2020-03-03T11:25:00Z" w:initials="r">
    <w:p w14:paraId="5704DF23" w14:textId="249B360B" w:rsidR="00941F0E" w:rsidRDefault="00941F0E">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81" w:author="richard" w:date="2020-03-03T11:30:00Z" w:initials="r">
    <w:p w14:paraId="03812E7B" w14:textId="110E9DF2" w:rsidR="00941F0E" w:rsidRDefault="00941F0E">
      <w:pPr>
        <w:pStyle w:val="CommentText"/>
      </w:pPr>
      <w:r>
        <w:rPr>
          <w:rStyle w:val="CommentReference"/>
        </w:rPr>
        <w:annotationRef/>
      </w:r>
      <w:r>
        <w:t>Will likely need to show reverse order in supp mat?</w:t>
      </w:r>
    </w:p>
  </w:comment>
  <w:comment w:id="382" w:author="Verburg, P.H." w:date="2020-01-10T07:53:00Z" w:initials="VP">
    <w:p w14:paraId="32B2C1FC" w14:textId="77777777" w:rsidR="00941F0E" w:rsidRDefault="00941F0E"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941F0E" w:rsidRDefault="00941F0E"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roofErr w:type="gramStart"/>
      <w:r>
        <w:rPr>
          <w:rFonts w:ascii="Liberation Serif" w:eastAsia="DejaVu Sans" w:hAnsi="Liberation Serif" w:cs="DejaVu Sans"/>
          <w:sz w:val="24"/>
          <w:szCs w:val="24"/>
          <w:lang w:val="en-US" w:bidi="en-US"/>
        </w:rPr>
        <w:t>…..</w:t>
      </w:r>
      <w:proofErr w:type="gramEnd"/>
    </w:p>
  </w:comment>
  <w:comment w:id="383" w:author="Amanda D. Rodewald" w:date="2020-01-16T12:12:00Z" w:initials="ADR">
    <w:p w14:paraId="434A74AA" w14:textId="77777777" w:rsidR="00941F0E" w:rsidRDefault="00941F0E"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385" w:author="richard" w:date="2020-02-04T09:18:00Z" w:initials="r">
    <w:p w14:paraId="1A6A8875" w14:textId="77777777" w:rsidR="00941F0E" w:rsidRDefault="00941F0E"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D375E0" w15:done="0"/>
  <w15:commentEx w15:paraId="559579FB" w15:paraIdParent="04D375E0" w15:done="0"/>
  <w15:commentEx w15:paraId="2933B0A5" w15:done="0"/>
  <w15:commentEx w15:paraId="4D616899" w15:done="0"/>
  <w15:commentEx w15:paraId="65E088F4" w15:done="0"/>
  <w15:commentEx w15:paraId="2CF4EC79" w15:done="0"/>
  <w15:commentEx w15:paraId="50C339F2" w15:done="0"/>
  <w15:commentEx w15:paraId="6C92DD2A" w15:paraIdParent="50C339F2" w15:done="0"/>
  <w15:commentEx w15:paraId="3984BC3F" w15:paraIdParent="50C339F2" w15:done="0"/>
  <w15:commentEx w15:paraId="35C5777D" w15:done="0"/>
  <w15:commentEx w15:paraId="171EC2BE" w15:paraIdParent="35C5777D" w15:done="0"/>
  <w15:commentEx w15:paraId="5B350973" w15:done="0"/>
  <w15:commentEx w15:paraId="38F03281" w15:paraIdParent="5B350973" w15:done="0"/>
  <w15:commentEx w15:paraId="717D19E5" w15:done="0"/>
  <w15:commentEx w15:paraId="2E994732" w15:done="0"/>
  <w15:commentEx w15:paraId="66683CD6" w15:done="0"/>
  <w15:commentEx w15:paraId="07736D87" w15:done="0"/>
  <w15:commentEx w15:paraId="4973CE95" w15:done="0"/>
  <w15:commentEx w15:paraId="1D4FB3EA" w15:done="0"/>
  <w15:commentEx w15:paraId="6DB6BF3B" w15:done="0"/>
  <w15:commentEx w15:paraId="1F05E32C" w15:done="0"/>
  <w15:commentEx w15:paraId="118C79AB" w15:done="0"/>
  <w15:commentEx w15:paraId="050438E1" w15:done="0"/>
  <w15:commentEx w15:paraId="51901C6F" w15:done="0"/>
  <w15:commentEx w15:paraId="209FB760" w15:done="0"/>
  <w15:commentEx w15:paraId="2A4AAAAE" w15:paraIdParent="209FB760" w15:done="0"/>
  <w15:commentEx w15:paraId="21F440EA" w15:done="0"/>
  <w15:commentEx w15:paraId="0D828FA9" w15:done="0"/>
  <w15:commentEx w15:paraId="64CDED95" w15:done="0"/>
  <w15:commentEx w15:paraId="4B2046E5" w15:done="0"/>
  <w15:commentEx w15:paraId="1AFDB8E4" w15:done="0"/>
  <w15:commentEx w15:paraId="0C463685" w15:done="0"/>
  <w15:commentEx w15:paraId="7CCB4C73" w15:paraIdParent="0C463685" w15:done="0"/>
  <w15:commentEx w15:paraId="00E7B358" w15:done="0"/>
  <w15:commentEx w15:paraId="4582C2A5" w15:paraIdParent="00E7B358" w15:done="0"/>
  <w15:commentEx w15:paraId="79865FE7" w15:done="0"/>
  <w15:commentEx w15:paraId="3914DFF8" w15:paraIdParent="79865FE7" w15:done="0"/>
  <w15:commentEx w15:paraId="06508C56" w15:done="0"/>
  <w15:commentEx w15:paraId="71277265" w15:paraIdParent="06508C56" w15:done="0"/>
  <w15:commentEx w15:paraId="482D1F00" w15:paraIdParent="06508C56" w15:done="0"/>
  <w15:commentEx w15:paraId="62A37BAB" w15:done="0"/>
  <w15:commentEx w15:paraId="41C9CFB3" w15:done="0"/>
  <w15:commentEx w15:paraId="4AD14629" w15:done="0"/>
  <w15:commentEx w15:paraId="23C5E640" w15:done="0"/>
  <w15:commentEx w15:paraId="5F7DAA94" w15:paraIdParent="23C5E640" w15:done="0"/>
  <w15:commentEx w15:paraId="0EC3B075" w15:done="0"/>
  <w15:commentEx w15:paraId="15518F7F" w15:done="0"/>
  <w15:commentEx w15:paraId="1B64085C" w15:done="0"/>
  <w15:commentEx w15:paraId="290916F9" w15:done="0"/>
  <w15:commentEx w15:paraId="6D951E47" w15:done="0"/>
  <w15:commentEx w15:paraId="1DB612E1" w15:done="0"/>
  <w15:commentEx w15:paraId="6CFF1189" w15:paraIdParent="1DB612E1" w15:done="0"/>
  <w15:commentEx w15:paraId="10509FC5" w15:done="0"/>
  <w15:commentEx w15:paraId="000E0ABB" w15:paraIdParent="10509FC5" w15:done="0"/>
  <w15:commentEx w15:paraId="05866505" w15:done="0"/>
  <w15:commentEx w15:paraId="35BE6A52" w15:done="0"/>
  <w15:commentEx w15:paraId="0ADA3533" w15:paraIdParent="35BE6A52" w15:done="0"/>
  <w15:commentEx w15:paraId="70378D76" w15:paraIdParent="35BE6A52" w15:done="0"/>
  <w15:commentEx w15:paraId="5982E7D0" w15:done="0"/>
  <w15:commentEx w15:paraId="26DE127A" w15:paraIdParent="5982E7D0" w15:done="0"/>
  <w15:commentEx w15:paraId="16F4CE2E" w15:done="0"/>
  <w15:commentEx w15:paraId="5242F05E" w15:done="0"/>
  <w15:commentEx w15:paraId="1C832B35" w15:done="0"/>
  <w15:commentEx w15:paraId="706CB5C0" w15:done="0"/>
  <w15:commentEx w15:paraId="158568AF" w15:paraIdParent="706CB5C0" w15:done="0"/>
  <w15:commentEx w15:paraId="211EF7DA" w15:done="0"/>
  <w15:commentEx w15:paraId="2BE25EFB" w15:paraIdParent="211EF7DA" w15:done="0"/>
  <w15:commentEx w15:paraId="70F50337" w15:done="0"/>
  <w15:commentEx w15:paraId="4DB89186" w15:done="0"/>
  <w15:commentEx w15:paraId="0C87499A" w15:done="0"/>
  <w15:commentEx w15:paraId="7E8EB4EC" w15:paraIdParent="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375E0" w16cid:durableId="21DFCB0D"/>
  <w16cid:commentId w16cid:paraId="559579FB" w16cid:durableId="223FEAD7"/>
  <w16cid:commentId w16cid:paraId="2933B0A5" w16cid:durableId="223FE7E7"/>
  <w16cid:commentId w16cid:paraId="4D616899" w16cid:durableId="223FE5E5"/>
  <w16cid:commentId w16cid:paraId="65E088F4" w16cid:durableId="223EF77E"/>
  <w16cid:commentId w16cid:paraId="2CF4EC79" w16cid:durableId="223FE943"/>
  <w16cid:commentId w16cid:paraId="50C339F2" w16cid:durableId="223EA98B"/>
  <w16cid:commentId w16cid:paraId="6C92DD2A" w16cid:durableId="223EA98C"/>
  <w16cid:commentId w16cid:paraId="3984BC3F" w16cid:durableId="223EF9EA"/>
  <w16cid:commentId w16cid:paraId="35C5777D" w16cid:durableId="21A60B2E"/>
  <w16cid:commentId w16cid:paraId="171EC2BE" w16cid:durableId="223EA98E"/>
  <w16cid:commentId w16cid:paraId="5B350973" w16cid:durableId="2219CCD3"/>
  <w16cid:commentId w16cid:paraId="38F03281" w16cid:durableId="223EB085"/>
  <w16cid:commentId w16cid:paraId="717D19E5" w16cid:durableId="2219CCD4"/>
  <w16cid:commentId w16cid:paraId="2E994732" w16cid:durableId="223FEF26"/>
  <w16cid:commentId w16cid:paraId="66683CD6" w16cid:durableId="223EB12C"/>
  <w16cid:commentId w16cid:paraId="07736D87" w16cid:durableId="223FF0B1"/>
  <w16cid:commentId w16cid:paraId="4973CE95" w16cid:durableId="223FF13D"/>
  <w16cid:commentId w16cid:paraId="1D4FB3EA" w16cid:durableId="223FF134"/>
  <w16cid:commentId w16cid:paraId="6DB6BF3B" w16cid:durableId="223FF194"/>
  <w16cid:commentId w16cid:paraId="1F05E32C" w16cid:durableId="223EB264"/>
  <w16cid:commentId w16cid:paraId="118C79AB" w16cid:durableId="2215D7A1"/>
  <w16cid:commentId w16cid:paraId="050438E1" w16cid:durableId="2219CCEB"/>
  <w16cid:commentId w16cid:paraId="51901C6F" w16cid:durableId="223FF3FF"/>
  <w16cid:commentId w16cid:paraId="209FB760" w16cid:durableId="223FF3FE"/>
  <w16cid:commentId w16cid:paraId="2A4AAAAE" w16cid:durableId="223FF3FD"/>
  <w16cid:commentId w16cid:paraId="21F440EA" w16cid:durableId="223FF46D"/>
  <w16cid:commentId w16cid:paraId="0D828FA9" w16cid:durableId="223FF3FC"/>
  <w16cid:commentId w16cid:paraId="64CDED95" w16cid:durableId="223FF3FB"/>
  <w16cid:commentId w16cid:paraId="4B2046E5" w16cid:durableId="223FF3FA"/>
  <w16cid:commentId w16cid:paraId="1AFDB8E4" w16cid:durableId="2219CCEC"/>
  <w16cid:commentId w16cid:paraId="0C463685" w16cid:durableId="2219CCED"/>
  <w16cid:commentId w16cid:paraId="7CCB4C73" w16cid:durableId="223EB418"/>
  <w16cid:commentId w16cid:paraId="00E7B358" w16cid:durableId="2215D7A6"/>
  <w16cid:commentId w16cid:paraId="4582C2A5" w16cid:durableId="22160D42"/>
  <w16cid:commentId w16cid:paraId="79865FE7" w16cid:durableId="22109278"/>
  <w16cid:commentId w16cid:paraId="3914DFF8" w16cid:durableId="2215D7A8"/>
  <w16cid:commentId w16cid:paraId="06508C56" w16cid:durableId="2219CCF7"/>
  <w16cid:commentId w16cid:paraId="71277265" w16cid:durableId="223EA9A0"/>
  <w16cid:commentId w16cid:paraId="482D1F00" w16cid:durableId="223EB504"/>
  <w16cid:commentId w16cid:paraId="62A37BAB" w16cid:durableId="223EBCE6"/>
  <w16cid:commentId w16cid:paraId="41C9CFB3" w16cid:durableId="223EBCE5"/>
  <w16cid:commentId w16cid:paraId="4AD14629" w16cid:durableId="2219CDBF"/>
  <w16cid:commentId w16cid:paraId="23C5E640" w16cid:durableId="2215D7AC"/>
  <w16cid:commentId w16cid:paraId="5F7DAA94" w16cid:durableId="223EBDF4"/>
  <w16cid:commentId w16cid:paraId="0EC3B075" w16cid:durableId="223EBE1B"/>
  <w16cid:commentId w16cid:paraId="15518F7F" w16cid:durableId="223EBD4E"/>
  <w16cid:commentId w16cid:paraId="1B64085C" w16cid:durableId="2215D7AD"/>
  <w16cid:commentId w16cid:paraId="290916F9" w16cid:durableId="2215D7AE"/>
  <w16cid:commentId w16cid:paraId="6D951E47" w16cid:durableId="2215D7AF"/>
  <w16cid:commentId w16cid:paraId="1DB612E1" w16cid:durableId="223EB77C"/>
  <w16cid:commentId w16cid:paraId="6CFF1189" w16cid:durableId="223EB77B"/>
  <w16cid:commentId w16cid:paraId="10509FC5" w16cid:durableId="223EB77A"/>
  <w16cid:commentId w16cid:paraId="000E0ABB" w16cid:durableId="223EB779"/>
  <w16cid:commentId w16cid:paraId="05866505" w16cid:durableId="223FF8F4"/>
  <w16cid:commentId w16cid:paraId="35BE6A52" w16cid:durableId="223EB778"/>
  <w16cid:commentId w16cid:paraId="0ADA3533" w16cid:durableId="223EB777"/>
  <w16cid:commentId w16cid:paraId="70378D76" w16cid:durableId="223EB776"/>
  <w16cid:commentId w16cid:paraId="5982E7D0" w16cid:durableId="220FB589"/>
  <w16cid:commentId w16cid:paraId="26DE127A" w16cid:durableId="22160F97"/>
  <w16cid:commentId w16cid:paraId="16F4CE2E" w16cid:durableId="223FFA27"/>
  <w16cid:commentId w16cid:paraId="5242F05E" w16cid:durableId="220FB6AD"/>
  <w16cid:commentId w16cid:paraId="1C832B35" w16cid:durableId="2219CD03"/>
  <w16cid:commentId w16cid:paraId="706CB5C0" w16cid:durableId="223EA9AB"/>
  <w16cid:commentId w16cid:paraId="158568AF" w16cid:durableId="223EA9AC"/>
  <w16cid:commentId w16cid:paraId="211EF7DA" w16cid:durableId="2219CD04"/>
  <w16cid:commentId w16cid:paraId="2BE25EFB" w16cid:durableId="223FFA45"/>
  <w16cid:commentId w16cid:paraId="70F50337" w16cid:durableId="223FFA6C"/>
  <w16cid:commentId w16cid:paraId="4DB89186" w16cid:durableId="2219CD05"/>
  <w16cid:commentId w16cid:paraId="0C87499A" w16cid:durableId="2208922D"/>
  <w16cid:commentId w16cid:paraId="7E8EB4EC" w16cid:durableId="223FFAC1"/>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97EBF8" w14:textId="77777777" w:rsidR="009F3679" w:rsidRDefault="009F3679" w:rsidP="0014008B">
      <w:pPr>
        <w:spacing w:after="0" w:line="240" w:lineRule="auto"/>
      </w:pPr>
      <w:r>
        <w:separator/>
      </w:r>
    </w:p>
  </w:endnote>
  <w:endnote w:type="continuationSeparator" w:id="0">
    <w:p w14:paraId="40AA0B0B" w14:textId="77777777" w:rsidR="009F3679" w:rsidRDefault="009F3679" w:rsidP="001400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20389C" w14:textId="77777777" w:rsidR="009F3679" w:rsidRDefault="009F3679" w:rsidP="0014008B">
      <w:pPr>
        <w:spacing w:after="0" w:line="240" w:lineRule="auto"/>
      </w:pPr>
      <w:r>
        <w:separator/>
      </w:r>
    </w:p>
  </w:footnote>
  <w:footnote w:type="continuationSeparator" w:id="0">
    <w:p w14:paraId="201A675E" w14:textId="77777777" w:rsidR="009F3679" w:rsidRDefault="009F3679" w:rsidP="001400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chard">
    <w15:presenceInfo w15:providerId="None" w15:userId="richard"/>
  </w15:person>
  <w15:person w15:author="Joseph Bennett">
    <w15:presenceInfo w15:providerId="Windows Live" w15:userId="f43ab2b5ed2eb486"/>
  </w15:person>
  <w15:person w15:author="Allison Binley">
    <w15:presenceInfo w15:providerId="None" w15:userId="Allison Binley"/>
  </w15:person>
  <w15:person w15:author="Buxton,Rachel">
    <w15:presenceInfo w15:providerId="AD" w15:userId="S-1-5-21-299502267-746137067-1417001333-428832"/>
  </w15:person>
  <w15:person w15:author="Jeffrey Owen Hanson">
    <w15:presenceInfo w15:providerId="None" w15:userId="Jeffrey Owen Hanson"/>
  </w15:person>
  <w15:person w15:author="Viv Mcshane">
    <w15:presenceInfo w15:providerId="Windows Live" w15:userId="726bcc2aadf18af2"/>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33D8"/>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47F16"/>
    <w:rsid w:val="00054E48"/>
    <w:rsid w:val="00056FD3"/>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2751"/>
    <w:rsid w:val="00123D81"/>
    <w:rsid w:val="00125231"/>
    <w:rsid w:val="0014008B"/>
    <w:rsid w:val="00141E2A"/>
    <w:rsid w:val="001478D6"/>
    <w:rsid w:val="00150A5D"/>
    <w:rsid w:val="00150B58"/>
    <w:rsid w:val="00167148"/>
    <w:rsid w:val="00170ABC"/>
    <w:rsid w:val="00173226"/>
    <w:rsid w:val="00173CD4"/>
    <w:rsid w:val="00180A2B"/>
    <w:rsid w:val="00182CF4"/>
    <w:rsid w:val="00183C8A"/>
    <w:rsid w:val="001841E0"/>
    <w:rsid w:val="0018549D"/>
    <w:rsid w:val="00185CFD"/>
    <w:rsid w:val="001870A4"/>
    <w:rsid w:val="00190C67"/>
    <w:rsid w:val="00191609"/>
    <w:rsid w:val="001916B5"/>
    <w:rsid w:val="00191D11"/>
    <w:rsid w:val="00196B9C"/>
    <w:rsid w:val="001A0BF1"/>
    <w:rsid w:val="001A3887"/>
    <w:rsid w:val="001A4305"/>
    <w:rsid w:val="001A544B"/>
    <w:rsid w:val="001A6353"/>
    <w:rsid w:val="001A7CC2"/>
    <w:rsid w:val="001B1047"/>
    <w:rsid w:val="001B4364"/>
    <w:rsid w:val="001B4C00"/>
    <w:rsid w:val="001B7F3C"/>
    <w:rsid w:val="001C23DA"/>
    <w:rsid w:val="001C3406"/>
    <w:rsid w:val="001C615F"/>
    <w:rsid w:val="001D0C58"/>
    <w:rsid w:val="001D0F29"/>
    <w:rsid w:val="001D13BF"/>
    <w:rsid w:val="001D1B2D"/>
    <w:rsid w:val="001D337F"/>
    <w:rsid w:val="001D4B17"/>
    <w:rsid w:val="001E2D86"/>
    <w:rsid w:val="001E433B"/>
    <w:rsid w:val="001F1C2D"/>
    <w:rsid w:val="00210FAA"/>
    <w:rsid w:val="00222361"/>
    <w:rsid w:val="002225E4"/>
    <w:rsid w:val="00224A65"/>
    <w:rsid w:val="002253D6"/>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B7BE3"/>
    <w:rsid w:val="002B7C81"/>
    <w:rsid w:val="002C5275"/>
    <w:rsid w:val="002C7FD4"/>
    <w:rsid w:val="002E4693"/>
    <w:rsid w:val="002E71A9"/>
    <w:rsid w:val="002F1ADC"/>
    <w:rsid w:val="002F23AF"/>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1DAF"/>
    <w:rsid w:val="00372915"/>
    <w:rsid w:val="003730C3"/>
    <w:rsid w:val="00374E84"/>
    <w:rsid w:val="00377F2F"/>
    <w:rsid w:val="0038114C"/>
    <w:rsid w:val="0038298A"/>
    <w:rsid w:val="00383533"/>
    <w:rsid w:val="00385D0D"/>
    <w:rsid w:val="00387CF3"/>
    <w:rsid w:val="00390174"/>
    <w:rsid w:val="0039254E"/>
    <w:rsid w:val="0039799C"/>
    <w:rsid w:val="003A7123"/>
    <w:rsid w:val="003B199B"/>
    <w:rsid w:val="003B5238"/>
    <w:rsid w:val="003C0D0B"/>
    <w:rsid w:val="003C0EE9"/>
    <w:rsid w:val="003C4DF2"/>
    <w:rsid w:val="003C5710"/>
    <w:rsid w:val="003C723A"/>
    <w:rsid w:val="003D1DC4"/>
    <w:rsid w:val="003E16E7"/>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4DC3"/>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248"/>
    <w:rsid w:val="0057233E"/>
    <w:rsid w:val="00573001"/>
    <w:rsid w:val="005731FF"/>
    <w:rsid w:val="00574126"/>
    <w:rsid w:val="00577F65"/>
    <w:rsid w:val="00581285"/>
    <w:rsid w:val="0058186A"/>
    <w:rsid w:val="005A0054"/>
    <w:rsid w:val="005A1A26"/>
    <w:rsid w:val="005A2D04"/>
    <w:rsid w:val="005A4A2C"/>
    <w:rsid w:val="005A6B6D"/>
    <w:rsid w:val="005B02DE"/>
    <w:rsid w:val="005B30D3"/>
    <w:rsid w:val="005D0B50"/>
    <w:rsid w:val="005D1FEA"/>
    <w:rsid w:val="005D4502"/>
    <w:rsid w:val="005D7046"/>
    <w:rsid w:val="005E07C0"/>
    <w:rsid w:val="005E50C6"/>
    <w:rsid w:val="005E6CDF"/>
    <w:rsid w:val="005F2F3B"/>
    <w:rsid w:val="005F3942"/>
    <w:rsid w:val="005F3A1E"/>
    <w:rsid w:val="005F71A7"/>
    <w:rsid w:val="0060097D"/>
    <w:rsid w:val="006100EE"/>
    <w:rsid w:val="00611D8A"/>
    <w:rsid w:val="00617126"/>
    <w:rsid w:val="00617464"/>
    <w:rsid w:val="00620BB3"/>
    <w:rsid w:val="006267BB"/>
    <w:rsid w:val="00631834"/>
    <w:rsid w:val="006371C5"/>
    <w:rsid w:val="006416B9"/>
    <w:rsid w:val="006472C7"/>
    <w:rsid w:val="00651FA5"/>
    <w:rsid w:val="0065443F"/>
    <w:rsid w:val="006577C1"/>
    <w:rsid w:val="006625F3"/>
    <w:rsid w:val="00674956"/>
    <w:rsid w:val="00676D46"/>
    <w:rsid w:val="00682A20"/>
    <w:rsid w:val="006866D5"/>
    <w:rsid w:val="00687F73"/>
    <w:rsid w:val="00692B6A"/>
    <w:rsid w:val="0069315B"/>
    <w:rsid w:val="00696DE2"/>
    <w:rsid w:val="00697DDF"/>
    <w:rsid w:val="006A0AD4"/>
    <w:rsid w:val="006A1CCE"/>
    <w:rsid w:val="006A29D0"/>
    <w:rsid w:val="006A6B16"/>
    <w:rsid w:val="006A6E5C"/>
    <w:rsid w:val="006B50E5"/>
    <w:rsid w:val="006B6C4C"/>
    <w:rsid w:val="006C25DF"/>
    <w:rsid w:val="006C6780"/>
    <w:rsid w:val="006D276B"/>
    <w:rsid w:val="006E0009"/>
    <w:rsid w:val="006E0A9C"/>
    <w:rsid w:val="006E5CAB"/>
    <w:rsid w:val="006F526D"/>
    <w:rsid w:val="006F6771"/>
    <w:rsid w:val="007027F6"/>
    <w:rsid w:val="0070423F"/>
    <w:rsid w:val="007073A8"/>
    <w:rsid w:val="00714B22"/>
    <w:rsid w:val="00720ECD"/>
    <w:rsid w:val="00721BAD"/>
    <w:rsid w:val="00722603"/>
    <w:rsid w:val="0073298F"/>
    <w:rsid w:val="00737AC5"/>
    <w:rsid w:val="00740E4C"/>
    <w:rsid w:val="007477A4"/>
    <w:rsid w:val="00752DC3"/>
    <w:rsid w:val="00753720"/>
    <w:rsid w:val="007552F4"/>
    <w:rsid w:val="00760B08"/>
    <w:rsid w:val="00761873"/>
    <w:rsid w:val="0076264D"/>
    <w:rsid w:val="00763021"/>
    <w:rsid w:val="00765436"/>
    <w:rsid w:val="00772BFF"/>
    <w:rsid w:val="0077408C"/>
    <w:rsid w:val="00775A8E"/>
    <w:rsid w:val="007778E4"/>
    <w:rsid w:val="00777BD7"/>
    <w:rsid w:val="00777C16"/>
    <w:rsid w:val="00781230"/>
    <w:rsid w:val="00781355"/>
    <w:rsid w:val="00782808"/>
    <w:rsid w:val="00783B33"/>
    <w:rsid w:val="00785E97"/>
    <w:rsid w:val="00793E48"/>
    <w:rsid w:val="00793F89"/>
    <w:rsid w:val="007A185C"/>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36D4"/>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86614"/>
    <w:rsid w:val="0089293E"/>
    <w:rsid w:val="00896347"/>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8F4932"/>
    <w:rsid w:val="008F73DA"/>
    <w:rsid w:val="00900BC2"/>
    <w:rsid w:val="00902E0C"/>
    <w:rsid w:val="00903040"/>
    <w:rsid w:val="00905D4C"/>
    <w:rsid w:val="0090640E"/>
    <w:rsid w:val="00907206"/>
    <w:rsid w:val="00910E4F"/>
    <w:rsid w:val="00911E5C"/>
    <w:rsid w:val="00912996"/>
    <w:rsid w:val="00920A7C"/>
    <w:rsid w:val="00920C52"/>
    <w:rsid w:val="009217D7"/>
    <w:rsid w:val="00921C83"/>
    <w:rsid w:val="00922555"/>
    <w:rsid w:val="00922E86"/>
    <w:rsid w:val="00925330"/>
    <w:rsid w:val="00927503"/>
    <w:rsid w:val="00927736"/>
    <w:rsid w:val="00933CC8"/>
    <w:rsid w:val="0093523C"/>
    <w:rsid w:val="00936A22"/>
    <w:rsid w:val="0093784F"/>
    <w:rsid w:val="00937D0B"/>
    <w:rsid w:val="00940953"/>
    <w:rsid w:val="00941F0E"/>
    <w:rsid w:val="00942DD2"/>
    <w:rsid w:val="00944C54"/>
    <w:rsid w:val="00945124"/>
    <w:rsid w:val="00946FCE"/>
    <w:rsid w:val="009515E1"/>
    <w:rsid w:val="00957547"/>
    <w:rsid w:val="00961AEA"/>
    <w:rsid w:val="00964774"/>
    <w:rsid w:val="00965017"/>
    <w:rsid w:val="009669BF"/>
    <w:rsid w:val="00967FD3"/>
    <w:rsid w:val="009721CF"/>
    <w:rsid w:val="00972CF8"/>
    <w:rsid w:val="00980A1F"/>
    <w:rsid w:val="00981CF9"/>
    <w:rsid w:val="009824DD"/>
    <w:rsid w:val="00983096"/>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272A"/>
    <w:rsid w:val="009F3679"/>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08FD"/>
    <w:rsid w:val="00A523A8"/>
    <w:rsid w:val="00A52B46"/>
    <w:rsid w:val="00A53B0E"/>
    <w:rsid w:val="00A545B2"/>
    <w:rsid w:val="00A70097"/>
    <w:rsid w:val="00A7101B"/>
    <w:rsid w:val="00A727AA"/>
    <w:rsid w:val="00A82922"/>
    <w:rsid w:val="00A850B8"/>
    <w:rsid w:val="00A85557"/>
    <w:rsid w:val="00A87C15"/>
    <w:rsid w:val="00A90397"/>
    <w:rsid w:val="00AB0406"/>
    <w:rsid w:val="00AC690B"/>
    <w:rsid w:val="00AC7703"/>
    <w:rsid w:val="00AD0148"/>
    <w:rsid w:val="00AD1119"/>
    <w:rsid w:val="00AD4EB8"/>
    <w:rsid w:val="00AD5029"/>
    <w:rsid w:val="00AE6E09"/>
    <w:rsid w:val="00AF2C40"/>
    <w:rsid w:val="00AF6771"/>
    <w:rsid w:val="00AF6795"/>
    <w:rsid w:val="00AF6C18"/>
    <w:rsid w:val="00B02D09"/>
    <w:rsid w:val="00B1100A"/>
    <w:rsid w:val="00B11B6F"/>
    <w:rsid w:val="00B134D5"/>
    <w:rsid w:val="00B15082"/>
    <w:rsid w:val="00B15588"/>
    <w:rsid w:val="00B155AA"/>
    <w:rsid w:val="00B1613F"/>
    <w:rsid w:val="00B227B8"/>
    <w:rsid w:val="00B248C2"/>
    <w:rsid w:val="00B27540"/>
    <w:rsid w:val="00B30AF2"/>
    <w:rsid w:val="00B3101C"/>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6CB"/>
    <w:rsid w:val="00B97891"/>
    <w:rsid w:val="00BA3955"/>
    <w:rsid w:val="00BA706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4C3D"/>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84B07"/>
    <w:rsid w:val="00C9186C"/>
    <w:rsid w:val="00C94A17"/>
    <w:rsid w:val="00C96A7A"/>
    <w:rsid w:val="00C96D69"/>
    <w:rsid w:val="00CA58D8"/>
    <w:rsid w:val="00CB0730"/>
    <w:rsid w:val="00CC22BD"/>
    <w:rsid w:val="00CC24E1"/>
    <w:rsid w:val="00CC38D3"/>
    <w:rsid w:val="00CC7A9E"/>
    <w:rsid w:val="00CD0074"/>
    <w:rsid w:val="00CD3BA6"/>
    <w:rsid w:val="00CD58F3"/>
    <w:rsid w:val="00CD6D0F"/>
    <w:rsid w:val="00CE0152"/>
    <w:rsid w:val="00CE0868"/>
    <w:rsid w:val="00CE2DB6"/>
    <w:rsid w:val="00CE3C90"/>
    <w:rsid w:val="00CE4CCB"/>
    <w:rsid w:val="00CF2FE0"/>
    <w:rsid w:val="00CF533E"/>
    <w:rsid w:val="00D00E66"/>
    <w:rsid w:val="00D01A4A"/>
    <w:rsid w:val="00D14DB2"/>
    <w:rsid w:val="00D15430"/>
    <w:rsid w:val="00D16D7D"/>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2C4F"/>
    <w:rsid w:val="00D76726"/>
    <w:rsid w:val="00D76ADC"/>
    <w:rsid w:val="00D76ADD"/>
    <w:rsid w:val="00D76D42"/>
    <w:rsid w:val="00D801C4"/>
    <w:rsid w:val="00D82229"/>
    <w:rsid w:val="00D82778"/>
    <w:rsid w:val="00D85E86"/>
    <w:rsid w:val="00D86C45"/>
    <w:rsid w:val="00D86D26"/>
    <w:rsid w:val="00D90D45"/>
    <w:rsid w:val="00D9414C"/>
    <w:rsid w:val="00DA0438"/>
    <w:rsid w:val="00DA2559"/>
    <w:rsid w:val="00DA28BA"/>
    <w:rsid w:val="00DB075C"/>
    <w:rsid w:val="00DB167F"/>
    <w:rsid w:val="00DB2F11"/>
    <w:rsid w:val="00DB3127"/>
    <w:rsid w:val="00DB417E"/>
    <w:rsid w:val="00DC1410"/>
    <w:rsid w:val="00DC486E"/>
    <w:rsid w:val="00DD0F9E"/>
    <w:rsid w:val="00DD2BD4"/>
    <w:rsid w:val="00DD4ADA"/>
    <w:rsid w:val="00DD666D"/>
    <w:rsid w:val="00DE0D84"/>
    <w:rsid w:val="00DE115A"/>
    <w:rsid w:val="00DE793D"/>
    <w:rsid w:val="00DF00E5"/>
    <w:rsid w:val="00DF73D8"/>
    <w:rsid w:val="00DF7F0C"/>
    <w:rsid w:val="00E03E70"/>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866B1"/>
    <w:rsid w:val="00E92E88"/>
    <w:rsid w:val="00E93BFB"/>
    <w:rsid w:val="00E95F45"/>
    <w:rsid w:val="00E9690A"/>
    <w:rsid w:val="00EA2023"/>
    <w:rsid w:val="00EA2D36"/>
    <w:rsid w:val="00EA7986"/>
    <w:rsid w:val="00EB2EE0"/>
    <w:rsid w:val="00ED38FD"/>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436C"/>
    <w:rsid w:val="00F94DD5"/>
    <w:rsid w:val="00F95833"/>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2">
    <w:name w:val="Unresolved Mention2"/>
    <w:basedOn w:val="DefaultParagraphFont"/>
    <w:uiPriority w:val="99"/>
    <w:semiHidden/>
    <w:unhideWhenUsed/>
    <w:rsid w:val="00651FA5"/>
    <w:rPr>
      <w:color w:val="605E5C"/>
      <w:shd w:val="clear" w:color="auto" w:fill="E1DFDD"/>
    </w:rPr>
  </w:style>
  <w:style w:type="paragraph" w:styleId="Header">
    <w:name w:val="header"/>
    <w:basedOn w:val="Normal"/>
    <w:link w:val="HeaderChar"/>
    <w:uiPriority w:val="99"/>
    <w:unhideWhenUsed/>
    <w:rsid w:val="001400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008B"/>
  </w:style>
  <w:style w:type="paragraph" w:styleId="Footer">
    <w:name w:val="footer"/>
    <w:basedOn w:val="Normal"/>
    <w:link w:val="FooterChar"/>
    <w:uiPriority w:val="99"/>
    <w:unhideWhenUsed/>
    <w:rsid w:val="001400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00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otectedplanet.net/c/calculating-protected-area-coverage" TargetMode="External"/><Relationship Id="rId2" Type="http://schemas.openxmlformats.org/officeDocument/2006/relationships/hyperlink" Target="https://dx.doi.org/10.1111/conl.12158" TargetMode="External"/><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richard.schuster@glel.carleton.ca" TargetMode="External"/><Relationship Id="rId13" Type="http://schemas.openxmlformats.org/officeDocument/2006/relationships/image" Target="media/image2.png"/><Relationship Id="rId18" Type="http://schemas.openxmlformats.org/officeDocument/2006/relationships/hyperlink" Target="http://gadm.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birdlife.org/datazone/home"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hyperlink" Target="http://www.iucnredlist.org/" TargetMode="External"/><Relationship Id="rId20" Type="http://schemas.openxmlformats.org/officeDocument/2006/relationships/hyperlink" Target="https://datacatalog.worldbank.org/dataset/worldwide-governance-indicato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10" Type="http://schemas.microsoft.com/office/2011/relationships/commentsExtended" Target="commentsExtended.xml"/><Relationship Id="rId19" Type="http://schemas.openxmlformats.org/officeDocument/2006/relationships/hyperlink" Target="https://www.protectedplanet.net/"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99A47F-83AF-4A5B-9677-3B2F6D47F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371</TotalTime>
  <Pages>26</Pages>
  <Words>12256</Words>
  <Characters>69861</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Joseph Bennett</cp:lastModifiedBy>
  <cp:revision>20</cp:revision>
  <dcterms:created xsi:type="dcterms:W3CDTF">2020-04-13T14:04:00Z</dcterms:created>
  <dcterms:modified xsi:type="dcterms:W3CDTF">2020-04-14T13:05:00Z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id="xD3JE5k6"/&gt;&lt;style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