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755125" w:rsidRDefault="7FEA168B" w:rsidP="7FEA168B">
      <w:pPr>
        <w:jc w:val="center"/>
        <w:rPr>
          <w:b/>
          <w:bCs/>
          <w:sz w:val="28"/>
          <w:szCs w:val="28"/>
        </w:rPr>
      </w:pPr>
      <w:commentRangeStart w:id="0"/>
      <w:r w:rsidRPr="7FEA168B">
        <w:rPr>
          <w:b/>
          <w:bCs/>
          <w:i/>
          <w:iCs/>
          <w:sz w:val="28"/>
          <w:szCs w:val="28"/>
        </w:rPr>
        <w:t>Science</w:t>
      </w:r>
      <w:commentRangeEnd w:id="0"/>
      <w:r w:rsidR="008D6C51">
        <w:rPr>
          <w:rStyle w:val="CommentReference"/>
          <w:rFonts w:eastAsia="Times New Roman"/>
        </w:rPr>
        <w:commentReference w:id="0"/>
      </w:r>
      <w:r w:rsidRPr="7FEA168B">
        <w:rPr>
          <w:b/>
          <w:bCs/>
          <w:sz w:val="28"/>
          <w:szCs w:val="28"/>
        </w:rPr>
        <w:t xml:space="preserve"> Manuscript Template Instructions</w:t>
      </w:r>
    </w:p>
    <w:p w14:paraId="42C9BD8D" w14:textId="77777777" w:rsidR="00D73714" w:rsidRPr="007161A3" w:rsidRDefault="00D73714" w:rsidP="00D73714"/>
    <w:p w14:paraId="50799500" w14:textId="00FBEF9E" w:rsidR="00D73714" w:rsidRPr="00755125" w:rsidRDefault="00D73714" w:rsidP="00D73714">
      <w:pPr>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r w:rsidRPr="00755125">
        <w:rPr>
          <w:i/>
          <w:sz w:val="24"/>
        </w:rPr>
        <w:t>Science</w:t>
      </w:r>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D73714">
      <w:pPr>
        <w:rPr>
          <w:sz w:val="24"/>
        </w:rPr>
      </w:pPr>
    </w:p>
    <w:p w14:paraId="761D0969" w14:textId="130C417D"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D73714">
      <w:pPr>
        <w:rPr>
          <w:sz w:val="24"/>
        </w:rPr>
      </w:pPr>
    </w:p>
    <w:p w14:paraId="6D0CEF7E" w14:textId="6930C5B1" w:rsidR="00D73714" w:rsidRPr="00755125" w:rsidRDefault="00D73714" w:rsidP="00D73714">
      <w:pPr>
        <w:rPr>
          <w:sz w:val="24"/>
        </w:rPr>
      </w:pPr>
      <w:r w:rsidRPr="00755125">
        <w:rPr>
          <w:sz w:val="24"/>
        </w:rPr>
        <w:t xml:space="preserve">You can submit your paper at </w:t>
      </w:r>
      <w:hyperlink r:id="rId15"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hyperlink r:id="rId16" w:history="1">
        <w:r w:rsidR="006A7883" w:rsidRPr="00026FDD">
          <w:rPr>
            <w:color w:val="0000FF"/>
            <w:sz w:val="24"/>
          </w:rPr>
          <w:t xml:space="preserve"> </w:t>
        </w:r>
        <w:r w:rsidR="006A7883" w:rsidRPr="00026FDD">
          <w:rPr>
            <w:rStyle w:val="Hyperlink"/>
            <w:sz w:val="24"/>
          </w:rPr>
          <w:t>http://www.sciencemag.org/authors/science-information-authors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5707424A" w:rsidR="00D73714" w:rsidRPr="00755125" w:rsidRDefault="00D73714" w:rsidP="00D73714">
      <w:pPr>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7" w:history="1">
        <w:r w:rsidR="00071B2F" w:rsidRPr="00071B2F">
          <w:rPr>
            <w:rStyle w:val="Hyperlink"/>
            <w:sz w:val="24"/>
          </w:rPr>
          <w:t>here</w:t>
        </w:r>
      </w:hyperlink>
      <w:r w:rsidR="00071B2F">
        <w:rPr>
          <w:sz w:val="24"/>
        </w:rPr>
        <w:t>)</w:t>
      </w:r>
      <w:r w:rsidRPr="00755125">
        <w:rPr>
          <w:sz w:val="24"/>
        </w:rPr>
        <w:t xml:space="preserve"> and upload a PDF version of your paper. Some conversion approaches are available here: </w:t>
      </w:r>
      <w:hyperlink r:id="rId18" w:history="1">
        <w:r w:rsidRPr="00026FDD">
          <w:rPr>
            <w:rStyle w:val="Hyperlink"/>
            <w:sz w:val="24"/>
          </w:rPr>
          <w:t>http://www.tug.org/utilities/texconv/textopc.html</w:t>
        </w:r>
      </w:hyperlink>
      <w:r w:rsidR="00583CCA" w:rsidRPr="00755125">
        <w:rPr>
          <w:rStyle w:val="Hyperlink"/>
          <w:color w:val="auto"/>
          <w:sz w:val="24"/>
          <w:u w:val="none"/>
        </w:rPr>
        <w:t>.</w:t>
      </w:r>
    </w:p>
    <w:p w14:paraId="0C3BBC5E" w14:textId="77777777" w:rsidR="00D73714" w:rsidRPr="00755125" w:rsidRDefault="00D73714" w:rsidP="00D73714">
      <w:pPr>
        <w:rPr>
          <w:sz w:val="24"/>
        </w:rPr>
      </w:pPr>
    </w:p>
    <w:p w14:paraId="6AB611BA" w14:textId="7B259019" w:rsidR="00D73714" w:rsidRPr="00755125" w:rsidRDefault="00D73714" w:rsidP="00D73714">
      <w:pPr>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E4DA26D" w:rsidR="00D73714" w:rsidRPr="00755125" w:rsidRDefault="00D73714" w:rsidP="001D3DE1">
      <w:pPr>
        <w:ind w:left="360"/>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lacking jargon and abbreviations where possible.</w:t>
      </w:r>
    </w:p>
    <w:p w14:paraId="54005D2E" w14:textId="1C3E58A5" w:rsidR="00D73714" w:rsidRPr="00755125" w:rsidRDefault="00D73714" w:rsidP="001D3DE1">
      <w:pPr>
        <w:ind w:left="360"/>
        <w:rPr>
          <w:sz w:val="24"/>
        </w:rPr>
      </w:pPr>
      <w:r w:rsidRPr="00755125">
        <w:rPr>
          <w:b/>
          <w:sz w:val="24"/>
        </w:rPr>
        <w:t>Authors:</w:t>
      </w:r>
      <w:r w:rsidR="00122855" w:rsidRPr="00755125">
        <w:rPr>
          <w:b/>
          <w:sz w:val="24"/>
        </w:rPr>
        <w:t xml:space="preserve"> </w:t>
      </w:r>
    </w:p>
    <w:p w14:paraId="2D039723" w14:textId="08C5599B" w:rsidR="00D73714" w:rsidRPr="00755125" w:rsidRDefault="00D73714" w:rsidP="001D3DE1">
      <w:pPr>
        <w:ind w:left="360"/>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2015DE">
      <w:pPr>
        <w:ind w:left="360"/>
        <w:rPr>
          <w:sz w:val="24"/>
        </w:rPr>
      </w:pPr>
      <w:r w:rsidRPr="00755125">
        <w:rPr>
          <w:b/>
          <w:sz w:val="24"/>
        </w:rPr>
        <w:t>Abstract:</w:t>
      </w:r>
      <w:r w:rsidRPr="00755125">
        <w:rPr>
          <w:sz w:val="24"/>
        </w:rPr>
        <w:t xml:space="preserve"> 125 words or less.</w:t>
      </w:r>
    </w:p>
    <w:p w14:paraId="7DC9E2FE" w14:textId="694C8043" w:rsidR="00D73714" w:rsidRPr="00755125" w:rsidRDefault="00D73714" w:rsidP="001D3DE1">
      <w:pPr>
        <w:tabs>
          <w:tab w:val="left" w:pos="5890"/>
        </w:tabs>
        <w:ind w:left="360"/>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1D3DE1">
      <w:pPr>
        <w:ind w:left="360"/>
        <w:rPr>
          <w:sz w:val="24"/>
        </w:rPr>
      </w:pPr>
      <w:r w:rsidRPr="00755125">
        <w:rPr>
          <w:b/>
          <w:sz w:val="24"/>
        </w:rPr>
        <w:t>Main Text:</w:t>
      </w:r>
      <w:r w:rsidR="00F26AF7" w:rsidRPr="00755125">
        <w:rPr>
          <w:sz w:val="24"/>
        </w:rPr>
        <w:t xml:space="preserve"> </w:t>
      </w:r>
    </w:p>
    <w:p w14:paraId="1E91906F" w14:textId="752CF38C" w:rsidR="00D73714" w:rsidRPr="00755125" w:rsidRDefault="00D73714" w:rsidP="001D3DE1">
      <w:pPr>
        <w:ind w:left="360"/>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1D3DE1">
      <w:pPr>
        <w:ind w:left="360"/>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Competing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1D3DE1">
      <w:pPr>
        <w:ind w:left="360"/>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1D3DE1">
      <w:pPr>
        <w:ind w:left="360"/>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1D3DE1">
      <w:pPr>
        <w:ind w:left="360"/>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D73714">
      <w:pPr>
        <w:rPr>
          <w:sz w:val="24"/>
        </w:rPr>
      </w:pPr>
    </w:p>
    <w:p w14:paraId="1840C47C" w14:textId="5F9C67DE" w:rsidR="00D73714" w:rsidRPr="00755125" w:rsidRDefault="7FEA168B" w:rsidP="7FEA168B">
      <w:pPr>
        <w:rPr>
          <w:sz w:val="24"/>
          <w:szCs w:val="24"/>
        </w:rPr>
      </w:pPr>
      <w:r w:rsidRPr="7FEA168B">
        <w:rPr>
          <w:sz w:val="24"/>
          <w:szCs w:val="24"/>
        </w:rPr>
        <w:t>Please use the .docx format (all versions after Word 2007 for PC and Word 2011 for Mac) and include page numbers in your submitted file. We also encourage use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D73714">
      <w:pPr>
        <w:rPr>
          <w:sz w:val="24"/>
        </w:rPr>
      </w:pPr>
    </w:p>
    <w:p w14:paraId="59FCA227" w14:textId="77777777" w:rsidR="000B7E4F" w:rsidRDefault="00D73714">
      <w:pPr>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pPr>
        <w:rPr>
          <w:sz w:val="24"/>
        </w:rPr>
      </w:pPr>
      <w:r w:rsidRPr="00755125">
        <w:rPr>
          <w:sz w:val="24"/>
        </w:rPr>
        <w:br w:type="page"/>
      </w:r>
    </w:p>
    <w:p w14:paraId="46361BC5" w14:textId="0E22755E" w:rsidR="00D73714" w:rsidRDefault="00A23CD5" w:rsidP="00D73714">
      <w:pPr>
        <w:pStyle w:val="Head"/>
      </w:pPr>
      <w:r>
        <w:lastRenderedPageBreak/>
        <w:t>Title:</w:t>
      </w:r>
      <w:r w:rsidR="00D73714">
        <w:t xml:space="preserve"> </w:t>
      </w:r>
      <w:r w:rsidR="00526804">
        <w:t>Protected areas for biodiversity conservation in an uncertain world</w:t>
      </w:r>
      <w:r w:rsidR="00D73714">
        <w:t xml:space="preserve"> </w:t>
      </w:r>
    </w:p>
    <w:p w14:paraId="19A2B67B" w14:textId="6AC2A322" w:rsidR="00526804" w:rsidRDefault="00526804" w:rsidP="00D73714">
      <w:pPr>
        <w:pStyle w:val="Head"/>
      </w:pPr>
      <w:r>
        <w:t>Protected area planning to conserve biodiversity in an uncertain world</w:t>
      </w:r>
    </w:p>
    <w:p w14:paraId="6CBA26E7" w14:textId="46E3D5D3" w:rsidR="006E5832" w:rsidRDefault="00D73714" w:rsidP="00D73714">
      <w:pPr>
        <w:pStyle w:val="Authors"/>
      </w:pPr>
      <w:r w:rsidRPr="00987EE5">
        <w:rPr>
          <w:b/>
        </w:rPr>
        <w:t>Authors:</w:t>
      </w:r>
      <w:r w:rsidR="00A23CD5">
        <w:t xml:space="preserve"> </w:t>
      </w:r>
      <w:r w:rsidR="00B02E80">
        <w:t xml:space="preserve">Richard Schuster </w:t>
      </w:r>
      <w:r w:rsidR="00B02E80">
        <w:rPr>
          <w:vertAlign w:val="superscript"/>
        </w:rPr>
        <w:t>1,2*</w:t>
      </w:r>
      <w:r w:rsidR="00B02E80">
        <w:t>, Rachel Buxton</w:t>
      </w:r>
      <w:r w:rsidR="00B02E80">
        <w:rPr>
          <w:vertAlign w:val="superscript"/>
        </w:rPr>
        <w:t>1</w:t>
      </w:r>
      <w:r w:rsidR="00B02E80">
        <w:t>, Jeffrey O. Hanson</w:t>
      </w:r>
      <w:r w:rsidR="00B02E80">
        <w:rPr>
          <w:vertAlign w:val="superscript"/>
        </w:rPr>
        <w:t>1</w:t>
      </w:r>
      <w:r w:rsidR="00B02E80">
        <w:t>, Allison D. Binley</w:t>
      </w:r>
      <w:r w:rsidR="00B02E80">
        <w:rPr>
          <w:vertAlign w:val="superscript"/>
        </w:rPr>
        <w:t>1</w:t>
      </w:r>
      <w:r w:rsidR="00B02E80">
        <w:t>, Jeremy Pittman</w:t>
      </w:r>
      <w:r w:rsidR="00B02E80">
        <w:rPr>
          <w:vertAlign w:val="superscript"/>
        </w:rPr>
        <w:t>3</w:t>
      </w:r>
      <w:r w:rsidR="00B02E80">
        <w:t>, Vivitskaia Tulloch</w:t>
      </w:r>
      <w:r w:rsidR="00B02E80">
        <w:rPr>
          <w:vertAlign w:val="superscript"/>
        </w:rPr>
        <w:t>4</w:t>
      </w:r>
      <w:r w:rsidR="00B02E80">
        <w:t>, Frank A. La Sorte</w:t>
      </w:r>
      <w:r w:rsidR="00B02E80">
        <w:rPr>
          <w:vertAlign w:val="superscript"/>
        </w:rPr>
        <w:t>5</w:t>
      </w:r>
      <w:r w:rsidR="00B02E80">
        <w:t xml:space="preserve">, </w:t>
      </w:r>
      <w:r w:rsidR="00201089">
        <w:t>Patrick R. Roehrdanz</w:t>
      </w:r>
      <w:r w:rsidR="001D2D01" w:rsidRPr="00F37EAB">
        <w:rPr>
          <w:vertAlign w:val="superscript"/>
        </w:rPr>
        <w:t>6</w:t>
      </w:r>
      <w:r w:rsidR="00201089">
        <w:t xml:space="preserve">, </w:t>
      </w:r>
      <w:r w:rsidR="00B02E80">
        <w:t>Peter H. Verburg</w:t>
      </w:r>
      <w:r w:rsidR="006E744C">
        <w:rPr>
          <w:vertAlign w:val="superscript"/>
        </w:rPr>
        <w:t>7</w:t>
      </w:r>
      <w:r w:rsidR="00B02E80">
        <w:t>, Amanda D. Rodewald</w:t>
      </w:r>
      <w:r w:rsidR="000F56C1">
        <w:rPr>
          <w:vertAlign w:val="superscript"/>
        </w:rPr>
        <w:t>5</w:t>
      </w:r>
      <w:r w:rsidR="00B02E80">
        <w:rPr>
          <w:vertAlign w:val="superscript"/>
        </w:rPr>
        <w:t>,8</w:t>
      </w:r>
      <w:r w:rsidR="00B02E80">
        <w:t xml:space="preserve"> , Scott Wilson</w:t>
      </w:r>
      <w:r w:rsidR="00B02E80">
        <w:rPr>
          <w:vertAlign w:val="superscript"/>
        </w:rPr>
        <w:t>1,9</w:t>
      </w:r>
      <w:r w:rsidR="00B02E80">
        <w:t>, Hugh P. Possingham</w:t>
      </w:r>
      <w:r w:rsidR="00B02E80">
        <w:rPr>
          <w:vertAlign w:val="superscript"/>
        </w:rPr>
        <w:t>10</w:t>
      </w:r>
      <w:r w:rsidR="00B02E80">
        <w:t>, Joseph R. Bennett</w:t>
      </w:r>
      <w:r w:rsidR="00B02E80">
        <w:rPr>
          <w:vertAlign w:val="superscript"/>
        </w:rPr>
        <w:t>1</w:t>
      </w:r>
      <w:r w:rsidR="00C13940">
        <w:t xml:space="preserve"> </w:t>
      </w:r>
    </w:p>
    <w:p w14:paraId="79C60BCE" w14:textId="5BBE192F" w:rsidR="00D73714" w:rsidRPr="008E391A" w:rsidRDefault="00D73714" w:rsidP="00017543">
      <w:pPr>
        <w:pStyle w:val="Paragraph"/>
        <w:tabs>
          <w:tab w:val="left" w:pos="8130"/>
        </w:tabs>
        <w:ind w:firstLine="0"/>
        <w:rPr>
          <w:b/>
        </w:rPr>
      </w:pPr>
      <w:r w:rsidRPr="008E391A">
        <w:rPr>
          <w:b/>
        </w:rPr>
        <w:t>Affiliations:</w:t>
      </w:r>
      <w:r w:rsidR="00017543">
        <w:rPr>
          <w:b/>
        </w:rPr>
        <w:tab/>
      </w:r>
    </w:p>
    <w:p w14:paraId="0FAB85D8" w14:textId="302AE24D" w:rsidR="00B02E80" w:rsidRPr="00B02E80" w:rsidRDefault="00B02E80" w:rsidP="00B02E80">
      <w:pPr>
        <w:spacing w:line="480" w:lineRule="auto"/>
        <w:ind w:left="360" w:hanging="360"/>
        <w:rPr>
          <w:rFonts w:eastAsia="Times New Roman"/>
          <w:sz w:val="24"/>
          <w:szCs w:val="24"/>
        </w:rPr>
      </w:pPr>
      <w:bookmarkStart w:id="1" w:name="_Hlk62201654"/>
      <w:r w:rsidRPr="00B02E80">
        <w:rPr>
          <w:rFonts w:eastAsia="Times New Roman"/>
          <w:color w:val="000000"/>
          <w:sz w:val="24"/>
          <w:szCs w:val="24"/>
          <w:vertAlign w:val="superscript"/>
        </w:rPr>
        <w:t xml:space="preserve">1 </w:t>
      </w:r>
      <w:r w:rsidRPr="00B02E80">
        <w:rPr>
          <w:rFonts w:eastAsia="Times New Roman"/>
          <w:color w:val="000000"/>
          <w:sz w:val="24"/>
          <w:szCs w:val="24"/>
        </w:rPr>
        <w:t>Department of Biology, 1125 Colonel By Drive, Carleton University, Ottawa ON, K1S 5B6 Canada.</w:t>
      </w:r>
    </w:p>
    <w:p w14:paraId="423A7022" w14:textId="15DE19D2"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2</w:t>
      </w:r>
      <w:r w:rsidRPr="00B02E80">
        <w:rPr>
          <w:rFonts w:eastAsia="Times New Roman"/>
          <w:color w:val="000000"/>
          <w:sz w:val="24"/>
          <w:szCs w:val="24"/>
        </w:rPr>
        <w:t xml:space="preserve"> </w:t>
      </w:r>
      <w:r w:rsidR="007D43FC" w:rsidRPr="007D43FC">
        <w:rPr>
          <w:rFonts w:eastAsia="Times New Roman"/>
          <w:color w:val="000000"/>
          <w:sz w:val="24"/>
          <w:szCs w:val="24"/>
        </w:rPr>
        <w:t>Nature Conservancy of Canada, 245 Eglinton Ave East, Suite 410, Toronto, Ontario, M4P 3J1, Canada</w:t>
      </w:r>
      <w:r w:rsidRPr="00B02E80">
        <w:rPr>
          <w:rFonts w:eastAsia="Times New Roman"/>
          <w:color w:val="000000"/>
          <w:sz w:val="24"/>
          <w:szCs w:val="24"/>
        </w:rPr>
        <w:t>.</w:t>
      </w:r>
    </w:p>
    <w:p w14:paraId="56EC98D3" w14:textId="310F1E53"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3 </w:t>
      </w:r>
      <w:r w:rsidRPr="00B02E80">
        <w:rPr>
          <w:rFonts w:eastAsia="Times New Roman"/>
          <w:color w:val="000000"/>
          <w:sz w:val="24"/>
          <w:szCs w:val="24"/>
        </w:rPr>
        <w:t>School of Planning, University of Waterloo, 200 University Ave W, Waterloo, ON, N2T 3G1, Canada</w:t>
      </w:r>
    </w:p>
    <w:p w14:paraId="4DAFB3A3" w14:textId="4642B274"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4 </w:t>
      </w:r>
      <w:r w:rsidRPr="00B02E80">
        <w:rPr>
          <w:rFonts w:eastAsia="Times New Roman"/>
          <w:color w:val="000000"/>
          <w:sz w:val="24"/>
          <w:szCs w:val="24"/>
        </w:rPr>
        <w:t xml:space="preserve">Conservation Decisions Lab, Department of Forest and Conservation Sciences, 2424 Main Mall, </w:t>
      </w:r>
      <w:r w:rsidR="00552AC4">
        <w:rPr>
          <w:rFonts w:eastAsia="Times New Roman"/>
          <w:color w:val="000000"/>
          <w:sz w:val="24"/>
          <w:szCs w:val="24"/>
        </w:rPr>
        <w:t>Vancouver</w:t>
      </w:r>
      <w:r w:rsidR="00552AC4" w:rsidRPr="00552AC4">
        <w:rPr>
          <w:rFonts w:eastAsia="Times New Roman"/>
          <w:color w:val="000000"/>
          <w:sz w:val="24"/>
          <w:szCs w:val="24"/>
        </w:rPr>
        <w:t>, BC V6T 1Z4</w:t>
      </w:r>
      <w:r w:rsidR="00552AC4">
        <w:rPr>
          <w:rFonts w:eastAsia="Times New Roman"/>
          <w:color w:val="000000"/>
          <w:sz w:val="24"/>
          <w:szCs w:val="24"/>
        </w:rPr>
        <w:t xml:space="preserve">, Canada. </w:t>
      </w:r>
    </w:p>
    <w:p w14:paraId="688B5E03" w14:textId="45DD7500" w:rsidR="00B02E80" w:rsidRDefault="00B02E80" w:rsidP="00B02E80">
      <w:pPr>
        <w:spacing w:line="480" w:lineRule="auto"/>
        <w:ind w:left="360" w:hanging="360"/>
        <w:rPr>
          <w:rFonts w:eastAsia="Times New Roman"/>
          <w:color w:val="000000"/>
          <w:sz w:val="24"/>
          <w:szCs w:val="24"/>
        </w:rPr>
      </w:pPr>
      <w:r w:rsidRPr="00B02E80">
        <w:rPr>
          <w:rFonts w:eastAsia="Times New Roman"/>
          <w:color w:val="000000"/>
          <w:sz w:val="24"/>
          <w:szCs w:val="24"/>
          <w:vertAlign w:val="superscript"/>
        </w:rPr>
        <w:t xml:space="preserve">5 </w:t>
      </w:r>
      <w:r w:rsidRPr="00B02E80">
        <w:rPr>
          <w:rFonts w:eastAsia="Times New Roman"/>
          <w:color w:val="000000"/>
          <w:sz w:val="24"/>
          <w:szCs w:val="24"/>
        </w:rPr>
        <w:t xml:space="preserve">Cornell Lab of Ornithology, </w:t>
      </w:r>
      <w:r w:rsidRPr="00B02E80">
        <w:rPr>
          <w:rFonts w:eastAsia="Times New Roman"/>
          <w:sz w:val="24"/>
          <w:szCs w:val="24"/>
        </w:rPr>
        <w:t>Cornell University</w:t>
      </w:r>
      <w:r w:rsidRPr="00B02E80">
        <w:rPr>
          <w:rFonts w:eastAsia="Times New Roman"/>
          <w:color w:val="000000"/>
          <w:sz w:val="24"/>
          <w:szCs w:val="24"/>
        </w:rPr>
        <w:t>, Ithaca, NY 14850, USA</w:t>
      </w:r>
    </w:p>
    <w:p w14:paraId="5BDE4A34" w14:textId="211310E5" w:rsidR="00201089" w:rsidRPr="00B02E80" w:rsidRDefault="00F37EAB" w:rsidP="00B02E80">
      <w:pPr>
        <w:spacing w:line="480" w:lineRule="auto"/>
        <w:ind w:left="360" w:hanging="360"/>
        <w:rPr>
          <w:rFonts w:eastAsia="Times New Roman"/>
          <w:sz w:val="24"/>
          <w:szCs w:val="24"/>
        </w:rPr>
      </w:pPr>
      <w:r w:rsidRPr="00F37EAB">
        <w:rPr>
          <w:rFonts w:eastAsia="Times New Roman"/>
          <w:sz w:val="24"/>
          <w:szCs w:val="24"/>
          <w:vertAlign w:val="superscript"/>
        </w:rPr>
        <w:t>6</w:t>
      </w:r>
      <w:r w:rsidR="00201089" w:rsidRPr="00201089">
        <w:rPr>
          <w:rFonts w:eastAsia="Times New Roman"/>
          <w:sz w:val="24"/>
          <w:szCs w:val="24"/>
        </w:rPr>
        <w:t>Conservation International, 2100 Crystal Drive #600, Arlington, VA 22202, USA</w:t>
      </w:r>
    </w:p>
    <w:p w14:paraId="45A28536" w14:textId="107CD326" w:rsidR="00B02E80" w:rsidRPr="00B02E80" w:rsidRDefault="00F37EAB" w:rsidP="00B02E80">
      <w:pPr>
        <w:spacing w:line="480" w:lineRule="auto"/>
        <w:ind w:left="360" w:hanging="360"/>
        <w:rPr>
          <w:rFonts w:eastAsia="Times New Roman"/>
          <w:sz w:val="24"/>
          <w:szCs w:val="24"/>
        </w:rPr>
      </w:pPr>
      <w:r>
        <w:rPr>
          <w:rFonts w:eastAsia="Times New Roman"/>
          <w:color w:val="000000"/>
          <w:sz w:val="24"/>
          <w:szCs w:val="24"/>
          <w:vertAlign w:val="superscript"/>
        </w:rPr>
        <w:t>7</w:t>
      </w:r>
      <w:r w:rsidR="00B02E80" w:rsidRPr="00B02E80">
        <w:rPr>
          <w:rFonts w:eastAsia="Times New Roman"/>
          <w:color w:val="000000"/>
          <w:sz w:val="24"/>
          <w:szCs w:val="24"/>
          <w:vertAlign w:val="superscript"/>
        </w:rPr>
        <w:t xml:space="preserve"> </w:t>
      </w:r>
      <w:r w:rsidR="00B02E80" w:rsidRPr="00B02E80">
        <w:rPr>
          <w:rFonts w:eastAsia="Times New Roman"/>
          <w:sz w:val="24"/>
          <w:szCs w:val="24"/>
        </w:rPr>
        <w:t>Institute for Environmental Studies</w:t>
      </w:r>
      <w:r w:rsidR="00B02E80" w:rsidRPr="00B02E80">
        <w:rPr>
          <w:rFonts w:eastAsia="Times New Roman"/>
          <w:color w:val="000000"/>
          <w:sz w:val="24"/>
          <w:szCs w:val="24"/>
        </w:rPr>
        <w:t>, VU University Amsterdam, Amsterdam, The Netherlands</w:t>
      </w:r>
    </w:p>
    <w:p w14:paraId="06DD4695" w14:textId="32348B4A" w:rsidR="00B02E80" w:rsidRPr="00B02E80" w:rsidRDefault="00F37EAB" w:rsidP="00B02E80">
      <w:pPr>
        <w:spacing w:line="480" w:lineRule="auto"/>
        <w:ind w:left="360" w:hanging="360"/>
        <w:rPr>
          <w:rFonts w:eastAsia="Times New Roman"/>
          <w:sz w:val="24"/>
          <w:szCs w:val="24"/>
        </w:rPr>
      </w:pPr>
      <w:r>
        <w:rPr>
          <w:rFonts w:eastAsia="Times New Roman"/>
          <w:color w:val="000000"/>
          <w:sz w:val="24"/>
          <w:szCs w:val="24"/>
          <w:vertAlign w:val="superscript"/>
        </w:rPr>
        <w:t>8</w:t>
      </w:r>
      <w:r w:rsidR="00B02E80" w:rsidRPr="00B02E80">
        <w:rPr>
          <w:rFonts w:eastAsia="Times New Roman"/>
          <w:color w:val="000000"/>
          <w:sz w:val="24"/>
          <w:szCs w:val="24"/>
        </w:rPr>
        <w:t xml:space="preserve"> Department of Natural Resources</w:t>
      </w:r>
      <w:r w:rsidR="00B02E80" w:rsidRPr="00B02E80">
        <w:rPr>
          <w:rFonts w:eastAsia="Times New Roman"/>
          <w:sz w:val="24"/>
          <w:szCs w:val="24"/>
        </w:rPr>
        <w:t xml:space="preserve"> and the Environment</w:t>
      </w:r>
      <w:r w:rsidR="00B02E80" w:rsidRPr="00B02E80">
        <w:rPr>
          <w:rFonts w:eastAsia="Times New Roman"/>
          <w:color w:val="000000"/>
          <w:sz w:val="24"/>
          <w:szCs w:val="24"/>
        </w:rPr>
        <w:t>, Cornell University, Ithaca, NY 14853, USA.</w:t>
      </w:r>
    </w:p>
    <w:p w14:paraId="71E96D0F" w14:textId="416573E9" w:rsidR="00B02E80" w:rsidRPr="00B02E80" w:rsidRDefault="00F37EAB" w:rsidP="00B02E80">
      <w:pPr>
        <w:spacing w:line="480" w:lineRule="auto"/>
        <w:ind w:left="360" w:hanging="360"/>
        <w:rPr>
          <w:rFonts w:eastAsia="Times New Roman"/>
          <w:sz w:val="24"/>
          <w:szCs w:val="24"/>
        </w:rPr>
      </w:pPr>
      <w:r>
        <w:rPr>
          <w:rFonts w:eastAsia="Times New Roman"/>
          <w:color w:val="000000"/>
          <w:sz w:val="24"/>
          <w:szCs w:val="24"/>
          <w:vertAlign w:val="superscript"/>
        </w:rPr>
        <w:t>9</w:t>
      </w:r>
      <w:r w:rsidR="00B02E80" w:rsidRPr="00B02E80">
        <w:rPr>
          <w:rFonts w:eastAsia="Times New Roman"/>
          <w:color w:val="000000"/>
          <w:sz w:val="24"/>
          <w:szCs w:val="24"/>
          <w:vertAlign w:val="superscript"/>
        </w:rPr>
        <w:t xml:space="preserve"> </w:t>
      </w:r>
      <w:r w:rsidR="00B02E80" w:rsidRPr="00B02E80">
        <w:rPr>
          <w:rFonts w:eastAsia="Times New Roman"/>
          <w:color w:val="000000"/>
          <w:sz w:val="24"/>
          <w:szCs w:val="24"/>
        </w:rPr>
        <w:t>Wildlife Research Division, Environment and Climate Change Canada, 1125 Colonel By Drive, Ottawa, Ontario, Canada, K1S 5B6</w:t>
      </w:r>
    </w:p>
    <w:p w14:paraId="4C3F2B09" w14:textId="73025A02" w:rsidR="00B02E80" w:rsidRPr="00B02E80" w:rsidRDefault="00F37EAB" w:rsidP="00B02E80">
      <w:pPr>
        <w:spacing w:line="480" w:lineRule="auto"/>
        <w:ind w:left="357" w:hanging="357"/>
        <w:rPr>
          <w:rFonts w:eastAsia="Times New Roman"/>
          <w:sz w:val="24"/>
          <w:szCs w:val="24"/>
        </w:rPr>
      </w:pPr>
      <w:r>
        <w:rPr>
          <w:rFonts w:eastAsia="Times New Roman"/>
          <w:color w:val="000000"/>
          <w:sz w:val="24"/>
          <w:szCs w:val="24"/>
          <w:vertAlign w:val="superscript"/>
        </w:rPr>
        <w:t>10</w:t>
      </w:r>
      <w:r w:rsidR="00B02E80" w:rsidRPr="00B02E80">
        <w:rPr>
          <w:rFonts w:eastAsia="Times New Roman"/>
          <w:color w:val="000000"/>
          <w:sz w:val="24"/>
          <w:szCs w:val="24"/>
          <w:vertAlign w:val="superscript"/>
        </w:rPr>
        <w:t xml:space="preserve"> </w:t>
      </w:r>
      <w:r w:rsidR="00B02E80" w:rsidRPr="00B02E80">
        <w:rPr>
          <w:rFonts w:eastAsia="Times New Roman"/>
          <w:color w:val="000000"/>
          <w:sz w:val="24"/>
          <w:szCs w:val="24"/>
        </w:rPr>
        <w:t xml:space="preserve">Centre for Biodiversity and Conservation Science, </w:t>
      </w:r>
      <w:r w:rsidR="00B02E80" w:rsidRPr="00B02E80">
        <w:rPr>
          <w:rFonts w:eastAsia="Times New Roman"/>
          <w:sz w:val="24"/>
          <w:szCs w:val="24"/>
        </w:rPr>
        <w:t>University of Queensland</w:t>
      </w:r>
      <w:r w:rsidR="00B02E80" w:rsidRPr="00B02E80">
        <w:rPr>
          <w:rFonts w:eastAsia="Times New Roman"/>
          <w:color w:val="000000"/>
          <w:sz w:val="24"/>
          <w:szCs w:val="24"/>
        </w:rPr>
        <w:t>, St Lucia, Queensland 4067, Australia</w:t>
      </w:r>
    </w:p>
    <w:p w14:paraId="2E62E883" w14:textId="17E8869A" w:rsidR="00B02E80" w:rsidRPr="00B02E80" w:rsidRDefault="00B02E80" w:rsidP="00B02E80">
      <w:pPr>
        <w:spacing w:line="480" w:lineRule="auto"/>
        <w:rPr>
          <w:rFonts w:eastAsia="Times New Roman"/>
          <w:sz w:val="24"/>
          <w:szCs w:val="24"/>
        </w:rPr>
      </w:pPr>
      <w:r>
        <w:rPr>
          <w:rFonts w:eastAsia="Times New Roman"/>
          <w:sz w:val="24"/>
          <w:szCs w:val="24"/>
        </w:rPr>
        <w:t xml:space="preserve">*Corresponding author. </w:t>
      </w:r>
      <w:r w:rsidRPr="00B02E80">
        <w:rPr>
          <w:rFonts w:eastAsia="Times New Roman"/>
          <w:sz w:val="24"/>
          <w:szCs w:val="24"/>
        </w:rPr>
        <w:t xml:space="preserve">Email: </w:t>
      </w:r>
      <w:hyperlink r:id="rId19">
        <w:r w:rsidRPr="00B02E80">
          <w:rPr>
            <w:rFonts w:eastAsia="Times New Roman"/>
            <w:sz w:val="24"/>
            <w:szCs w:val="24"/>
          </w:rPr>
          <w:t>richard.schuster@glel.carleton.ca</w:t>
        </w:r>
      </w:hyperlink>
    </w:p>
    <w:bookmarkEnd w:id="1"/>
    <w:p w14:paraId="2274A5F8" w14:textId="77777777" w:rsidR="00D768B9" w:rsidRPr="00B52557" w:rsidRDefault="00D768B9" w:rsidP="00D73714">
      <w:pPr>
        <w:pStyle w:val="Paragraph"/>
        <w:ind w:firstLine="0"/>
      </w:pPr>
    </w:p>
    <w:p w14:paraId="5D037F82" w14:textId="77777777" w:rsidR="00B02E80" w:rsidRDefault="00B02E80">
      <w:pPr>
        <w:rPr>
          <w:rFonts w:eastAsia="Times New Roman"/>
          <w:b/>
          <w:sz w:val="24"/>
          <w:szCs w:val="24"/>
        </w:rPr>
      </w:pPr>
      <w:r>
        <w:rPr>
          <w:b/>
        </w:rPr>
        <w:br w:type="page"/>
      </w:r>
    </w:p>
    <w:p w14:paraId="2CE2211C" w14:textId="4BF396EA" w:rsidR="00B02E80" w:rsidRPr="00B02E80" w:rsidRDefault="00D73714" w:rsidP="00B02E80">
      <w:pPr>
        <w:rPr>
          <w:rFonts w:eastAsia="Times New Roman"/>
          <w:sz w:val="24"/>
          <w:szCs w:val="24"/>
        </w:rPr>
      </w:pPr>
      <w:r w:rsidRPr="00B02E80">
        <w:rPr>
          <w:b/>
          <w:sz w:val="24"/>
          <w:szCs w:val="24"/>
        </w:rPr>
        <w:lastRenderedPageBreak/>
        <w:t>Abstract:</w:t>
      </w:r>
      <w:r w:rsidRPr="00B02E80">
        <w:rPr>
          <w:sz w:val="24"/>
          <w:szCs w:val="24"/>
        </w:rPr>
        <w:t xml:space="preserve"> </w:t>
      </w:r>
      <w:commentRangeStart w:id="2"/>
      <w:r w:rsidR="00B02E80" w:rsidRPr="00B02E80">
        <w:rPr>
          <w:rFonts w:eastAsia="Times New Roman"/>
          <w:sz w:val="24"/>
          <w:szCs w:val="24"/>
        </w:rPr>
        <w:t xml:space="preserve">Despite </w:t>
      </w:r>
      <w:commentRangeEnd w:id="2"/>
      <w:r w:rsidR="008D4E59">
        <w:rPr>
          <w:rStyle w:val="CommentReference"/>
          <w:rFonts w:eastAsia="Times New Roman"/>
        </w:rPr>
        <w:commentReference w:id="2"/>
      </w:r>
      <w:r w:rsidR="00B02E80" w:rsidRPr="00B02E80">
        <w:rPr>
          <w:rFonts w:eastAsia="Times New Roman"/>
          <w:sz w:val="24"/>
          <w:szCs w:val="24"/>
        </w:rPr>
        <w:t xml:space="preserve">being key instruments </w:t>
      </w:r>
      <w:r w:rsidR="008D4E59">
        <w:rPr>
          <w:rFonts w:eastAsia="Times New Roman"/>
          <w:sz w:val="24"/>
          <w:szCs w:val="24"/>
        </w:rPr>
        <w:t>for</w:t>
      </w:r>
      <w:r w:rsidR="00B02E80" w:rsidRPr="00B02E80">
        <w:rPr>
          <w:rFonts w:eastAsia="Times New Roman"/>
          <w:sz w:val="24"/>
          <w:szCs w:val="24"/>
        </w:rPr>
        <w:t xml:space="preserve"> conservation, protected areas are vulnerable to risks associated with weak governance, land-use intensification, and climate change. </w:t>
      </w:r>
      <w:r w:rsidR="008D4E59" w:rsidRPr="00B02E80">
        <w:rPr>
          <w:rFonts w:eastAsia="Times New Roman"/>
          <w:sz w:val="24"/>
          <w:szCs w:val="24"/>
        </w:rPr>
        <w:t>Using a spatial optimization routine</w:t>
      </w:r>
      <w:r w:rsidR="008D4E59">
        <w:rPr>
          <w:rFonts w:eastAsia="Times New Roman"/>
          <w:sz w:val="24"/>
          <w:szCs w:val="24"/>
        </w:rPr>
        <w:t xml:space="preserve"> to maximize protection</w:t>
      </w:r>
      <w:r w:rsidR="008D4E59" w:rsidRPr="00B02E80">
        <w:rPr>
          <w:rFonts w:eastAsia="Times New Roman"/>
          <w:sz w:val="24"/>
          <w:szCs w:val="24"/>
        </w:rPr>
        <w:t xml:space="preserve"> of all known terrestrial vertebrate species, </w:t>
      </w:r>
      <w:r w:rsidR="00B02E80" w:rsidRPr="00B02E80">
        <w:rPr>
          <w:rFonts w:eastAsia="Times New Roman"/>
          <w:sz w:val="24"/>
          <w:szCs w:val="24"/>
        </w:rPr>
        <w:t xml:space="preserve">we </w:t>
      </w:r>
      <w:r w:rsidR="008D4E59">
        <w:rPr>
          <w:rFonts w:eastAsia="Times New Roman"/>
          <w:sz w:val="24"/>
          <w:szCs w:val="24"/>
        </w:rPr>
        <w:t>found</w:t>
      </w:r>
      <w:r w:rsidR="00B02E80" w:rsidRPr="00B02E80">
        <w:rPr>
          <w:rFonts w:eastAsia="Times New Roman"/>
          <w:sz w:val="24"/>
          <w:szCs w:val="24"/>
        </w:rPr>
        <w:t xml:space="preserve"> that plans for expanding the global protected area system that explicitly account for such risks require remarkably small (</w:t>
      </w:r>
      <w:commentRangeStart w:id="3"/>
      <w:r w:rsidR="00B02E80" w:rsidRPr="00B02E80">
        <w:rPr>
          <w:rFonts w:eastAsia="Times New Roman"/>
          <w:sz w:val="24"/>
          <w:szCs w:val="24"/>
        </w:rPr>
        <w:t>0.8%</w:t>
      </w:r>
      <w:commentRangeEnd w:id="3"/>
      <w:r w:rsidR="00B33419">
        <w:rPr>
          <w:rStyle w:val="CommentReference"/>
          <w:rFonts w:eastAsia="Times New Roman"/>
        </w:rPr>
        <w:commentReference w:id="3"/>
      </w:r>
      <w:r w:rsidR="00B02E80" w:rsidRPr="00B02E80">
        <w:rPr>
          <w:rFonts w:eastAsia="Times New Roman"/>
          <w:sz w:val="24"/>
          <w:szCs w:val="24"/>
        </w:rPr>
        <w:t xml:space="preserve">) increases in the amount of land protected relative to ignoring risk. Among the three risk categories, governance drove the greatest variation in the location of land prioritized for protection. </w:t>
      </w:r>
      <w:r w:rsidR="008D4E59">
        <w:rPr>
          <w:rFonts w:eastAsia="Times New Roman"/>
          <w:sz w:val="24"/>
          <w:szCs w:val="24"/>
        </w:rPr>
        <w:t>C</w:t>
      </w:r>
      <w:r w:rsidR="00B02E80" w:rsidRPr="00B02E80">
        <w:rPr>
          <w:rFonts w:eastAsia="Times New Roman"/>
          <w:sz w:val="24"/>
          <w:szCs w:val="24"/>
        </w:rPr>
        <w:t xml:space="preserve">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global planning efforts. </w:t>
      </w:r>
    </w:p>
    <w:p w14:paraId="3722A815" w14:textId="09349C00" w:rsidR="00D73714" w:rsidRDefault="00D73714" w:rsidP="00D73714">
      <w:pPr>
        <w:pStyle w:val="AbstractSummary"/>
      </w:pPr>
    </w:p>
    <w:p w14:paraId="7925DC71" w14:textId="3121474D" w:rsidR="00F94D27" w:rsidRDefault="00D73714" w:rsidP="00C13940">
      <w:pPr>
        <w:pStyle w:val="Teaser"/>
      </w:pPr>
      <w:r w:rsidRPr="00D47899">
        <w:rPr>
          <w:b/>
        </w:rPr>
        <w:t>One</w:t>
      </w:r>
      <w:r w:rsidR="008C361F">
        <w:rPr>
          <w:b/>
        </w:rPr>
        <w:t>-</w:t>
      </w:r>
      <w:r w:rsidRPr="00D47899">
        <w:rPr>
          <w:b/>
        </w:rPr>
        <w:t xml:space="preserve">Sentence </w:t>
      </w:r>
      <w:commentRangeStart w:id="4"/>
      <w:r w:rsidRPr="00D47899">
        <w:rPr>
          <w:b/>
        </w:rPr>
        <w:t>Summary</w:t>
      </w:r>
      <w:commentRangeEnd w:id="4"/>
      <w:r w:rsidR="00F94D27">
        <w:rPr>
          <w:rStyle w:val="CommentReference"/>
        </w:rPr>
        <w:commentReference w:id="4"/>
      </w:r>
      <w:r w:rsidRPr="00D47899">
        <w:rPr>
          <w:b/>
        </w:rPr>
        <w:t>:</w:t>
      </w:r>
      <w:r>
        <w:rPr>
          <w:b/>
        </w:rPr>
        <w:t xml:space="preserve"> </w:t>
      </w:r>
    </w:p>
    <w:p w14:paraId="0F135CB0" w14:textId="65A9816A" w:rsidR="00F94D27" w:rsidRDefault="00F94D27" w:rsidP="00C13940">
      <w:pPr>
        <w:pStyle w:val="Teaser"/>
      </w:pPr>
      <w:r>
        <w:t>For more resilient protected areas to safeguard biodiversity, planning will require a consideration of future risk</w:t>
      </w:r>
    </w:p>
    <w:p w14:paraId="4796FFFA" w14:textId="70999EF7" w:rsidR="00C13940" w:rsidRPr="00F94D27" w:rsidRDefault="00F94D27" w:rsidP="00C13940">
      <w:pPr>
        <w:pStyle w:val="Teaser"/>
      </w:pPr>
      <w:r>
        <w:t xml:space="preserve">To safeguard biodiversity, protected area planning will require a consideration of future risk due to weak governance </w:t>
      </w:r>
    </w:p>
    <w:p w14:paraId="6B43805C" w14:textId="77777777" w:rsidR="00357455" w:rsidRDefault="00357455">
      <w:pPr>
        <w:rPr>
          <w:rFonts w:eastAsia="Times New Roman"/>
          <w:b/>
          <w:sz w:val="24"/>
          <w:szCs w:val="24"/>
        </w:rPr>
      </w:pPr>
      <w:r>
        <w:rPr>
          <w:b/>
        </w:rPr>
        <w:br w:type="page"/>
      </w:r>
    </w:p>
    <w:p w14:paraId="1860BAAC" w14:textId="3688C7F1" w:rsidR="00680F44" w:rsidRPr="00680F44" w:rsidRDefault="00D73714" w:rsidP="00680F44">
      <w:pPr>
        <w:rPr>
          <w:rFonts w:eastAsia="Times New Roman"/>
          <w:sz w:val="24"/>
          <w:szCs w:val="24"/>
        </w:rPr>
      </w:pPr>
      <w:r w:rsidRPr="00680F44">
        <w:rPr>
          <w:b/>
          <w:sz w:val="24"/>
          <w:szCs w:val="24"/>
        </w:rPr>
        <w:lastRenderedPageBreak/>
        <w:t xml:space="preserve">Main </w:t>
      </w:r>
      <w:commentRangeStart w:id="5"/>
      <w:r w:rsidRPr="00680F44">
        <w:rPr>
          <w:b/>
          <w:sz w:val="24"/>
          <w:szCs w:val="24"/>
        </w:rPr>
        <w:t>Text</w:t>
      </w:r>
      <w:commentRangeEnd w:id="5"/>
      <w:r w:rsidR="00680F44">
        <w:rPr>
          <w:rStyle w:val="CommentReference"/>
          <w:rFonts w:eastAsia="Times New Roman"/>
        </w:rPr>
        <w:commentReference w:id="5"/>
      </w:r>
      <w:r w:rsidRPr="00680F44">
        <w:rPr>
          <w:b/>
          <w:sz w:val="24"/>
          <w:szCs w:val="24"/>
        </w:rPr>
        <w:t xml:space="preserve">: </w:t>
      </w:r>
      <w:r w:rsidR="00680F44" w:rsidRPr="00680F44">
        <w:rPr>
          <w:rFonts w:eastAsia="Times New Roman"/>
          <w:sz w:val="24"/>
          <w:szCs w:val="24"/>
        </w:rPr>
        <w:t>P</w:t>
      </w:r>
      <w:r w:rsidR="00680F44" w:rsidRPr="00680F44">
        <w:rPr>
          <w:rFonts w:eastAsia="Times New Roman"/>
          <w:color w:val="000000"/>
          <w:sz w:val="24"/>
          <w:szCs w:val="24"/>
        </w:rPr>
        <w:t xml:space="preserve">rotecting habitat is one of the best strategies for stemming the alarming decline </w:t>
      </w:r>
      <w:r w:rsidR="00680F44" w:rsidRPr="00680F44">
        <w:rPr>
          <w:rFonts w:eastAsia="Times New Roman"/>
          <w:sz w:val="24"/>
          <w:szCs w:val="24"/>
        </w:rPr>
        <w:t>of</w:t>
      </w:r>
      <w:r w:rsidR="00680F44" w:rsidRPr="00680F44">
        <w:rPr>
          <w:rFonts w:eastAsia="Times New Roman"/>
          <w:color w:val="000000"/>
          <w:sz w:val="24"/>
          <w:szCs w:val="24"/>
        </w:rPr>
        <w:t xml:space="preserve"> biodiversity</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{"citationID":"nvEmJ1HL","properties":{"formattedCitation":"\\super 5\\nosupersub{}","plainCitation":"5","noteIndex":0},"citationItems":[{"id":871,"uris":["http://zotero.org/users/878981/items/FSA6YZGH"],"uri":["http://zotero.org/users/878981/items/FSA6YZGH"],"itemData":{"id":871,"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5</w:t>
      </w:r>
      <w:r w:rsidR="00680F44" w:rsidRPr="00680F44">
        <w:rPr>
          <w:rFonts w:eastAsia="Times New Roman"/>
          <w:color w:val="000000"/>
          <w:sz w:val="24"/>
          <w:szCs w:val="24"/>
        </w:rPr>
        <w:fldChar w:fldCharType="end"/>
      </w:r>
      <w:r w:rsidR="00680F44" w:rsidRPr="00680F44">
        <w:rPr>
          <w:rFonts w:eastAsia="Times New Roman"/>
          <w:sz w:val="24"/>
          <w:szCs w:val="24"/>
        </w:rPr>
        <w:t xml:space="preserve">. As such, </w:t>
      </w:r>
      <w:del w:id="9" w:author="Joe Bennett" w:date="2021-05-28T13:04:00Z">
        <w:r w:rsidR="00680F44" w:rsidRPr="00680F44" w:rsidDel="006B4A23">
          <w:rPr>
            <w:rFonts w:eastAsia="Times New Roman"/>
            <w:sz w:val="24"/>
            <w:szCs w:val="24"/>
          </w:rPr>
          <w:delText>the cornerstone of the new global framework for biodiversity conservation is to protect at least</w:delText>
        </w:r>
      </w:del>
      <w:ins w:id="10" w:author="Joe Bennett" w:date="2021-06-03T12:31:00Z">
        <w:r w:rsidR="00335EC4">
          <w:rPr>
            <w:rFonts w:eastAsia="Times New Roman"/>
            <w:sz w:val="24"/>
            <w:szCs w:val="24"/>
          </w:rPr>
          <w:t xml:space="preserve">international </w:t>
        </w:r>
      </w:ins>
      <w:ins w:id="11" w:author="Joe Bennett" w:date="2021-05-28T13:04:00Z">
        <w:r w:rsidR="006B4A23">
          <w:rPr>
            <w:rFonts w:eastAsia="Times New Roman"/>
            <w:sz w:val="24"/>
            <w:szCs w:val="24"/>
          </w:rPr>
          <w:t>agreements to protect increasing amounts of land area have become cornerstones of efforts to protect</w:t>
        </w:r>
      </w:ins>
      <w:ins w:id="12" w:author="Joe Bennett" w:date="2021-05-28T13:05:00Z">
        <w:r w:rsidR="006B4A23">
          <w:rPr>
            <w:rFonts w:eastAsia="Times New Roman"/>
            <w:sz w:val="24"/>
            <w:szCs w:val="24"/>
          </w:rPr>
          <w:t xml:space="preserve"> biodiversity</w:t>
        </w:r>
      </w:ins>
      <w:del w:id="13" w:author="Joe Bennett" w:date="2021-05-28T13:05:00Z">
        <w:r w:rsidR="00680F44" w:rsidRPr="00680F44" w:rsidDel="006B4A23">
          <w:rPr>
            <w:rFonts w:eastAsia="Times New Roman"/>
            <w:sz w:val="24"/>
            <w:szCs w:val="24"/>
          </w:rPr>
          <w:delText xml:space="preserve"> 30% of terrestrial land area by 2030</w:delText>
        </w:r>
      </w:del>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{"citationID":"hBnJe0D4","properties":{"formattedCitation":"\\super 4\\nosupersub{}","plainCitation":"4","noteIndex":0},"citationItems":[{"id":840,"uris":["http://zotero.org/users/878981/items/SFEVMJYB"],"uri":["http://zotero.org/users/878981/items/SFEVMJYB"],"itemData":{"id":840,"type":"webpage","title":"Zero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4</w:t>
      </w:r>
      <w:r w:rsidR="00680F44" w:rsidRPr="00680F44">
        <w:rPr>
          <w:rFonts w:eastAsia="Times New Roman"/>
          <w:sz w:val="24"/>
          <w:szCs w:val="24"/>
        </w:rPr>
        <w:fldChar w:fldCharType="end"/>
      </w:r>
      <w:r w:rsidR="00680F44" w:rsidRPr="00680F44">
        <w:rPr>
          <w:rFonts w:eastAsia="Times New Roman"/>
          <w:sz w:val="24"/>
          <w:szCs w:val="24"/>
        </w:rPr>
        <w:t>.  Most current approaches for identifying important areas to protect rely upon estimations of the conservation value of the land for biodiversity and the threats it faces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{"citationID":"RS22Wpfl","properties":{"formattedCitation":"\\super 4,6,7\\nosupersub{}","plainCitation":"4,6,7","noteIndex":0},"citationItems":[{"id":840,"uris":["http://zotero.org/users/878981/items/SFEVMJYB"],"uri":["http://zotero.org/users/878981/items/SFEVMJYB"],"itemData":{"id":840,"type":"webpage","title":"Zero draft of the post-2020 global biodiversity framework","URL":"https://www.cbd.int/doc/c/efb0/1f84/a892b98d2982a829962b6371/wg2020-02-03-en.pdf","author":[{"family":"CBD (Convention on Biological Diversity)","given":""}],"issued":{"date-parts":[["2020"]]}}},{"id":841,"uris":["http://zotero.org/users/878981/items/X76NAH4G"],"uri":["http://zotero.org/users/878981/items/X76NAH4G"],"itemData":{"id":841,"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SL"}],"issued":{"date-parts":[["2006"]]}}},{"id":987,"uris":["http://zotero.org/users/878981/items/3BJFD82E"],"uri":["http://zotero.org/users/878981/items/3BJFD82E"],"itemData":{"id":987,"type":"article-journal","abstract":"Meeting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4,6,7</w:t>
      </w:r>
      <w:r w:rsidR="00680F44" w:rsidRPr="00680F44">
        <w:rPr>
          <w:rFonts w:eastAsia="Times New Roman"/>
          <w:sz w:val="24"/>
          <w:szCs w:val="24"/>
        </w:rPr>
        <w:fldChar w:fldCharType="end"/>
      </w:r>
      <w:r w:rsidR="00680F44" w:rsidRPr="00680F44">
        <w:rPr>
          <w:rFonts w:eastAsia="Times New Roman"/>
          <w:sz w:val="24"/>
          <w:szCs w:val="24"/>
        </w:rPr>
        <w:t xml:space="preserve">. Seldom articulated in such plans is the tacit assumption that protection </w:t>
      </w:r>
      <w:ins w:id="14" w:author="Joe Bennett" w:date="2021-06-03T12:31:00Z">
        <w:r w:rsidR="00335EC4">
          <w:rPr>
            <w:rFonts w:eastAsia="Times New Roman"/>
            <w:sz w:val="24"/>
            <w:szCs w:val="24"/>
          </w:rPr>
          <w:t>will be</w:t>
        </w:r>
      </w:ins>
      <w:del w:id="15" w:author="Joe Bennett" w:date="2021-06-03T12:31:00Z">
        <w:r w:rsidR="00680F44" w:rsidRPr="00680F44" w:rsidDel="00335EC4">
          <w:rPr>
            <w:rFonts w:eastAsia="Times New Roman"/>
            <w:sz w:val="24"/>
            <w:szCs w:val="24"/>
          </w:rPr>
          <w:delText>is</w:delText>
        </w:r>
      </w:del>
      <w:r w:rsidR="00680F44" w:rsidRPr="00680F44">
        <w:rPr>
          <w:rFonts w:eastAsia="Times New Roman"/>
          <w:sz w:val="24"/>
          <w:szCs w:val="24"/>
        </w:rPr>
        <w:t xml:space="preserve"> enforced, effective, and permanent, yet it is well known many protected areas are subject to risks from weak governance, </w:t>
      </w:r>
      <w:r w:rsidR="00680F44" w:rsidRPr="00680F44">
        <w:rPr>
          <w:rFonts w:eastAsia="Times New Roman"/>
          <w:color w:val="000000"/>
          <w:sz w:val="24"/>
          <w:szCs w:val="24"/>
        </w:rPr>
        <w:t xml:space="preserve">land use intensification, and </w:t>
      </w:r>
      <w:r w:rsidR="00680F44" w:rsidRPr="00680F44">
        <w:rPr>
          <w:rFonts w:eastAsia="Times New Roman"/>
          <w:sz w:val="24"/>
          <w:szCs w:val="24"/>
        </w:rPr>
        <w:t>c</w:t>
      </w:r>
      <w:r w:rsidR="00680F44" w:rsidRPr="00680F44">
        <w:rPr>
          <w:rFonts w:eastAsia="Times New Roman"/>
          <w:color w:val="000000"/>
          <w:sz w:val="24"/>
          <w:szCs w:val="24"/>
        </w:rPr>
        <w:t xml:space="preserve">limate change. For example: the quality of governance </w:t>
      </w:r>
      <w:r w:rsidR="00680F44" w:rsidRPr="00680F44">
        <w:rPr>
          <w:rFonts w:eastAsia="Times New Roman"/>
          <w:sz w:val="24"/>
          <w:szCs w:val="24"/>
        </w:rPr>
        <w:t>relates to</w:t>
      </w:r>
      <w:r w:rsidR="00680F44" w:rsidRPr="00680F44">
        <w:rPr>
          <w:rFonts w:eastAsia="Times New Roman"/>
          <w:color w:val="000000"/>
          <w:sz w:val="24"/>
          <w:szCs w:val="24"/>
        </w:rPr>
        <w:t xml:space="preserve"> investment in conservation</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{"citationID":"vWA9fRsf","properties":{"formattedCitation":"\\super 8,9\\nosupersub{}","plainCitation":"8,9","noteIndex":0},"citationItems":[{"id":837,"uris":["http://zotero.org/users/878981/items/PI9T6SWC"],"uri":["http://zotero.org/users/878981/items/PI9T6SWC"],"itemData":{"id":837,"type":"article-journal","container-title":"Environmental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F."}],"issued":{"date-parts":[["2018"]]}}},{"id":836,"uris":["http://zotero.org/users/878981/items/8RUH7MFK"],"uri":["http://zotero.org/users/878981/items/8RUH7MFK"],"itemData":{"id":836,"type":"article-journal","container-title":"Conservation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8,9</w:t>
      </w:r>
      <w:r w:rsidR="00680F44" w:rsidRPr="00680F44">
        <w:rPr>
          <w:rFonts w:eastAsia="Times New Roman"/>
          <w:color w:val="000000"/>
          <w:sz w:val="24"/>
          <w:szCs w:val="24"/>
        </w:rPr>
        <w:fldChar w:fldCharType="end"/>
      </w:r>
      <w:r w:rsidR="00680F44" w:rsidRPr="00680F44">
        <w:rPr>
          <w:rFonts w:eastAsia="Times New Roman"/>
          <w:color w:val="000000"/>
          <w:sz w:val="24"/>
          <w:szCs w:val="24"/>
        </w:rPr>
        <w:t>; political instability and corruption can reduce protected area effectiveness</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{"citationID":"9WJdH9EK","properties":{"formattedCitation":"\\super 10,11\\nosupersub{}","plainCitation":"10,11","noteIndex":0},"citationItems":[{"id":835,"uris":["http://zotero.org/users/878981/items/SNVLICL8"],"uri":["http://zotero.org/users/878981/items/SNVLICL8"],"itemData":{"id":835,"type":"article-journal","container-title":"Conservation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D."}],"issued":{"date-parts":[["2018"]]}}},{"id":2867,"uris":["http://zotero.org/users/878981/items/QVRFZIGM"],"uri":["http://zotero.org/users/878981/items/QVRFZIGM"],"itemData":{"id":2867,"type":"article-journal","abstract":"The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10,11</w:t>
      </w:r>
      <w:r w:rsidR="00680F44" w:rsidRPr="00680F44">
        <w:rPr>
          <w:rFonts w:eastAsia="Times New Roman"/>
          <w:color w:val="000000"/>
          <w:sz w:val="24"/>
          <w:szCs w:val="24"/>
        </w:rPr>
        <w:fldChar w:fldCharType="end"/>
      </w:r>
      <w:r w:rsidR="00680F44" w:rsidRPr="00680F44">
        <w:rPr>
          <w:rFonts w:eastAsia="Times New Roman"/>
          <w:color w:val="000000"/>
          <w:sz w:val="24"/>
          <w:szCs w:val="24"/>
        </w:rPr>
        <w:t xml:space="preserve">; protected areas with </w:t>
      </w:r>
      <w:r w:rsidR="00680F44" w:rsidRPr="00680F44">
        <w:rPr>
          <w:rFonts w:eastAsia="Times New Roman"/>
          <w:sz w:val="24"/>
          <w:szCs w:val="24"/>
        </w:rPr>
        <w:t>high</w:t>
      </w:r>
      <w:r w:rsidR="00680F44" w:rsidRPr="00680F44">
        <w:rPr>
          <w:rFonts w:eastAsia="Times New Roman"/>
          <w:color w:val="000000"/>
          <w:sz w:val="24"/>
          <w:szCs w:val="24"/>
        </w:rPr>
        <w:t xml:space="preserve"> deforestation rates are at </w:t>
      </w:r>
      <w:r w:rsidR="00680F44" w:rsidRPr="00680F44">
        <w:rPr>
          <w:rFonts w:eastAsia="Times New Roman"/>
          <w:sz w:val="24"/>
          <w:szCs w:val="24"/>
        </w:rPr>
        <w:t>greater</w:t>
      </w:r>
      <w:r w:rsidR="00680F44" w:rsidRPr="00680F44">
        <w:rPr>
          <w:rFonts w:eastAsia="Times New Roman"/>
          <w:color w:val="000000"/>
          <w:sz w:val="24"/>
          <w:szCs w:val="24"/>
        </w:rPr>
        <w:t xml:space="preserve"> risk of </w:t>
      </w:r>
      <w:r w:rsidR="00680F44" w:rsidRPr="00680F44">
        <w:rPr>
          <w:rFonts w:eastAsia="Times New Roman"/>
          <w:sz w:val="24"/>
          <w:szCs w:val="24"/>
        </w:rPr>
        <w:t>degazettement</w:t>
      </w:r>
      <w:r w:rsidR="00680F44" w:rsidRPr="00680F44">
        <w:rPr>
          <w:rFonts w:eastAsia="Times New Roman"/>
          <w:color w:val="000000"/>
          <w:sz w:val="24"/>
          <w:szCs w:val="24"/>
        </w:rPr>
        <w:t xml:space="preserve"> and fail</w:t>
      </w:r>
      <w:r w:rsidR="00680F44" w:rsidRPr="00680F44">
        <w:rPr>
          <w:rFonts w:eastAsia="Times New Roman"/>
          <w:sz w:val="24"/>
          <w:szCs w:val="24"/>
        </w:rPr>
        <w:t>ure to meet protection goals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{"citationID":"qA7irp79","properties":{"formattedCitation":"\\super 12\\nosupersub{}","plainCitation":"12","noteIndex":0},"citationItems":[{"id":839,"uris":["http://zotero.org/users/878981/items/TLMCALYG"],"uri":["http://zotero.org/users/878981/items/TLMCALYG"],"itemData":{"id":839,"type":"article-journal","container-title":"Proceedings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12</w:t>
      </w:r>
      <w:r w:rsidR="00680F44" w:rsidRPr="00680F44">
        <w:rPr>
          <w:rFonts w:eastAsia="Times New Roman"/>
          <w:sz w:val="24"/>
          <w:szCs w:val="24"/>
        </w:rPr>
        <w:fldChar w:fldCharType="end"/>
      </w:r>
      <w:r w:rsidR="00680F44" w:rsidRPr="00680F44">
        <w:rPr>
          <w:rFonts w:eastAsia="Times New Roman"/>
          <w:color w:val="000000"/>
          <w:sz w:val="24"/>
          <w:szCs w:val="24"/>
        </w:rPr>
        <w:t xml:space="preserve">; and </w:t>
      </w:r>
      <w:commentRangeStart w:id="16"/>
      <w:ins w:id="17" w:author="Joe Bennett" w:date="2021-06-01T09:51:00Z">
        <w:r w:rsidR="00367AA4">
          <w:rPr>
            <w:rFonts w:eastAsia="Times New Roman"/>
            <w:color w:val="000000"/>
            <w:sz w:val="24"/>
            <w:szCs w:val="24"/>
          </w:rPr>
          <w:t xml:space="preserve">shifting temperature regimes and </w:t>
        </w:r>
      </w:ins>
      <w:commentRangeEnd w:id="16"/>
      <w:ins w:id="18" w:author="Joe Bennett" w:date="2021-06-01T09:52:00Z">
        <w:r w:rsidR="00367AA4">
          <w:rPr>
            <w:rStyle w:val="CommentReference"/>
            <w:rFonts w:eastAsia="Times New Roman"/>
          </w:rPr>
          <w:commentReference w:id="16"/>
        </w:r>
      </w:ins>
      <w:r w:rsidR="00680F44" w:rsidRPr="00680F44">
        <w:rPr>
          <w:rFonts w:eastAsia="Times New Roman"/>
          <w:color w:val="000000"/>
          <w:sz w:val="24"/>
          <w:szCs w:val="24"/>
        </w:rPr>
        <w:t xml:space="preserve">increased extreme weather events cause declines and extirpations in native </w:t>
      </w:r>
      <w:r w:rsidR="00680F44" w:rsidRPr="00680F44">
        <w:rPr>
          <w:rFonts w:eastAsia="Times New Roman"/>
          <w:sz w:val="24"/>
          <w:szCs w:val="24"/>
        </w:rPr>
        <w:t>populations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{"citationID":"1wbiBISo","properties":{"formattedCitation":"\\super 13\\nosupersub{}","plainCitation":"13","noteIndex":0},"citationItems":[{"id":838,"uris":["http://zotero.org/users/878981/items/IYYXVTVI"],"uri":["http://zotero.org/users/878981/items/IYYXVTVI"],"itemData":{"id":838,"type":"article-journal","container-title":"Diversity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13</w:t>
      </w:r>
      <w:r w:rsidR="00680F44" w:rsidRPr="00680F44">
        <w:rPr>
          <w:rFonts w:eastAsia="Times New Roman"/>
          <w:sz w:val="24"/>
          <w:szCs w:val="24"/>
        </w:rPr>
        <w:fldChar w:fldCharType="end"/>
      </w:r>
      <w:r w:rsidR="00680F44" w:rsidRPr="00680F44">
        <w:rPr>
          <w:rFonts w:eastAsia="Times New Roman"/>
          <w:color w:val="000000"/>
          <w:sz w:val="24"/>
          <w:szCs w:val="24"/>
        </w:rPr>
        <w:t>. Thus, to make effective use of limited conservation resources, planning for investment in protected areas must account for these risks</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{"citationID":"PrZtUxhJ","properties":{"formattedCitation":"\\super 14,15\\nosupersub{}","plainCitation":"14,15","noteIndex":0},"citationItems":[{"id":1110,"uris":["http://zotero.org/users/878981/items/LM9WKTT8"],"uri":["http://zotero.org/users/878981/items/LM9WKTT8"],"itemData":{"id":1110,"type":"article-journal","container-title":"Conservation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P"}],"issued":{"date-parts":[["2007"]]}}},{"id":808,"uris":["http://zotero.org/users/878981/items/MRLAXNU6"],"uri":["http://zotero.org/users/878981/items/MRLAXNU6"],"itemData":{"id":808,"type":"article-journal","container-title":"Journal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14,15</w:t>
      </w:r>
      <w:r w:rsidR="00680F44" w:rsidRPr="00680F44">
        <w:rPr>
          <w:rFonts w:eastAsia="Times New Roman"/>
          <w:color w:val="000000"/>
          <w:sz w:val="24"/>
          <w:szCs w:val="24"/>
        </w:rPr>
        <w:fldChar w:fldCharType="end"/>
      </w:r>
      <w:r w:rsidR="00680F44" w:rsidRPr="00680F44">
        <w:rPr>
          <w:rFonts w:eastAsia="Times New Roman"/>
          <w:color w:val="000000"/>
          <w:sz w:val="24"/>
          <w:szCs w:val="24"/>
        </w:rPr>
        <w:t xml:space="preserve">. </w:t>
      </w:r>
      <w:r w:rsidR="00680F44" w:rsidRPr="00680F44">
        <w:rPr>
          <w:rFonts w:eastAsia="Times New Roman"/>
          <w:sz w:val="24"/>
          <w:szCs w:val="24"/>
        </w:rPr>
        <w:t>Here we</w:t>
      </w:r>
      <w:r w:rsidR="00680F44" w:rsidRPr="00680F44">
        <w:rPr>
          <w:rFonts w:eastAsia="Times New Roman"/>
          <w:color w:val="000000"/>
          <w:sz w:val="24"/>
          <w:szCs w:val="24"/>
        </w:rPr>
        <w:t xml:space="preserve"> </w:t>
      </w:r>
      <w:r w:rsidR="00680F44" w:rsidRPr="00680F44">
        <w:rPr>
          <w:rFonts w:eastAsia="Times New Roman"/>
          <w:sz w:val="24"/>
          <w:szCs w:val="24"/>
        </w:rPr>
        <w:t xml:space="preserve">demonstrate </w:t>
      </w:r>
      <w:r w:rsidR="00680F44" w:rsidRPr="00680F44">
        <w:rPr>
          <w:rFonts w:eastAsia="Times New Roman"/>
          <w:color w:val="000000"/>
          <w:sz w:val="24"/>
          <w:szCs w:val="24"/>
        </w:rPr>
        <w:t>how accounting for governance, land-use, and climate risks can influence decisions for establishing protected areas at a global scale</w:t>
      </w:r>
      <w:r w:rsidR="00680F44" w:rsidRPr="00680F44">
        <w:rPr>
          <w:rFonts w:eastAsia="Times New Roman"/>
          <w:sz w:val="24"/>
          <w:szCs w:val="24"/>
        </w:rPr>
        <w:t xml:space="preserve"> and may ultimately improve the resilience of protected areas and the species they support. The risks we consider here represent unstoppable risks that are best avoided, which stand in contrast to stoppable risks that can be abated through effective protected areas management alone</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{"citationID":"GfdYbbMA","properties":{"formattedCitation":"\\super 16,17\\nosupersub{}","plainCitation":"16,17","noteIndex":0},"citationItems":[{"id":2870,"uris":["http://zotero.org/users/878981/items/NIPV4AA3"],"uri":["http://zotero.org/users/878981/items/NIPV4AA3"],"itemData":{"id":2870,"type":"article-journal","abstract":"Incentivized debt conversion is a financing mechanism that can assist countries with a heavy debt burden to bolster their long-term domestic investment in nature conservation. The Nature Conservancy, an international conservation-based nongovernmental organization, is adapting debt conversions to support marine conservation efforts by small island developing states and coastal countries. Prioritizing debt conversion opportunities according to their potential return on investment can increase the impact and effectiveness of this finance mechanism. We developed guidance on how to do so with a decision-support approach that relies on a novel threat-based adaptation of cost-effectiveness analysis. We constructed scenarios by varying parameters of the approach, including enabling conditions, expected benefits, and threat classifications. Incorporating both abatable and unabatable threats affected priorities across planning scenarios. Similarly, differences in scenario construction resulted in unique solution sets for top priorities. We show how environmental organizations, private entities, and investment banks can adopt structured prioritization frameworks for making decisions about conservation finance investments, such as debt conversions. Our guidance can accommodate a suite of social, ecological, and economic considerations, making the approach broadly applicable to other conservation finance mechanisms or investment strategies that seek to establish a transparent process for return-on-investment decision-making.","container-title":"Conservation Biology","DOI":"https://doi.org/10.1111/cobi.13540","ISSN":"1523-1739","issue":"5","language":"en","note":"_eprint: https://conbio.onlinelibrary.wiley.com/doi/pdf/10.1111/cobi.13540","page":"1065-1075","source":"Wiley Online Library","title":"Prioritizing debt conversion opportunities for marine conservation","volume":"34","author":[{"family":"McGowan","given":"Jennifer"},{"family":"Weary","given":"Rob"},{"family":"Carriere","given":"Leah"},{"family":"Game","given":"Edward T."},{"family":"Smith","given":"Joanna L."},{"family":"Garvey","given":"Melissa"},{"family":"Possingham","given":"Hugh P."}],"issued":{"date-parts":[["2020"]]}}},{"id":2873,"uris":["http://zotero.org/users/878981/items/5XEJEFE4"],"uri":["http://zotero.org/users/878981/items/5XEJEFE4"],"itemData":{"id":2873,"type":"article-journal","abstract":"Marine protected areas (MPAs) are a critical defense against biodiversity loss in the world's oceans, but to realize near-term conservation benefits, they must be established where major threats to biodiversity occur and can be mitigated. We quantified the degree to which MPA establishment has targeted stoppable threats (i.e., threats that can be abated through effectively managed MPAs alone) by combining spatially explicit marine biodiversity threat data in 2008 and 2013 and information on the location and potential of MPAs to halt threats. We calculated an impact metric to determine whether countries are protecting proportionally more high- or low-threat ecoregions and compared observed values with random protected-area allocation. We found that protection covered &lt;2% of ecoregions in national waters with high levels of abatable threat in 2013, which is </w:instrText>
      </w:r>
      <w:r w:rsidR="00680F44" w:rsidRPr="00680F44">
        <w:rPr>
          <w:rFonts w:ascii="Cambria Math" w:eastAsia="Times New Roman" w:hAnsi="Cambria Math" w:cs="Cambria Math"/>
          <w:sz w:val="24"/>
          <w:szCs w:val="24"/>
        </w:rPr>
        <w:instrText>∼</w:instrText>
      </w:r>
      <w:r w:rsidR="00680F44" w:rsidRPr="00680F44">
        <w:rPr>
          <w:rFonts w:eastAsia="Times New Roman"/>
          <w:sz w:val="24"/>
          <w:szCs w:val="24"/>
        </w:rPr>
        <w:instrText xml:space="preserve">59% less protection in high-threat areas than if MPAs had been placed randomly. Relatively low-threat ecoregions had 6.3 times more strict protection (International Union for Conservation of Nature categories I–II) than high-threat ecoregions. Thirty-one ecoregions had high levels of stoppable threat but very low protection, which presents opportunities for MPAs to yield more significant near-term conservation benefits. The extent of the global MPA estate has increased, but the establishment of MPAs where they can reduce threats that are driving biodiversity loss is now urgently needed.","container-title":"Conservation Biology","DOI":"https://doi.org/10.1111/cobi.13340","ISSN":"1523-1739","issue":"6","language":"en","note":"_eprint: https://conbio.onlinelibrary.wiley.com/doi/pdf/10.1111/cobi.13340","page":"1350-1359","source":"Wiley Online Library","title":"Quantifying biases in marine-protected-area placement relative to abatable threats","volume":"33","author":[{"family":"Kuempel","given":"Caitlin D."},{"family":"Jones","given":"Kendall R."},{"family":"Watson","given":"James E. M."},{"family":"Possingham","given":"Hugh P."}],"issued":{"date-parts":[["2019"]]}}}],"schema":"https://github.com/citation-style-language/schema/raw/master/csl-citation.json"}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16,17</w:t>
      </w:r>
      <w:r w:rsidR="00680F44" w:rsidRPr="00680F44">
        <w:rPr>
          <w:rFonts w:eastAsia="Times New Roman"/>
          <w:sz w:val="24"/>
          <w:szCs w:val="24"/>
        </w:rPr>
        <w:fldChar w:fldCharType="end"/>
      </w:r>
      <w:r w:rsidR="00680F44" w:rsidRPr="00680F44">
        <w:rPr>
          <w:rFonts w:eastAsia="Times New Roman"/>
          <w:sz w:val="24"/>
          <w:szCs w:val="24"/>
        </w:rPr>
        <w:t>.</w:t>
      </w:r>
    </w:p>
    <w:p w14:paraId="51E61B9F" w14:textId="77777777" w:rsidR="00680F44" w:rsidRPr="00680F44" w:rsidRDefault="00680F44" w:rsidP="00680F44">
      <w:pPr>
        <w:rPr>
          <w:rFonts w:eastAsia="Times New Roman"/>
          <w:sz w:val="24"/>
          <w:szCs w:val="24"/>
        </w:rPr>
      </w:pPr>
    </w:p>
    <w:p w14:paraId="03BE7304" w14:textId="3C3D6D0D" w:rsidR="00680F44" w:rsidRPr="00680F44" w:rsidRDefault="00680F44" w:rsidP="00680F44">
      <w:pPr>
        <w:rPr>
          <w:rFonts w:eastAsia="Times New Roman"/>
          <w:sz w:val="24"/>
          <w:szCs w:val="24"/>
        </w:rPr>
      </w:pPr>
      <w:r w:rsidRPr="00680F44">
        <w:rPr>
          <w:rFonts w:eastAsia="Times New Roman"/>
          <w:sz w:val="24"/>
          <w:szCs w:val="24"/>
        </w:rPr>
        <w:tab/>
        <w:t>We defined the following three broad categories of risk, which we considered to be factors likely to diminish the long-term effectiveness of protected areas: (i) governance, (ii) land-use, and (iii) climate. For governance risk, we used a national-scale metric that combines six governance indicators from the World Bank</w:t>
      </w:r>
      <w:r w:rsidRPr="00680F44">
        <w:rPr>
          <w:rFonts w:eastAsia="Times New Roman"/>
          <w:sz w:val="24"/>
          <w:szCs w:val="24"/>
        </w:rPr>
        <w:fldChar w:fldCharType="begin"/>
      </w:r>
      <w:r w:rsidRPr="00680F44">
        <w:rPr>
          <w:rFonts w:eastAsia="Times New Roman"/>
          <w:sz w:val="24"/>
          <w:szCs w:val="24"/>
        </w:rPr>
        <w:instrText xml:space="preserve"> ADDIN ZOTERO_ITEM CSL_CITATION {"citationID":"0mrBw7BK","properties":{"formattedCitation":"\\super 18\\nosupersub{}","plainCitation":"18","noteIndex":0},"citationItems":[{"id":847,"uris":["http://zotero.org/users/878981/items/GVAE9FL5"],"uri":["http://zotero.org/users/878981/items/GVAE9FL5"],"itemData":{"id":847,"type":"article-journal","abstract":"This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18</w:t>
      </w:r>
      <w:r w:rsidRPr="00680F44">
        <w:rPr>
          <w:rFonts w:eastAsia="Times New Roman"/>
          <w:sz w:val="24"/>
          <w:szCs w:val="24"/>
        </w:rPr>
        <w:fldChar w:fldCharType="end"/>
      </w:r>
      <w:r w:rsidRPr="00680F44">
        <w:rPr>
          <w:rFonts w:eastAsia="Times New Roman"/>
          <w:sz w:val="24"/>
          <w:szCs w:val="24"/>
        </w:rPr>
        <w:t>: accountability, political stability, government effectiveness, regulatory quality, rule of law, and control of corruption (Figure S1). For land-use risk, we estimated the average change in biodiversity per land-use category using methods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{"citationID":"ozug8wSC","properties":{"formattedCitation":"\\super 19\\nosupersub{}","plainCitation":"19","noteIndex":0},"citationItems":[{"id":865,"uris":["http://zotero.org/users/878981/items/FH46N624"],"uri":["http://zotero.org/users/878981/items/FH46N624"],"itemData":{"id":865,"type":"article-journal","abstract":"The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19</w:t>
      </w:r>
      <w:r w:rsidRPr="00680F44">
        <w:rPr>
          <w:rFonts w:eastAsia="Times New Roman"/>
          <w:sz w:val="24"/>
          <w:szCs w:val="24"/>
        </w:rPr>
        <w:fldChar w:fldCharType="end"/>
      </w:r>
      <w:r w:rsidRPr="00680F44">
        <w:rPr>
          <w:rFonts w:eastAsia="Times New Roman"/>
          <w:sz w:val="24"/>
          <w:szCs w:val="24"/>
        </w:rPr>
        <w:t xml:space="preserve"> that model the risk of biodiversity loss for land systems due to agricultural expansion and intensification (Figure S2). For climate risk, we used</w:t>
      </w:r>
      <w:ins w:id="19" w:author="Joe Bennett" w:date="2021-05-31T14:50:00Z">
        <w:r w:rsidR="00B26CCF">
          <w:rPr>
            <w:rFonts w:eastAsia="Times New Roman"/>
            <w:sz w:val="24"/>
            <w:szCs w:val="24"/>
          </w:rPr>
          <w:t xml:space="preserve"> </w:t>
        </w:r>
      </w:ins>
      <w:ins w:id="20" w:author="Joe Bennett" w:date="2021-06-03T12:34:00Z">
        <w:r w:rsidR="00335EC4">
          <w:rPr>
            <w:rFonts w:eastAsia="Times New Roman"/>
            <w:sz w:val="24"/>
            <w:szCs w:val="24"/>
          </w:rPr>
          <w:t>predicted</w:t>
        </w:r>
      </w:ins>
      <w:ins w:id="21" w:author="Joe Bennett" w:date="2021-06-01T09:54:00Z">
        <w:r w:rsidR="00367AA4">
          <w:rPr>
            <w:rFonts w:eastAsia="Times New Roman"/>
            <w:sz w:val="24"/>
            <w:szCs w:val="24"/>
          </w:rPr>
          <w:t xml:space="preserve"> </w:t>
        </w:r>
      </w:ins>
      <w:ins w:id="22" w:author="Joe Bennett" w:date="2021-06-01T09:53:00Z">
        <w:r w:rsidR="00367AA4">
          <w:rPr>
            <w:rFonts w:eastAsia="Times New Roman"/>
            <w:sz w:val="24"/>
            <w:szCs w:val="24"/>
          </w:rPr>
          <w:t xml:space="preserve">climate velocity, which is the </w:t>
        </w:r>
      </w:ins>
      <w:ins w:id="23" w:author="Joe Bennett" w:date="2021-06-01T09:55:00Z">
        <w:r w:rsidR="00367AA4">
          <w:rPr>
            <w:rFonts w:eastAsia="Times New Roman"/>
            <w:sz w:val="24"/>
            <w:szCs w:val="24"/>
          </w:rPr>
          <w:t xml:space="preserve">horizontal </w:t>
        </w:r>
      </w:ins>
      <w:ins w:id="24" w:author="Joe Bennett" w:date="2021-06-01T09:54:00Z">
        <w:r w:rsidR="00367AA4">
          <w:rPr>
            <w:rFonts w:eastAsia="Times New Roman"/>
            <w:sz w:val="24"/>
            <w:szCs w:val="24"/>
          </w:rPr>
          <w:t xml:space="preserve">velocity along the Earth’s surface needed to maintain a constant </w:t>
        </w:r>
        <w:commentRangeStart w:id="25"/>
        <w:r w:rsidR="00367AA4">
          <w:rPr>
            <w:rFonts w:eastAsia="Times New Roman"/>
            <w:sz w:val="24"/>
            <w:szCs w:val="24"/>
          </w:rPr>
          <w:t>temperature</w:t>
        </w:r>
        <w:commentRangeEnd w:id="25"/>
        <w:r w:rsidR="00367AA4">
          <w:rPr>
            <w:rStyle w:val="CommentReference"/>
            <w:rFonts w:eastAsia="Times New Roman"/>
          </w:rPr>
          <w:commentReference w:id="25"/>
        </w:r>
      </w:ins>
      <w:ins w:id="26" w:author="Joe Bennett" w:date="2021-06-01T09:56:00Z">
        <w:r w:rsidR="00367AA4">
          <w:rPr>
            <w:rFonts w:eastAsia="Times New Roman"/>
            <w:sz w:val="24"/>
            <w:szCs w:val="24"/>
          </w:rPr>
          <w:t xml:space="preserve"> as </w:t>
        </w:r>
      </w:ins>
      <w:ins w:id="27" w:author="Joe Bennett" w:date="2021-06-03T12:35:00Z">
        <w:r w:rsidR="00335EC4">
          <w:rPr>
            <w:rFonts w:eastAsia="Times New Roman"/>
            <w:sz w:val="24"/>
            <w:szCs w:val="24"/>
          </w:rPr>
          <w:t>climate changes materialize</w:t>
        </w:r>
      </w:ins>
      <w:ins w:id="28" w:author="Joe Bennett" w:date="2021-05-31T08:51:00Z">
        <w:r w:rsidR="003056AB">
          <w:rPr>
            <w:rFonts w:eastAsia="Times New Roman"/>
            <w:sz w:val="24"/>
            <w:szCs w:val="24"/>
          </w:rPr>
          <w:t xml:space="preserve">. In addition, to illustrate the effect of using </w:t>
        </w:r>
      </w:ins>
      <w:ins w:id="29" w:author="Joe Bennett" w:date="2021-06-01T09:57:00Z">
        <w:r w:rsidR="00367AA4">
          <w:rPr>
            <w:rFonts w:eastAsia="Times New Roman"/>
            <w:sz w:val="24"/>
            <w:szCs w:val="24"/>
          </w:rPr>
          <w:t>alternative</w:t>
        </w:r>
      </w:ins>
      <w:ins w:id="30" w:author="Joe Bennett" w:date="2021-05-31T08:51:00Z">
        <w:r w:rsidR="003056AB">
          <w:rPr>
            <w:rFonts w:eastAsia="Times New Roman"/>
            <w:sz w:val="24"/>
            <w:szCs w:val="24"/>
          </w:rPr>
          <w:t xml:space="preserve"> </w:t>
        </w:r>
      </w:ins>
      <w:ins w:id="31" w:author="Joe Bennett" w:date="2021-06-01T09:57:00Z">
        <w:r w:rsidR="00367AA4">
          <w:rPr>
            <w:rFonts w:eastAsia="Times New Roman"/>
            <w:sz w:val="24"/>
            <w:szCs w:val="24"/>
          </w:rPr>
          <w:t>risk measures, we use</w:t>
        </w:r>
      </w:ins>
      <w:r w:rsidRPr="00680F44">
        <w:rPr>
          <w:rFonts w:eastAsia="Times New Roman"/>
          <w:sz w:val="24"/>
          <w:szCs w:val="24"/>
        </w:rPr>
        <w:t xml:space="preserve"> </w:t>
      </w:r>
      <w:commentRangeStart w:id="32"/>
      <w:r w:rsidRPr="00680F44">
        <w:rPr>
          <w:rFonts w:eastAsia="Times New Roman"/>
          <w:sz w:val="24"/>
          <w:szCs w:val="24"/>
        </w:rPr>
        <w:t>the duration of extreme heat events, calculated using a probabilistic framework that estimates the novelty of temperatures relative to historical year-to-year variation from 1979 to 2019</w:t>
      </w:r>
      <w:del w:id="33" w:author="Joe Bennett" w:date="2021-06-02T11:38:00Z">
        <w:r w:rsidRPr="00680F44" w:rsidDel="00100554">
          <w:rPr>
            <w:rFonts w:eastAsia="Times New Roman"/>
            <w:sz w:val="24"/>
            <w:szCs w:val="24"/>
          </w:rPr>
          <w:delText xml:space="preserve"> (Figure S3)</w:delText>
        </w:r>
      </w:del>
      <w:r w:rsidRPr="00680F44">
        <w:rPr>
          <w:rFonts w:eastAsia="Times New Roman"/>
          <w:sz w:val="24"/>
          <w:szCs w:val="24"/>
        </w:rPr>
        <w:t>, identifying areas where heat events are likely to have the most significant effects on biodiversity</w:t>
      </w:r>
      <w:r w:rsidRPr="00680F44">
        <w:rPr>
          <w:rFonts w:eastAsia="Times New Roman"/>
          <w:sz w:val="24"/>
          <w:szCs w:val="24"/>
        </w:rPr>
        <w:fldChar w:fldCharType="begin"/>
      </w:r>
      <w:r w:rsidRPr="00680F44">
        <w:rPr>
          <w:rFonts w:eastAsia="Times New Roman"/>
          <w:sz w:val="24"/>
          <w:szCs w:val="24"/>
        </w:rPr>
        <w:instrText xml:space="preserve"> ADDIN ZOTERO_ITEM CSL_CITATION {"citationID":"WchqmsSQ","properties":{"formattedCitation":"\\super 20\\nosupersub{}","plainCitation":"20","noteIndex":0},"citationItems":[{"id":809,"uris":["http://zotero.org/users/878981/items/XHLNS2GG"],"uri":["http://zotero.org/users/878981/items/XHLNS2GG"],"itemData":{"id":809,"type":"article-journal","abstract":"Ault, T R","container-title":"Climate Change, In review","title":"Global trends in the frequency and duration of temperature extremes","author":[{"family":"La Sorte","given":"Frank A"},{"family":"Johnston","given":"Alison"},{"family":"Ault","given":"T.R."}]}}],"schema":"https://github.com/citation-style-language/schema/raw/master/csl-citation.json"}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20</w:t>
      </w:r>
      <w:r w:rsidRPr="00680F44">
        <w:rPr>
          <w:rFonts w:eastAsia="Times New Roman"/>
          <w:sz w:val="24"/>
          <w:szCs w:val="24"/>
        </w:rPr>
        <w:fldChar w:fldCharType="end"/>
      </w:r>
      <w:commentRangeEnd w:id="32"/>
      <w:r w:rsidR="003933ED">
        <w:rPr>
          <w:rStyle w:val="CommentReference"/>
          <w:rFonts w:eastAsia="Times New Roman"/>
        </w:rPr>
        <w:commentReference w:id="32"/>
      </w:r>
      <w:ins w:id="34" w:author="Joe Bennett" w:date="2021-06-02T11:38:00Z">
        <w:r w:rsidR="00100554">
          <w:rPr>
            <w:rStyle w:val="CommentReference"/>
            <w:rFonts w:eastAsia="Times New Roman"/>
          </w:rPr>
          <w:t xml:space="preserve"> </w:t>
        </w:r>
        <w:r w:rsidR="00100554" w:rsidRPr="00680F44">
          <w:rPr>
            <w:rFonts w:eastAsia="Times New Roman"/>
            <w:sz w:val="24"/>
            <w:szCs w:val="24"/>
          </w:rPr>
          <w:t>(</w:t>
        </w:r>
      </w:ins>
      <w:commentRangeStart w:id="35"/>
      <w:ins w:id="36" w:author="Joe Bennett" w:date="2021-06-02T11:39:00Z">
        <w:r w:rsidR="00100554">
          <w:rPr>
            <w:rFonts w:eastAsia="Times New Roman"/>
            <w:sz w:val="24"/>
            <w:szCs w:val="24"/>
          </w:rPr>
          <w:t>see Supplementary Material for details</w:t>
        </w:r>
      </w:ins>
      <w:commentRangeEnd w:id="35"/>
      <w:ins w:id="37" w:author="Joe Bennett" w:date="2021-06-02T11:40:00Z">
        <w:r w:rsidR="000D23A1">
          <w:rPr>
            <w:rStyle w:val="CommentReference"/>
            <w:rFonts w:eastAsia="Times New Roman"/>
          </w:rPr>
          <w:commentReference w:id="35"/>
        </w:r>
      </w:ins>
      <w:ins w:id="38" w:author="Joe Bennett" w:date="2021-06-02T11:38:00Z">
        <w:r w:rsidR="00100554" w:rsidRPr="00680F44">
          <w:rPr>
            <w:rFonts w:eastAsia="Times New Roman"/>
            <w:sz w:val="24"/>
            <w:szCs w:val="24"/>
          </w:rPr>
          <w:t>)</w:t>
        </w:r>
      </w:ins>
      <w:r w:rsidRPr="00680F44">
        <w:rPr>
          <w:rFonts w:eastAsia="Times New Roman"/>
          <w:sz w:val="24"/>
          <w:szCs w:val="24"/>
        </w:rPr>
        <w:t xml:space="preserve">. </w:t>
      </w:r>
      <w:del w:id="39" w:author="Joe Bennett" w:date="2021-05-28T13:24:00Z">
        <w:r w:rsidRPr="00680F44" w:rsidDel="00487EF3">
          <w:rPr>
            <w:rFonts w:eastAsia="Times New Roman"/>
            <w:sz w:val="24"/>
            <w:szCs w:val="24"/>
          </w:rPr>
          <w:delText>Although w</w:delText>
        </w:r>
      </w:del>
      <w:ins w:id="40" w:author="Joe Bennett" w:date="2021-05-28T13:24:00Z">
        <w:r w:rsidR="00487EF3">
          <w:rPr>
            <w:rFonts w:eastAsia="Times New Roman"/>
            <w:sz w:val="24"/>
            <w:szCs w:val="24"/>
          </w:rPr>
          <w:t>W</w:t>
        </w:r>
      </w:ins>
      <w:r w:rsidRPr="00680F44">
        <w:rPr>
          <w:rFonts w:eastAsia="Times New Roman"/>
          <w:sz w:val="24"/>
          <w:szCs w:val="24"/>
        </w:rPr>
        <w:t>e used these three risk categories for illustrative purposes</w:t>
      </w:r>
      <w:ins w:id="41" w:author="Joe Bennett" w:date="2021-05-28T13:24:00Z">
        <w:r w:rsidR="0036227D">
          <w:rPr>
            <w:rFonts w:eastAsia="Times New Roman"/>
            <w:sz w:val="24"/>
            <w:szCs w:val="24"/>
          </w:rPr>
          <w:t>;</w:t>
        </w:r>
      </w:ins>
      <w:del w:id="42" w:author="Joe Bennett" w:date="2021-05-28T13:24:00Z">
        <w:r w:rsidRPr="00680F44" w:rsidDel="00487EF3">
          <w:rPr>
            <w:rFonts w:eastAsia="Times New Roman"/>
            <w:sz w:val="24"/>
            <w:szCs w:val="24"/>
          </w:rPr>
          <w:delText>,</w:delText>
        </w:r>
      </w:del>
      <w:r w:rsidRPr="00680F44">
        <w:rPr>
          <w:rFonts w:eastAsia="Times New Roman"/>
          <w:sz w:val="24"/>
          <w:szCs w:val="24"/>
        </w:rPr>
        <w:t xml:space="preserve"> the approach we propose is flexible and can easily incorporate </w:t>
      </w:r>
      <w:del w:id="43" w:author="Joe Bennett" w:date="2021-06-01T09:59:00Z">
        <w:r w:rsidRPr="00680F44" w:rsidDel="003933ED">
          <w:rPr>
            <w:rFonts w:eastAsia="Times New Roman"/>
            <w:sz w:val="24"/>
            <w:szCs w:val="24"/>
          </w:rPr>
          <w:delText xml:space="preserve">other </w:delText>
        </w:r>
      </w:del>
      <w:ins w:id="44" w:author="Joe Bennett" w:date="2021-06-01T09:59:00Z">
        <w:r w:rsidR="003933ED">
          <w:rPr>
            <w:rFonts w:eastAsia="Times New Roman"/>
            <w:sz w:val="24"/>
            <w:szCs w:val="24"/>
          </w:rPr>
          <w:t>additional</w:t>
        </w:r>
        <w:r w:rsidR="003933ED" w:rsidRPr="00680F44">
          <w:rPr>
            <w:rFonts w:eastAsia="Times New Roman"/>
            <w:sz w:val="24"/>
            <w:szCs w:val="24"/>
          </w:rPr>
          <w:t xml:space="preserve"> </w:t>
        </w:r>
      </w:ins>
      <w:r w:rsidRPr="00680F44">
        <w:rPr>
          <w:rFonts w:eastAsia="Times New Roman"/>
          <w:sz w:val="24"/>
          <w:szCs w:val="24"/>
        </w:rPr>
        <w:t>risk metrics</w:t>
      </w:r>
      <w:del w:id="45" w:author="Joe Bennett" w:date="2021-05-28T13:24:00Z">
        <w:r w:rsidRPr="00680F44" w:rsidDel="0036227D">
          <w:rPr>
            <w:rFonts w:eastAsia="Times New Roman"/>
            <w:sz w:val="24"/>
            <w:szCs w:val="24"/>
          </w:rPr>
          <w:delText xml:space="preserve"> too</w:delText>
        </w:r>
      </w:del>
      <w:r w:rsidRPr="00680F44">
        <w:rPr>
          <w:rFonts w:eastAsia="Times New Roman"/>
          <w:sz w:val="24"/>
          <w:szCs w:val="24"/>
        </w:rPr>
        <w:fldChar w:fldCharType="begin"/>
      </w:r>
      <w:r w:rsidRPr="00680F44">
        <w:rPr>
          <w:rFonts w:eastAsia="Times New Roman"/>
          <w:sz w:val="24"/>
          <w:szCs w:val="24"/>
        </w:rPr>
        <w:instrText xml:space="preserve"> ADDIN ZOTERO_ITEM CSL_CITATION {"citationID":"EzKnnsN5","properties":{"formattedCitation":"\\super 21\\nosupersub{}","plainCitation":"21","noteIndex":0},"citationItems":[{"id":877,"uris":["http://zotero.org/users/878981/items/AMMZNZ6E"],"uri":["http://zotero.org/users/878981/items/AMMZNZ6E"],"itemData":{"id":877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21</w:t>
      </w:r>
      <w:r w:rsidRPr="00680F44">
        <w:rPr>
          <w:rFonts w:eastAsia="Times New Roman"/>
          <w:sz w:val="24"/>
          <w:szCs w:val="24"/>
        </w:rPr>
        <w:fldChar w:fldCharType="end"/>
      </w:r>
      <w:r w:rsidRPr="00680F44">
        <w:rPr>
          <w:rFonts w:eastAsia="Times New Roman"/>
          <w:sz w:val="24"/>
          <w:szCs w:val="24"/>
        </w:rPr>
        <w:t>.</w:t>
      </w:r>
    </w:p>
    <w:p w14:paraId="3C4F022C" w14:textId="6D21AC47" w:rsidR="00680F44" w:rsidRPr="00680F44" w:rsidRDefault="00680F44" w:rsidP="00680F44">
      <w:pPr>
        <w:rPr>
          <w:rFonts w:eastAsia="Times New Roman"/>
          <w:sz w:val="24"/>
          <w:szCs w:val="24"/>
        </w:rPr>
      </w:pPr>
      <w:r w:rsidRPr="00680F44">
        <w:rPr>
          <w:rFonts w:eastAsia="Times New Roman"/>
          <w:sz w:val="24"/>
          <w:szCs w:val="24"/>
        </w:rPr>
        <w:tab/>
        <w:t xml:space="preserve">We considered the influence of risk categories on allocating protection decisions at a global scale for </w:t>
      </w:r>
      <w:ins w:id="46" w:author="Joe Bennett" w:date="2021-06-01T10:03:00Z">
        <w:r w:rsidR="00B1649D">
          <w:rPr>
            <w:rFonts w:eastAsia="Times New Roman"/>
            <w:sz w:val="24"/>
            <w:szCs w:val="24"/>
          </w:rPr>
          <w:t xml:space="preserve">suitable habitat for </w:t>
        </w:r>
      </w:ins>
      <w:r w:rsidRPr="00680F44">
        <w:rPr>
          <w:rFonts w:eastAsia="Times New Roman"/>
          <w:sz w:val="24"/>
          <w:szCs w:val="24"/>
        </w:rPr>
        <w:t xml:space="preserve">all </w:t>
      </w:r>
      <w:r w:rsidR="00463CAC">
        <w:rPr>
          <w:rFonts w:eastAsia="Times New Roman"/>
          <w:sz w:val="24"/>
          <w:szCs w:val="24"/>
        </w:rPr>
        <w:t>29,350</w:t>
      </w:r>
      <w:r w:rsidRPr="00680F44">
        <w:rPr>
          <w:rFonts w:eastAsia="Times New Roman"/>
          <w:sz w:val="24"/>
          <w:szCs w:val="24"/>
        </w:rPr>
        <w:t xml:space="preserve"> </w:t>
      </w:r>
      <w:del w:id="47" w:author="Joe Bennett" w:date="2021-06-01T10:00:00Z">
        <w:r w:rsidRPr="00680F44" w:rsidDel="00FF5864">
          <w:rPr>
            <w:rFonts w:eastAsia="Times New Roman"/>
            <w:sz w:val="24"/>
            <w:szCs w:val="24"/>
          </w:rPr>
          <w:delText>known distributions</w:delText>
        </w:r>
      </w:del>
      <w:del w:id="48" w:author="Joe Bennett" w:date="2021-06-01T10:03:00Z">
        <w:r w:rsidRPr="00680F44" w:rsidDel="00B1649D">
          <w:rPr>
            <w:rFonts w:eastAsia="Times New Roman"/>
            <w:sz w:val="24"/>
            <w:szCs w:val="24"/>
          </w:rPr>
          <w:delText xml:space="preserve"> of </w:delText>
        </w:r>
      </w:del>
      <w:r w:rsidRPr="00680F44">
        <w:rPr>
          <w:rFonts w:eastAsia="Times New Roman"/>
          <w:sz w:val="24"/>
          <w:szCs w:val="24"/>
        </w:rPr>
        <w:t>vertebrate species from the IUCN Red List of Threatened Species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{"citationID":"yks1DpJR","properties":{"formattedCitation":"\\super 22\\nosupersub{}","plainCitation":"22","noteIndex":0},"citationItems":[{"id":811,"uris":["http://zotero.org/users/878981/items/MVE7WELB"],"uri":["http://zotero.org/users/878981/items/MVE7WELB"],"itemData":{"id":811,"type":"article","title":"The IUCN Red List of Threatened Species. version 1.18","URL":"https://www.iucnredlist.org/","author":[{"family":"IUCN","given":""}],"accessed":{"date-parts":[["2019",10,10]]},"issued":{"date-parts":[["2019"]]}}}],"schema":"https://github.com/citation-style-language/schema/raw/master/csl-citation.json"}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22</w:t>
      </w:r>
      <w:r w:rsidRPr="00680F44">
        <w:rPr>
          <w:rFonts w:eastAsia="Times New Roman"/>
          <w:sz w:val="24"/>
          <w:szCs w:val="24"/>
        </w:rPr>
        <w:fldChar w:fldCharType="end"/>
      </w:r>
      <w:r w:rsidRPr="00680F44">
        <w:rPr>
          <w:rFonts w:eastAsia="Times New Roman"/>
          <w:sz w:val="24"/>
          <w:szCs w:val="24"/>
        </w:rPr>
        <w:t xml:space="preserve"> using a multi-objective optimization approach. To incorporate risk categories, we built on a classical problem formulation from the systematic conservation planning literature – the minimum set problem - where the objective is to reach species distribution protection targets, while accounting for one constraint such as land cost or area</w:t>
      </w:r>
      <w:r w:rsidRPr="00680F44">
        <w:rPr>
          <w:rFonts w:eastAsia="Times New Roman"/>
          <w:sz w:val="24"/>
          <w:szCs w:val="24"/>
        </w:rPr>
        <w:fldChar w:fldCharType="begin"/>
      </w:r>
      <w:r w:rsidRPr="00680F44">
        <w:rPr>
          <w:rFonts w:eastAsia="Times New Roman"/>
          <w:sz w:val="24"/>
          <w:szCs w:val="24"/>
        </w:rPr>
        <w:instrText xml:space="preserve"> ADDIN ZOTERO_ITEM CSL_CITATION {"citationID":"8VIhrc6K","properties":{"formattedCitation":"\\super 23\\uc0\\u8211{}25\\nosupersub{}","plainCitation":"23–25","noteIndex":0},"citationItems":[{"id":125,"uris":["http://zotero.org/users/878981/items/4PNTRNFR"],"uri":["http://zotero.org/users/878981/items/4PNTRNFR"],"itemData":{"id":125,"type":"article-journal","abstract":"The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L"}],"issued":{"date-parts":[["2000",5]]}}},{"id":833,"uris":["http://zotero.org/users/878981/items/GQQSSC7Z"],"uri":["http://zotero.org/users/878981/items/GQQSSC7Z"],"itemData":{"id":833,"type":"book","publisher":"Oxford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id":909,"uris":["http://zotero.org/users/878981/items/HRZ9EATX"],"uri":["http://zotero.org/users/878981/items/HRZ9EATX"],"itemData":{"id":909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23–25</w:t>
      </w:r>
      <w:r w:rsidRPr="00680F44">
        <w:rPr>
          <w:rFonts w:eastAsia="Times New Roman"/>
          <w:sz w:val="24"/>
          <w:szCs w:val="24"/>
        </w:rPr>
        <w:fldChar w:fldCharType="end"/>
      </w:r>
      <w:r w:rsidRPr="00680F44">
        <w:rPr>
          <w:rFonts w:eastAsia="Times New Roman"/>
          <w:sz w:val="24"/>
          <w:szCs w:val="24"/>
        </w:rPr>
        <w:t>. We expand this approach to include multiple objectives accounting for varying risk in the problem formulation, by treating each risk layer as a separate objective in the problem formulation</w:t>
      </w:r>
      <w:r w:rsidRPr="00680F44">
        <w:rPr>
          <w:rFonts w:eastAsia="Times New Roman"/>
          <w:sz w:val="24"/>
          <w:szCs w:val="24"/>
        </w:rPr>
        <w:fldChar w:fldCharType="begin"/>
      </w:r>
      <w:r w:rsidRPr="00680F44">
        <w:rPr>
          <w:rFonts w:eastAsia="Times New Roman"/>
          <w:sz w:val="24"/>
          <w:szCs w:val="24"/>
        </w:rPr>
        <w:instrText xml:space="preserve"> ADDIN ZOTERO_ITEM CSL_CITATION {"citationID":"dZ7EzymQ","properties":{"formattedCitation":"\\super 26\\nosupersub{}","plainCitation":"26","noteIndex":0},"citationItems":[{"id":832,"uris":["http://zotero.org/users/878981/items/2LYR7F43"],"uri":["http://zotero.org/users/878981/items/2LYR7F43"],"itemData":{"id":832,"type":"chapter","container-title":"Search methodologies","page":"403–449","publisher":"Springer","source":"Google Scholar","title":"Multi-objective optimization","author":[{"family":"Deb","given":"Kalyanmoy"}],"issued":{"date-parts":[["2014"]]}}}],"schema":"https://github.com/citation-style-language/schema/raw/master/csl-citation.json"}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26</w:t>
      </w:r>
      <w:r w:rsidRPr="00680F44">
        <w:rPr>
          <w:rFonts w:eastAsia="Times New Roman"/>
          <w:sz w:val="24"/>
          <w:szCs w:val="24"/>
        </w:rPr>
        <w:fldChar w:fldCharType="end"/>
      </w:r>
      <w:r w:rsidRPr="00680F44">
        <w:rPr>
          <w:rFonts w:eastAsia="Times New Roman"/>
          <w:sz w:val="24"/>
          <w:szCs w:val="24"/>
        </w:rPr>
        <w:t xml:space="preserve">. We use a hierarchical approach that assigns a priority to each objective, and optimizes for the objectives in decreasing priority order. At each step, the approach finds the best </w:t>
      </w:r>
      <w:r w:rsidRPr="00680F44">
        <w:rPr>
          <w:rFonts w:eastAsia="Times New Roman"/>
          <w:sz w:val="24"/>
          <w:szCs w:val="24"/>
        </w:rPr>
        <w:lastRenderedPageBreak/>
        <w:t>solution for the current objective, but only from among those that would not degrade the solution quality for higher-priority objectives.</w:t>
      </w:r>
    </w:p>
    <w:p w14:paraId="3E1321C9" w14:textId="0EA1BBB3" w:rsidR="00680F44" w:rsidRPr="00680F44" w:rsidRDefault="00680F44" w:rsidP="00F17DAF">
      <w:pPr>
        <w:rPr>
          <w:rFonts w:eastAsia="Times New Roman"/>
          <w:sz w:val="24"/>
          <w:szCs w:val="24"/>
        </w:rPr>
      </w:pPr>
      <w:r w:rsidRPr="00680F44">
        <w:rPr>
          <w:rFonts w:eastAsia="Times New Roman"/>
          <w:sz w:val="24"/>
          <w:szCs w:val="24"/>
        </w:rPr>
        <w:tab/>
        <w:t>In total 16 planning scenarios were created, such that solutions accounted for all possible combinations of risk categories within each hierarchical level (Table S1). We then compared these risk-based solutions to those produced with a null scenario that adopted the traditional area-minimizing approach to optimization without considering risk</w:t>
      </w:r>
      <w:r w:rsidRPr="00680F44">
        <w:rPr>
          <w:rFonts w:eastAsia="Times New Roman"/>
          <w:sz w:val="24"/>
          <w:szCs w:val="24"/>
        </w:rPr>
        <w:fldChar w:fldCharType="begin"/>
      </w:r>
      <w:r w:rsidRPr="00680F44">
        <w:rPr>
          <w:rFonts w:eastAsia="Times New Roman"/>
          <w:sz w:val="24"/>
          <w:szCs w:val="24"/>
        </w:rPr>
        <w:instrText xml:space="preserve"> ADDIN ZOTERO_ITEM CSL_CITATION {"citationID":"mUfL0SKn","properties":{"formattedCitation":"\\super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27</w:t>
      </w:r>
      <w:r w:rsidRPr="00680F44">
        <w:rPr>
          <w:rFonts w:eastAsia="Times New Roman"/>
          <w:sz w:val="24"/>
          <w:szCs w:val="24"/>
        </w:rPr>
        <w:fldChar w:fldCharType="end"/>
      </w:r>
      <w:r w:rsidRPr="00680F44">
        <w:rPr>
          <w:rFonts w:eastAsia="Times New Roman"/>
          <w:sz w:val="24"/>
          <w:szCs w:val="24"/>
        </w:rPr>
        <w:t>. Because our scenarios aimed to build upon the current protected area portfolio globally, we incorporated current protected areas into our solutions. For each scenario we</w:t>
      </w:r>
      <w:del w:id="49" w:author="Joe Bennett" w:date="2021-05-30T07:11:00Z">
        <w:r w:rsidRPr="00680F44" w:rsidDel="00F17DAF">
          <w:rPr>
            <w:rFonts w:eastAsia="Times New Roman"/>
            <w:sz w:val="24"/>
            <w:szCs w:val="24"/>
          </w:rPr>
          <w:delText xml:space="preserve"> </w:delText>
        </w:r>
      </w:del>
      <w:ins w:id="50" w:author="Joe Bennett" w:date="2021-05-30T07:14:00Z">
        <w:r w:rsidR="00F17DAF">
          <w:rPr>
            <w:rFonts w:eastAsia="Times New Roman"/>
            <w:sz w:val="24"/>
            <w:szCs w:val="24"/>
          </w:rPr>
          <w:t xml:space="preserve"> </w:t>
        </w:r>
      </w:ins>
      <w:ins w:id="51" w:author="Joe Bennett" w:date="2021-05-30T07:12:00Z">
        <w:r w:rsidR="00F17DAF">
          <w:rPr>
            <w:rFonts w:eastAsia="Times New Roman"/>
            <w:sz w:val="24"/>
            <w:szCs w:val="24"/>
          </w:rPr>
          <w:t>set species-based targets based on percentages of suitable habitat</w:t>
        </w:r>
      </w:ins>
      <w:ins w:id="52" w:author="Joe Bennett" w:date="2021-05-30T07:14:00Z">
        <w:r w:rsidR="00F17DAF">
          <w:rPr>
            <w:rFonts w:eastAsia="Times New Roman"/>
            <w:sz w:val="24"/>
            <w:szCs w:val="24"/>
          </w:rPr>
          <w:t>[Hanson et al.]</w:t>
        </w:r>
      </w:ins>
      <w:ins w:id="53" w:author="Joe Bennett" w:date="2021-05-30T07:13:00Z">
        <w:r w:rsidR="00F17DAF">
          <w:rPr>
            <w:rFonts w:eastAsia="Times New Roman"/>
            <w:sz w:val="24"/>
            <w:szCs w:val="24"/>
          </w:rPr>
          <w:t>. Specifically,</w:t>
        </w:r>
      </w:ins>
      <w:ins w:id="54" w:author="Joe Bennett" w:date="2021-05-30T07:11:00Z">
        <w:r w:rsidR="00F17DAF" w:rsidRPr="00F17DAF">
          <w:rPr>
            <w:rFonts w:eastAsia="Times New Roman"/>
            <w:sz w:val="24"/>
            <w:szCs w:val="24"/>
          </w:rPr>
          <w:t xml:space="preserve"> we</w:t>
        </w:r>
        <w:r w:rsidR="00F17DAF">
          <w:rPr>
            <w:rFonts w:eastAsia="Times New Roman"/>
            <w:sz w:val="24"/>
            <w:szCs w:val="24"/>
          </w:rPr>
          <w:t xml:space="preserve"> </w:t>
        </w:r>
      </w:ins>
      <w:ins w:id="55" w:author="Joe Bennett" w:date="2021-05-30T07:14:00Z">
        <w:r w:rsidR="00F17DAF">
          <w:rPr>
            <w:rFonts w:eastAsia="Times New Roman"/>
            <w:sz w:val="24"/>
            <w:szCs w:val="24"/>
          </w:rPr>
          <w:t>obtained suitable habitat maps [</w:t>
        </w:r>
      </w:ins>
      <w:ins w:id="56" w:author="Joe Bennett" w:date="2021-06-03T12:37:00Z">
        <w:r w:rsidR="00335EC4">
          <w:rPr>
            <w:rFonts w:eastAsia="Times New Roman"/>
            <w:sz w:val="24"/>
            <w:szCs w:val="24"/>
          </w:rPr>
          <w:t>original citation</w:t>
        </w:r>
      </w:ins>
      <w:ins w:id="57" w:author="Joe Bennett" w:date="2021-05-30T07:14:00Z">
        <w:r w:rsidR="00F17DAF">
          <w:rPr>
            <w:rFonts w:eastAsia="Times New Roman"/>
            <w:sz w:val="24"/>
            <w:szCs w:val="24"/>
          </w:rPr>
          <w:t xml:space="preserve">], and </w:t>
        </w:r>
      </w:ins>
      <w:ins w:id="58" w:author="Joe Bennett" w:date="2021-05-30T07:15:00Z">
        <w:r w:rsidR="00F17DAF">
          <w:rPr>
            <w:rFonts w:eastAsia="Times New Roman"/>
            <w:sz w:val="24"/>
            <w:szCs w:val="24"/>
          </w:rPr>
          <w:t>set</w:t>
        </w:r>
      </w:ins>
      <w:ins w:id="59" w:author="Joe Bennett" w:date="2021-05-30T07:11:00Z">
        <w:r w:rsidR="00F17DAF" w:rsidRPr="00F17DAF">
          <w:rPr>
            <w:rFonts w:eastAsia="Times New Roman"/>
            <w:sz w:val="24"/>
            <w:szCs w:val="24"/>
          </w:rPr>
          <w:t xml:space="preserve"> target percentage</w:t>
        </w:r>
      </w:ins>
      <w:ins w:id="60" w:author="Joe Bennett" w:date="2021-05-30T07:15:00Z">
        <w:r w:rsidR="00F17DAF">
          <w:rPr>
            <w:rFonts w:eastAsia="Times New Roman"/>
            <w:sz w:val="24"/>
            <w:szCs w:val="24"/>
          </w:rPr>
          <w:t>s</w:t>
        </w:r>
      </w:ins>
      <w:ins w:id="61" w:author="Joe Bennett" w:date="2021-05-30T07:11:00Z">
        <w:r w:rsidR="00F17DAF" w:rsidRPr="00F17DAF">
          <w:rPr>
            <w:rFonts w:eastAsia="Times New Roman"/>
            <w:sz w:val="24"/>
            <w:szCs w:val="24"/>
          </w:rPr>
          <w:t xml:space="preserve"> </w:t>
        </w:r>
      </w:ins>
      <w:ins w:id="62" w:author="Joe Bennett" w:date="2021-05-30T07:15:00Z">
        <w:r w:rsidR="00F17DAF">
          <w:rPr>
            <w:rFonts w:eastAsia="Times New Roman"/>
            <w:sz w:val="24"/>
            <w:szCs w:val="24"/>
          </w:rPr>
          <w:t>for each species</w:t>
        </w:r>
      </w:ins>
      <w:ins w:id="63" w:author="Joe Bennett" w:date="2021-05-30T07:11:00Z">
        <w:r w:rsidR="00F17DAF" w:rsidRPr="00F17DAF">
          <w:rPr>
            <w:rFonts w:eastAsia="Times New Roman"/>
            <w:sz w:val="24"/>
            <w:szCs w:val="24"/>
          </w:rPr>
          <w:t>, from 100% for species with less</w:t>
        </w:r>
        <w:r w:rsidR="00F17DAF">
          <w:rPr>
            <w:rFonts w:eastAsia="Times New Roman"/>
            <w:sz w:val="24"/>
            <w:szCs w:val="24"/>
          </w:rPr>
          <w:t xml:space="preserve"> </w:t>
        </w:r>
        <w:r w:rsidR="00F17DAF" w:rsidRPr="00F17DAF">
          <w:rPr>
            <w:rFonts w:eastAsia="Times New Roman"/>
            <w:sz w:val="24"/>
            <w:szCs w:val="24"/>
          </w:rPr>
          <w:t xml:space="preserve">than 1,000 km2 of </w:t>
        </w:r>
      </w:ins>
      <w:ins w:id="64" w:author="Joe Bennett" w:date="2021-05-30T07:15:00Z">
        <w:r w:rsidR="00F17DAF">
          <w:rPr>
            <w:rFonts w:eastAsia="Times New Roman"/>
            <w:sz w:val="24"/>
            <w:szCs w:val="24"/>
          </w:rPr>
          <w:t xml:space="preserve">suitable </w:t>
        </w:r>
      </w:ins>
      <w:ins w:id="65" w:author="Joe Bennett" w:date="2021-05-30T07:11:00Z">
        <w:r w:rsidR="00F17DAF" w:rsidRPr="00F17DAF">
          <w:rPr>
            <w:rFonts w:eastAsia="Times New Roman"/>
            <w:sz w:val="24"/>
            <w:szCs w:val="24"/>
          </w:rPr>
          <w:t xml:space="preserve">habitat to 10% for those with </w:t>
        </w:r>
      </w:ins>
      <w:ins w:id="66" w:author="Joe Bennett" w:date="2021-05-30T07:16:00Z">
        <w:r w:rsidR="00F17DAF">
          <w:rPr>
            <w:rFonts w:eastAsia="Times New Roman"/>
            <w:sz w:val="24"/>
            <w:szCs w:val="24"/>
          </w:rPr>
          <w:t>greater</w:t>
        </w:r>
      </w:ins>
      <w:ins w:id="67" w:author="Joe Bennett" w:date="2021-05-30T07:11:00Z">
        <w:r w:rsidR="00F17DAF" w:rsidRPr="00F17DAF">
          <w:rPr>
            <w:rFonts w:eastAsia="Times New Roman"/>
            <w:sz w:val="24"/>
            <w:szCs w:val="24"/>
          </w:rPr>
          <w:t xml:space="preserve"> than 250,000 km2</w:t>
        </w:r>
        <w:r w:rsidR="00F17DAF">
          <w:rPr>
            <w:rFonts w:eastAsia="Times New Roman"/>
            <w:sz w:val="24"/>
            <w:szCs w:val="24"/>
          </w:rPr>
          <w:t xml:space="preserve"> </w:t>
        </w:r>
        <w:r w:rsidR="00F17DAF" w:rsidRPr="00F17DAF">
          <w:rPr>
            <w:rFonts w:eastAsia="Times New Roman"/>
            <w:sz w:val="24"/>
            <w:szCs w:val="24"/>
          </w:rPr>
          <w:t xml:space="preserve">of </w:t>
        </w:r>
      </w:ins>
      <w:ins w:id="68" w:author="Joe Bennett" w:date="2021-05-30T07:15:00Z">
        <w:r w:rsidR="00F17DAF">
          <w:rPr>
            <w:rFonts w:eastAsia="Times New Roman"/>
            <w:sz w:val="24"/>
            <w:szCs w:val="24"/>
          </w:rPr>
          <w:t xml:space="preserve">suitable </w:t>
        </w:r>
      </w:ins>
      <w:ins w:id="69" w:author="Joe Bennett" w:date="2021-05-30T07:11:00Z">
        <w:r w:rsidR="00F17DAF" w:rsidRPr="00F17DAF">
          <w:rPr>
            <w:rFonts w:eastAsia="Times New Roman"/>
            <w:sz w:val="24"/>
            <w:szCs w:val="24"/>
          </w:rPr>
          <w:t>habitat, and linearly interpolated on a log-linear scale between these</w:t>
        </w:r>
      </w:ins>
      <w:ins w:id="70" w:author="Joe Bennett" w:date="2021-05-30T07:12:00Z">
        <w:r w:rsidR="00F17DAF">
          <w:rPr>
            <w:rFonts w:eastAsia="Times New Roman"/>
            <w:sz w:val="24"/>
            <w:szCs w:val="24"/>
          </w:rPr>
          <w:t xml:space="preserve"> </w:t>
        </w:r>
      </w:ins>
      <w:ins w:id="71" w:author="Joe Bennett" w:date="2021-05-30T07:11:00Z">
        <w:r w:rsidR="00F17DAF" w:rsidRPr="00F17DAF">
          <w:rPr>
            <w:rFonts w:eastAsia="Times New Roman"/>
            <w:sz w:val="24"/>
            <w:szCs w:val="24"/>
          </w:rPr>
          <w:t>thresholds</w:t>
        </w:r>
      </w:ins>
      <w:del w:id="72" w:author="Joe Bennett" w:date="2021-05-30T07:11:00Z">
        <w:r w:rsidRPr="00680F44" w:rsidDel="00F17DAF">
          <w:rPr>
            <w:rFonts w:eastAsia="Times New Roman"/>
            <w:sz w:val="24"/>
            <w:szCs w:val="24"/>
          </w:rPr>
          <w:delText>protected 30% of the range of all vertebrate species, which is broadly analogous to the more general 30% total area Convention on Biological Diversity (CBD) target</w:delText>
        </w:r>
        <w:r w:rsidRPr="00680F44" w:rsidDel="00F17DAF">
          <w:rPr>
            <w:rFonts w:eastAsia="Times New Roman"/>
            <w:sz w:val="24"/>
            <w:szCs w:val="24"/>
          </w:rPr>
          <w:fldChar w:fldCharType="begin"/>
        </w:r>
        <w:r w:rsidRPr="00680F44" w:rsidDel="00F17DAF">
          <w:rPr>
            <w:rFonts w:eastAsia="Times New Roman"/>
            <w:sz w:val="24"/>
            <w:szCs w:val="24"/>
          </w:rPr>
          <w:delInstrText xml:space="preserve"> ADDIN ZOTERO_ITEM CSL_CITATION {"citationID":"PCz8SpOG","properties":{"formattedCitation":"\\super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delInstrText>
        </w:r>
        <w:r w:rsidRPr="00680F44" w:rsidDel="00F17DAF">
          <w:rPr>
            <w:rFonts w:eastAsia="Times New Roman"/>
            <w:sz w:val="24"/>
            <w:szCs w:val="24"/>
          </w:rPr>
          <w:fldChar w:fldCharType="separate"/>
        </w:r>
        <w:r w:rsidRPr="00680F44" w:rsidDel="00F17DAF">
          <w:rPr>
            <w:sz w:val="24"/>
            <w:szCs w:val="24"/>
            <w:vertAlign w:val="superscript"/>
          </w:rPr>
          <w:delText>27</w:delText>
        </w:r>
        <w:r w:rsidRPr="00680F44" w:rsidDel="00F17DAF">
          <w:rPr>
            <w:rFonts w:eastAsia="Times New Roman"/>
            <w:sz w:val="24"/>
            <w:szCs w:val="24"/>
          </w:rPr>
          <w:fldChar w:fldCharType="end"/>
        </w:r>
      </w:del>
      <w:r w:rsidRPr="00680F44">
        <w:rPr>
          <w:rFonts w:eastAsia="Times New Roman"/>
          <w:sz w:val="24"/>
          <w:szCs w:val="24"/>
        </w:rPr>
        <w:t xml:space="preserve">. </w:t>
      </w:r>
    </w:p>
    <w:p w14:paraId="7F03E0A6" w14:textId="2EDB0B54" w:rsidR="00680F44" w:rsidRPr="00680F44" w:rsidRDefault="00680F44" w:rsidP="00680F44">
      <w:pPr>
        <w:rPr>
          <w:rFonts w:eastAsia="Times New Roman"/>
          <w:sz w:val="24"/>
          <w:szCs w:val="24"/>
        </w:rPr>
      </w:pPr>
      <w:r w:rsidRPr="00680F44">
        <w:rPr>
          <w:rFonts w:eastAsia="Times New Roman"/>
          <w:sz w:val="24"/>
          <w:szCs w:val="24"/>
        </w:rPr>
        <w:t xml:space="preserve">Surprisingly, scenarios that incorporated </w:t>
      </w:r>
      <w:del w:id="73" w:author="Joe Bennett" w:date="2021-05-30T07:55:00Z">
        <w:r w:rsidRPr="00680F44" w:rsidDel="00B355D4">
          <w:rPr>
            <w:rFonts w:eastAsia="Times New Roman"/>
            <w:sz w:val="24"/>
            <w:szCs w:val="24"/>
          </w:rPr>
          <w:delText xml:space="preserve">all </w:delText>
        </w:r>
      </w:del>
      <w:ins w:id="74" w:author="Joe Bennett" w:date="2021-05-30T07:55:00Z">
        <w:r w:rsidR="00B355D4">
          <w:rPr>
            <w:rFonts w:eastAsia="Times New Roman"/>
            <w:sz w:val="24"/>
            <w:szCs w:val="24"/>
          </w:rPr>
          <w:t>combinations of</w:t>
        </w:r>
        <w:r w:rsidR="00B355D4" w:rsidRPr="00680F44">
          <w:rPr>
            <w:rFonts w:eastAsia="Times New Roman"/>
            <w:sz w:val="24"/>
            <w:szCs w:val="24"/>
          </w:rPr>
          <w:t xml:space="preserve"> </w:t>
        </w:r>
      </w:ins>
      <w:r w:rsidRPr="00680F44">
        <w:rPr>
          <w:rFonts w:eastAsia="Times New Roman"/>
          <w:sz w:val="24"/>
          <w:szCs w:val="24"/>
        </w:rPr>
        <w:t xml:space="preserve">the three risk categories required only </w:t>
      </w:r>
      <w:del w:id="75" w:author="Joe Bennett" w:date="2021-06-03T13:05:00Z">
        <w:r w:rsidRPr="00680F44" w:rsidDel="00724A5F">
          <w:rPr>
            <w:rFonts w:eastAsia="Times New Roman"/>
            <w:sz w:val="24"/>
            <w:szCs w:val="24"/>
          </w:rPr>
          <w:delText>0</w:delText>
        </w:r>
      </w:del>
      <w:ins w:id="76" w:author="Joe Bennett" w:date="2021-06-03T13:05:00Z">
        <w:r w:rsidR="00724A5F">
          <w:rPr>
            <w:rFonts w:eastAsia="Times New Roman"/>
            <w:sz w:val="24"/>
            <w:szCs w:val="24"/>
          </w:rPr>
          <w:t>1</w:t>
        </w:r>
      </w:ins>
      <w:r w:rsidRPr="00680F44">
        <w:rPr>
          <w:rFonts w:eastAsia="Times New Roman"/>
          <w:sz w:val="24"/>
          <w:szCs w:val="24"/>
        </w:rPr>
        <w:t>.</w:t>
      </w:r>
      <w:del w:id="77" w:author="Joe Bennett" w:date="2021-06-03T13:05:00Z">
        <w:r w:rsidRPr="00680F44" w:rsidDel="00724A5F">
          <w:rPr>
            <w:rFonts w:eastAsia="Times New Roman"/>
            <w:sz w:val="24"/>
            <w:szCs w:val="24"/>
          </w:rPr>
          <w:delText>8</w:delText>
        </w:r>
      </w:del>
      <w:ins w:id="78" w:author="Joe Bennett" w:date="2021-06-03T13:05:00Z">
        <w:r w:rsidR="00724A5F">
          <w:rPr>
            <w:rFonts w:eastAsia="Times New Roman"/>
            <w:sz w:val="24"/>
            <w:szCs w:val="24"/>
          </w:rPr>
          <w:t>6</w:t>
        </w:r>
      </w:ins>
      <w:r w:rsidRPr="00680F44">
        <w:rPr>
          <w:rFonts w:eastAsia="Times New Roman"/>
          <w:sz w:val="24"/>
          <w:szCs w:val="24"/>
        </w:rPr>
        <w:t>% more global area on average (0.0</w:t>
      </w:r>
      <w:ins w:id="79" w:author="Joe Bennett" w:date="2021-06-03T13:02:00Z">
        <w:r w:rsidR="000A56AF">
          <w:rPr>
            <w:rFonts w:eastAsia="Times New Roman"/>
            <w:sz w:val="24"/>
            <w:szCs w:val="24"/>
          </w:rPr>
          <w:t>8</w:t>
        </w:r>
      </w:ins>
      <w:del w:id="80" w:author="Joe Bennett" w:date="2021-06-03T13:02:00Z">
        <w:r w:rsidRPr="00680F44" w:rsidDel="000A56AF">
          <w:rPr>
            <w:rFonts w:eastAsia="Times New Roman"/>
            <w:sz w:val="24"/>
            <w:szCs w:val="24"/>
          </w:rPr>
          <w:delText>6</w:delText>
        </w:r>
      </w:del>
      <w:r w:rsidRPr="00680F44">
        <w:rPr>
          <w:rFonts w:eastAsia="Times New Roman"/>
          <w:sz w:val="24"/>
          <w:szCs w:val="24"/>
        </w:rPr>
        <w:t xml:space="preserve"> – </w:t>
      </w:r>
      <w:del w:id="81" w:author="Joe Bennett" w:date="2021-06-03T13:02:00Z">
        <w:r w:rsidRPr="00680F44" w:rsidDel="000A56AF">
          <w:rPr>
            <w:rFonts w:eastAsia="Times New Roman"/>
            <w:sz w:val="24"/>
            <w:szCs w:val="24"/>
          </w:rPr>
          <w:delText>1</w:delText>
        </w:r>
      </w:del>
      <w:ins w:id="82" w:author="Joe Bennett" w:date="2021-06-03T13:02:00Z">
        <w:r w:rsidR="000A56AF">
          <w:rPr>
            <w:rFonts w:eastAsia="Times New Roman"/>
            <w:sz w:val="24"/>
            <w:szCs w:val="24"/>
          </w:rPr>
          <w:t>2</w:t>
        </w:r>
      </w:ins>
      <w:r w:rsidRPr="00680F44">
        <w:rPr>
          <w:rFonts w:eastAsia="Times New Roman"/>
          <w:sz w:val="24"/>
          <w:szCs w:val="24"/>
        </w:rPr>
        <w:t>.</w:t>
      </w:r>
      <w:del w:id="83" w:author="Joe Bennett" w:date="2021-06-03T13:02:00Z">
        <w:r w:rsidRPr="00680F44" w:rsidDel="000A56AF">
          <w:rPr>
            <w:rFonts w:eastAsia="Times New Roman"/>
            <w:sz w:val="24"/>
            <w:szCs w:val="24"/>
          </w:rPr>
          <w:delText xml:space="preserve">68 </w:delText>
        </w:r>
      </w:del>
      <w:ins w:id="84" w:author="Joe Bennett" w:date="2021-06-03T13:02:00Z">
        <w:r w:rsidR="000A56AF">
          <w:rPr>
            <w:rFonts w:eastAsia="Times New Roman"/>
            <w:sz w:val="24"/>
            <w:szCs w:val="24"/>
          </w:rPr>
          <w:t>5</w:t>
        </w:r>
        <w:r w:rsidR="00724A5F">
          <w:rPr>
            <w:rFonts w:eastAsia="Times New Roman"/>
            <w:sz w:val="24"/>
            <w:szCs w:val="24"/>
          </w:rPr>
          <w:t>2</w:t>
        </w:r>
      </w:ins>
      <w:r w:rsidRPr="00680F44">
        <w:rPr>
          <w:rFonts w:eastAsia="Times New Roman"/>
          <w:sz w:val="24"/>
          <w:szCs w:val="24"/>
        </w:rPr>
        <w:t xml:space="preserve">%) than the null scenario </w:t>
      </w:r>
      <w:del w:id="85" w:author="Joe Bennett" w:date="2021-05-30T07:55:00Z">
        <w:r w:rsidRPr="00680F44" w:rsidDel="00B355D4">
          <w:rPr>
            <w:rFonts w:eastAsia="Times New Roman"/>
            <w:sz w:val="24"/>
            <w:szCs w:val="24"/>
          </w:rPr>
          <w:delText>to meet the target of protecting 30% of vertebrate ranges</w:delText>
        </w:r>
      </w:del>
      <w:ins w:id="86" w:author="Joe Bennett" w:date="2021-05-30T07:55:00Z">
        <w:r w:rsidR="00B355D4">
          <w:rPr>
            <w:rFonts w:eastAsia="Times New Roman"/>
            <w:sz w:val="24"/>
            <w:szCs w:val="24"/>
          </w:rPr>
          <w:t>for protecting species’ suitable habitat</w:t>
        </w:r>
      </w:ins>
      <w:r w:rsidRPr="00680F44">
        <w:rPr>
          <w:rFonts w:eastAsia="Times New Roman"/>
          <w:sz w:val="24"/>
          <w:szCs w:val="24"/>
        </w:rPr>
        <w:t xml:space="preserve">. Thus, accounting for risks cost relatively little compared to the potential gains from selecting a more resilient conservation network (Figure 1). </w:t>
      </w:r>
      <w:del w:id="87" w:author="Joe Bennett" w:date="2021-06-03T12:39:00Z">
        <w:r w:rsidRPr="00680F44" w:rsidDel="00335EC4">
          <w:rPr>
            <w:rFonts w:eastAsia="Times New Roman"/>
            <w:sz w:val="24"/>
            <w:szCs w:val="24"/>
          </w:rPr>
          <w:delText xml:space="preserve">Notably, the target of protecting </w:delText>
        </w:r>
      </w:del>
      <w:del w:id="88" w:author="Joe Bennett" w:date="2021-06-03T12:38:00Z">
        <w:r w:rsidRPr="00680F44" w:rsidDel="00335EC4">
          <w:rPr>
            <w:rFonts w:eastAsia="Times New Roman"/>
            <w:sz w:val="24"/>
            <w:szCs w:val="24"/>
          </w:rPr>
          <w:delText>30% of</w:delText>
        </w:r>
      </w:del>
      <w:del w:id="89" w:author="Joe Bennett" w:date="2021-06-03T12:39:00Z">
        <w:r w:rsidRPr="00680F44" w:rsidDel="00335EC4">
          <w:rPr>
            <w:rFonts w:eastAsia="Times New Roman"/>
            <w:sz w:val="24"/>
            <w:szCs w:val="24"/>
          </w:rPr>
          <w:delText xml:space="preserve"> each vertebrate species </w:delText>
        </w:r>
      </w:del>
      <w:del w:id="90" w:author="Joe Bennett" w:date="2021-06-03T12:38:00Z">
        <w:r w:rsidRPr="00680F44" w:rsidDel="00335EC4">
          <w:rPr>
            <w:rFonts w:eastAsia="Times New Roman"/>
            <w:sz w:val="24"/>
            <w:szCs w:val="24"/>
          </w:rPr>
          <w:delText xml:space="preserve">range </w:delText>
        </w:r>
      </w:del>
      <w:del w:id="91" w:author="Joe Bennett" w:date="2021-06-03T12:39:00Z">
        <w:r w:rsidRPr="00680F44" w:rsidDel="00335EC4">
          <w:rPr>
            <w:rFonts w:eastAsia="Times New Roman"/>
            <w:sz w:val="24"/>
            <w:szCs w:val="24"/>
          </w:rPr>
          <w:delText>was achieved by all 16 scenarios without exceeding the post-2020 CBD target of protecting 30% of global land area</w:delText>
        </w:r>
        <w:r w:rsidRPr="00680F44" w:rsidDel="00335EC4">
          <w:rPr>
            <w:rFonts w:eastAsia="Times New Roman"/>
            <w:sz w:val="24"/>
            <w:szCs w:val="24"/>
          </w:rPr>
          <w:fldChar w:fldCharType="begin"/>
        </w:r>
        <w:r w:rsidRPr="00680F44" w:rsidDel="00335EC4">
          <w:rPr>
            <w:rFonts w:eastAsia="Times New Roman"/>
            <w:sz w:val="24"/>
            <w:szCs w:val="24"/>
          </w:rPr>
          <w:delInstrText xml:space="preserve"> ADDIN ZOTERO_ITEM CSL_CITATION {"citationID":"tb2SZ3M7","properties":{"formattedCitation":"\\super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delInstrText>
        </w:r>
        <w:r w:rsidRPr="00680F44" w:rsidDel="00335EC4">
          <w:rPr>
            <w:rFonts w:eastAsia="Times New Roman"/>
            <w:sz w:val="24"/>
            <w:szCs w:val="24"/>
          </w:rPr>
          <w:fldChar w:fldCharType="separate"/>
        </w:r>
        <w:r w:rsidRPr="00680F44" w:rsidDel="00335EC4">
          <w:rPr>
            <w:sz w:val="24"/>
            <w:szCs w:val="24"/>
            <w:vertAlign w:val="superscript"/>
          </w:rPr>
          <w:delText>27</w:delText>
        </w:r>
        <w:r w:rsidRPr="00680F44" w:rsidDel="00335EC4">
          <w:rPr>
            <w:rFonts w:eastAsia="Times New Roman"/>
            <w:sz w:val="24"/>
            <w:szCs w:val="24"/>
          </w:rPr>
          <w:fldChar w:fldCharType="end"/>
        </w:r>
        <w:r w:rsidRPr="00680F44" w:rsidDel="00335EC4">
          <w:rPr>
            <w:rFonts w:eastAsia="Times New Roman"/>
            <w:sz w:val="24"/>
            <w:szCs w:val="24"/>
          </w:rPr>
          <w:delText xml:space="preserve">. </w:delText>
        </w:r>
      </w:del>
      <w:commentRangeStart w:id="92"/>
      <w:r w:rsidRPr="00680F44">
        <w:rPr>
          <w:rFonts w:eastAsia="Times New Roman"/>
          <w:sz w:val="24"/>
          <w:szCs w:val="24"/>
        </w:rPr>
        <w:t xml:space="preserve">When only looking at scenarios that included one risk factor, </w:t>
      </w:r>
      <w:del w:id="93" w:author="Joe Bennett" w:date="2021-06-04T06:34:00Z">
        <w:r w:rsidRPr="00680F44" w:rsidDel="003F0FD5">
          <w:rPr>
            <w:rFonts w:eastAsia="Times New Roman"/>
            <w:sz w:val="24"/>
            <w:szCs w:val="24"/>
          </w:rPr>
          <w:delText>land-use</w:delText>
        </w:r>
      </w:del>
      <w:ins w:id="94" w:author="Joe Bennett" w:date="2021-06-04T06:34:00Z">
        <w:r w:rsidR="003F0FD5">
          <w:rPr>
            <w:rFonts w:eastAsia="Times New Roman"/>
            <w:sz w:val="24"/>
            <w:szCs w:val="24"/>
          </w:rPr>
          <w:t>climate change</w:t>
        </w:r>
      </w:ins>
      <w:r w:rsidRPr="00680F44">
        <w:rPr>
          <w:rFonts w:eastAsia="Times New Roman"/>
          <w:sz w:val="24"/>
          <w:szCs w:val="24"/>
        </w:rPr>
        <w:t xml:space="preserve"> risk forces the greatest increase in global protected area, compared to scenarios only including governance and/or climate extreme risks (Table S1).</w:t>
      </w:r>
      <w:commentRangeEnd w:id="92"/>
      <w:r w:rsidR="003F0FD5">
        <w:rPr>
          <w:rStyle w:val="CommentReference"/>
          <w:rFonts w:eastAsia="Times New Roman"/>
        </w:rPr>
        <w:commentReference w:id="92"/>
      </w:r>
    </w:p>
    <w:p w14:paraId="52CE4F31" w14:textId="11AB4157" w:rsidR="00680F44" w:rsidRPr="00680F44" w:rsidRDefault="00680F44" w:rsidP="00680F44">
      <w:pPr>
        <w:rPr>
          <w:rFonts w:eastAsia="Times New Roman"/>
          <w:sz w:val="24"/>
          <w:szCs w:val="24"/>
        </w:rPr>
      </w:pPr>
      <w:r w:rsidRPr="00680F44">
        <w:rPr>
          <w:rFonts w:eastAsia="Times New Roman"/>
          <w:sz w:val="24"/>
          <w:szCs w:val="24"/>
        </w:rPr>
        <w:tab/>
        <w:t xml:space="preserve">We found that protected areas identified across scenarios overlapped spatially, with the same </w:t>
      </w:r>
      <w:commentRangeStart w:id="95"/>
      <w:r w:rsidRPr="00680F44">
        <w:rPr>
          <w:rFonts w:eastAsia="Times New Roman"/>
          <w:sz w:val="24"/>
          <w:szCs w:val="24"/>
        </w:rPr>
        <w:t>11.5 million km</w:t>
      </w:r>
      <w:r w:rsidRPr="00680F44">
        <w:rPr>
          <w:rFonts w:eastAsia="Times New Roman"/>
          <w:sz w:val="24"/>
          <w:szCs w:val="24"/>
          <w:vertAlign w:val="superscript"/>
        </w:rPr>
        <w:t>2</w:t>
      </w:r>
      <w:r w:rsidRPr="00680F44">
        <w:rPr>
          <w:rFonts w:eastAsia="Times New Roman"/>
          <w:sz w:val="24"/>
          <w:szCs w:val="24"/>
        </w:rPr>
        <w:t xml:space="preserve"> (7.8% of global land area) being prioritized for expansion of the current protected area system in at least eleven scenarios and 8.5 million km</w:t>
      </w:r>
      <w:r w:rsidRPr="00680F44">
        <w:rPr>
          <w:rFonts w:eastAsia="Times New Roman"/>
          <w:sz w:val="24"/>
          <w:szCs w:val="24"/>
          <w:vertAlign w:val="superscript"/>
        </w:rPr>
        <w:t xml:space="preserve">2 </w:t>
      </w:r>
      <w:r w:rsidRPr="00680F44">
        <w:rPr>
          <w:rFonts w:eastAsia="Times New Roman"/>
          <w:sz w:val="24"/>
          <w:szCs w:val="24"/>
        </w:rPr>
        <w:t>(5.8% of global land area) in all fifteen risk scenario</w:t>
      </w:r>
      <w:commentRangeEnd w:id="95"/>
      <w:r w:rsidR="006B714F">
        <w:rPr>
          <w:rStyle w:val="CommentReference"/>
          <w:rFonts w:eastAsia="Times New Roman"/>
        </w:rPr>
        <w:commentReference w:id="95"/>
      </w:r>
      <w:r w:rsidRPr="00680F44">
        <w:rPr>
          <w:rFonts w:eastAsia="Times New Roman"/>
          <w:sz w:val="24"/>
          <w:szCs w:val="24"/>
        </w:rPr>
        <w:t xml:space="preserve">s (Figure 2). These “no regrets” areas provide examples of places that should be immediate priorities for international agencies aiming to maximize the resilience of protected area networks, as they are robust to assumptions of the relative importance of risk factors. Example countries that have contiguous areas of high overlap among different scenarios are Canada, </w:t>
      </w:r>
      <w:del w:id="96" w:author="Joe Bennett" w:date="2021-05-30T13:00:00Z">
        <w:r w:rsidRPr="00680F44" w:rsidDel="006B714F">
          <w:rPr>
            <w:rFonts w:eastAsia="Times New Roman"/>
            <w:sz w:val="24"/>
            <w:szCs w:val="24"/>
          </w:rPr>
          <w:delText xml:space="preserve">Egypt, </w:delText>
        </w:r>
      </w:del>
      <w:commentRangeStart w:id="97"/>
      <w:del w:id="98" w:author="Joe Bennett" w:date="2021-05-30T12:56:00Z">
        <w:r w:rsidRPr="00680F44" w:rsidDel="006B714F">
          <w:rPr>
            <w:rFonts w:eastAsia="Times New Roman"/>
            <w:sz w:val="24"/>
            <w:szCs w:val="24"/>
          </w:rPr>
          <w:delText>Finland</w:delText>
        </w:r>
      </w:del>
      <w:commentRangeEnd w:id="97"/>
      <w:r w:rsidR="006B714F">
        <w:rPr>
          <w:rStyle w:val="CommentReference"/>
          <w:rFonts w:eastAsia="Times New Roman"/>
        </w:rPr>
        <w:commentReference w:id="97"/>
      </w:r>
      <w:del w:id="99" w:author="Joe Bennett" w:date="2021-05-30T12:56:00Z">
        <w:r w:rsidRPr="00680F44" w:rsidDel="006B714F">
          <w:rPr>
            <w:rFonts w:eastAsia="Times New Roman"/>
            <w:sz w:val="24"/>
            <w:szCs w:val="24"/>
          </w:rPr>
          <w:delText xml:space="preserve">, </w:delText>
        </w:r>
      </w:del>
      <w:del w:id="100" w:author="Joe Bennett" w:date="2021-05-30T13:00:00Z">
        <w:r w:rsidRPr="00680F44" w:rsidDel="006B714F">
          <w:rPr>
            <w:rFonts w:eastAsia="Times New Roman"/>
            <w:sz w:val="24"/>
            <w:szCs w:val="24"/>
          </w:rPr>
          <w:delText xml:space="preserve">Kazakhstan </w:delText>
        </w:r>
      </w:del>
      <w:ins w:id="101" w:author="Joe Bennett" w:date="2021-05-30T13:00:00Z">
        <w:r w:rsidR="006B714F" w:rsidRPr="00680F44">
          <w:rPr>
            <w:rFonts w:eastAsia="Times New Roman"/>
            <w:sz w:val="24"/>
            <w:szCs w:val="24"/>
          </w:rPr>
          <w:t>K</w:t>
        </w:r>
        <w:r w:rsidR="006B714F">
          <w:rPr>
            <w:rFonts w:eastAsia="Times New Roman"/>
            <w:sz w:val="24"/>
            <w:szCs w:val="24"/>
          </w:rPr>
          <w:t>enya</w:t>
        </w:r>
        <w:r w:rsidR="006B714F" w:rsidRPr="00680F44">
          <w:rPr>
            <w:rFonts w:eastAsia="Times New Roman"/>
            <w:sz w:val="24"/>
            <w:szCs w:val="24"/>
          </w:rPr>
          <w:t xml:space="preserve"> </w:t>
        </w:r>
      </w:ins>
      <w:r w:rsidRPr="00680F44">
        <w:rPr>
          <w:rFonts w:eastAsia="Times New Roman"/>
          <w:sz w:val="24"/>
          <w:szCs w:val="24"/>
        </w:rPr>
        <w:t>and Peru (Figure S4). There is considerable overlap among the priorities across scenarios within Conservation International’s global biodiversity hotspots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{"citationID":"Ju3zZkIH","properties":{"formattedCitation":"\\super 28\\nosupersub{}","plainCitation":"28","noteIndex":0},"citationItems":[{"id":855,"uris":["http://zotero.org/users/878981/items/5FSZ9YL2"],"uri":["http://zotero.org/users/878981/items/5FSZ9YL2"],"itemData":{"id":855,"type":"article-journal","abstract":"Conservationists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28</w:t>
      </w:r>
      <w:r w:rsidRPr="00680F44">
        <w:rPr>
          <w:rFonts w:eastAsia="Times New Roman"/>
          <w:sz w:val="24"/>
          <w:szCs w:val="24"/>
        </w:rPr>
        <w:fldChar w:fldCharType="end"/>
      </w:r>
      <w:r w:rsidRPr="00680F44">
        <w:rPr>
          <w:rFonts w:eastAsia="Times New Roman"/>
          <w:sz w:val="24"/>
          <w:szCs w:val="24"/>
        </w:rPr>
        <w:t xml:space="preserve">, but many high overlap areas lie either outside these hotspots </w:t>
      </w:r>
      <w:commentRangeStart w:id="102"/>
      <w:r w:rsidRPr="00680F44">
        <w:rPr>
          <w:rFonts w:eastAsia="Times New Roman"/>
          <w:sz w:val="24"/>
          <w:szCs w:val="24"/>
        </w:rPr>
        <w:t xml:space="preserve">(53.3%) </w:t>
      </w:r>
      <w:commentRangeEnd w:id="102"/>
      <w:r w:rsidR="006B714F">
        <w:rPr>
          <w:rStyle w:val="CommentReference"/>
          <w:rFonts w:eastAsia="Times New Roman"/>
        </w:rPr>
        <w:commentReference w:id="102"/>
      </w:r>
      <w:r w:rsidRPr="00680F44">
        <w:rPr>
          <w:rFonts w:eastAsia="Times New Roman"/>
          <w:sz w:val="24"/>
          <w:szCs w:val="24"/>
        </w:rPr>
        <w:t>or occur within small portions of the biodiversity hotspots, likely because these areas are important to protect regardless of future risk (Figure S5).</w:t>
      </w:r>
    </w:p>
    <w:p w14:paraId="4FC0F3A0" w14:textId="0E021158" w:rsidR="00680F44" w:rsidRPr="00680F44" w:rsidRDefault="00680F44" w:rsidP="00680F44">
      <w:pPr>
        <w:rPr>
          <w:rFonts w:eastAsia="Times New Roman"/>
          <w:sz w:val="24"/>
          <w:szCs w:val="24"/>
        </w:rPr>
      </w:pPr>
      <w:r w:rsidRPr="00680F44">
        <w:rPr>
          <w:rFonts w:eastAsia="Times New Roman"/>
          <w:sz w:val="24"/>
          <w:szCs w:val="24"/>
        </w:rPr>
        <w:tab/>
        <w:t>We also found variation in the locations of priorities for protection when risks were introduced (Figure 3; Table S2). These differences were driven largely by governance (Figure S6). Countries with relatively high governance scores had greater area requiring protection under risk scenarios relative to the null scenario, especially when species were wider ranging and when neighbo</w:t>
      </w:r>
      <w:del w:id="103" w:author="Joe Bennett" w:date="2021-05-30T13:01:00Z">
        <w:r w:rsidRPr="00680F44" w:rsidDel="006B714F">
          <w:rPr>
            <w:rFonts w:eastAsia="Times New Roman"/>
            <w:sz w:val="24"/>
            <w:szCs w:val="24"/>
          </w:rPr>
          <w:delText>u</w:delText>
        </w:r>
      </w:del>
      <w:r w:rsidRPr="00680F44">
        <w:rPr>
          <w:rFonts w:eastAsia="Times New Roman"/>
          <w:sz w:val="24"/>
          <w:szCs w:val="24"/>
        </w:rPr>
        <w:t>ring countries had low governance scores. Thus, risk is connected across jurisdictions, where planning scenarios favo</w:t>
      </w:r>
      <w:del w:id="104" w:author="Joe Bennett" w:date="2021-05-30T13:01:00Z">
        <w:r w:rsidRPr="00680F44" w:rsidDel="006B714F">
          <w:rPr>
            <w:rFonts w:eastAsia="Times New Roman"/>
            <w:sz w:val="24"/>
            <w:szCs w:val="24"/>
          </w:rPr>
          <w:delText>u</w:delText>
        </w:r>
      </w:del>
      <w:r w:rsidRPr="00680F44">
        <w:rPr>
          <w:rFonts w:eastAsia="Times New Roman"/>
          <w:sz w:val="24"/>
          <w:szCs w:val="24"/>
        </w:rPr>
        <w:t>r protection of species in nearby countries with low governance risk (i.e., high governance scores). For example, many vertebrate species ranges span northeastern Russia</w:t>
      </w:r>
      <w:del w:id="105" w:author="Joe Bennett" w:date="2021-05-30T13:16:00Z">
        <w:r w:rsidRPr="00680F44" w:rsidDel="002760BA">
          <w:rPr>
            <w:rFonts w:eastAsia="Times New Roman"/>
            <w:sz w:val="24"/>
            <w:szCs w:val="24"/>
          </w:rPr>
          <w:delText xml:space="preserve">, </w:delText>
        </w:r>
      </w:del>
      <w:ins w:id="106" w:author="Joe Bennett" w:date="2021-05-30T13:16:00Z">
        <w:r w:rsidR="002760BA">
          <w:rPr>
            <w:rFonts w:eastAsia="Times New Roman"/>
            <w:sz w:val="24"/>
            <w:szCs w:val="24"/>
          </w:rPr>
          <w:t xml:space="preserve"> and</w:t>
        </w:r>
        <w:r w:rsidR="002760BA" w:rsidRPr="00680F44">
          <w:rPr>
            <w:rFonts w:eastAsia="Times New Roman"/>
            <w:sz w:val="24"/>
            <w:szCs w:val="24"/>
          </w:rPr>
          <w:t xml:space="preserve"> </w:t>
        </w:r>
      </w:ins>
      <w:r w:rsidRPr="00680F44">
        <w:rPr>
          <w:rFonts w:eastAsia="Times New Roman"/>
          <w:sz w:val="24"/>
          <w:szCs w:val="24"/>
        </w:rPr>
        <w:t>Finland</w:t>
      </w:r>
      <w:del w:id="107" w:author="Joe Bennett" w:date="2021-05-30T13:16:00Z">
        <w:r w:rsidRPr="00680F44" w:rsidDel="002760BA">
          <w:rPr>
            <w:rFonts w:eastAsia="Times New Roman"/>
            <w:sz w:val="24"/>
            <w:szCs w:val="24"/>
          </w:rPr>
          <w:delText>, and Sweden</w:delText>
        </w:r>
      </w:del>
      <w:r w:rsidRPr="00680F44">
        <w:rPr>
          <w:rFonts w:eastAsia="Times New Roman"/>
          <w:sz w:val="24"/>
          <w:szCs w:val="24"/>
        </w:rPr>
        <w:t xml:space="preserve">, with one of the most iconic being caribou </w:t>
      </w:r>
      <w:commentRangeStart w:id="108"/>
      <w:r w:rsidRPr="00680F44">
        <w:rPr>
          <w:rFonts w:eastAsia="Times New Roman"/>
          <w:sz w:val="24"/>
          <w:szCs w:val="24"/>
        </w:rPr>
        <w:t>(</w:t>
      </w:r>
      <w:r w:rsidRPr="00680F44">
        <w:rPr>
          <w:rFonts w:eastAsia="Times New Roman"/>
          <w:i/>
          <w:sz w:val="24"/>
          <w:szCs w:val="24"/>
        </w:rPr>
        <w:t>Rangifer tarandus</w:t>
      </w:r>
      <w:r w:rsidRPr="00680F44">
        <w:rPr>
          <w:rFonts w:eastAsia="Times New Roman"/>
          <w:sz w:val="24"/>
          <w:szCs w:val="24"/>
        </w:rPr>
        <w:t xml:space="preserve">), </w:t>
      </w:r>
      <w:commentRangeEnd w:id="108"/>
      <w:r w:rsidR="002760BA">
        <w:rPr>
          <w:rStyle w:val="CommentReference"/>
          <w:rFonts w:eastAsia="Times New Roman"/>
        </w:rPr>
        <w:commentReference w:id="108"/>
      </w:r>
      <w:r w:rsidRPr="00680F44">
        <w:rPr>
          <w:rFonts w:eastAsia="Times New Roman"/>
          <w:sz w:val="24"/>
          <w:szCs w:val="24"/>
        </w:rPr>
        <w:t xml:space="preserve">which has an IUCN conservation status of vulnerable.  Because Russia suffers from low scores for ‘voice and accountability, rule of law, and control of corruption’ (Table S3), whereas Finland </w:t>
      </w:r>
      <w:del w:id="109" w:author="Joe Bennett" w:date="2021-05-30T19:33:00Z">
        <w:r w:rsidRPr="00680F44" w:rsidDel="001A6C87">
          <w:rPr>
            <w:rFonts w:eastAsia="Times New Roman"/>
            <w:sz w:val="24"/>
            <w:szCs w:val="24"/>
          </w:rPr>
          <w:delText xml:space="preserve">and Sweden </w:delText>
        </w:r>
      </w:del>
      <w:r w:rsidRPr="00680F44">
        <w:rPr>
          <w:rFonts w:eastAsia="Times New Roman"/>
          <w:sz w:val="24"/>
          <w:szCs w:val="24"/>
        </w:rPr>
        <w:t>ha</w:t>
      </w:r>
      <w:ins w:id="110" w:author="Joe Bennett" w:date="2021-05-30T19:34:00Z">
        <w:r w:rsidR="001A6C87">
          <w:rPr>
            <w:rFonts w:eastAsia="Times New Roman"/>
            <w:sz w:val="24"/>
            <w:szCs w:val="24"/>
          </w:rPr>
          <w:t>s</w:t>
        </w:r>
      </w:ins>
      <w:del w:id="111" w:author="Joe Bennett" w:date="2021-05-30T19:33:00Z">
        <w:r w:rsidRPr="00680F44" w:rsidDel="001A6C87">
          <w:rPr>
            <w:rFonts w:eastAsia="Times New Roman"/>
            <w:sz w:val="24"/>
            <w:szCs w:val="24"/>
          </w:rPr>
          <w:delText>ve</w:delText>
        </w:r>
      </w:del>
      <w:r w:rsidRPr="00680F44">
        <w:rPr>
          <w:rFonts w:eastAsia="Times New Roman"/>
          <w:sz w:val="24"/>
          <w:szCs w:val="24"/>
        </w:rPr>
        <w:t xml:space="preserve"> relatively high governance scores, the scenarios including governance pressures led to a selection </w:t>
      </w:r>
      <w:commentRangeStart w:id="112"/>
      <w:r w:rsidRPr="00680F44">
        <w:rPr>
          <w:rFonts w:eastAsia="Times New Roman"/>
          <w:sz w:val="24"/>
          <w:szCs w:val="24"/>
        </w:rPr>
        <w:t xml:space="preserve">of </w:t>
      </w:r>
      <w:del w:id="113" w:author="Joe Bennett" w:date="2021-05-30T13:09:00Z">
        <w:r w:rsidRPr="00680F44" w:rsidDel="000D2329">
          <w:rPr>
            <w:rFonts w:eastAsia="Times New Roman"/>
            <w:sz w:val="24"/>
            <w:szCs w:val="24"/>
          </w:rPr>
          <w:delText>99</w:delText>
        </w:r>
      </w:del>
      <w:ins w:id="114" w:author="Joe Bennett" w:date="2021-05-30T13:09:00Z">
        <w:r w:rsidR="000D2329">
          <w:rPr>
            <w:rFonts w:eastAsia="Times New Roman"/>
            <w:sz w:val="24"/>
            <w:szCs w:val="24"/>
          </w:rPr>
          <w:t>36</w:t>
        </w:r>
      </w:ins>
      <w:r w:rsidRPr="00680F44">
        <w:rPr>
          <w:rFonts w:eastAsia="Times New Roman"/>
          <w:sz w:val="24"/>
          <w:szCs w:val="24"/>
        </w:rPr>
        <w:t>.4%</w:t>
      </w:r>
      <w:del w:id="115" w:author="Joe Bennett" w:date="2021-05-30T13:17:00Z">
        <w:r w:rsidRPr="00680F44" w:rsidDel="002760BA">
          <w:rPr>
            <w:rFonts w:eastAsia="Times New Roman"/>
            <w:sz w:val="24"/>
            <w:szCs w:val="24"/>
          </w:rPr>
          <w:delText xml:space="preserve"> and </w:delText>
        </w:r>
      </w:del>
      <w:del w:id="116" w:author="Joe Bennett" w:date="2021-05-30T13:15:00Z">
        <w:r w:rsidRPr="00680F44" w:rsidDel="000D2329">
          <w:rPr>
            <w:rFonts w:eastAsia="Times New Roman"/>
            <w:sz w:val="24"/>
            <w:szCs w:val="24"/>
          </w:rPr>
          <w:delText>48</w:delText>
        </w:r>
      </w:del>
      <w:del w:id="117" w:author="Joe Bennett" w:date="2021-05-30T13:17:00Z">
        <w:r w:rsidRPr="00680F44" w:rsidDel="002760BA">
          <w:rPr>
            <w:rFonts w:eastAsia="Times New Roman"/>
            <w:sz w:val="24"/>
            <w:szCs w:val="24"/>
          </w:rPr>
          <w:delText xml:space="preserve">.9% </w:delText>
        </w:r>
      </w:del>
      <w:r w:rsidRPr="00680F44">
        <w:rPr>
          <w:rFonts w:eastAsia="Times New Roman"/>
          <w:sz w:val="24"/>
          <w:szCs w:val="24"/>
        </w:rPr>
        <w:t>of Finland</w:t>
      </w:r>
      <w:del w:id="118" w:author="Joe Bennett" w:date="2021-05-30T13:17:00Z">
        <w:r w:rsidRPr="00680F44" w:rsidDel="002760BA">
          <w:rPr>
            <w:rFonts w:eastAsia="Times New Roman"/>
            <w:sz w:val="24"/>
            <w:szCs w:val="24"/>
          </w:rPr>
          <w:delText xml:space="preserve"> and Sweden</w:delText>
        </w:r>
      </w:del>
      <w:r w:rsidRPr="00680F44">
        <w:rPr>
          <w:rFonts w:eastAsia="Times New Roman"/>
          <w:sz w:val="24"/>
          <w:szCs w:val="24"/>
        </w:rPr>
        <w:t>’s land area</w:t>
      </w:r>
      <w:del w:id="119" w:author="Joe Bennett" w:date="2021-05-30T13:17:00Z">
        <w:r w:rsidRPr="00680F44" w:rsidDel="002760BA">
          <w:rPr>
            <w:rFonts w:eastAsia="Times New Roman"/>
            <w:sz w:val="24"/>
            <w:szCs w:val="24"/>
          </w:rPr>
          <w:delText>s respectively</w:delText>
        </w:r>
      </w:del>
      <w:r w:rsidRPr="00680F44">
        <w:rPr>
          <w:rFonts w:eastAsia="Times New Roman"/>
          <w:sz w:val="24"/>
          <w:szCs w:val="24"/>
        </w:rPr>
        <w:t xml:space="preserve"> compared to the null scenario with </w:t>
      </w:r>
      <w:del w:id="120" w:author="Joe Bennett" w:date="2021-05-30T13:09:00Z">
        <w:r w:rsidRPr="00680F44" w:rsidDel="000D2329">
          <w:rPr>
            <w:rFonts w:eastAsia="Times New Roman"/>
            <w:sz w:val="24"/>
            <w:szCs w:val="24"/>
          </w:rPr>
          <w:delText>30</w:delText>
        </w:r>
      </w:del>
      <w:ins w:id="121" w:author="Joe Bennett" w:date="2021-05-30T13:09:00Z">
        <w:r w:rsidR="000D2329">
          <w:rPr>
            <w:rFonts w:eastAsia="Times New Roman"/>
            <w:sz w:val="24"/>
            <w:szCs w:val="24"/>
          </w:rPr>
          <w:t>16</w:t>
        </w:r>
      </w:ins>
      <w:r w:rsidRPr="00680F44">
        <w:rPr>
          <w:rFonts w:eastAsia="Times New Roman"/>
          <w:sz w:val="24"/>
          <w:szCs w:val="24"/>
        </w:rPr>
        <w:t>.</w:t>
      </w:r>
      <w:del w:id="122" w:author="Joe Bennett" w:date="2021-05-30T13:10:00Z">
        <w:r w:rsidRPr="00680F44" w:rsidDel="000D2329">
          <w:rPr>
            <w:rFonts w:eastAsia="Times New Roman"/>
            <w:sz w:val="24"/>
            <w:szCs w:val="24"/>
          </w:rPr>
          <w:delText>8</w:delText>
        </w:r>
      </w:del>
      <w:ins w:id="123" w:author="Joe Bennett" w:date="2021-05-30T13:10:00Z">
        <w:r w:rsidR="000D2329">
          <w:rPr>
            <w:rFonts w:eastAsia="Times New Roman"/>
            <w:sz w:val="24"/>
            <w:szCs w:val="24"/>
          </w:rPr>
          <w:t>2</w:t>
        </w:r>
      </w:ins>
      <w:r w:rsidRPr="00680F44">
        <w:rPr>
          <w:rFonts w:eastAsia="Times New Roman"/>
          <w:sz w:val="24"/>
          <w:szCs w:val="24"/>
        </w:rPr>
        <w:t>%</w:t>
      </w:r>
      <w:del w:id="124" w:author="Joe Bennett" w:date="2021-05-30T13:17:00Z">
        <w:r w:rsidRPr="00680F44" w:rsidDel="002760BA">
          <w:rPr>
            <w:rFonts w:eastAsia="Times New Roman"/>
            <w:sz w:val="24"/>
            <w:szCs w:val="24"/>
          </w:rPr>
          <w:delText xml:space="preserve"> and 1</w:delText>
        </w:r>
      </w:del>
      <w:del w:id="125" w:author="Joe Bennett" w:date="2021-05-30T13:15:00Z">
        <w:r w:rsidRPr="00680F44" w:rsidDel="000D2329">
          <w:rPr>
            <w:rFonts w:eastAsia="Times New Roman"/>
            <w:sz w:val="24"/>
            <w:szCs w:val="24"/>
          </w:rPr>
          <w:delText>5</w:delText>
        </w:r>
      </w:del>
      <w:del w:id="126" w:author="Joe Bennett" w:date="2021-05-30T13:17:00Z">
        <w:r w:rsidRPr="00680F44" w:rsidDel="002760BA">
          <w:rPr>
            <w:rFonts w:eastAsia="Times New Roman"/>
            <w:sz w:val="24"/>
            <w:szCs w:val="24"/>
          </w:rPr>
          <w:delText>.</w:delText>
        </w:r>
      </w:del>
      <w:del w:id="127" w:author="Joe Bennett" w:date="2021-05-30T13:15:00Z">
        <w:r w:rsidRPr="00680F44" w:rsidDel="000D2329">
          <w:rPr>
            <w:rFonts w:eastAsia="Times New Roman"/>
            <w:sz w:val="24"/>
            <w:szCs w:val="24"/>
          </w:rPr>
          <w:delText>2</w:delText>
        </w:r>
      </w:del>
      <w:del w:id="128" w:author="Joe Bennett" w:date="2021-05-30T13:17:00Z">
        <w:r w:rsidRPr="00680F44" w:rsidDel="002760BA">
          <w:rPr>
            <w:rFonts w:eastAsia="Times New Roman"/>
            <w:sz w:val="24"/>
            <w:szCs w:val="24"/>
          </w:rPr>
          <w:delText>%</w:delText>
        </w:r>
      </w:del>
      <w:r w:rsidRPr="00680F44">
        <w:rPr>
          <w:rFonts w:eastAsia="Times New Roman"/>
          <w:sz w:val="24"/>
          <w:szCs w:val="24"/>
        </w:rPr>
        <w:t xml:space="preserve"> </w:t>
      </w:r>
      <w:r w:rsidRPr="00680F44">
        <w:rPr>
          <w:rFonts w:eastAsia="Times New Roman"/>
          <w:sz w:val="24"/>
          <w:szCs w:val="24"/>
        </w:rPr>
        <w:lastRenderedPageBreak/>
        <w:t>(</w:t>
      </w:r>
      <w:commentRangeEnd w:id="112"/>
      <w:r w:rsidRPr="00680F44">
        <w:rPr>
          <w:rStyle w:val="CommentReference"/>
          <w:sz w:val="24"/>
          <w:szCs w:val="24"/>
        </w:rPr>
        <w:commentReference w:id="112"/>
      </w:r>
      <w:r w:rsidRPr="00680F44">
        <w:rPr>
          <w:rFonts w:eastAsia="Times New Roman"/>
          <w:sz w:val="24"/>
          <w:szCs w:val="24"/>
        </w:rPr>
        <w:t xml:space="preserve">Figure 4). </w:t>
      </w:r>
      <w:commentRangeStart w:id="129"/>
      <w:del w:id="130" w:author="Joe Bennett" w:date="2021-06-04T06:46:00Z">
        <w:r w:rsidRPr="00680F44" w:rsidDel="00DA404E">
          <w:rPr>
            <w:rFonts w:eastAsia="Times New Roman"/>
            <w:sz w:val="24"/>
            <w:szCs w:val="24"/>
          </w:rPr>
          <w:delText xml:space="preserve">These results do not mean </w:delText>
        </w:r>
      </w:del>
      <w:del w:id="131" w:author="Joe Bennett" w:date="2021-05-30T13:17:00Z">
        <w:r w:rsidRPr="00680F44" w:rsidDel="002760BA">
          <w:rPr>
            <w:rFonts w:eastAsia="Times New Roman"/>
            <w:sz w:val="24"/>
            <w:szCs w:val="24"/>
          </w:rPr>
          <w:delText>the majority of</w:delText>
        </w:r>
      </w:del>
      <w:del w:id="132" w:author="Joe Bennett" w:date="2021-06-04T06:46:00Z">
        <w:r w:rsidRPr="00680F44" w:rsidDel="00DA404E">
          <w:rPr>
            <w:rFonts w:eastAsia="Times New Roman"/>
            <w:sz w:val="24"/>
            <w:szCs w:val="24"/>
          </w:rPr>
          <w:delText xml:space="preserve"> land inside Finland needs to be protected to ensure the long-term persistence of caribou, but indicate that prioritizing areas in </w:delText>
        </w:r>
      </w:del>
      <w:del w:id="133" w:author="Joe Bennett" w:date="2021-05-30T13:18:00Z">
        <w:r w:rsidRPr="00680F44" w:rsidDel="002760BA">
          <w:rPr>
            <w:rFonts w:eastAsia="Times New Roman"/>
            <w:sz w:val="24"/>
            <w:szCs w:val="24"/>
          </w:rPr>
          <w:delText xml:space="preserve">Sweden and </w:delText>
        </w:r>
      </w:del>
      <w:del w:id="134" w:author="Joe Bennett" w:date="2021-06-04T06:46:00Z">
        <w:r w:rsidRPr="00680F44" w:rsidDel="00DA404E">
          <w:rPr>
            <w:rFonts w:eastAsia="Times New Roman"/>
            <w:sz w:val="24"/>
            <w:szCs w:val="24"/>
          </w:rPr>
          <w:delText>Finland is predicted to be far less of a risk than areas in Russia.</w:delText>
        </w:r>
        <w:commentRangeEnd w:id="129"/>
        <w:r w:rsidR="00DA404E" w:rsidDel="00DA404E">
          <w:rPr>
            <w:rStyle w:val="CommentReference"/>
            <w:rFonts w:eastAsia="Times New Roman"/>
          </w:rPr>
          <w:commentReference w:id="129"/>
        </w:r>
      </w:del>
    </w:p>
    <w:p w14:paraId="384F1F63" w14:textId="0E6C65C8" w:rsidR="00680F44" w:rsidRPr="00680F44" w:rsidRDefault="00680F44" w:rsidP="00680F44">
      <w:pPr>
        <w:rPr>
          <w:rFonts w:eastAsia="Times New Roman"/>
          <w:sz w:val="24"/>
          <w:szCs w:val="24"/>
        </w:rPr>
      </w:pPr>
      <w:r w:rsidRPr="00680F44">
        <w:rPr>
          <w:rFonts w:eastAsia="Times New Roman"/>
          <w:sz w:val="24"/>
          <w:szCs w:val="24"/>
        </w:rPr>
        <w:tab/>
        <w:t>Land-use and climate change also influenced variation in the locations of priorities for protection compared to the null scenario. For example, large areas of Sierra Leone are experiencing high risk of biodiversity loss due to expanding intensive land-use practices (Fig. S2), whereas this same risk is lower in neighbo</w:t>
      </w:r>
      <w:del w:id="135" w:author="Joe Bennett" w:date="2021-05-30T19:37:00Z">
        <w:r w:rsidRPr="00680F44" w:rsidDel="001A6C87">
          <w:rPr>
            <w:rFonts w:eastAsia="Times New Roman"/>
            <w:sz w:val="24"/>
            <w:szCs w:val="24"/>
          </w:rPr>
          <w:delText>u</w:delText>
        </w:r>
      </w:del>
      <w:r w:rsidRPr="00680F44">
        <w:rPr>
          <w:rFonts w:eastAsia="Times New Roman"/>
          <w:sz w:val="24"/>
          <w:szCs w:val="24"/>
        </w:rPr>
        <w:t>ring Liberia. Scenario</w:t>
      </w:r>
      <w:commentRangeStart w:id="136"/>
      <w:r w:rsidRPr="00680F44">
        <w:rPr>
          <w:rFonts w:eastAsia="Times New Roman"/>
          <w:sz w:val="24"/>
          <w:szCs w:val="24"/>
        </w:rPr>
        <w:t>s</w:t>
      </w:r>
      <w:commentRangeEnd w:id="136"/>
      <w:r w:rsidR="00535544">
        <w:rPr>
          <w:rStyle w:val="CommentReference"/>
          <w:rFonts w:eastAsia="Times New Roman"/>
        </w:rPr>
        <w:commentReference w:id="136"/>
      </w:r>
      <w:r w:rsidRPr="00680F44">
        <w:rPr>
          <w:rFonts w:eastAsia="Times New Roman"/>
          <w:sz w:val="24"/>
          <w:szCs w:val="24"/>
        </w:rPr>
        <w:t xml:space="preserve"> including land-use risk </w:t>
      </w:r>
      <w:commentRangeStart w:id="137"/>
      <w:commentRangeStart w:id="138"/>
      <w:r w:rsidRPr="00680F44">
        <w:rPr>
          <w:rFonts w:eastAsia="Times New Roman"/>
          <w:sz w:val="24"/>
          <w:szCs w:val="24"/>
        </w:rPr>
        <w:t xml:space="preserve">selected </w:t>
      </w:r>
      <w:del w:id="139" w:author="Joe Bennett" w:date="2021-05-30T19:49:00Z">
        <w:r w:rsidRPr="00680F44" w:rsidDel="00374606">
          <w:rPr>
            <w:rFonts w:eastAsia="Times New Roman"/>
            <w:sz w:val="24"/>
            <w:szCs w:val="24"/>
          </w:rPr>
          <w:delText>50.1</w:delText>
        </w:r>
      </w:del>
      <w:ins w:id="140" w:author="Joe Bennett" w:date="2021-05-30T19:49:00Z">
        <w:r w:rsidR="00374606">
          <w:rPr>
            <w:rFonts w:eastAsia="Times New Roman"/>
            <w:sz w:val="24"/>
            <w:szCs w:val="24"/>
          </w:rPr>
          <w:t>32.1</w:t>
        </w:r>
      </w:ins>
      <w:r w:rsidRPr="00680F44">
        <w:rPr>
          <w:rFonts w:eastAsia="Times New Roman"/>
          <w:sz w:val="24"/>
          <w:szCs w:val="24"/>
        </w:rPr>
        <w:t>% of the land area in Liberia compared to 2</w:t>
      </w:r>
      <w:ins w:id="141" w:author="Joe Bennett" w:date="2021-05-30T19:49:00Z">
        <w:r w:rsidR="00374606">
          <w:rPr>
            <w:rFonts w:eastAsia="Times New Roman"/>
            <w:sz w:val="24"/>
            <w:szCs w:val="24"/>
          </w:rPr>
          <w:t>2</w:t>
        </w:r>
      </w:ins>
      <w:del w:id="142" w:author="Joe Bennett" w:date="2021-05-30T19:49:00Z">
        <w:r w:rsidRPr="00680F44" w:rsidDel="00374606">
          <w:rPr>
            <w:rFonts w:eastAsia="Times New Roman"/>
            <w:sz w:val="24"/>
            <w:szCs w:val="24"/>
          </w:rPr>
          <w:delText>1</w:delText>
        </w:r>
      </w:del>
      <w:r w:rsidRPr="00680F44">
        <w:rPr>
          <w:rFonts w:eastAsia="Times New Roman"/>
          <w:sz w:val="24"/>
          <w:szCs w:val="24"/>
        </w:rPr>
        <w:t>.</w:t>
      </w:r>
      <w:ins w:id="143" w:author="Joe Bennett" w:date="2021-05-30T19:49:00Z">
        <w:r w:rsidR="00374606">
          <w:rPr>
            <w:rFonts w:eastAsia="Times New Roman"/>
            <w:sz w:val="24"/>
            <w:szCs w:val="24"/>
          </w:rPr>
          <w:t>5</w:t>
        </w:r>
      </w:ins>
      <w:del w:id="144" w:author="Joe Bennett" w:date="2021-05-30T19:49:00Z">
        <w:r w:rsidRPr="00680F44" w:rsidDel="00374606">
          <w:rPr>
            <w:rFonts w:eastAsia="Times New Roman"/>
            <w:sz w:val="24"/>
            <w:szCs w:val="24"/>
          </w:rPr>
          <w:delText>9</w:delText>
        </w:r>
      </w:del>
      <w:r w:rsidRPr="00680F44">
        <w:rPr>
          <w:rFonts w:eastAsia="Times New Roman"/>
          <w:sz w:val="24"/>
          <w:szCs w:val="24"/>
        </w:rPr>
        <w:t xml:space="preserve">% in the null scenario (Figure 4). Large areas of </w:t>
      </w:r>
      <w:del w:id="145" w:author="Joe Bennett" w:date="2021-06-03T10:25:00Z">
        <w:r w:rsidRPr="00680F44" w:rsidDel="00535544">
          <w:rPr>
            <w:rFonts w:eastAsia="Times New Roman"/>
            <w:sz w:val="24"/>
            <w:szCs w:val="24"/>
          </w:rPr>
          <w:delText xml:space="preserve">Algeria </w:delText>
        </w:r>
      </w:del>
      <w:ins w:id="146" w:author="Joe Bennett" w:date="2021-06-03T10:25:00Z">
        <w:r w:rsidR="00535544">
          <w:rPr>
            <w:rFonts w:eastAsia="Times New Roman"/>
            <w:sz w:val="24"/>
            <w:szCs w:val="24"/>
          </w:rPr>
          <w:t>Hungary and Serbia</w:t>
        </w:r>
        <w:r w:rsidR="00535544" w:rsidRPr="00680F44">
          <w:rPr>
            <w:rFonts w:eastAsia="Times New Roman"/>
            <w:sz w:val="24"/>
            <w:szCs w:val="24"/>
          </w:rPr>
          <w:t xml:space="preserve"> </w:t>
        </w:r>
      </w:ins>
      <w:r w:rsidRPr="00680F44">
        <w:rPr>
          <w:rFonts w:eastAsia="Times New Roman"/>
          <w:sz w:val="24"/>
          <w:szCs w:val="24"/>
        </w:rPr>
        <w:t xml:space="preserve">are </w:t>
      </w:r>
      <w:del w:id="147" w:author="Joe Bennett" w:date="2021-06-03T10:25:00Z">
        <w:r w:rsidRPr="00680F44" w:rsidDel="00535544">
          <w:rPr>
            <w:rFonts w:eastAsia="Times New Roman"/>
            <w:sz w:val="24"/>
            <w:szCs w:val="24"/>
          </w:rPr>
          <w:delText>experiencing increasingly frequent extreme heat events</w:delText>
        </w:r>
      </w:del>
      <w:ins w:id="148" w:author="Joe Bennett" w:date="2021-06-03T10:26:00Z">
        <w:r w:rsidR="00535544">
          <w:rPr>
            <w:rFonts w:eastAsia="Times New Roman"/>
            <w:sz w:val="24"/>
            <w:szCs w:val="24"/>
          </w:rPr>
          <w:t xml:space="preserve">have </w:t>
        </w:r>
      </w:ins>
      <w:ins w:id="149" w:author="Joe Bennett" w:date="2021-06-03T10:25:00Z">
        <w:r w:rsidR="00535544">
          <w:rPr>
            <w:rFonts w:eastAsia="Times New Roman"/>
            <w:sz w:val="24"/>
            <w:szCs w:val="24"/>
          </w:rPr>
          <w:t xml:space="preserve">high </w:t>
        </w:r>
      </w:ins>
      <w:ins w:id="150" w:author="Joe Bennett" w:date="2021-06-03T10:26:00Z">
        <w:r w:rsidR="00535544">
          <w:rPr>
            <w:rFonts w:eastAsia="Times New Roman"/>
            <w:sz w:val="24"/>
            <w:szCs w:val="24"/>
          </w:rPr>
          <w:t xml:space="preserve">predicted </w:t>
        </w:r>
      </w:ins>
      <w:ins w:id="151" w:author="Joe Bennett" w:date="2021-06-03T10:25:00Z">
        <w:r w:rsidR="00535544">
          <w:rPr>
            <w:rFonts w:eastAsia="Times New Roman"/>
            <w:sz w:val="24"/>
            <w:szCs w:val="24"/>
          </w:rPr>
          <w:t>climate velocity</w:t>
        </w:r>
      </w:ins>
      <w:r w:rsidRPr="00680F44">
        <w:rPr>
          <w:rFonts w:eastAsia="Times New Roman"/>
          <w:sz w:val="24"/>
          <w:szCs w:val="24"/>
        </w:rPr>
        <w:t xml:space="preserve"> (</w:t>
      </w:r>
      <w:commentRangeStart w:id="152"/>
      <w:r w:rsidRPr="00680F44">
        <w:rPr>
          <w:rFonts w:eastAsia="Times New Roman"/>
          <w:sz w:val="24"/>
          <w:szCs w:val="24"/>
        </w:rPr>
        <w:t>Fig. S3</w:t>
      </w:r>
      <w:commentRangeEnd w:id="152"/>
      <w:r w:rsidR="00535544">
        <w:rPr>
          <w:rStyle w:val="CommentReference"/>
          <w:rFonts w:eastAsia="Times New Roman"/>
        </w:rPr>
        <w:commentReference w:id="152"/>
      </w:r>
      <w:r w:rsidRPr="00680F44">
        <w:rPr>
          <w:rFonts w:eastAsia="Times New Roman"/>
          <w:sz w:val="24"/>
          <w:szCs w:val="24"/>
        </w:rPr>
        <w:t xml:space="preserve">), whereas </w:t>
      </w:r>
      <w:del w:id="153" w:author="Joe Bennett" w:date="2021-06-03T10:25:00Z">
        <w:r w:rsidRPr="00680F44" w:rsidDel="00535544">
          <w:rPr>
            <w:rFonts w:eastAsia="Times New Roman"/>
            <w:sz w:val="24"/>
            <w:szCs w:val="24"/>
          </w:rPr>
          <w:delText>neighbo</w:delText>
        </w:r>
      </w:del>
      <w:del w:id="154" w:author="Joe Bennett" w:date="2021-05-30T19:51:00Z">
        <w:r w:rsidRPr="00680F44" w:rsidDel="00374606">
          <w:rPr>
            <w:rFonts w:eastAsia="Times New Roman"/>
            <w:sz w:val="24"/>
            <w:szCs w:val="24"/>
          </w:rPr>
          <w:delText>u</w:delText>
        </w:r>
      </w:del>
      <w:del w:id="155" w:author="Joe Bennett" w:date="2021-06-03T10:25:00Z">
        <w:r w:rsidRPr="00680F44" w:rsidDel="00535544">
          <w:rPr>
            <w:rFonts w:eastAsia="Times New Roman"/>
            <w:sz w:val="24"/>
            <w:szCs w:val="24"/>
          </w:rPr>
          <w:delText xml:space="preserve">ring </w:delText>
        </w:r>
        <w:commentRangeStart w:id="156"/>
        <w:r w:rsidRPr="00680F44" w:rsidDel="00535544">
          <w:rPr>
            <w:rFonts w:eastAsia="Times New Roman"/>
            <w:sz w:val="24"/>
            <w:szCs w:val="24"/>
          </w:rPr>
          <w:delText>Libya is not experiencing as many extreme heat events</w:delText>
        </w:r>
      </w:del>
      <w:ins w:id="157" w:author="Joe Bennett" w:date="2021-06-04T06:48:00Z">
        <w:r w:rsidR="00DA404E">
          <w:rPr>
            <w:rFonts w:eastAsia="Times New Roman"/>
            <w:sz w:val="24"/>
            <w:szCs w:val="24"/>
          </w:rPr>
          <w:t xml:space="preserve">most of </w:t>
        </w:r>
      </w:ins>
      <w:ins w:id="158" w:author="Joe Bennett" w:date="2021-06-03T10:25:00Z">
        <w:r w:rsidR="00535544">
          <w:rPr>
            <w:rFonts w:eastAsia="Times New Roman"/>
            <w:sz w:val="24"/>
            <w:szCs w:val="24"/>
          </w:rPr>
          <w:t>nearby Kosovo</w:t>
        </w:r>
      </w:ins>
      <w:ins w:id="159" w:author="Joe Bennett" w:date="2021-06-03T10:27:00Z">
        <w:r w:rsidR="00535544">
          <w:rPr>
            <w:rFonts w:eastAsia="Times New Roman"/>
            <w:sz w:val="24"/>
            <w:szCs w:val="24"/>
          </w:rPr>
          <w:t xml:space="preserve"> </w:t>
        </w:r>
      </w:ins>
      <w:ins w:id="160" w:author="Joe Bennett" w:date="2021-06-04T06:47:00Z">
        <w:r w:rsidR="00DA404E">
          <w:rPr>
            <w:rFonts w:eastAsia="Times New Roman"/>
            <w:sz w:val="24"/>
            <w:szCs w:val="24"/>
          </w:rPr>
          <w:t>has</w:t>
        </w:r>
      </w:ins>
      <w:ins w:id="161" w:author="Joe Bennett" w:date="2021-06-03T10:26:00Z">
        <w:r w:rsidR="00535544">
          <w:rPr>
            <w:rFonts w:eastAsia="Times New Roman"/>
            <w:sz w:val="24"/>
            <w:szCs w:val="24"/>
          </w:rPr>
          <w:t xml:space="preserve"> lower </w:t>
        </w:r>
      </w:ins>
      <w:ins w:id="162" w:author="Joe Bennett" w:date="2021-06-04T06:47:00Z">
        <w:r w:rsidR="00DA404E">
          <w:rPr>
            <w:rFonts w:eastAsia="Times New Roman"/>
            <w:sz w:val="24"/>
            <w:szCs w:val="24"/>
          </w:rPr>
          <w:t xml:space="preserve">predicted </w:t>
        </w:r>
      </w:ins>
      <w:ins w:id="163" w:author="Joe Bennett" w:date="2021-06-03T10:26:00Z">
        <w:r w:rsidR="00535544">
          <w:rPr>
            <w:rFonts w:eastAsia="Times New Roman"/>
            <w:sz w:val="24"/>
            <w:szCs w:val="24"/>
          </w:rPr>
          <w:t>climate velocity</w:t>
        </w:r>
      </w:ins>
      <w:r w:rsidRPr="00680F44">
        <w:rPr>
          <w:rFonts w:eastAsia="Times New Roman"/>
          <w:sz w:val="24"/>
          <w:szCs w:val="24"/>
        </w:rPr>
        <w:t xml:space="preserve">. Scenarios including climate impact risk selected of </w:t>
      </w:r>
      <w:del w:id="164" w:author="Joe Bennett" w:date="2021-06-03T10:23:00Z">
        <w:r w:rsidRPr="00680F44" w:rsidDel="00535544">
          <w:rPr>
            <w:rFonts w:eastAsia="Times New Roman"/>
            <w:sz w:val="24"/>
            <w:szCs w:val="24"/>
          </w:rPr>
          <w:delText>30.8</w:delText>
        </w:r>
      </w:del>
      <w:ins w:id="165" w:author="Joe Bennett" w:date="2021-06-03T10:23:00Z">
        <w:r w:rsidR="00535544">
          <w:rPr>
            <w:rFonts w:eastAsia="Times New Roman"/>
            <w:sz w:val="24"/>
            <w:szCs w:val="24"/>
          </w:rPr>
          <w:t>20.4</w:t>
        </w:r>
      </w:ins>
      <w:r w:rsidRPr="00680F44">
        <w:rPr>
          <w:rFonts w:eastAsia="Times New Roman"/>
          <w:sz w:val="24"/>
          <w:szCs w:val="24"/>
        </w:rPr>
        <w:t xml:space="preserve">% of </w:t>
      </w:r>
      <w:del w:id="166" w:author="Joe Bennett" w:date="2021-06-03T10:23:00Z">
        <w:r w:rsidRPr="00680F44" w:rsidDel="00535544">
          <w:rPr>
            <w:rFonts w:eastAsia="Times New Roman"/>
            <w:sz w:val="24"/>
            <w:szCs w:val="24"/>
          </w:rPr>
          <w:delText xml:space="preserve">Libya’s </w:delText>
        </w:r>
      </w:del>
      <w:ins w:id="167" w:author="Joe Bennett" w:date="2021-06-03T10:23:00Z">
        <w:r w:rsidR="00535544">
          <w:rPr>
            <w:rFonts w:eastAsia="Times New Roman"/>
            <w:sz w:val="24"/>
            <w:szCs w:val="24"/>
          </w:rPr>
          <w:t>Kosovo</w:t>
        </w:r>
        <w:r w:rsidR="00535544" w:rsidRPr="00680F44">
          <w:rPr>
            <w:rFonts w:eastAsia="Times New Roman"/>
            <w:sz w:val="24"/>
            <w:szCs w:val="24"/>
          </w:rPr>
          <w:t xml:space="preserve">’s </w:t>
        </w:r>
      </w:ins>
      <w:r w:rsidRPr="00680F44">
        <w:rPr>
          <w:rFonts w:eastAsia="Times New Roman"/>
          <w:sz w:val="24"/>
          <w:szCs w:val="24"/>
        </w:rPr>
        <w:t xml:space="preserve">land area compared to the null scenario with </w:t>
      </w:r>
      <w:del w:id="168" w:author="Joe Bennett" w:date="2021-06-03T10:24:00Z">
        <w:r w:rsidRPr="00680F44" w:rsidDel="00535544">
          <w:rPr>
            <w:rFonts w:eastAsia="Times New Roman"/>
            <w:sz w:val="24"/>
            <w:szCs w:val="24"/>
          </w:rPr>
          <w:delText>20.9</w:delText>
        </w:r>
      </w:del>
      <w:ins w:id="169" w:author="Joe Bennett" w:date="2021-06-03T10:24:00Z">
        <w:r w:rsidR="00535544">
          <w:rPr>
            <w:rFonts w:eastAsia="Times New Roman"/>
            <w:sz w:val="24"/>
            <w:szCs w:val="24"/>
          </w:rPr>
          <w:t>10.2</w:t>
        </w:r>
      </w:ins>
      <w:r w:rsidRPr="00680F44">
        <w:rPr>
          <w:rFonts w:eastAsia="Times New Roman"/>
          <w:sz w:val="24"/>
          <w:szCs w:val="24"/>
        </w:rPr>
        <w:t>%</w:t>
      </w:r>
      <w:ins w:id="170" w:author="Joe Bennett" w:date="2021-06-03T10:26:00Z">
        <w:r w:rsidR="00535544">
          <w:rPr>
            <w:rFonts w:eastAsia="Times New Roman"/>
            <w:sz w:val="24"/>
            <w:szCs w:val="24"/>
          </w:rPr>
          <w:t xml:space="preserve">, and </w:t>
        </w:r>
      </w:ins>
      <w:r w:rsidRPr="00680F44">
        <w:rPr>
          <w:rFonts w:eastAsia="Times New Roman"/>
          <w:sz w:val="24"/>
          <w:szCs w:val="24"/>
        </w:rPr>
        <w:t xml:space="preserve"> (Figure 4).</w:t>
      </w:r>
      <w:commentRangeEnd w:id="137"/>
      <w:r w:rsidRPr="00680F44">
        <w:rPr>
          <w:rStyle w:val="CommentReference"/>
          <w:sz w:val="24"/>
          <w:szCs w:val="24"/>
        </w:rPr>
        <w:commentReference w:id="137"/>
      </w:r>
      <w:commentRangeEnd w:id="138"/>
      <w:r w:rsidR="00374606">
        <w:rPr>
          <w:rStyle w:val="CommentReference"/>
          <w:rFonts w:eastAsia="Times New Roman"/>
        </w:rPr>
        <w:commentReference w:id="138"/>
      </w:r>
      <w:commentRangeEnd w:id="156"/>
      <w:r w:rsidR="00E57E24">
        <w:rPr>
          <w:rStyle w:val="CommentReference"/>
          <w:rFonts w:eastAsia="Times New Roman"/>
        </w:rPr>
        <w:commentReference w:id="156"/>
      </w:r>
      <w:ins w:id="171" w:author="Joe Bennett" w:date="2021-06-03T10:41:00Z">
        <w:r w:rsidR="00B33419">
          <w:rPr>
            <w:rFonts w:eastAsia="Times New Roman"/>
            <w:sz w:val="24"/>
            <w:szCs w:val="24"/>
          </w:rPr>
          <w:t xml:space="preserve"> The alternative climate </w:t>
        </w:r>
      </w:ins>
      <w:ins w:id="172" w:author="Joe Bennett" w:date="2021-06-03T10:42:00Z">
        <w:r w:rsidR="00B33419">
          <w:rPr>
            <w:rFonts w:eastAsia="Times New Roman"/>
            <w:sz w:val="24"/>
            <w:szCs w:val="24"/>
          </w:rPr>
          <w:t xml:space="preserve">risk metric </w:t>
        </w:r>
      </w:ins>
      <w:ins w:id="173" w:author="Joe Bennett" w:date="2021-06-04T09:19:00Z">
        <w:r w:rsidR="00AA5B18">
          <w:rPr>
            <w:rFonts w:eastAsia="Times New Roman"/>
            <w:sz w:val="24"/>
            <w:szCs w:val="24"/>
          </w:rPr>
          <w:t>pre</w:t>
        </w:r>
      </w:ins>
      <w:ins w:id="174" w:author="Joe Bennett" w:date="2021-06-04T09:20:00Z">
        <w:r w:rsidR="00AA5B18">
          <w:rPr>
            <w:rFonts w:eastAsia="Times New Roman"/>
            <w:sz w:val="24"/>
            <w:szCs w:val="24"/>
          </w:rPr>
          <w:t>dicting</w:t>
        </w:r>
      </w:ins>
      <w:ins w:id="175" w:author="Joe Bennett" w:date="2021-06-03T10:42:00Z">
        <w:r w:rsidR="00B33419">
          <w:rPr>
            <w:rFonts w:eastAsia="Times New Roman"/>
            <w:sz w:val="24"/>
            <w:szCs w:val="24"/>
          </w:rPr>
          <w:t xml:space="preserve"> frequency of extreme events[cite LaSorte] (Fig. S*) </w:t>
        </w:r>
      </w:ins>
      <w:ins w:id="176" w:author="Joe Bennett" w:date="2021-06-04T06:48:00Z">
        <w:r w:rsidR="00DA404E">
          <w:rPr>
            <w:rFonts w:eastAsia="Times New Roman"/>
            <w:sz w:val="24"/>
            <w:szCs w:val="24"/>
          </w:rPr>
          <w:t>indicated</w:t>
        </w:r>
      </w:ins>
      <w:ins w:id="177" w:author="Joe Bennett" w:date="2021-06-03T10:42:00Z">
        <w:r w:rsidR="00B33419">
          <w:rPr>
            <w:rFonts w:eastAsia="Times New Roman"/>
            <w:sz w:val="24"/>
            <w:szCs w:val="24"/>
          </w:rPr>
          <w:t xml:space="preserve"> </w:t>
        </w:r>
      </w:ins>
      <w:ins w:id="178" w:author="Joe Bennett" w:date="2021-06-03T10:43:00Z">
        <w:r w:rsidR="00B33419">
          <w:rPr>
            <w:rFonts w:eastAsia="Times New Roman"/>
            <w:sz w:val="24"/>
            <w:szCs w:val="24"/>
          </w:rPr>
          <w:t xml:space="preserve">different </w:t>
        </w:r>
      </w:ins>
      <w:ins w:id="179" w:author="Joe Bennett" w:date="2021-06-04T06:49:00Z">
        <w:r w:rsidR="00DA404E">
          <w:rPr>
            <w:rFonts w:eastAsia="Times New Roman"/>
            <w:sz w:val="24"/>
            <w:szCs w:val="24"/>
          </w:rPr>
          <w:t xml:space="preserve">priority </w:t>
        </w:r>
      </w:ins>
      <w:ins w:id="180" w:author="Joe Bennett" w:date="2021-06-03T10:43:00Z">
        <w:r w:rsidR="00B33419">
          <w:rPr>
            <w:rFonts w:eastAsia="Times New Roman"/>
            <w:sz w:val="24"/>
            <w:szCs w:val="24"/>
          </w:rPr>
          <w:t xml:space="preserve">areas in some cases. For example, </w:t>
        </w:r>
      </w:ins>
      <w:ins w:id="181" w:author="Joe Bennett" w:date="2021-06-03T10:44:00Z">
        <w:r w:rsidR="00B33419">
          <w:rPr>
            <w:rFonts w:eastAsia="Times New Roman"/>
            <w:sz w:val="24"/>
            <w:szCs w:val="24"/>
          </w:rPr>
          <w:t xml:space="preserve">large areas </w:t>
        </w:r>
      </w:ins>
      <w:ins w:id="182" w:author="Joe Bennett" w:date="2021-06-03T10:47:00Z">
        <w:r w:rsidR="00B33419">
          <w:rPr>
            <w:rFonts w:eastAsia="Times New Roman"/>
            <w:sz w:val="24"/>
            <w:szCs w:val="24"/>
          </w:rPr>
          <w:t xml:space="preserve">of </w:t>
        </w:r>
      </w:ins>
      <w:ins w:id="183" w:author="Joe Bennett" w:date="2021-06-03T10:46:00Z">
        <w:r w:rsidR="00B33419">
          <w:rPr>
            <w:rFonts w:eastAsia="Times New Roman"/>
            <w:sz w:val="24"/>
            <w:szCs w:val="24"/>
          </w:rPr>
          <w:t xml:space="preserve">Libya, which is experiencing </w:t>
        </w:r>
      </w:ins>
      <w:ins w:id="184" w:author="Joe Bennett" w:date="2021-06-03T10:47:00Z">
        <w:r w:rsidR="00B33419">
          <w:rPr>
            <w:rFonts w:eastAsia="Times New Roman"/>
            <w:sz w:val="24"/>
            <w:szCs w:val="24"/>
          </w:rPr>
          <w:t xml:space="preserve">fewer extreme heat events than neighboring countries, were prioritized in this </w:t>
        </w:r>
      </w:ins>
      <w:ins w:id="185" w:author="Joe Bennett" w:date="2021-06-03T10:48:00Z">
        <w:r w:rsidR="00B33419">
          <w:rPr>
            <w:rFonts w:eastAsia="Times New Roman"/>
            <w:sz w:val="24"/>
            <w:szCs w:val="24"/>
          </w:rPr>
          <w:t xml:space="preserve">scenario and not in the null scenario. </w:t>
        </w:r>
      </w:ins>
      <w:ins w:id="186" w:author="Joe Bennett" w:date="2021-06-04T09:19:00Z">
        <w:r w:rsidR="00AA5B18">
          <w:rPr>
            <w:rFonts w:eastAsia="Times New Roman"/>
            <w:sz w:val="24"/>
            <w:szCs w:val="24"/>
          </w:rPr>
          <w:t xml:space="preserve">This difference </w:t>
        </w:r>
      </w:ins>
      <w:ins w:id="187" w:author="Joe Bennett" w:date="2021-06-04T09:20:00Z">
        <w:r w:rsidR="00AA5B18">
          <w:rPr>
            <w:rFonts w:eastAsia="Times New Roman"/>
            <w:sz w:val="24"/>
            <w:szCs w:val="24"/>
          </w:rPr>
          <w:t>between climate risk scenarios highlights the need for agencies to carefully consider their choices of risk metrics and suggests that</w:t>
        </w:r>
      </w:ins>
      <w:ins w:id="188" w:author="Joe Bennett" w:date="2021-06-04T09:21:00Z">
        <w:r w:rsidR="00AA5B18">
          <w:rPr>
            <w:rFonts w:eastAsia="Times New Roman"/>
            <w:sz w:val="24"/>
            <w:szCs w:val="24"/>
          </w:rPr>
          <w:t xml:space="preserve"> </w:t>
        </w:r>
      </w:ins>
      <w:ins w:id="189" w:author="Joe Bennett" w:date="2021-06-04T09:23:00Z">
        <w:r w:rsidR="00AA5B18">
          <w:rPr>
            <w:rFonts w:eastAsia="Times New Roman"/>
            <w:sz w:val="24"/>
            <w:szCs w:val="24"/>
          </w:rPr>
          <w:t>smaller-scale</w:t>
        </w:r>
      </w:ins>
      <w:ins w:id="190" w:author="Joe Bennett" w:date="2021-06-04T09:22:00Z">
        <w:r w:rsidR="00AA5B18">
          <w:rPr>
            <w:rFonts w:eastAsia="Times New Roman"/>
            <w:sz w:val="24"/>
            <w:szCs w:val="24"/>
          </w:rPr>
          <w:t xml:space="preserve"> planning exercises should choose metrics that are </w:t>
        </w:r>
      </w:ins>
      <w:ins w:id="191" w:author="Joe Bennett" w:date="2021-06-04T09:24:00Z">
        <w:r w:rsidR="00AD5B7B">
          <w:rPr>
            <w:rFonts w:eastAsia="Times New Roman"/>
            <w:sz w:val="24"/>
            <w:szCs w:val="24"/>
          </w:rPr>
          <w:t xml:space="preserve">most </w:t>
        </w:r>
      </w:ins>
      <w:ins w:id="192" w:author="Joe Bennett" w:date="2021-06-04T09:23:00Z">
        <w:r w:rsidR="00AA5B18">
          <w:rPr>
            <w:rFonts w:eastAsia="Times New Roman"/>
            <w:sz w:val="24"/>
            <w:szCs w:val="24"/>
          </w:rPr>
          <w:t xml:space="preserve">regionally appropriate. </w:t>
        </w:r>
      </w:ins>
      <w:ins w:id="193" w:author="Joe Bennett" w:date="2021-06-03T10:47:00Z">
        <w:r w:rsidR="00B33419">
          <w:rPr>
            <w:rFonts w:eastAsia="Times New Roman"/>
            <w:sz w:val="24"/>
            <w:szCs w:val="24"/>
          </w:rPr>
          <w:t xml:space="preserve"> </w:t>
        </w:r>
      </w:ins>
    </w:p>
    <w:p w14:paraId="4E73DFC6" w14:textId="2F824AAD" w:rsidR="00680F44" w:rsidRPr="00680F44" w:rsidRDefault="00680F44" w:rsidP="00680F44">
      <w:pPr>
        <w:rPr>
          <w:rFonts w:eastAsia="Times New Roman"/>
          <w:sz w:val="24"/>
          <w:szCs w:val="24"/>
        </w:rPr>
      </w:pPr>
      <w:r w:rsidRPr="00680F44">
        <w:rPr>
          <w:rFonts w:eastAsia="Times New Roman"/>
          <w:sz w:val="24"/>
          <w:szCs w:val="24"/>
        </w:rPr>
        <w:tab/>
      </w:r>
      <w:ins w:id="194" w:author="Joe Bennett" w:date="2021-06-04T09:24:00Z">
        <w:r w:rsidR="007973BC">
          <w:rPr>
            <w:rFonts w:eastAsia="Times New Roman"/>
            <w:sz w:val="24"/>
            <w:szCs w:val="24"/>
          </w:rPr>
          <w:t>Our overall</w:t>
        </w:r>
      </w:ins>
      <w:del w:id="195" w:author="Joe Bennett" w:date="2021-06-04T09:24:00Z">
        <w:r w:rsidRPr="00680F44" w:rsidDel="007973BC">
          <w:rPr>
            <w:rFonts w:eastAsia="Times New Roman"/>
            <w:sz w:val="24"/>
            <w:szCs w:val="24"/>
          </w:rPr>
          <w:delText>These</w:delText>
        </w:r>
      </w:del>
      <w:r w:rsidRPr="00680F44">
        <w:rPr>
          <w:rFonts w:eastAsia="Times New Roman"/>
          <w:sz w:val="24"/>
          <w:szCs w:val="24"/>
        </w:rPr>
        <w:t xml:space="preserve"> results emphasize the importance of coordinated cross-jurisdictional conservation planning initiatives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{"citationID":"KbS7jSkc","properties":{"formattedCitation":"\\super 29\\nosupersub{}","plainCitation":"29","noteIndex":0},"citationItems":[{"id":831,"uris":["http://zotero.org/users/878981/items/IJABC9IU"],"uri":["http://zotero.org/users/878981/items/IJABC9IU"],"itemData":{"id":831,"type":"article-journal","container-title":"Trends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29</w:t>
      </w:r>
      <w:r w:rsidRPr="00680F44">
        <w:rPr>
          <w:rFonts w:eastAsia="Times New Roman"/>
          <w:sz w:val="24"/>
          <w:szCs w:val="24"/>
        </w:rPr>
        <w:fldChar w:fldCharType="end"/>
      </w:r>
      <w:r w:rsidRPr="00680F44">
        <w:rPr>
          <w:rFonts w:eastAsia="Times New Roman"/>
          <w:sz w:val="24"/>
          <w:szCs w:val="24"/>
        </w:rPr>
        <w:t xml:space="preserve"> and identify countries where opportunities for collaboration would yield more resilient protected area systems. To illustrate this point, we consider the Great Green Macaw (</w:t>
      </w:r>
      <w:r w:rsidRPr="00680F44">
        <w:rPr>
          <w:rFonts w:eastAsia="Times New Roman"/>
          <w:i/>
          <w:sz w:val="24"/>
          <w:szCs w:val="24"/>
        </w:rPr>
        <w:t>Ara ambiguus</w:t>
      </w:r>
      <w:r w:rsidRPr="00680F44">
        <w:rPr>
          <w:rFonts w:eastAsia="Times New Roman"/>
          <w:sz w:val="24"/>
          <w:szCs w:val="24"/>
        </w:rPr>
        <w:t>), with &lt;2500 individuals remaining</w:t>
      </w:r>
      <w:r w:rsidRPr="00680F44">
        <w:rPr>
          <w:rFonts w:eastAsia="Times New Roman"/>
          <w:sz w:val="24"/>
          <w:szCs w:val="24"/>
        </w:rPr>
        <w:fldChar w:fldCharType="begin"/>
      </w:r>
      <w:r w:rsidRPr="00680F44">
        <w:rPr>
          <w:rFonts w:eastAsia="Times New Roman"/>
          <w:sz w:val="24"/>
          <w:szCs w:val="24"/>
        </w:rPr>
        <w:instrText xml:space="preserve"> ADDIN ZOTERO_ITEM CSL_CITATION {"citationID":"OnCpEfoj","properties":{"formattedCitation":"\\super 30\\nosupersub{}","plainCitation":"30","noteIndex":0},"citationItems":[{"id":807,"uris":["http://zotero.org/users/878981/items/KQTGE8Z2"],"uri":["http://zotero.org/users/878981/items/KQTGE8Z2"],"itemData":{"id":807,"type":"webpage","abstract":"Established in 1964, the IUCN Red List of Threatened Species has evolved to become the world’s most comprehensive information source on the global conservation status of animal, fungi and plant species.","container-title":"IUCN Red List of Threatened Species","title":"IUCN Red List of Threatened Species: Ara ambiguus","title-short":"IUCN Red List of Threatened Species","URL":"https://www.iucnredlist.org/en","author":[{"family":"International)","given":"BirdLife International (BirdLife"}],"accessed":{"date-parts":[["2020",10,30]]},"issued":{"date-parts":[["2016",10,1]]}}}],"schema":"https://github.com/citation-style-language/schema/raw/master/csl-citation.json"}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30</w:t>
      </w:r>
      <w:r w:rsidRPr="00680F44">
        <w:rPr>
          <w:rFonts w:eastAsia="Times New Roman"/>
          <w:sz w:val="24"/>
          <w:szCs w:val="24"/>
        </w:rPr>
        <w:fldChar w:fldCharType="end"/>
      </w:r>
      <w:r w:rsidRPr="00680F44">
        <w:rPr>
          <w:rFonts w:eastAsia="Times New Roman"/>
          <w:sz w:val="24"/>
          <w:szCs w:val="24"/>
        </w:rPr>
        <w:t xml:space="preserve"> and a range that stretches from southern Honduras to western Colombia. Because Great Green Macaw habitat spans several countries differing in governance, land use, and climate risk, coordinated efforts among countries will be necessary for the species to persist in the future. For countries with a predominance of wide-ranging species whose ranges will be impacted by varying climate, land-use, and governance risk across borders, conservation projects can focus on cooperative governance frameworks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{"citationID":"q5eY1EZL","properties":{"formattedCitation":"\\super 31\\nosupersub{}","plainCitation":"31","noteIndex":0},"citationItems":[{"id":830,"uris":["http://zotero.org/users/878981/items/FKYS6N8W"],"uri":["http://zotero.org/users/878981/items/FKYS6N8W"],"itemData":{"id":830,"type":"article-journal","container-title":"Conservation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31</w:t>
      </w:r>
      <w:r w:rsidRPr="00680F44">
        <w:rPr>
          <w:rFonts w:eastAsia="Times New Roman"/>
          <w:sz w:val="24"/>
          <w:szCs w:val="24"/>
        </w:rPr>
        <w:fldChar w:fldCharType="end"/>
      </w:r>
      <w:r w:rsidRPr="00680F44">
        <w:rPr>
          <w:rFonts w:eastAsia="Times New Roman"/>
          <w:sz w:val="24"/>
          <w:szCs w:val="24"/>
        </w:rPr>
        <w:t xml:space="preserve"> (Figure 3). These governance frameworks, both within and between countries, would need to be developed in an environmentally just and equitable way to deliver benefits to biodiversity and local communities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{"citationID":"2p3a8luy","properties":{"formattedCitation":"\\super 32\\nosupersub{}","plainCitation":"32","noteIndex":0},"citationItems":[{"id":2877,"uris":["http://zotero.org/users/878981/items/8KPTQJRX"],"uri":["http://zotero.org/users/878981/items/8KPTQJRX"],"itemData":{"id":2877,"type":"article-journal","abstract":"This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32</w:t>
      </w:r>
      <w:r w:rsidRPr="00680F44">
        <w:rPr>
          <w:rFonts w:eastAsia="Times New Roman"/>
          <w:sz w:val="24"/>
          <w:szCs w:val="24"/>
        </w:rPr>
        <w:fldChar w:fldCharType="end"/>
      </w:r>
      <w:r w:rsidRPr="00680F44">
        <w:rPr>
          <w:rFonts w:eastAsia="Times New Roman"/>
          <w:sz w:val="24"/>
          <w:szCs w:val="24"/>
        </w:rPr>
        <w:t>.</w:t>
      </w:r>
    </w:p>
    <w:p w14:paraId="4E5C7B5B" w14:textId="49D40D7F" w:rsidR="00680F44" w:rsidRPr="00680F44" w:rsidRDefault="00680F44" w:rsidP="00680F44">
      <w:pPr>
        <w:rPr>
          <w:rFonts w:eastAsia="Times New Roman"/>
          <w:sz w:val="24"/>
          <w:szCs w:val="24"/>
        </w:rPr>
      </w:pPr>
      <w:r w:rsidRPr="00680F44">
        <w:rPr>
          <w:rFonts w:eastAsia="Times New Roman"/>
          <w:sz w:val="24"/>
          <w:szCs w:val="24"/>
        </w:rPr>
        <w:tab/>
        <w:t xml:space="preserve">In contrast, there is little difference in protection priorities in some countries at high risk from climate change, land-use, and low governance scores, but with high endemism. Given high endemic biodiversity, and homogeneity of risk, these countries all require high rates of protection within their borders. Moreover, some countries </w:t>
      </w:r>
      <w:del w:id="196" w:author="Joe Bennett" w:date="2021-06-02T08:30:00Z">
        <w:r w:rsidRPr="00680F44" w:rsidDel="00890A37">
          <w:rPr>
            <w:rFonts w:eastAsia="Times New Roman"/>
            <w:sz w:val="24"/>
            <w:szCs w:val="24"/>
          </w:rPr>
          <w:delText>closer to reaching the CBD’s 30% land area protection target</w:delText>
        </w:r>
      </w:del>
      <w:ins w:id="197" w:author="Joe Bennett" w:date="2021-06-02T08:30:00Z">
        <w:r w:rsidR="00890A37">
          <w:rPr>
            <w:rFonts w:eastAsia="Times New Roman"/>
            <w:sz w:val="24"/>
            <w:szCs w:val="24"/>
          </w:rPr>
          <w:t xml:space="preserve">with </w:t>
        </w:r>
      </w:ins>
      <w:ins w:id="198" w:author="Joe Bennett" w:date="2021-06-02T08:31:00Z">
        <w:r w:rsidR="00890A37">
          <w:rPr>
            <w:rFonts w:eastAsia="Times New Roman"/>
            <w:sz w:val="24"/>
            <w:szCs w:val="24"/>
          </w:rPr>
          <w:t>a large proportion of their land already protected</w:t>
        </w:r>
      </w:ins>
      <w:ins w:id="199" w:author="Joe Bennett" w:date="2021-06-04T09:16:00Z">
        <w:r w:rsidR="00F92BE9">
          <w:rPr>
            <w:rFonts w:eastAsia="Times New Roman"/>
            <w:sz w:val="24"/>
            <w:szCs w:val="24"/>
          </w:rPr>
          <w:t>,</w:t>
        </w:r>
      </w:ins>
      <w:commentRangeStart w:id="200"/>
      <w:del w:id="201" w:author="Joe Bennett" w:date="2021-06-04T09:15:00Z">
        <w:r w:rsidRPr="00680F44" w:rsidDel="00F92BE9">
          <w:rPr>
            <w:rFonts w:eastAsia="Times New Roman"/>
            <w:sz w:val="24"/>
            <w:szCs w:val="24"/>
          </w:rPr>
          <w:delText>, for example</w:delText>
        </w:r>
      </w:del>
      <w:ins w:id="202" w:author="Joe Bennett" w:date="2021-06-04T09:15:00Z">
        <w:r w:rsidR="00F92BE9">
          <w:rPr>
            <w:rFonts w:eastAsia="Times New Roman"/>
            <w:sz w:val="24"/>
            <w:szCs w:val="24"/>
          </w:rPr>
          <w:t xml:space="preserve"> such as</w:t>
        </w:r>
      </w:ins>
      <w:r w:rsidRPr="00680F44">
        <w:rPr>
          <w:rFonts w:eastAsia="Times New Roman"/>
          <w:sz w:val="24"/>
          <w:szCs w:val="24"/>
        </w:rPr>
        <w:t xml:space="preserve"> Brazi</w:t>
      </w:r>
      <w:commentRangeEnd w:id="200"/>
      <w:r w:rsidR="00145FC6">
        <w:rPr>
          <w:rStyle w:val="CommentReference"/>
          <w:rFonts w:eastAsia="Times New Roman"/>
        </w:rPr>
        <w:commentReference w:id="200"/>
      </w:r>
      <w:r w:rsidRPr="00680F44">
        <w:rPr>
          <w:rFonts w:eastAsia="Times New Roman"/>
          <w:sz w:val="24"/>
          <w:szCs w:val="24"/>
        </w:rPr>
        <w:t xml:space="preserve">l, which </w:t>
      </w:r>
      <w:del w:id="203" w:author="Joe Bennett" w:date="2021-06-02T08:31:00Z">
        <w:r w:rsidRPr="00680F44" w:rsidDel="00890A37">
          <w:rPr>
            <w:rFonts w:eastAsia="Times New Roman"/>
            <w:sz w:val="24"/>
            <w:szCs w:val="24"/>
          </w:rPr>
          <w:delText xml:space="preserve">already </w:delText>
        </w:r>
      </w:del>
      <w:r w:rsidRPr="00680F44">
        <w:rPr>
          <w:rFonts w:eastAsia="Times New Roman"/>
          <w:sz w:val="24"/>
          <w:szCs w:val="24"/>
        </w:rPr>
        <w:t xml:space="preserve">has </w:t>
      </w:r>
      <w:ins w:id="204" w:author="Joe Bennett" w:date="2021-06-04T09:16:00Z">
        <w:r w:rsidR="00F92BE9">
          <w:rPr>
            <w:rFonts w:eastAsia="Times New Roman"/>
            <w:sz w:val="24"/>
            <w:szCs w:val="24"/>
          </w:rPr>
          <w:t xml:space="preserve">protected </w:t>
        </w:r>
      </w:ins>
      <w:r w:rsidRPr="00680F44">
        <w:rPr>
          <w:rFonts w:eastAsia="Times New Roman"/>
          <w:sz w:val="24"/>
          <w:szCs w:val="24"/>
        </w:rPr>
        <w:t>30.3% of its land area</w:t>
      </w:r>
      <w:del w:id="205" w:author="Joe Bennett" w:date="2021-06-04T09:16:00Z">
        <w:r w:rsidRPr="00680F44" w:rsidDel="00F92BE9">
          <w:rPr>
            <w:rFonts w:eastAsia="Times New Roman"/>
            <w:sz w:val="24"/>
            <w:szCs w:val="24"/>
          </w:rPr>
          <w:delText xml:space="preserve"> protected</w:delText>
        </w:r>
      </w:del>
      <w:r w:rsidRPr="00680F44">
        <w:rPr>
          <w:rFonts w:eastAsia="Times New Roman"/>
          <w:sz w:val="24"/>
          <w:szCs w:val="24"/>
        </w:rPr>
        <w:t>, had lower differences between scenarios that incorporate risk and the null scenario</w:t>
      </w:r>
      <w:del w:id="206" w:author="Joe Bennett" w:date="2021-06-04T09:17:00Z">
        <w:r w:rsidRPr="00680F44" w:rsidDel="00F92BE9">
          <w:rPr>
            <w:rFonts w:eastAsia="Times New Roman"/>
            <w:sz w:val="24"/>
            <w:szCs w:val="24"/>
          </w:rPr>
          <w:delText xml:space="preserve"> that does not incorporate risk</w:delText>
        </w:r>
      </w:del>
      <w:r w:rsidRPr="00680F44">
        <w:rPr>
          <w:rFonts w:eastAsia="Times New Roman"/>
          <w:sz w:val="24"/>
          <w:szCs w:val="24"/>
        </w:rPr>
        <w:t>, despite having high climate, land-use, and governance risk. This outlines the importance of further considering the effectiveness of existing protected areas in planning analyses, where pressure from cropland conversion in tropical protected areas has increased to similar rates outside protected areas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{"citationID":"LiFaK5UJ","properties":{"formattedCitation":"\\super 33\\nosupersub{}","plainCitation":"33","noteIndex":0},"citationItems":[{"id":829,"uris":["http://zotero.org/users/878981/items/A2M6F94Q"],"uri":["http://zotero.org/users/878981/items/A2M6F94Q"],"itemData":{"id":829,"type":"article-journal","container-title":"Proceedings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33</w:t>
      </w:r>
      <w:r w:rsidRPr="00680F44">
        <w:rPr>
          <w:rFonts w:eastAsia="Times New Roman"/>
          <w:sz w:val="24"/>
          <w:szCs w:val="24"/>
        </w:rPr>
        <w:fldChar w:fldCharType="end"/>
      </w:r>
      <w:r w:rsidRPr="00680F44">
        <w:rPr>
          <w:rFonts w:eastAsia="Times New Roman"/>
          <w:sz w:val="24"/>
          <w:szCs w:val="24"/>
        </w:rPr>
        <w:t>.</w:t>
      </w:r>
    </w:p>
    <w:p w14:paraId="4CF53663" w14:textId="5C6C1FF0" w:rsidR="00680F44" w:rsidRPr="00680F44" w:rsidRDefault="00680F44" w:rsidP="00680F44">
      <w:pPr>
        <w:spacing w:before="57"/>
        <w:rPr>
          <w:rFonts w:eastAsia="Times New Roman"/>
          <w:sz w:val="24"/>
          <w:szCs w:val="24"/>
        </w:rPr>
      </w:pPr>
      <w:r w:rsidRPr="00680F44">
        <w:rPr>
          <w:rFonts w:eastAsia="Times New Roman"/>
          <w:sz w:val="24"/>
          <w:szCs w:val="24"/>
        </w:rPr>
        <w:t>Previous work has incorporated individual risk factors analogous to those we used, including governance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{"citationID":"7IANN0Ji","properties":{"formattedCitation":"\\super 1,34\\nosupersub{}","plainCitation":"1,34","noteIndex":0},"citationItems":[{"id":1165,"uris":["http://zotero.org/users/878981/items/5ESHQ8QG"],"uri":["http://zotero.org/users/878981/items/5ESHQ8QG"],"itemData":{"id":1165,"type":"article-journal","container-title":"Conservation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B"},{"family":"Pailler","given":"Sharon"}],"issued":{"date-parts":[["2011"]]}}},{"id":845,"uris":["http://zotero.org/users/878981/items/HUE6CQIP"],"uri":["http://zotero.org/users/878981/items/HUE6CQIP"],"itemData":{"id":845,"type":"article-journal","container-title":"Annals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1,34</w:t>
      </w:r>
      <w:r w:rsidRPr="00680F44">
        <w:rPr>
          <w:rFonts w:eastAsia="Times New Roman"/>
          <w:sz w:val="24"/>
          <w:szCs w:val="24"/>
        </w:rPr>
        <w:fldChar w:fldCharType="end"/>
      </w:r>
      <w:r w:rsidRPr="00680F44">
        <w:rPr>
          <w:rFonts w:eastAsia="Times New Roman"/>
          <w:sz w:val="24"/>
          <w:szCs w:val="24"/>
        </w:rPr>
        <w:t>, climate change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{"citationID":"qwte8cv1","properties":{"formattedCitation":"\\super 3\\nosupersub{}","plainCitation":"3","noteIndex":0},"citationItems":[{"id":843,"uris":["http://zotero.org/users/878981/items/YR7HKC6V"],"uri":["http://zotero.org/users/878981/items/YR7HKC6V"],"itemData":{"id":843,"type":"article-journal","container-title":"Nature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w:t>
      </w:r>
      <w:r w:rsidRPr="00680F44">
        <w:rPr>
          <w:rFonts w:eastAsia="Times New Roman"/>
          <w:sz w:val="24"/>
          <w:szCs w:val="24"/>
        </w:rPr>
        <w:fldChar w:fldCharType="end"/>
      </w:r>
      <w:r w:rsidRPr="00680F44">
        <w:rPr>
          <w:rFonts w:eastAsia="Times New Roman"/>
          <w:sz w:val="24"/>
          <w:szCs w:val="24"/>
        </w:rPr>
        <w:t xml:space="preserve"> and land-use change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{"citationID":"McAfwU6v","properties":{"formattedCitation":"\\super 2,35\\nosupersub{}","plainCitation":"2,35","noteIndex":0},"citationItems":[{"id":842,"uris":["http://zotero.org/users/878981/items/6W536Z6L"],"uri":["http://zotero.org/users/878981/items/6W536Z6L"],"itemData":{"id":842,"type":"article-journal","container-title":"Nature","issue":"7531","note":"publisher: Nature Publishing Group","page":"383–386","source":"Google Scholar","title":"Global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H."},{"family":"Moilanen","given":"Atte"}],"issued":{"date-parts":[["2014"]]}}},{"id":800,"uris":["http://zotero.org/users/878981/items/GDS29RUJ"],"uri":["http://zotero.org/users/878981/items/GDS29RUJ"],"itemData":{"id":800,"type":"article-journal","abstract":"Mammalian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2,35</w:t>
      </w:r>
      <w:r w:rsidRPr="00680F44">
        <w:rPr>
          <w:rFonts w:eastAsia="Times New Roman"/>
          <w:sz w:val="24"/>
          <w:szCs w:val="24"/>
        </w:rPr>
        <w:fldChar w:fldCharType="end"/>
      </w:r>
      <w:r w:rsidRPr="00680F44">
        <w:rPr>
          <w:rFonts w:eastAsia="Times New Roman"/>
          <w:sz w:val="24"/>
          <w:szCs w:val="24"/>
        </w:rPr>
        <w:t>.</w:t>
      </w:r>
      <w:r w:rsidRPr="00680F44">
        <w:rPr>
          <w:rFonts w:eastAsia="Times New Roman"/>
          <w:color w:val="000000"/>
          <w:sz w:val="24"/>
          <w:szCs w:val="24"/>
        </w:rPr>
        <w:t xml:space="preserve"> </w:t>
      </w:r>
      <w:r w:rsidRPr="00680F44">
        <w:rPr>
          <w:rFonts w:eastAsia="Times New Roman"/>
          <w:sz w:val="24"/>
          <w:szCs w:val="24"/>
        </w:rPr>
        <w:t>Yet, o</w:t>
      </w:r>
      <w:r w:rsidRPr="00680F44">
        <w:rPr>
          <w:rFonts w:eastAsia="Times New Roman"/>
          <w:color w:val="000000"/>
          <w:sz w:val="24"/>
          <w:szCs w:val="24"/>
        </w:rPr>
        <w:t xml:space="preserve">ur results show that protected area expansion decisions can be profoundly influenced by all three </w:t>
      </w:r>
      <w:r w:rsidRPr="00680F44">
        <w:rPr>
          <w:rFonts w:eastAsia="Times New Roman"/>
          <w:sz w:val="24"/>
          <w:szCs w:val="24"/>
        </w:rPr>
        <w:t xml:space="preserve">risk </w:t>
      </w:r>
      <w:r w:rsidRPr="00680F44">
        <w:rPr>
          <w:rFonts w:eastAsia="Times New Roman"/>
          <w:color w:val="000000"/>
          <w:sz w:val="24"/>
          <w:szCs w:val="24"/>
        </w:rPr>
        <w:t xml:space="preserve">factors combined. If data on risk alters the effectiveness of biodiversity protection, our results show that they should be used together to support decisions for resilient protected area networks. </w:t>
      </w:r>
      <w:r w:rsidRPr="00680F44">
        <w:rPr>
          <w:rFonts w:eastAsia="Times New Roman"/>
          <w:sz w:val="24"/>
          <w:szCs w:val="24"/>
        </w:rPr>
        <w:t xml:space="preserve">As an example, climate </w:t>
      </w:r>
      <w:r w:rsidRPr="00680F44">
        <w:rPr>
          <w:rFonts w:eastAsia="Times New Roman"/>
          <w:sz w:val="24"/>
          <w:szCs w:val="24"/>
        </w:rPr>
        <w:lastRenderedPageBreak/>
        <w:t xml:space="preserve">metrics such as </w:t>
      </w:r>
      <w:commentRangeStart w:id="207"/>
      <w:r w:rsidRPr="00680F44">
        <w:rPr>
          <w:rFonts w:eastAsia="Times New Roman"/>
          <w:sz w:val="24"/>
          <w:szCs w:val="24"/>
        </w:rPr>
        <w:t>disappearing climates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{"citationID":"5zyF01q8","properties":{"formattedCitation":"\\super 36\\nosupersub{}","plainCitation":"36","noteIndex":0},"citationItems":[{"id":798,"uris":["http://zotero.org/users/878981/items/UQJRQJRQ"],"uri":["http://zotero.org/users/878981/items/UQJRQJRQ"],"itemData":{"id":798,"type":"article-journal","abstract":"Key risks associated with projected climate trends for the 21st century include the prospects of future climate states with no current analog and the disappearance of some extant climates. Because climate is a primary control on species distributions and ecosystem processes, novel 21st-century climates may promote formation of novel species associations and other ecological surprises, whereas the disappearance of some extant climates increases risk of extinction for species with narrow geographic or climatic distributions and disruption of existing communities. Here we analyze multimodel ensembles for the A2 and B1 emission scenarios produced for the fourth assessment report of the Intergovernmental Panel on Climate Change, with the goal of identifying regions projected to experience (i) high magnitudes of local climate change, (ii) development of novel 21st-century climates, and/or (iii) the disappearance of extant climates. Novel climates are projected to develop primarily in the tropics and subtropics, whereas disappearing climates are concentrated in tropical montane regions and the poleward portions of continents. Under the high-end A2 scenario, 12–39% and 10–48% of the Earth's terrestrial surface may respectively experience novel and disappearing climates by 2100 AD. Corresponding projections for the low-end B1 scenario are 4–20% and 4–20%. Dispersal limitations increase the risk that species will experience the loss of extant climates or the occurrence of novel climates. There is a close correspondence between regions with globally disappearing climates and previously identified biodiversity hotspots; for these regions, standard conservation solutions (e.g., assisted migration and networked reserves) may be insufficient to preserve biodiversity.","container-title":"Proceedings of the National Academy of Sciences","DOI":"10.1073/pnas.0606292104","ISSN":"0027-8424, 1091-6490","issue":"14","journalAbbreviation":"PNAS","language":"en","note":"publisher: National Academy of Sciences\nsection: Physical Sciences\nPMID: 17389402","page":"5738-5742","source":"www.pnas.org","title":"Projected distributions of novel and disappearing climates by 2100 AD","volume":"104","author":[{"family":"Williams","given":"John W."},{"family":"Jackson","given":"Stephen T."},{"family":"Kutzbach","given":"John E."}],"issued":{"date-parts":[["2007",4,3]]}}}],"schema":"https://github.com/citation-style-language/schema/raw/master/csl-citation.json"}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36</w:t>
      </w:r>
      <w:r w:rsidRPr="00680F44">
        <w:rPr>
          <w:rFonts w:eastAsia="Times New Roman"/>
          <w:sz w:val="24"/>
          <w:szCs w:val="24"/>
        </w:rPr>
        <w:fldChar w:fldCharType="end"/>
      </w:r>
      <w:r w:rsidRPr="00680F44">
        <w:rPr>
          <w:rFonts w:eastAsia="Times New Roman"/>
          <w:sz w:val="24"/>
          <w:szCs w:val="24"/>
        </w:rPr>
        <w:t xml:space="preserve"> </w:t>
      </w:r>
      <w:commentRangeEnd w:id="207"/>
      <w:r w:rsidR="00890A37">
        <w:rPr>
          <w:rStyle w:val="CommentReference"/>
          <w:rFonts w:eastAsia="Times New Roman"/>
        </w:rPr>
        <w:commentReference w:id="207"/>
      </w:r>
      <w:r w:rsidRPr="00680F44">
        <w:rPr>
          <w:rFonts w:eastAsia="Times New Roman"/>
          <w:sz w:val="24"/>
          <w:szCs w:val="24"/>
        </w:rPr>
        <w:t>might be relevant if the consideration is on small-ranged and threatened species</w:t>
      </w:r>
      <w:r w:rsidRPr="00680F44">
        <w:rPr>
          <w:rFonts w:eastAsia="Times New Roman"/>
          <w:color w:val="000000"/>
          <w:sz w:val="24"/>
          <w:szCs w:val="24"/>
        </w:rPr>
        <w:t xml:space="preserve">. Our flexible framework and methods can allow conservation agencies </w:t>
      </w:r>
      <w:r w:rsidRPr="00680F44">
        <w:rPr>
          <w:rFonts w:eastAsia="Times New Roman"/>
          <w:sz w:val="24"/>
          <w:szCs w:val="24"/>
        </w:rPr>
        <w:t xml:space="preserve">looking to set </w:t>
      </w:r>
      <w:ins w:id="208" w:author="Joe Bennett" w:date="2021-06-02T08:34:00Z">
        <w:r w:rsidR="00BF5A43">
          <w:rPr>
            <w:rFonts w:eastAsia="Times New Roman"/>
            <w:sz w:val="24"/>
            <w:szCs w:val="24"/>
          </w:rPr>
          <w:t xml:space="preserve">their own </w:t>
        </w:r>
      </w:ins>
      <w:r w:rsidRPr="00680F44">
        <w:rPr>
          <w:rFonts w:eastAsia="Times New Roman"/>
          <w:sz w:val="24"/>
          <w:szCs w:val="24"/>
        </w:rPr>
        <w:t>priorities from the global to local scale and incorporate different metrics to</w:t>
      </w:r>
      <w:r w:rsidRPr="00680F44">
        <w:rPr>
          <w:rFonts w:eastAsia="Times New Roman"/>
          <w:color w:val="000000"/>
          <w:sz w:val="24"/>
          <w:szCs w:val="24"/>
        </w:rPr>
        <w:t xml:space="preserve"> explore the influence of individual </w:t>
      </w:r>
      <w:del w:id="209" w:author="Joe Bennett" w:date="2021-06-02T08:34:00Z">
        <w:r w:rsidRPr="00680F44" w:rsidDel="00BF5A43">
          <w:rPr>
            <w:rFonts w:eastAsia="Times New Roman"/>
            <w:color w:val="000000"/>
            <w:sz w:val="24"/>
            <w:szCs w:val="24"/>
          </w:rPr>
          <w:delText xml:space="preserve">parameters and </w:delText>
        </w:r>
      </w:del>
      <w:r w:rsidRPr="00680F44">
        <w:rPr>
          <w:rFonts w:eastAsia="Times New Roman"/>
          <w:color w:val="000000"/>
          <w:sz w:val="24"/>
          <w:szCs w:val="24"/>
        </w:rPr>
        <w:t>metrics on decisions.</w:t>
      </w:r>
    </w:p>
    <w:p w14:paraId="2F1D8540" w14:textId="6C98246A" w:rsidR="00680F44" w:rsidRDefault="00680F44" w:rsidP="00680F44">
      <w:pPr>
        <w:pStyle w:val="Teaser"/>
        <w:rPr>
          <w:b/>
        </w:rPr>
      </w:pPr>
      <w:r>
        <w:t>The conservation community has traditionally neglected to estimate how future changes in climate</w:t>
      </w:r>
      <w:r>
        <w:fldChar w:fldCharType="begin"/>
      </w:r>
      <w:r>
        <w:instrText xml:space="preserve"> ADDIN ZOTERO_ITEM CSL_CITATION {"citationID":"VOWWPsAU","properties":{"formattedCitation":"\\super 37\\nosupersub{}","plainCitation":"37","noteIndex":0},"citationItems":[{"id":797,"uris":["http://zotero.org/users/878981/items/Z5D8ENUW"],"uri":["http://zotero.org/users/878981/items/Z5D8ENUW"],"itemData":{"id":797,"type":"article-journal","abstract":"Fire's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fldChar w:fldCharType="separate"/>
      </w:r>
      <w:r w:rsidRPr="002A43E2">
        <w:rPr>
          <w:vertAlign w:val="superscript"/>
        </w:rPr>
        <w:t>37</w:t>
      </w:r>
      <w:r>
        <w:fldChar w:fldCharType="end"/>
      </w:r>
      <w:r>
        <w:t>, land-use</w:t>
      </w:r>
      <w:r>
        <w:fldChar w:fldCharType="begin"/>
      </w:r>
      <w:r>
        <w:instrText xml:space="preserve"> ADDIN ZOTERO_ITEM CSL_CITATION {"citationID":"SjqGY2TI","properties":{"formattedCitation":"\\super 35\\nosupersub{}","plainCitation":"35","noteIndex":0},"citationItems":[{"id":800,"uris":["http://zotero.org/users/878981/items/GDS29RUJ"],"uri":["http://zotero.org/users/878981/items/GDS29RUJ"],"itemData":{"id":800,"type":"article-journal","abstract":"Mammalian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fldChar w:fldCharType="separate"/>
      </w:r>
      <w:r w:rsidRPr="00D24244">
        <w:rPr>
          <w:vertAlign w:val="superscript"/>
        </w:rPr>
        <w:t>35</w:t>
      </w:r>
      <w:r>
        <w:fldChar w:fldCharType="end"/>
      </w:r>
      <w:r>
        <w:t xml:space="preserve">, and socio-economic conditions might compromise the effectiveness of protected areas. Our results show that the spatial distribution of protected areas, rather than the land area </w:t>
      </w:r>
      <w:r>
        <w:rPr>
          <w:i/>
        </w:rPr>
        <w:t>per se</w:t>
      </w:r>
      <w:r>
        <w:t xml:space="preserve">, can be profoundly influenced by risk, particularly from governance. Surprisingly, incorporating risk into decision-making adds &lt;1% to the total global area required to meet biodiversity targets.  Accounting for risk comes at limited extra cost, but potentially large benefits to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w:t>
      </w:r>
      <w:del w:id="210" w:author="Joe Bennett" w:date="2021-06-04T09:19:00Z">
        <w:r w:rsidDel="00AA5B18">
          <w:delText xml:space="preserve">and climate </w:delText>
        </w:r>
      </w:del>
      <w:r>
        <w:t>cris</w:t>
      </w:r>
      <w:ins w:id="211" w:author="Joe Bennett" w:date="2021-06-04T09:19:00Z">
        <w:r w:rsidR="00AA5B18">
          <w:t>i</w:t>
        </w:r>
      </w:ins>
      <w:del w:id="212" w:author="Joe Bennett" w:date="2021-06-04T09:19:00Z">
        <w:r w:rsidDel="00AA5B18">
          <w:delText>e</w:delText>
        </w:r>
      </w:del>
      <w:r>
        <w:t>s.</w:t>
      </w:r>
    </w:p>
    <w:p w14:paraId="4840594C" w14:textId="77777777" w:rsidR="00680F44" w:rsidRDefault="00680F44" w:rsidP="00357455">
      <w:pPr>
        <w:pStyle w:val="Refhead"/>
      </w:pPr>
    </w:p>
    <w:p w14:paraId="063A3DBD" w14:textId="3F41D49B" w:rsidR="00357455" w:rsidRDefault="00D73714" w:rsidP="00357455">
      <w:pPr>
        <w:pStyle w:val="Refhead"/>
      </w:pPr>
      <w:r>
        <w:t>References</w:t>
      </w:r>
      <w:r w:rsidR="008C361F">
        <w:t xml:space="preserve"> and </w:t>
      </w:r>
      <w:commentRangeStart w:id="213"/>
      <w:r w:rsidR="008C361F">
        <w:t>Notes</w:t>
      </w:r>
      <w:commentRangeEnd w:id="213"/>
      <w:r w:rsidR="00E53FD1">
        <w:rPr>
          <w:rStyle w:val="CommentReference"/>
          <w:b w:val="0"/>
          <w:bCs w:val="0"/>
          <w:kern w:val="0"/>
        </w:rPr>
        <w:commentReference w:id="213"/>
      </w:r>
    </w:p>
    <w:p w14:paraId="3211A5A3" w14:textId="77777777" w:rsidR="00E53FD1" w:rsidRDefault="00E53FD1" w:rsidP="00E53FD1">
      <w:pPr>
        <w:pStyle w:val="Bibliography"/>
      </w:pPr>
      <w:r>
        <w:t>1.</w:t>
      </w:r>
      <w:r>
        <w:tab/>
        <w:t xml:space="preserve">Mascia, M. B. &amp; Pailler, S. Protected area downgrading, downsizing, and degazettement (PADDD) and its conservation implications. </w:t>
      </w:r>
      <w:r>
        <w:rPr>
          <w:i/>
          <w:iCs/>
        </w:rPr>
        <w:t>Conserv. Lett.</w:t>
      </w:r>
      <w:r>
        <w:t xml:space="preserve"> </w:t>
      </w:r>
      <w:r>
        <w:rPr>
          <w:b/>
          <w:bCs/>
        </w:rPr>
        <w:t>4</w:t>
      </w:r>
      <w:r>
        <w:t>, 9–20 (2011).</w:t>
      </w:r>
    </w:p>
    <w:p w14:paraId="6A0C33A1" w14:textId="77777777" w:rsidR="00E53FD1" w:rsidRDefault="00E53FD1" w:rsidP="00E53FD1">
      <w:pPr>
        <w:pStyle w:val="Bibliography"/>
      </w:pPr>
      <w:r>
        <w:t>2.</w:t>
      </w:r>
      <w:r>
        <w:tab/>
        <w:t xml:space="preserve">Pouzols, F. M. </w:t>
      </w:r>
      <w:r>
        <w:rPr>
          <w:i/>
          <w:iCs/>
        </w:rPr>
        <w:t>et al.</w:t>
      </w:r>
      <w:r>
        <w:t xml:space="preserve"> Global protected area expansion is compromised by projected land-use and parochialism. </w:t>
      </w:r>
      <w:r>
        <w:rPr>
          <w:i/>
          <w:iCs/>
        </w:rPr>
        <w:t>Nature</w:t>
      </w:r>
      <w:r>
        <w:t xml:space="preserve"> </w:t>
      </w:r>
      <w:r>
        <w:rPr>
          <w:b/>
          <w:bCs/>
        </w:rPr>
        <w:t>516</w:t>
      </w:r>
      <w:r>
        <w:t>, 383–386 (2014).</w:t>
      </w:r>
    </w:p>
    <w:p w14:paraId="7125AA63" w14:textId="12E9286C" w:rsidR="00E53FD1" w:rsidRDefault="00E53FD1" w:rsidP="00E53FD1">
      <w:pPr>
        <w:pStyle w:val="Bibliography"/>
        <w:rPr>
          <w:ins w:id="215" w:author="Joe Bennett" w:date="2021-05-28T13:08:00Z"/>
        </w:rPr>
      </w:pPr>
      <w:r>
        <w:t>3.</w:t>
      </w:r>
      <w:r>
        <w:tab/>
        <w:t xml:space="preserve">Hoffmann, S., Irl, S. D. &amp; Beierkuhnlein, C. Predicted climate shifts within terrestrial protected areas worldwide. </w:t>
      </w:r>
      <w:r>
        <w:rPr>
          <w:i/>
          <w:iCs/>
        </w:rPr>
        <w:t>Nat. Commun.</w:t>
      </w:r>
      <w:r>
        <w:t xml:space="preserve"> </w:t>
      </w:r>
      <w:r>
        <w:rPr>
          <w:b/>
          <w:bCs/>
        </w:rPr>
        <w:t>10</w:t>
      </w:r>
      <w:r>
        <w:t>, 1–10 (2019).</w:t>
      </w:r>
    </w:p>
    <w:p w14:paraId="15C06984" w14:textId="49DC85FC" w:rsidR="006B4A23" w:rsidRPr="006B4A23" w:rsidRDefault="006B4A23" w:rsidP="006B4A23">
      <w:ins w:id="216" w:author="Joe Bennett" w:date="2021-05-28T13:08:00Z">
        <w:r>
          <w:t>4.</w:t>
        </w:r>
        <w:r>
          <w:tab/>
          <w:t xml:space="preserve">CBD (Convention on Biological Diversity). </w:t>
        </w:r>
      </w:ins>
      <w:ins w:id="217" w:author="Joe Bennett" w:date="2021-05-28T13:09:00Z">
        <w:r>
          <w:t xml:space="preserve">Aichi Biodiversity Targets. </w:t>
        </w:r>
        <w:r>
          <w:fldChar w:fldCharType="begin"/>
        </w:r>
        <w:r>
          <w:instrText xml:space="preserve"> HYPERLINK "</w:instrText>
        </w:r>
        <w:r w:rsidRPr="006B4A23">
          <w:instrText>https://www.cbd.int/sp/targets/</w:instrText>
        </w:r>
        <w:r>
          <w:instrText xml:space="preserve">" </w:instrText>
        </w:r>
        <w:r>
          <w:fldChar w:fldCharType="separate"/>
        </w:r>
        <w:r w:rsidRPr="00D74B82">
          <w:rPr>
            <w:rStyle w:val="Hyperlink"/>
          </w:rPr>
          <w:t>https://www.cbd.int/sp/targets/</w:t>
        </w:r>
        <w:r>
          <w:fldChar w:fldCharType="end"/>
        </w:r>
        <w:r>
          <w:t xml:space="preserve"> (2020). </w:t>
        </w:r>
      </w:ins>
    </w:p>
    <w:p w14:paraId="4D067E51" w14:textId="77777777" w:rsidR="00E53FD1" w:rsidRDefault="00E53FD1" w:rsidP="00E53FD1">
      <w:pPr>
        <w:pStyle w:val="Bibliography"/>
      </w:pPr>
      <w:r>
        <w:t>4.</w:t>
      </w:r>
      <w:r>
        <w:tab/>
        <w:t>CBD (Convention on Biological Diversity). Zero draft of the post-2020 global biodiversity framework. https://www.cbd.int/doc/c/efb0/1f84/a892b98d2982a829962b6371/wg2020-02-03-en.pdf (2020).</w:t>
      </w:r>
    </w:p>
    <w:p w14:paraId="0D28C810" w14:textId="77777777" w:rsidR="00E53FD1" w:rsidRDefault="00E53FD1" w:rsidP="00E53FD1">
      <w:pPr>
        <w:pStyle w:val="Bibliography"/>
      </w:pPr>
      <w:r>
        <w:t>5.</w:t>
      </w:r>
      <w:r>
        <w:tab/>
        <w:t xml:space="preserve">Watson, J. E., Dudley, N., Segan, D. B. &amp; Hockings, M. The performance and potential of protected areas. </w:t>
      </w:r>
      <w:r>
        <w:rPr>
          <w:i/>
          <w:iCs/>
        </w:rPr>
        <w:t>Nature</w:t>
      </w:r>
      <w:r>
        <w:t xml:space="preserve"> </w:t>
      </w:r>
      <w:r>
        <w:rPr>
          <w:b/>
          <w:bCs/>
        </w:rPr>
        <w:t>515</w:t>
      </w:r>
      <w:r>
        <w:t>, 67–73 (2014).</w:t>
      </w:r>
    </w:p>
    <w:p w14:paraId="708FD118" w14:textId="77777777" w:rsidR="00E53FD1" w:rsidRDefault="00E53FD1" w:rsidP="00E53FD1">
      <w:pPr>
        <w:pStyle w:val="Bibliography"/>
      </w:pPr>
      <w:r>
        <w:t>6.</w:t>
      </w:r>
      <w:r>
        <w:tab/>
        <w:t xml:space="preserve">Brooks, T. M. </w:t>
      </w:r>
      <w:r>
        <w:rPr>
          <w:i/>
          <w:iCs/>
        </w:rPr>
        <w:t>et al.</w:t>
      </w:r>
      <w:r>
        <w:t xml:space="preserve"> Global biodiversity conservation priorities. </w:t>
      </w:r>
      <w:r>
        <w:rPr>
          <w:i/>
          <w:iCs/>
        </w:rPr>
        <w:t>science</w:t>
      </w:r>
      <w:r>
        <w:t xml:space="preserve"> </w:t>
      </w:r>
      <w:r>
        <w:rPr>
          <w:b/>
          <w:bCs/>
        </w:rPr>
        <w:t>313</w:t>
      </w:r>
      <w:r>
        <w:t>, 58–61 (2006).</w:t>
      </w:r>
    </w:p>
    <w:p w14:paraId="58558A44" w14:textId="77777777" w:rsidR="00E53FD1" w:rsidRDefault="00E53FD1" w:rsidP="00E53FD1">
      <w:pPr>
        <w:pStyle w:val="Bibliography"/>
      </w:pPr>
      <w:r>
        <w:t>7.</w:t>
      </w:r>
      <w:r>
        <w:tab/>
        <w:t xml:space="preserve">Venter, O. </w:t>
      </w:r>
      <w:r>
        <w:rPr>
          <w:i/>
          <w:iCs/>
        </w:rPr>
        <w:t>et al.</w:t>
      </w:r>
      <w:r>
        <w:t xml:space="preserve"> Targeting Global Protected Area Expansion for Imperiled Biodiversity. </w:t>
      </w:r>
      <w:r>
        <w:rPr>
          <w:i/>
          <w:iCs/>
        </w:rPr>
        <w:t>PLOS Biol.</w:t>
      </w:r>
      <w:r>
        <w:t xml:space="preserve"> </w:t>
      </w:r>
      <w:r>
        <w:rPr>
          <w:b/>
          <w:bCs/>
        </w:rPr>
        <w:t>12</w:t>
      </w:r>
      <w:r>
        <w:t>, e1001891 (2014).</w:t>
      </w:r>
    </w:p>
    <w:p w14:paraId="64A638FA" w14:textId="77777777" w:rsidR="00E53FD1" w:rsidRDefault="00E53FD1" w:rsidP="00E53FD1">
      <w:pPr>
        <w:pStyle w:val="Bibliography"/>
      </w:pPr>
      <w:r>
        <w:t>8.</w:t>
      </w:r>
      <w:r>
        <w:tab/>
        <w:t xml:space="preserve">Baynham-Herd, Z., Amano, T., Sutherland, W. J. &amp; Donald, P. F. Governance explains variation in national responses to the biodiversity crisis. </w:t>
      </w:r>
      <w:r>
        <w:rPr>
          <w:i/>
          <w:iCs/>
        </w:rPr>
        <w:t>Environ. Conserv.</w:t>
      </w:r>
      <w:r>
        <w:t xml:space="preserve"> </w:t>
      </w:r>
      <w:r>
        <w:rPr>
          <w:b/>
          <w:bCs/>
        </w:rPr>
        <w:t>45</w:t>
      </w:r>
      <w:r>
        <w:t>, 407–418 (2018).</w:t>
      </w:r>
    </w:p>
    <w:p w14:paraId="57E4CCB3" w14:textId="77777777" w:rsidR="00E53FD1" w:rsidRDefault="00E53FD1" w:rsidP="00E53FD1">
      <w:pPr>
        <w:pStyle w:val="Bibliography"/>
      </w:pPr>
      <w:r>
        <w:t>9.</w:t>
      </w:r>
      <w:r>
        <w:tab/>
        <w:t xml:space="preserve">Miller, D. C., Agrawal, A. &amp; Roberts, J. T. Biodiversity, governance, and the allocation of international aid for conservation. </w:t>
      </w:r>
      <w:r>
        <w:rPr>
          <w:i/>
          <w:iCs/>
        </w:rPr>
        <w:t>Conserv. Lett.</w:t>
      </w:r>
      <w:r>
        <w:t xml:space="preserve"> </w:t>
      </w:r>
      <w:r>
        <w:rPr>
          <w:b/>
          <w:bCs/>
        </w:rPr>
        <w:t>6</w:t>
      </w:r>
      <w:r>
        <w:t>, 12–20 (2013).</w:t>
      </w:r>
    </w:p>
    <w:p w14:paraId="7F8DCEDB" w14:textId="77777777" w:rsidR="00E53FD1" w:rsidRDefault="00E53FD1" w:rsidP="00E53FD1">
      <w:pPr>
        <w:pStyle w:val="Bibliography"/>
      </w:pPr>
      <w:r>
        <w:t>10.</w:t>
      </w:r>
      <w:r>
        <w:tab/>
        <w:t xml:space="preserve">Schulze, K. </w:t>
      </w:r>
      <w:r>
        <w:rPr>
          <w:i/>
          <w:iCs/>
        </w:rPr>
        <w:t>et al.</w:t>
      </w:r>
      <w:r>
        <w:t xml:space="preserve"> An assessment of threats to terrestrial protected areas. </w:t>
      </w:r>
      <w:r>
        <w:rPr>
          <w:i/>
          <w:iCs/>
        </w:rPr>
        <w:t>Conserv. Lett.</w:t>
      </w:r>
      <w:r>
        <w:t xml:space="preserve"> </w:t>
      </w:r>
      <w:r>
        <w:rPr>
          <w:b/>
          <w:bCs/>
        </w:rPr>
        <w:t>11</w:t>
      </w:r>
      <w:r>
        <w:t>, e12435 (2018).</w:t>
      </w:r>
    </w:p>
    <w:p w14:paraId="7E45B3F9" w14:textId="77777777" w:rsidR="00E53FD1" w:rsidRDefault="00E53FD1" w:rsidP="00E53FD1">
      <w:pPr>
        <w:pStyle w:val="Bibliography"/>
      </w:pPr>
      <w:r>
        <w:t>11.</w:t>
      </w:r>
      <w:r>
        <w:tab/>
        <w:t xml:space="preserve">Hammill, E., Tulloch, A. I. T., Possingham, H. P., Strange, N. &amp; Wilson, K. A. Factoring attitudes towards armed conflict risk into selection of protected areas for conservation. </w:t>
      </w:r>
      <w:r>
        <w:rPr>
          <w:i/>
          <w:iCs/>
        </w:rPr>
        <w:t>Nat. Commun.</w:t>
      </w:r>
      <w:r>
        <w:t xml:space="preserve"> </w:t>
      </w:r>
      <w:r>
        <w:rPr>
          <w:b/>
          <w:bCs/>
        </w:rPr>
        <w:t>7</w:t>
      </w:r>
      <w:r>
        <w:t>, 11042 (2016).</w:t>
      </w:r>
    </w:p>
    <w:p w14:paraId="53164095" w14:textId="77777777" w:rsidR="00E53FD1" w:rsidRDefault="00E53FD1" w:rsidP="00E53FD1">
      <w:pPr>
        <w:pStyle w:val="Bibliography"/>
      </w:pPr>
      <w:r>
        <w:t>12.</w:t>
      </w:r>
      <w:r>
        <w:tab/>
        <w:t xml:space="preserve">Tesfaw, A. T. </w:t>
      </w:r>
      <w:r>
        <w:rPr>
          <w:i/>
          <w:iCs/>
        </w:rPr>
        <w:t>et al.</w:t>
      </w:r>
      <w:r>
        <w:t xml:space="preserve"> Land-use and land-cover change shape the sustainability and impacts of protected areas. </w:t>
      </w:r>
      <w:r>
        <w:rPr>
          <w:i/>
          <w:iCs/>
        </w:rPr>
        <w:t>Proc. Natl. Acad. Sci.</w:t>
      </w:r>
      <w:r>
        <w:t xml:space="preserve"> </w:t>
      </w:r>
      <w:r>
        <w:rPr>
          <w:b/>
          <w:bCs/>
        </w:rPr>
        <w:t>115</w:t>
      </w:r>
      <w:r>
        <w:t>, 2084–2089 (2018).</w:t>
      </w:r>
    </w:p>
    <w:p w14:paraId="17B867FA" w14:textId="77777777" w:rsidR="00E53FD1" w:rsidRDefault="00E53FD1" w:rsidP="00E53FD1">
      <w:pPr>
        <w:pStyle w:val="Bibliography"/>
      </w:pPr>
      <w:r>
        <w:t>13.</w:t>
      </w:r>
      <w:r>
        <w:tab/>
        <w:t xml:space="preserve">Maxwell, S. L. </w:t>
      </w:r>
      <w:r>
        <w:rPr>
          <w:i/>
          <w:iCs/>
        </w:rPr>
        <w:t>et al.</w:t>
      </w:r>
      <w:r>
        <w:t xml:space="preserve"> Conservation implications of ecological responses to extreme weather and climate events. </w:t>
      </w:r>
      <w:r>
        <w:rPr>
          <w:i/>
          <w:iCs/>
        </w:rPr>
        <w:t>Divers. Distrib.</w:t>
      </w:r>
      <w:r>
        <w:t xml:space="preserve"> </w:t>
      </w:r>
      <w:r>
        <w:rPr>
          <w:b/>
          <w:bCs/>
        </w:rPr>
        <w:t>25</w:t>
      </w:r>
      <w:r>
        <w:t>, 613–625 (2019).</w:t>
      </w:r>
    </w:p>
    <w:p w14:paraId="18799F1D" w14:textId="77777777" w:rsidR="00E53FD1" w:rsidRDefault="00E53FD1" w:rsidP="00E53FD1">
      <w:pPr>
        <w:pStyle w:val="Bibliography"/>
      </w:pPr>
      <w:r>
        <w:t>14.</w:t>
      </w:r>
      <w:r>
        <w:tab/>
        <w:t xml:space="preserve">McBride, M. F., Wilson, K. A., Bode, M. &amp; Possingham, H. P. Incorporating the effects of socioeconomic uncertainty into priority setting for conservation investment. </w:t>
      </w:r>
      <w:r>
        <w:rPr>
          <w:i/>
          <w:iCs/>
        </w:rPr>
        <w:t>Conserv. Biol.</w:t>
      </w:r>
      <w:r>
        <w:t xml:space="preserve"> </w:t>
      </w:r>
      <w:r>
        <w:rPr>
          <w:b/>
          <w:bCs/>
        </w:rPr>
        <w:t>21</w:t>
      </w:r>
      <w:r>
        <w:t>, 1463–1474 (2007).</w:t>
      </w:r>
    </w:p>
    <w:p w14:paraId="0CD9E558" w14:textId="77777777" w:rsidR="00E53FD1" w:rsidRDefault="00E53FD1" w:rsidP="00E53FD1">
      <w:pPr>
        <w:pStyle w:val="Bibliography"/>
      </w:pPr>
      <w:r>
        <w:t>15.</w:t>
      </w:r>
      <w:r>
        <w:tab/>
        <w:t xml:space="preserve">Alagador, D., Cerdeira, J. O. &amp; Araújo, M. B. Shifting protected areas: scheduling spatial priorities under climate change. </w:t>
      </w:r>
      <w:r>
        <w:rPr>
          <w:i/>
          <w:iCs/>
        </w:rPr>
        <w:t>J. Appl. Ecol.</w:t>
      </w:r>
      <w:r>
        <w:t xml:space="preserve"> </w:t>
      </w:r>
      <w:r>
        <w:rPr>
          <w:b/>
          <w:bCs/>
        </w:rPr>
        <w:t>51</w:t>
      </w:r>
      <w:r>
        <w:t>, 703–713 (2014).</w:t>
      </w:r>
    </w:p>
    <w:p w14:paraId="1E40113A" w14:textId="77777777" w:rsidR="00E53FD1" w:rsidRDefault="00E53FD1" w:rsidP="00E53FD1">
      <w:pPr>
        <w:pStyle w:val="Bibliography"/>
      </w:pPr>
      <w:r>
        <w:t>16.</w:t>
      </w:r>
      <w:r>
        <w:tab/>
        <w:t xml:space="preserve">McGowan, J. </w:t>
      </w:r>
      <w:r>
        <w:rPr>
          <w:i/>
          <w:iCs/>
        </w:rPr>
        <w:t>et al.</w:t>
      </w:r>
      <w:r>
        <w:t xml:space="preserve"> Prioritizing debt conversion opportunities for marine conservation. </w:t>
      </w:r>
      <w:r>
        <w:rPr>
          <w:i/>
          <w:iCs/>
        </w:rPr>
        <w:t>Conserv. Biol.</w:t>
      </w:r>
      <w:r>
        <w:t xml:space="preserve"> </w:t>
      </w:r>
      <w:r>
        <w:rPr>
          <w:b/>
          <w:bCs/>
        </w:rPr>
        <w:t>34</w:t>
      </w:r>
      <w:r>
        <w:t>, 1065–1075 (2020).</w:t>
      </w:r>
    </w:p>
    <w:p w14:paraId="1AE190A6" w14:textId="77777777" w:rsidR="00E53FD1" w:rsidRDefault="00E53FD1" w:rsidP="00E53FD1">
      <w:pPr>
        <w:pStyle w:val="Bibliography"/>
      </w:pPr>
      <w:r>
        <w:lastRenderedPageBreak/>
        <w:t>17.</w:t>
      </w:r>
      <w:r>
        <w:tab/>
        <w:t xml:space="preserve">Kuempel, C. D., Jones, K. R., Watson, J. E. M. &amp; Possingham, H. P. Quantifying biases in marine-protected-area placement relative to abatable threats. </w:t>
      </w:r>
      <w:r>
        <w:rPr>
          <w:i/>
          <w:iCs/>
        </w:rPr>
        <w:t>Conserv. Biol.</w:t>
      </w:r>
      <w:r>
        <w:t xml:space="preserve"> </w:t>
      </w:r>
      <w:r>
        <w:rPr>
          <w:b/>
          <w:bCs/>
        </w:rPr>
        <w:t>33</w:t>
      </w:r>
      <w:r>
        <w:t>, 1350–1359 (2019).</w:t>
      </w:r>
    </w:p>
    <w:p w14:paraId="5A76FB15" w14:textId="77777777" w:rsidR="00E53FD1" w:rsidRDefault="00E53FD1" w:rsidP="00E53FD1">
      <w:pPr>
        <w:pStyle w:val="Bibliography"/>
      </w:pPr>
      <w:r>
        <w:t>18.</w:t>
      </w:r>
      <w:r>
        <w:tab/>
        <w:t xml:space="preserve">Kaufmann, D., Kraay, A. &amp; Mastruzzi, M. The Worldwide Governance Indicators: Methodology and Analytical Issues1. </w:t>
      </w:r>
      <w:r>
        <w:rPr>
          <w:i/>
          <w:iCs/>
        </w:rPr>
        <w:t>Hague J. Rule Law</w:t>
      </w:r>
      <w:r>
        <w:t xml:space="preserve"> </w:t>
      </w:r>
      <w:r>
        <w:rPr>
          <w:b/>
          <w:bCs/>
        </w:rPr>
        <w:t>3</w:t>
      </w:r>
      <w:r>
        <w:t>, 220–246 (2011).</w:t>
      </w:r>
    </w:p>
    <w:p w14:paraId="218B391C" w14:textId="77777777" w:rsidR="00E53FD1" w:rsidRDefault="00E53FD1" w:rsidP="00E53FD1">
      <w:pPr>
        <w:pStyle w:val="Bibliography"/>
      </w:pPr>
      <w:r>
        <w:t>19.</w:t>
      </w:r>
      <w:r>
        <w:tab/>
        <w:t xml:space="preserve">Kehoe, L. </w:t>
      </w:r>
      <w:r>
        <w:rPr>
          <w:i/>
          <w:iCs/>
        </w:rPr>
        <w:t>et al.</w:t>
      </w:r>
      <w:r>
        <w:t xml:space="preserve"> Biodiversity at risk under future cropland expansion and intensification. </w:t>
      </w:r>
      <w:r>
        <w:rPr>
          <w:i/>
          <w:iCs/>
        </w:rPr>
        <w:t>Nat. Ecol. Evol.</w:t>
      </w:r>
      <w:r>
        <w:t xml:space="preserve"> </w:t>
      </w:r>
      <w:r>
        <w:rPr>
          <w:b/>
          <w:bCs/>
        </w:rPr>
        <w:t>1</w:t>
      </w:r>
      <w:r>
        <w:t>, 1129–1135 (2017).</w:t>
      </w:r>
    </w:p>
    <w:p w14:paraId="751AB0E6" w14:textId="77777777" w:rsidR="00E53FD1" w:rsidRDefault="00E53FD1" w:rsidP="00E53FD1">
      <w:pPr>
        <w:pStyle w:val="Bibliography"/>
      </w:pPr>
      <w:r>
        <w:t>20.</w:t>
      </w:r>
      <w:r>
        <w:tab/>
        <w:t xml:space="preserve">La Sorte, F. A., Johnston, A. &amp; Ault, T. R. Global trends in the frequency and duration of temperature extremes. </w:t>
      </w:r>
      <w:r>
        <w:rPr>
          <w:i/>
          <w:iCs/>
        </w:rPr>
        <w:t>Clim. Change Rev.</w:t>
      </w:r>
    </w:p>
    <w:p w14:paraId="1C015D92" w14:textId="77777777" w:rsidR="00E53FD1" w:rsidRDefault="00E53FD1" w:rsidP="00E53FD1">
      <w:pPr>
        <w:pStyle w:val="Bibliography"/>
      </w:pPr>
      <w:r>
        <w:t>21.</w:t>
      </w:r>
      <w:r>
        <w:tab/>
        <w:t xml:space="preserve">Garcia, R. A., Cabeza, M., Rahbek, C. &amp; Araújo, M. B. Multiple dimensions of climate change and their implications for biodiversity. </w:t>
      </w:r>
      <w:r>
        <w:rPr>
          <w:i/>
          <w:iCs/>
        </w:rPr>
        <w:t>Science</w:t>
      </w:r>
      <w:r>
        <w:t xml:space="preserve"> </w:t>
      </w:r>
      <w:r>
        <w:rPr>
          <w:b/>
          <w:bCs/>
        </w:rPr>
        <w:t>344</w:t>
      </w:r>
      <w:r>
        <w:t>, 1247579 (2014).</w:t>
      </w:r>
    </w:p>
    <w:p w14:paraId="7B6F60CF" w14:textId="77777777" w:rsidR="00E53FD1" w:rsidRDefault="00E53FD1" w:rsidP="00E53FD1">
      <w:pPr>
        <w:pStyle w:val="Bibliography"/>
      </w:pPr>
      <w:r>
        <w:t>22.</w:t>
      </w:r>
      <w:r>
        <w:tab/>
        <w:t>IUCN. The IUCN Red List of Threatened Species. version 1.18. (2019).</w:t>
      </w:r>
    </w:p>
    <w:p w14:paraId="7AE1DCEE" w14:textId="77777777" w:rsidR="00E53FD1" w:rsidRDefault="00E53FD1" w:rsidP="00E53FD1">
      <w:pPr>
        <w:pStyle w:val="Bibliography"/>
      </w:pPr>
      <w:r>
        <w:t>23.</w:t>
      </w:r>
      <w:r>
        <w:tab/>
        <w:t xml:space="preserve">Margules, C. R. &amp; Pressey, R. L. Systematic conservation planning. </w:t>
      </w:r>
      <w:r>
        <w:rPr>
          <w:i/>
          <w:iCs/>
        </w:rPr>
        <w:t>Nature</w:t>
      </w:r>
      <w:r>
        <w:t xml:space="preserve"> </w:t>
      </w:r>
      <w:r>
        <w:rPr>
          <w:b/>
          <w:bCs/>
        </w:rPr>
        <w:t>405</w:t>
      </w:r>
      <w:r>
        <w:t>, 243–53 (2000).</w:t>
      </w:r>
    </w:p>
    <w:p w14:paraId="45E5A0DA" w14:textId="77777777" w:rsidR="00E53FD1" w:rsidRDefault="00E53FD1" w:rsidP="00E53FD1">
      <w:pPr>
        <w:pStyle w:val="Bibliography"/>
      </w:pPr>
      <w:r>
        <w:t>24.</w:t>
      </w:r>
      <w:r>
        <w:tab/>
        <w:t xml:space="preserve">Moilanen, A., Wilson, K. &amp; Possingham, H. </w:t>
      </w:r>
      <w:r>
        <w:rPr>
          <w:i/>
          <w:iCs/>
        </w:rPr>
        <w:t>Spatial conservation prioritization: quantitative methods and computational tools</w:t>
      </w:r>
      <w:r>
        <w:t>. (Oxford University Press, 2009).</w:t>
      </w:r>
    </w:p>
    <w:p w14:paraId="1558B7EB" w14:textId="77777777" w:rsidR="00E53FD1" w:rsidRDefault="00E53FD1" w:rsidP="00E53FD1">
      <w:pPr>
        <w:pStyle w:val="Bibliography"/>
      </w:pPr>
      <w:r>
        <w:t>25.</w:t>
      </w:r>
      <w:r>
        <w:tab/>
        <w:t xml:space="preserve">Ball, I. R. R., Possingham, H. P. P. &amp; Watts, M. E. E. Marxan and relatives: Software for spatial conservation prioritisation. in </w:t>
      </w:r>
      <w:r>
        <w:rPr>
          <w:i/>
          <w:iCs/>
        </w:rPr>
        <w:t>Spatial conservation prioritisation: Quantitative methods and computational tools.</w:t>
      </w:r>
      <w:r>
        <w:t xml:space="preserve"> (eds. Moilanen, A., Wilson, K. &amp; Possingham, H. P.) 185–195 (Oxford University Press, 2009).</w:t>
      </w:r>
    </w:p>
    <w:p w14:paraId="07947B5B" w14:textId="77777777" w:rsidR="00E53FD1" w:rsidRDefault="00E53FD1" w:rsidP="00E53FD1">
      <w:pPr>
        <w:pStyle w:val="Bibliography"/>
      </w:pPr>
      <w:r>
        <w:t>26.</w:t>
      </w:r>
      <w:r>
        <w:tab/>
        <w:t xml:space="preserve">Deb, K. Multi-objective optimization. in </w:t>
      </w:r>
      <w:r>
        <w:rPr>
          <w:i/>
          <w:iCs/>
        </w:rPr>
        <w:t>Search methodologies</w:t>
      </w:r>
      <w:r>
        <w:t xml:space="preserve"> 403–449 (Springer, 2014).</w:t>
      </w:r>
    </w:p>
    <w:p w14:paraId="664D0263" w14:textId="77777777" w:rsidR="00E53FD1" w:rsidRDefault="00E53FD1" w:rsidP="00E53FD1">
      <w:pPr>
        <w:pStyle w:val="Bibliography"/>
      </w:pPr>
      <w:r>
        <w:t>27.</w:t>
      </w:r>
      <w:r>
        <w:tab/>
        <w:t xml:space="preserve">Post-2020 Global Biodiversity Framework. </w:t>
      </w:r>
      <w:r>
        <w:rPr>
          <w:i/>
          <w:iCs/>
        </w:rPr>
        <w:t>IUCN</w:t>
      </w:r>
      <w:r>
        <w:t xml:space="preserve"> https://www.iucn.org/theme/global-policy/our-work/convention-biological-diversity-cbd/post-2020-global-biodiversity-framework (2018).</w:t>
      </w:r>
    </w:p>
    <w:p w14:paraId="33616FE0" w14:textId="77777777" w:rsidR="00E53FD1" w:rsidRDefault="00E53FD1" w:rsidP="00E53FD1">
      <w:pPr>
        <w:pStyle w:val="Bibliography"/>
      </w:pPr>
      <w:r>
        <w:t>28.</w:t>
      </w:r>
      <w:r>
        <w:tab/>
        <w:t xml:space="preserve">Myers, N., Mittermeier, R. A., Mittermeier, C. G., da Fonseca, G. A. B. &amp; Kent, J. Biodiversity hotspots for conservation priorities. </w:t>
      </w:r>
      <w:r>
        <w:rPr>
          <w:i/>
          <w:iCs/>
        </w:rPr>
        <w:t>Nature</w:t>
      </w:r>
      <w:r>
        <w:t xml:space="preserve"> </w:t>
      </w:r>
      <w:r>
        <w:rPr>
          <w:b/>
          <w:bCs/>
        </w:rPr>
        <w:t>403</w:t>
      </w:r>
      <w:r>
        <w:t>, 853–858 (2000).</w:t>
      </w:r>
    </w:p>
    <w:p w14:paraId="3C0DAB08" w14:textId="77777777" w:rsidR="00E53FD1" w:rsidRDefault="00E53FD1" w:rsidP="00E53FD1">
      <w:pPr>
        <w:pStyle w:val="Bibliography"/>
      </w:pPr>
      <w:r>
        <w:t>29.</w:t>
      </w:r>
      <w:r>
        <w:tab/>
        <w:t xml:space="preserve">Dallimer, M. &amp; Strange, N. Why socio-political borders and boundaries matter in conservation. </w:t>
      </w:r>
      <w:r>
        <w:rPr>
          <w:i/>
          <w:iCs/>
        </w:rPr>
        <w:t>Trends Ecol. Evol.</w:t>
      </w:r>
      <w:r>
        <w:t xml:space="preserve"> </w:t>
      </w:r>
      <w:r>
        <w:rPr>
          <w:b/>
          <w:bCs/>
        </w:rPr>
        <w:t>30</w:t>
      </w:r>
      <w:r>
        <w:t>, 132–139 (2015).</w:t>
      </w:r>
    </w:p>
    <w:p w14:paraId="736736C2" w14:textId="77777777" w:rsidR="00E53FD1" w:rsidRDefault="00E53FD1" w:rsidP="00E53FD1">
      <w:pPr>
        <w:pStyle w:val="Bibliography"/>
      </w:pPr>
      <w:r>
        <w:t>30.</w:t>
      </w:r>
      <w:r>
        <w:tab/>
        <w:t xml:space="preserve">International), B. I. (BirdLife. IUCN Red List of Threatened Species: Ara ambiguus. </w:t>
      </w:r>
      <w:r>
        <w:rPr>
          <w:i/>
          <w:iCs/>
        </w:rPr>
        <w:t>IUCN Red List of Threatened Species</w:t>
      </w:r>
      <w:r>
        <w:t xml:space="preserve"> https://www.iucnredlist.org/en (2016).</w:t>
      </w:r>
    </w:p>
    <w:p w14:paraId="59AC9D0C" w14:textId="77777777" w:rsidR="00E53FD1" w:rsidRDefault="00E53FD1" w:rsidP="00E53FD1">
      <w:pPr>
        <w:pStyle w:val="Bibliography"/>
      </w:pPr>
      <w:r>
        <w:t>31.</w:t>
      </w:r>
      <w:r>
        <w:tab/>
        <w:t xml:space="preserve">Miller, R. L., Marsh, H., Benham, C. &amp; Hamann, M. A framework for improving the cross-jurisdictional governance of a marine migratory species. </w:t>
      </w:r>
      <w:r>
        <w:rPr>
          <w:i/>
          <w:iCs/>
        </w:rPr>
        <w:t>Conserv. Sci. Pract.</w:t>
      </w:r>
      <w:r>
        <w:t xml:space="preserve"> </w:t>
      </w:r>
      <w:r>
        <w:rPr>
          <w:b/>
          <w:bCs/>
        </w:rPr>
        <w:t>1</w:t>
      </w:r>
      <w:r>
        <w:t>, e58 (2019).</w:t>
      </w:r>
    </w:p>
    <w:p w14:paraId="4E11B6D7" w14:textId="77777777" w:rsidR="00E53FD1" w:rsidRDefault="00E53FD1" w:rsidP="00E53FD1">
      <w:pPr>
        <w:pStyle w:val="Bibliography"/>
      </w:pPr>
      <w:r>
        <w:t>32.</w:t>
      </w:r>
      <w:r>
        <w:tab/>
        <w:t xml:space="preserve">Martin, A., McGuire, S. &amp; Sullivan, S. Global environmental justice and biodiversity conservation. </w:t>
      </w:r>
      <w:r>
        <w:rPr>
          <w:i/>
          <w:iCs/>
        </w:rPr>
        <w:t>Geogr. J.</w:t>
      </w:r>
      <w:r>
        <w:t xml:space="preserve"> </w:t>
      </w:r>
      <w:r>
        <w:rPr>
          <w:b/>
          <w:bCs/>
        </w:rPr>
        <w:t>179</w:t>
      </w:r>
      <w:r>
        <w:t>, 122–131 (2013).</w:t>
      </w:r>
    </w:p>
    <w:p w14:paraId="18A03C03" w14:textId="77777777" w:rsidR="00E53FD1" w:rsidRDefault="00E53FD1" w:rsidP="00E53FD1">
      <w:pPr>
        <w:pStyle w:val="Bibliography"/>
      </w:pPr>
      <w:r>
        <w:t>33.</w:t>
      </w:r>
      <w:r>
        <w:tab/>
        <w:t xml:space="preserve">Geldmann, J., Manica, A., Burgess, N. D., Coad, L. &amp; Balmford, A. A global-level assessment of the effectiveness of protected areas at resisting anthropogenic pressures. </w:t>
      </w:r>
      <w:r>
        <w:rPr>
          <w:i/>
          <w:iCs/>
        </w:rPr>
        <w:t>Proc. Natl. Acad. Sci.</w:t>
      </w:r>
      <w:r>
        <w:t xml:space="preserve"> </w:t>
      </w:r>
      <w:r>
        <w:rPr>
          <w:b/>
          <w:bCs/>
        </w:rPr>
        <w:t>116</w:t>
      </w:r>
      <w:r>
        <w:t>, 23209–23215 (2019).</w:t>
      </w:r>
    </w:p>
    <w:p w14:paraId="562AF3C3" w14:textId="77777777" w:rsidR="00E53FD1" w:rsidRDefault="00E53FD1" w:rsidP="00E53FD1">
      <w:pPr>
        <w:pStyle w:val="Bibliography"/>
      </w:pPr>
      <w:r>
        <w:t>34.</w:t>
      </w:r>
      <w:r>
        <w:tab/>
        <w:t xml:space="preserve">Eklund, J. F. &amp; Cabeza-Jaimejuan, M. D. M. Quality of governance and effectiveness of protected areas: crucial concepts for conservation planning. </w:t>
      </w:r>
      <w:r>
        <w:rPr>
          <w:i/>
          <w:iCs/>
        </w:rPr>
        <w:t>Ann. N. Y. Acad. Sci.</w:t>
      </w:r>
      <w:r>
        <w:t xml:space="preserve"> (2017).</w:t>
      </w:r>
    </w:p>
    <w:p w14:paraId="48D67447" w14:textId="77777777" w:rsidR="00E53FD1" w:rsidRDefault="00E53FD1" w:rsidP="00E53FD1">
      <w:pPr>
        <w:pStyle w:val="Bibliography"/>
      </w:pPr>
      <w:r>
        <w:t>35.</w:t>
      </w:r>
      <w:r>
        <w:tab/>
        <w:t xml:space="preserve">Di Minin, E. </w:t>
      </w:r>
      <w:r>
        <w:rPr>
          <w:i/>
          <w:iCs/>
        </w:rPr>
        <w:t>et al.</w:t>
      </w:r>
      <w:r>
        <w:t xml:space="preserve"> Global priorities for national carnivore conservation under land use change. </w:t>
      </w:r>
      <w:r>
        <w:rPr>
          <w:i/>
          <w:iCs/>
        </w:rPr>
        <w:t>Sci. Rep.</w:t>
      </w:r>
      <w:r>
        <w:t xml:space="preserve"> </w:t>
      </w:r>
      <w:r>
        <w:rPr>
          <w:b/>
          <w:bCs/>
        </w:rPr>
        <w:t>6</w:t>
      </w:r>
      <w:r>
        <w:t>, 23814 (2016).</w:t>
      </w:r>
    </w:p>
    <w:p w14:paraId="6637ABF8" w14:textId="77777777" w:rsidR="00E53FD1" w:rsidRDefault="00E53FD1" w:rsidP="00E53FD1">
      <w:pPr>
        <w:pStyle w:val="Bibliography"/>
      </w:pPr>
      <w:r>
        <w:t>36.</w:t>
      </w:r>
      <w:r>
        <w:tab/>
        <w:t xml:space="preserve">Williams, J. W., Jackson, S. T. &amp; Kutzbach, J. E. Projected distributions of novel and disappearing climates by 2100 AD. </w:t>
      </w:r>
      <w:r>
        <w:rPr>
          <w:i/>
          <w:iCs/>
        </w:rPr>
        <w:t>Proc. Natl. Acad. Sci.</w:t>
      </w:r>
      <w:r>
        <w:t xml:space="preserve"> </w:t>
      </w:r>
      <w:r>
        <w:rPr>
          <w:b/>
          <w:bCs/>
        </w:rPr>
        <w:t>104</w:t>
      </w:r>
      <w:r>
        <w:t>, 5738–5742 (2007).</w:t>
      </w:r>
    </w:p>
    <w:p w14:paraId="04A7910C" w14:textId="13162544" w:rsidR="00357455" w:rsidRDefault="00E53FD1" w:rsidP="00E53FD1">
      <w:pPr>
        <w:pStyle w:val="Bibliography"/>
        <w:rPr>
          <w:ins w:id="218" w:author="Joe Bennett" w:date="2021-06-02T12:10:00Z"/>
        </w:rPr>
      </w:pPr>
      <w:r>
        <w:t>37.</w:t>
      </w:r>
      <w:r>
        <w:tab/>
        <w:t xml:space="preserve">Kelly, L. T. </w:t>
      </w:r>
      <w:r>
        <w:rPr>
          <w:i/>
          <w:iCs/>
        </w:rPr>
        <w:t>et al.</w:t>
      </w:r>
      <w:r>
        <w:t xml:space="preserve"> Fire and biodiversity in the Anthropocene. </w:t>
      </w:r>
      <w:r>
        <w:rPr>
          <w:i/>
          <w:iCs/>
        </w:rPr>
        <w:t>Science</w:t>
      </w:r>
      <w:r>
        <w:t xml:space="preserve"> </w:t>
      </w:r>
      <w:r>
        <w:rPr>
          <w:b/>
          <w:bCs/>
        </w:rPr>
        <w:t>370</w:t>
      </w:r>
      <w:r>
        <w:t>, (</w:t>
      </w:r>
      <w:commentRangeStart w:id="219"/>
      <w:r>
        <w:t>2020</w:t>
      </w:r>
      <w:commentRangeEnd w:id="219"/>
      <w:r w:rsidR="00C708AB">
        <w:rPr>
          <w:rStyle w:val="CommentReference"/>
          <w:rFonts w:eastAsia="Times New Roman"/>
        </w:rPr>
        <w:commentReference w:id="219"/>
      </w:r>
      <w:r>
        <w:t>).</w:t>
      </w:r>
    </w:p>
    <w:p w14:paraId="3C218E6C" w14:textId="4330809A" w:rsidR="00C708AB" w:rsidRPr="00C708AB" w:rsidRDefault="00C708AB" w:rsidP="00C708AB">
      <w:pPr>
        <w:pStyle w:val="Bibliography"/>
        <w:rPr>
          <w:ins w:id="220" w:author="Joe Bennett" w:date="2021-06-02T12:10:00Z"/>
          <w:rFonts w:eastAsia="Times New Roman"/>
          <w:b/>
        </w:rPr>
      </w:pPr>
      <w:ins w:id="221" w:author="Joe Bennett" w:date="2021-06-02T12:10:00Z">
        <w:r>
          <w:rPr>
            <w:rFonts w:ascii="Liberation Serif" w:eastAsia="Times New Roman" w:hAnsi="Liberation Serif" w:cs="Liberation Serif"/>
            <w:color w:val="000000"/>
          </w:rPr>
          <w:fldChar w:fldCharType="begin"/>
        </w:r>
        <w:r>
          <w:rPr>
            <w:rFonts w:eastAsia="Times New Roman"/>
            <w:color w:val="000000"/>
          </w:rPr>
          <w:instrText xml:space="preserve"> ADDIN ZOTERO_BIBL {"uncited":[],"omitted":[],"custom":[]} CSL_BIBLIOGRAPHY </w:instrText>
        </w:r>
        <w:r>
          <w:rPr>
            <w:rFonts w:ascii="Liberation Serif" w:eastAsia="Times New Roman" w:hAnsi="Liberation Serif" w:cs="Liberation Serif"/>
            <w:color w:val="000000"/>
          </w:rPr>
          <w:fldChar w:fldCharType="separate"/>
        </w:r>
        <w:r>
          <w:t>38.</w:t>
        </w:r>
        <w:r>
          <w:tab/>
          <w:t xml:space="preserve">Hartigan, J. A. &amp; Wong, M. A. Algorithm AS 136: A K-Means Clustering Algorithm. </w:t>
        </w:r>
        <w:r>
          <w:rPr>
            <w:i/>
            <w:iCs/>
          </w:rPr>
          <w:t>J. R. Stat. Soc. Ser. C Appl. Stat.</w:t>
        </w:r>
        <w:r>
          <w:t xml:space="preserve"> </w:t>
        </w:r>
        <w:r>
          <w:rPr>
            <w:b/>
            <w:bCs/>
          </w:rPr>
          <w:t>28</w:t>
        </w:r>
        <w:r>
          <w:t>, 100–108 (1979).</w:t>
        </w:r>
      </w:ins>
    </w:p>
    <w:p w14:paraId="6E61969B" w14:textId="77777777" w:rsidR="00C708AB" w:rsidRDefault="00C708AB" w:rsidP="00C708AB">
      <w:pPr>
        <w:pStyle w:val="Bibliography"/>
        <w:rPr>
          <w:ins w:id="222" w:author="Joe Bennett" w:date="2021-06-02T12:10:00Z"/>
        </w:rPr>
      </w:pPr>
      <w:ins w:id="223" w:author="Joe Bennett" w:date="2021-06-02T12:10:00Z">
        <w:r>
          <w:t>39.</w:t>
        </w:r>
        <w:r>
          <w:tab/>
          <w:t xml:space="preserve">Eisenhauer, N., Bonn, A. &amp; A. Guerra, C. Recognizing the quiet extinction of invertebrates. </w:t>
        </w:r>
        <w:r>
          <w:rPr>
            <w:i/>
            <w:iCs/>
          </w:rPr>
          <w:t>Nat. Commun.</w:t>
        </w:r>
        <w:r>
          <w:t xml:space="preserve"> </w:t>
        </w:r>
        <w:r>
          <w:rPr>
            <w:b/>
            <w:bCs/>
          </w:rPr>
          <w:t>10</w:t>
        </w:r>
        <w:r>
          <w:t>, 1–3 (2019).</w:t>
        </w:r>
      </w:ins>
    </w:p>
    <w:p w14:paraId="30DBB331" w14:textId="77777777" w:rsidR="00C708AB" w:rsidRDefault="00C708AB" w:rsidP="00C708AB">
      <w:pPr>
        <w:pStyle w:val="Bibliography"/>
        <w:rPr>
          <w:ins w:id="224" w:author="Joe Bennett" w:date="2021-06-02T12:10:00Z"/>
        </w:rPr>
      </w:pPr>
      <w:ins w:id="225" w:author="Joe Bennett" w:date="2021-06-02T12:10:00Z">
        <w:r>
          <w:t>40.</w:t>
        </w:r>
        <w:r>
          <w:tab/>
          <w:t xml:space="preserve">Le Saout, S. </w:t>
        </w:r>
        <w:r>
          <w:rPr>
            <w:i/>
            <w:iCs/>
          </w:rPr>
          <w:t>et al.</w:t>
        </w:r>
        <w:r>
          <w:t xml:space="preserve"> Protected areas and effective biodiversity conservation. </w:t>
        </w:r>
        <w:r>
          <w:rPr>
            <w:i/>
            <w:iCs/>
          </w:rPr>
          <w:t>Science</w:t>
        </w:r>
        <w:r>
          <w:t xml:space="preserve"> </w:t>
        </w:r>
        <w:r>
          <w:rPr>
            <w:b/>
            <w:bCs/>
          </w:rPr>
          <w:t>342</w:t>
        </w:r>
        <w:r>
          <w:t>, 803–805 (2013).</w:t>
        </w:r>
      </w:ins>
    </w:p>
    <w:p w14:paraId="77763471" w14:textId="77777777" w:rsidR="00C708AB" w:rsidRDefault="00C708AB" w:rsidP="00C708AB">
      <w:pPr>
        <w:pStyle w:val="Bibliography"/>
        <w:rPr>
          <w:ins w:id="226" w:author="Joe Bennett" w:date="2021-06-02T12:10:00Z"/>
        </w:rPr>
      </w:pPr>
      <w:ins w:id="227" w:author="Joe Bennett" w:date="2021-06-02T12:10:00Z">
        <w:r>
          <w:t>41.</w:t>
        </w:r>
        <w:r>
          <w:tab/>
          <w:t xml:space="preserve">Butchart, S. H. M. </w:t>
        </w:r>
        <w:r>
          <w:rPr>
            <w:i/>
            <w:iCs/>
          </w:rPr>
          <w:t>et al.</w:t>
        </w:r>
        <w:r>
          <w:t xml:space="preserve"> Shortfalls and Solutions for Meeting National and Global Conservation Area Targets. </w:t>
        </w:r>
        <w:r>
          <w:rPr>
            <w:i/>
            <w:iCs/>
          </w:rPr>
          <w:t>Conserv. Lett.</w:t>
        </w:r>
        <w:r>
          <w:t xml:space="preserve"> </w:t>
        </w:r>
        <w:r>
          <w:rPr>
            <w:b/>
            <w:bCs/>
          </w:rPr>
          <w:t>8</w:t>
        </w:r>
        <w:r>
          <w:t>, 329–337 (2015).</w:t>
        </w:r>
      </w:ins>
    </w:p>
    <w:p w14:paraId="0CC6C47F" w14:textId="77777777" w:rsidR="00C708AB" w:rsidRDefault="00C708AB" w:rsidP="00C708AB">
      <w:pPr>
        <w:pStyle w:val="Bibliography"/>
        <w:rPr>
          <w:ins w:id="228" w:author="Joe Bennett" w:date="2021-06-02T12:10:00Z"/>
        </w:rPr>
      </w:pPr>
      <w:ins w:id="229" w:author="Joe Bennett" w:date="2021-06-02T12:10:00Z">
        <w:r>
          <w:t>42.</w:t>
        </w:r>
        <w:r>
          <w:tab/>
          <w:t xml:space="preserve">Planet, P. Calculating protected area coverage. </w:t>
        </w:r>
        <w:r>
          <w:rPr>
            <w:i/>
            <w:iCs/>
          </w:rPr>
          <w:t>Protected Planet</w:t>
        </w:r>
        <w:r>
          <w:t xml:space="preserve"> https://www.protectedplanet.net/c/calculating-protected-area-coverage.</w:t>
        </w:r>
      </w:ins>
    </w:p>
    <w:p w14:paraId="406CEFEA" w14:textId="77777777" w:rsidR="00C708AB" w:rsidRDefault="00C708AB" w:rsidP="00C708AB">
      <w:pPr>
        <w:pStyle w:val="Bibliography"/>
        <w:rPr>
          <w:ins w:id="230" w:author="Joe Bennett" w:date="2021-06-02T12:10:00Z"/>
        </w:rPr>
      </w:pPr>
      <w:ins w:id="231" w:author="Joe Bennett" w:date="2021-06-02T12:10:00Z">
        <w:r>
          <w:t>43.</w:t>
        </w:r>
        <w:r>
          <w:tab/>
          <w:t xml:space="preserve">Coetzer, K. L., Witkowski, E. T. &amp; Erasmus, B. F. Reviewing B iosphere R eserves globally: effective conservation action or bureaucratic label? </w:t>
        </w:r>
        <w:r>
          <w:rPr>
            <w:i/>
            <w:iCs/>
          </w:rPr>
          <w:t>Biol. Rev.</w:t>
        </w:r>
        <w:r>
          <w:t xml:space="preserve"> </w:t>
        </w:r>
        <w:r>
          <w:rPr>
            <w:b/>
            <w:bCs/>
          </w:rPr>
          <w:t>89</w:t>
        </w:r>
        <w:r>
          <w:t>, 82–104 (2014).</w:t>
        </w:r>
      </w:ins>
    </w:p>
    <w:p w14:paraId="2E3CAB31" w14:textId="77777777" w:rsidR="00C708AB" w:rsidRDefault="00C708AB" w:rsidP="00C708AB">
      <w:pPr>
        <w:pStyle w:val="Bibliography"/>
        <w:rPr>
          <w:ins w:id="232" w:author="Joe Bennett" w:date="2021-06-02T12:10:00Z"/>
        </w:rPr>
      </w:pPr>
      <w:ins w:id="233" w:author="Joe Bennett" w:date="2021-06-02T12:10:00Z">
        <w:r>
          <w:t>44.</w:t>
        </w:r>
        <w:r>
          <w:tab/>
          <w:t xml:space="preserve">Barnes, M. D. </w:t>
        </w:r>
        <w:r>
          <w:rPr>
            <w:i/>
            <w:iCs/>
          </w:rPr>
          <w:t>et al.</w:t>
        </w:r>
        <w:r>
          <w:t xml:space="preserve"> Wildlife population trends in protected areas predicted by national socio-economic metrics and body size. </w:t>
        </w:r>
        <w:r>
          <w:rPr>
            <w:i/>
            <w:iCs/>
          </w:rPr>
          <w:t>Nat. Commun.</w:t>
        </w:r>
        <w:r>
          <w:t xml:space="preserve"> </w:t>
        </w:r>
        <w:r>
          <w:rPr>
            <w:b/>
            <w:bCs/>
          </w:rPr>
          <w:t>7</w:t>
        </w:r>
        <w:r>
          <w:t>, 12747 (2016).</w:t>
        </w:r>
      </w:ins>
    </w:p>
    <w:p w14:paraId="68803FB4" w14:textId="77777777" w:rsidR="00C708AB" w:rsidRDefault="00C708AB" w:rsidP="00C708AB">
      <w:pPr>
        <w:pStyle w:val="Bibliography"/>
        <w:rPr>
          <w:ins w:id="234" w:author="Joe Bennett" w:date="2021-06-02T12:10:00Z"/>
        </w:rPr>
      </w:pPr>
      <w:ins w:id="235" w:author="Joe Bennett" w:date="2021-06-02T12:10:00Z">
        <w:r>
          <w:t>45.</w:t>
        </w:r>
        <w:r>
          <w:tab/>
          <w:t xml:space="preserve">Asselen, S. van &amp; Verburg, P. H. A Land System representation for global assessments and land-use modeling. </w:t>
        </w:r>
        <w:r>
          <w:rPr>
            <w:i/>
            <w:iCs/>
          </w:rPr>
          <w:t>Glob. Change Biol.</w:t>
        </w:r>
        <w:r>
          <w:t xml:space="preserve"> </w:t>
        </w:r>
        <w:r>
          <w:rPr>
            <w:b/>
            <w:bCs/>
          </w:rPr>
          <w:t>18</w:t>
        </w:r>
        <w:r>
          <w:t>, 3125–3148 (2012).</w:t>
        </w:r>
      </w:ins>
    </w:p>
    <w:p w14:paraId="1B18D27B" w14:textId="77777777" w:rsidR="00C708AB" w:rsidRDefault="00C708AB" w:rsidP="00C708AB">
      <w:pPr>
        <w:pStyle w:val="Bibliography"/>
        <w:rPr>
          <w:ins w:id="236" w:author="Joe Bennett" w:date="2021-06-02T12:10:00Z"/>
        </w:rPr>
      </w:pPr>
      <w:ins w:id="237" w:author="Joe Bennett" w:date="2021-06-02T12:10:00Z">
        <w:r>
          <w:t>46.</w:t>
        </w:r>
        <w:r>
          <w:tab/>
          <w:t xml:space="preserve">Hudson, L. N. </w:t>
        </w:r>
        <w:r>
          <w:rPr>
            <w:i/>
            <w:iCs/>
          </w:rPr>
          <w:t>et al.</w:t>
        </w:r>
        <w:r>
          <w:t xml:space="preserve"> The PREDICTS database: a global database of how local terrestrial biodiversity responds to human impacts. </w:t>
        </w:r>
        <w:r>
          <w:rPr>
            <w:i/>
            <w:iCs/>
          </w:rPr>
          <w:t>Ecol. Evol.</w:t>
        </w:r>
        <w:r>
          <w:t xml:space="preserve"> </w:t>
        </w:r>
        <w:r>
          <w:rPr>
            <w:b/>
            <w:bCs/>
          </w:rPr>
          <w:t>4</w:t>
        </w:r>
        <w:r>
          <w:t>, 4701–4735 (2014).</w:t>
        </w:r>
      </w:ins>
    </w:p>
    <w:p w14:paraId="224F765A" w14:textId="77777777" w:rsidR="00C708AB" w:rsidRDefault="00C708AB" w:rsidP="00C708AB">
      <w:pPr>
        <w:pStyle w:val="Bibliography"/>
        <w:rPr>
          <w:ins w:id="238" w:author="Joe Bennett" w:date="2021-06-02T12:10:00Z"/>
        </w:rPr>
      </w:pPr>
      <w:ins w:id="239" w:author="Joe Bennett" w:date="2021-06-02T12:10:00Z">
        <w:r>
          <w:lastRenderedPageBreak/>
          <w:t>47.</w:t>
        </w:r>
        <w:r>
          <w:tab/>
          <w:t xml:space="preserve">Newbold, T. </w:t>
        </w:r>
        <w:r>
          <w:rPr>
            <w:i/>
            <w:iCs/>
          </w:rPr>
          <w:t>et al.</w:t>
        </w:r>
        <w:r>
          <w:t xml:space="preserve"> Global effects of land use on local terrestrial biodiversity. </w:t>
        </w:r>
        <w:r>
          <w:rPr>
            <w:i/>
            <w:iCs/>
          </w:rPr>
          <w:t>Nature</w:t>
        </w:r>
        <w:r>
          <w:t xml:space="preserve"> </w:t>
        </w:r>
        <w:r>
          <w:rPr>
            <w:b/>
            <w:bCs/>
          </w:rPr>
          <w:t>520</w:t>
        </w:r>
        <w:r>
          <w:t>, 45–50 (2015).</w:t>
        </w:r>
      </w:ins>
    </w:p>
    <w:p w14:paraId="5D7C20FA" w14:textId="77777777" w:rsidR="00C708AB" w:rsidRDefault="00C708AB" w:rsidP="00C708AB">
      <w:pPr>
        <w:pStyle w:val="Bibliography"/>
        <w:rPr>
          <w:ins w:id="240" w:author="Joe Bennett" w:date="2021-06-02T12:10:00Z"/>
        </w:rPr>
      </w:pPr>
      <w:ins w:id="241" w:author="Joe Bennett" w:date="2021-06-02T12:10:00Z">
        <w:r>
          <w:t>48.</w:t>
        </w:r>
        <w:r>
          <w:tab/>
          <w:t xml:space="preserve">AghaKouchak, A. </w:t>
        </w:r>
        <w:r>
          <w:rPr>
            <w:i/>
            <w:iCs/>
          </w:rPr>
          <w:t>et al.</w:t>
        </w:r>
        <w:r>
          <w:t xml:space="preserve"> Climate Extremes and Compound Hazards in a Warming World. </w:t>
        </w:r>
        <w:r>
          <w:rPr>
            <w:i/>
            <w:iCs/>
          </w:rPr>
          <w:t>Annu. Rev. Earth Planet. Sci.</w:t>
        </w:r>
        <w:r>
          <w:t xml:space="preserve"> </w:t>
        </w:r>
        <w:r>
          <w:rPr>
            <w:b/>
            <w:bCs/>
          </w:rPr>
          <w:t>48</w:t>
        </w:r>
        <w:r>
          <w:t>, 519–548 (2020).</w:t>
        </w:r>
      </w:ins>
    </w:p>
    <w:p w14:paraId="7E09FF31" w14:textId="77777777" w:rsidR="00C708AB" w:rsidRDefault="00C708AB" w:rsidP="00C708AB">
      <w:pPr>
        <w:pStyle w:val="Bibliography"/>
        <w:rPr>
          <w:ins w:id="242" w:author="Joe Bennett" w:date="2021-06-02T12:10:00Z"/>
        </w:rPr>
      </w:pPr>
      <w:ins w:id="243" w:author="Joe Bennett" w:date="2021-06-02T12:10:00Z">
        <w:r>
          <w:t>49.</w:t>
        </w:r>
        <w:r>
          <w:tab/>
          <w:t xml:space="preserve">Diffenbaugh, N. S. </w:t>
        </w:r>
        <w:r>
          <w:rPr>
            <w:i/>
            <w:iCs/>
          </w:rPr>
          <w:t>et al.</w:t>
        </w:r>
        <w:r>
          <w:t xml:space="preserve"> Quantifying the influence of global warming on unprecedented extreme climate events. </w:t>
        </w:r>
        <w:r>
          <w:rPr>
            <w:i/>
            <w:iCs/>
          </w:rPr>
          <w:t>Proc. Natl. Acad. Sci.</w:t>
        </w:r>
        <w:r>
          <w:t xml:space="preserve"> </w:t>
        </w:r>
        <w:r>
          <w:rPr>
            <w:b/>
            <w:bCs/>
          </w:rPr>
          <w:t>114</w:t>
        </w:r>
        <w:r>
          <w:t>, 4881–4886 (2017).</w:t>
        </w:r>
      </w:ins>
    </w:p>
    <w:p w14:paraId="608FFBFA" w14:textId="77777777" w:rsidR="00C708AB" w:rsidRDefault="00C708AB" w:rsidP="00C708AB">
      <w:pPr>
        <w:pStyle w:val="Bibliography"/>
        <w:rPr>
          <w:ins w:id="244" w:author="Joe Bennett" w:date="2021-06-02T12:10:00Z"/>
        </w:rPr>
      </w:pPr>
      <w:ins w:id="245" w:author="Joe Bennett" w:date="2021-06-02T12:10:00Z">
        <w:r>
          <w:t>50.</w:t>
        </w:r>
        <w:r>
          <w:tab/>
          <w:t xml:space="preserve">Anderson G. Brooke &amp; Bell Michelle L. Heat Waves in the United States: Mortality Risk during Heat Waves and Effect Modification by Heat Wave Characteristics in 43 U.S. Communities. </w:t>
        </w:r>
        <w:r>
          <w:rPr>
            <w:i/>
            <w:iCs/>
          </w:rPr>
          <w:t>Environ. Health Perspect.</w:t>
        </w:r>
        <w:r>
          <w:t xml:space="preserve"> </w:t>
        </w:r>
        <w:r>
          <w:rPr>
            <w:b/>
            <w:bCs/>
          </w:rPr>
          <w:t>119</w:t>
        </w:r>
        <w:r>
          <w:t>, 210–218 (2011).</w:t>
        </w:r>
      </w:ins>
    </w:p>
    <w:p w14:paraId="0EC2855B" w14:textId="77777777" w:rsidR="00C708AB" w:rsidRDefault="00C708AB" w:rsidP="00C708AB">
      <w:pPr>
        <w:pStyle w:val="Bibliography"/>
        <w:rPr>
          <w:ins w:id="246" w:author="Joe Bennett" w:date="2021-06-02T12:10:00Z"/>
        </w:rPr>
      </w:pPr>
      <w:ins w:id="247" w:author="Joe Bennett" w:date="2021-06-02T12:10:00Z">
        <w:r>
          <w:t>51.</w:t>
        </w:r>
        <w:r>
          <w:tab/>
          <w:t xml:space="preserve">Battisti, D. S. &amp; Naylor, R. L. Historical Warnings of Future Food Insecurity with Unprecedented Seasonal Heat. </w:t>
        </w:r>
        <w:r>
          <w:rPr>
            <w:i/>
            <w:iCs/>
          </w:rPr>
          <w:t>Science</w:t>
        </w:r>
        <w:r>
          <w:t xml:space="preserve"> </w:t>
        </w:r>
        <w:r>
          <w:rPr>
            <w:b/>
            <w:bCs/>
          </w:rPr>
          <w:t>323</w:t>
        </w:r>
        <w:r>
          <w:t>, 240–244 (2009).</w:t>
        </w:r>
      </w:ins>
    </w:p>
    <w:p w14:paraId="5782BE3D" w14:textId="77777777" w:rsidR="00C708AB" w:rsidRDefault="00C708AB" w:rsidP="00C708AB">
      <w:pPr>
        <w:pStyle w:val="Bibliography"/>
        <w:rPr>
          <w:ins w:id="248" w:author="Joe Bennett" w:date="2021-06-02T12:10:00Z"/>
        </w:rPr>
      </w:pPr>
      <w:ins w:id="249" w:author="Joe Bennett" w:date="2021-06-02T12:10:00Z">
        <w:r>
          <w:t>52.</w:t>
        </w:r>
        <w:r>
          <w:tab/>
          <w:t xml:space="preserve">Mitchell, D. </w:t>
        </w:r>
        <w:r>
          <w:rPr>
            <w:i/>
            <w:iCs/>
          </w:rPr>
          <w:t>et al.</w:t>
        </w:r>
        <w:r>
          <w:t xml:space="preserve"> Attributing human mortality during extreme heat waves to anthropogenic climate change. </w:t>
        </w:r>
        <w:r>
          <w:rPr>
            <w:i/>
            <w:iCs/>
          </w:rPr>
          <w:t>Environ. Res. Lett.</w:t>
        </w:r>
        <w:r>
          <w:t xml:space="preserve"> </w:t>
        </w:r>
        <w:r>
          <w:rPr>
            <w:b/>
            <w:bCs/>
          </w:rPr>
          <w:t>11</w:t>
        </w:r>
        <w:r>
          <w:t>, 074006 (2016).</w:t>
        </w:r>
      </w:ins>
    </w:p>
    <w:p w14:paraId="4DC8FD41" w14:textId="77777777" w:rsidR="00C708AB" w:rsidRDefault="00C708AB" w:rsidP="00C708AB">
      <w:pPr>
        <w:pStyle w:val="Bibliography"/>
        <w:rPr>
          <w:ins w:id="250" w:author="Joe Bennett" w:date="2021-06-02T12:10:00Z"/>
        </w:rPr>
      </w:pPr>
      <w:ins w:id="251" w:author="Joe Bennett" w:date="2021-06-02T12:10:00Z">
        <w:r>
          <w:t>53.</w:t>
        </w:r>
        <w:r>
          <w:tab/>
          <w:t xml:space="preserve">Harris, R. M. B. </w:t>
        </w:r>
        <w:r>
          <w:rPr>
            <w:i/>
            <w:iCs/>
          </w:rPr>
          <w:t>et al.</w:t>
        </w:r>
        <w:r>
          <w:t xml:space="preserve"> Biological responses to the press and pulse of climate trends and extreme events. </w:t>
        </w:r>
        <w:r>
          <w:rPr>
            <w:i/>
            <w:iCs/>
          </w:rPr>
          <w:t>Nat. Clim. Change</w:t>
        </w:r>
        <w:r>
          <w:t xml:space="preserve"> </w:t>
        </w:r>
        <w:r>
          <w:rPr>
            <w:b/>
            <w:bCs/>
          </w:rPr>
          <w:t>8</w:t>
        </w:r>
        <w:r>
          <w:t>, 579–587 (2018).</w:t>
        </w:r>
      </w:ins>
    </w:p>
    <w:p w14:paraId="32A89150" w14:textId="77777777" w:rsidR="00C708AB" w:rsidRDefault="00C708AB" w:rsidP="00C708AB">
      <w:pPr>
        <w:pStyle w:val="Bibliography"/>
        <w:rPr>
          <w:ins w:id="252" w:author="Joe Bennett" w:date="2021-06-02T12:10:00Z"/>
        </w:rPr>
      </w:pPr>
      <w:ins w:id="253" w:author="Joe Bennett" w:date="2021-06-02T12:10:00Z">
        <w:r>
          <w:t>54.</w:t>
        </w:r>
        <w:r>
          <w:tab/>
          <w:t xml:space="preserve">Maron, M., McAlpine, C. A., Watson, J. E. M., Maxwell, S. &amp; Barnard, P. Climate-induced resource bottlenecks exacerbate species vulnerability: a review. </w:t>
        </w:r>
        <w:r>
          <w:rPr>
            <w:i/>
            <w:iCs/>
          </w:rPr>
          <w:t>Divers. Distrib.</w:t>
        </w:r>
        <w:r>
          <w:t xml:space="preserve"> </w:t>
        </w:r>
        <w:r>
          <w:rPr>
            <w:b/>
            <w:bCs/>
          </w:rPr>
          <w:t>21</w:t>
        </w:r>
        <w:r>
          <w:t>, 731–743 (2015).</w:t>
        </w:r>
      </w:ins>
    </w:p>
    <w:p w14:paraId="07DB76B8" w14:textId="77777777" w:rsidR="00C708AB" w:rsidRDefault="00C708AB" w:rsidP="00C708AB">
      <w:pPr>
        <w:pStyle w:val="Bibliography"/>
        <w:rPr>
          <w:ins w:id="254" w:author="Joe Bennett" w:date="2021-06-02T12:10:00Z"/>
        </w:rPr>
      </w:pPr>
      <w:ins w:id="255" w:author="Joe Bennett" w:date="2021-06-02T12:10:00Z">
        <w:r>
          <w:t>55.</w:t>
        </w:r>
        <w:r>
          <w:tab/>
          <w:t xml:space="preserve">Grant, P. R. </w:t>
        </w:r>
        <w:r>
          <w:rPr>
            <w:i/>
            <w:iCs/>
          </w:rPr>
          <w:t>et al.</w:t>
        </w:r>
        <w:r>
          <w:t xml:space="preserve"> Evolution caused by extreme events. </w:t>
        </w:r>
        <w:r>
          <w:rPr>
            <w:i/>
            <w:iCs/>
          </w:rPr>
          <w:t>Philos. Trans. R. Soc. B Biol. Sci.</w:t>
        </w:r>
        <w:r>
          <w:t xml:space="preserve"> </w:t>
        </w:r>
        <w:r>
          <w:rPr>
            <w:b/>
            <w:bCs/>
          </w:rPr>
          <w:t>372</w:t>
        </w:r>
        <w:r>
          <w:t>, 20160146 (2017).</w:t>
        </w:r>
      </w:ins>
    </w:p>
    <w:p w14:paraId="09661D5B" w14:textId="77777777" w:rsidR="00C708AB" w:rsidRDefault="00C708AB" w:rsidP="00C708AB">
      <w:pPr>
        <w:pStyle w:val="Bibliography"/>
        <w:rPr>
          <w:ins w:id="256" w:author="Joe Bennett" w:date="2021-06-02T12:10:00Z"/>
        </w:rPr>
      </w:pPr>
      <w:ins w:id="257" w:author="Joe Bennett" w:date="2021-06-02T12:10:00Z">
        <w:r>
          <w:t>56.</w:t>
        </w:r>
        <w:r>
          <w:tab/>
          <w:t xml:space="preserve">Gutschick, V. P. &amp; BassiriRad, H. Extreme events as shaping physiology, ecology, and evolution of plants: toward a unified definition and evaluation of their consequences. </w:t>
        </w:r>
        <w:r>
          <w:rPr>
            <w:i/>
            <w:iCs/>
          </w:rPr>
          <w:t>New Phytol.</w:t>
        </w:r>
        <w:r>
          <w:t xml:space="preserve"> </w:t>
        </w:r>
        <w:r>
          <w:rPr>
            <w:b/>
            <w:bCs/>
          </w:rPr>
          <w:t>160</w:t>
        </w:r>
        <w:r>
          <w:t>, 21–42 (2003).</w:t>
        </w:r>
      </w:ins>
    </w:p>
    <w:p w14:paraId="2D80DB7D" w14:textId="77777777" w:rsidR="00C708AB" w:rsidRDefault="00C708AB" w:rsidP="00C708AB">
      <w:pPr>
        <w:pStyle w:val="Bibliography"/>
        <w:rPr>
          <w:ins w:id="258" w:author="Joe Bennett" w:date="2021-06-02T12:10:00Z"/>
        </w:rPr>
      </w:pPr>
      <w:ins w:id="259" w:author="Joe Bennett" w:date="2021-06-02T12:10:00Z">
        <w:r>
          <w:t>57.</w:t>
        </w:r>
        <w:r>
          <w:tab/>
          <w:t xml:space="preserve">Cremonese, E. </w:t>
        </w:r>
        <w:r>
          <w:rPr>
            <w:i/>
            <w:iCs/>
          </w:rPr>
          <w:t>et al.</w:t>
        </w:r>
        <w:r>
          <w:t xml:space="preserve"> Heat wave hinders green wave: The impact of climate extreme on the phenology of a mountain grassland. </w:t>
        </w:r>
        <w:r>
          <w:rPr>
            <w:i/>
            <w:iCs/>
          </w:rPr>
          <w:t>Agric. For. Meteorol.</w:t>
        </w:r>
        <w:r>
          <w:t xml:space="preserve"> </w:t>
        </w:r>
        <w:r>
          <w:rPr>
            <w:b/>
            <w:bCs/>
          </w:rPr>
          <w:t>247</w:t>
        </w:r>
        <w:r>
          <w:t>, 320–330 (2017).</w:t>
        </w:r>
      </w:ins>
    </w:p>
    <w:p w14:paraId="4371236D" w14:textId="77777777" w:rsidR="00C708AB" w:rsidRDefault="00C708AB" w:rsidP="00C708AB">
      <w:pPr>
        <w:pStyle w:val="Bibliography"/>
        <w:rPr>
          <w:ins w:id="260" w:author="Joe Bennett" w:date="2021-06-02T12:10:00Z"/>
        </w:rPr>
      </w:pPr>
      <w:ins w:id="261" w:author="Joe Bennett" w:date="2021-06-02T12:10:00Z">
        <w:r>
          <w:t>58.</w:t>
        </w:r>
        <w:r>
          <w:tab/>
          <w:t xml:space="preserve">Sorte, F. A. L., Hochachka, W. M., Farnsworth, A., Dhondt, A. A. &amp; Sheldon, D. The implications of mid-latitude climate extremes for North American migratory bird populations. </w:t>
        </w:r>
        <w:r>
          <w:rPr>
            <w:i/>
            <w:iCs/>
          </w:rPr>
          <w:t>Ecosphere</w:t>
        </w:r>
        <w:r>
          <w:t xml:space="preserve"> </w:t>
        </w:r>
        <w:r>
          <w:rPr>
            <w:b/>
            <w:bCs/>
          </w:rPr>
          <w:t>7</w:t>
        </w:r>
        <w:r>
          <w:t>, e01261 (2016).</w:t>
        </w:r>
      </w:ins>
    </w:p>
    <w:p w14:paraId="6668DE58" w14:textId="77777777" w:rsidR="00C708AB" w:rsidRDefault="00C708AB" w:rsidP="00C708AB">
      <w:pPr>
        <w:pStyle w:val="Bibliography"/>
        <w:rPr>
          <w:ins w:id="262" w:author="Joe Bennett" w:date="2021-06-02T12:10:00Z"/>
        </w:rPr>
      </w:pPr>
      <w:ins w:id="263" w:author="Joe Bennett" w:date="2021-06-02T12:10:00Z">
        <w:r>
          <w:t>59.</w:t>
        </w:r>
        <w:r>
          <w:tab/>
          <w:t xml:space="preserve">Fenner, D., Holtmann, A., Krug, A. &amp; Scherer, D. Heat waves in Berlin and Potsdam, Germany – Long-term trends and comparison of heat wave definitions from 1893 to 2017. </w:t>
        </w:r>
        <w:r>
          <w:rPr>
            <w:i/>
            <w:iCs/>
          </w:rPr>
          <w:t>Int. J. Climatol.</w:t>
        </w:r>
        <w:r>
          <w:t xml:space="preserve"> </w:t>
        </w:r>
        <w:r>
          <w:rPr>
            <w:b/>
            <w:bCs/>
          </w:rPr>
          <w:t>39</w:t>
        </w:r>
        <w:r>
          <w:t>, 2422–2437 (2019).</w:t>
        </w:r>
      </w:ins>
    </w:p>
    <w:p w14:paraId="6026B653" w14:textId="77777777" w:rsidR="00C708AB" w:rsidRDefault="00C708AB" w:rsidP="00C708AB">
      <w:pPr>
        <w:pStyle w:val="Bibliography"/>
        <w:rPr>
          <w:ins w:id="264" w:author="Joe Bennett" w:date="2021-06-02T12:10:00Z"/>
        </w:rPr>
      </w:pPr>
      <w:ins w:id="265" w:author="Joe Bennett" w:date="2021-06-02T12:10:00Z">
        <w:r>
          <w:t>60.</w:t>
        </w:r>
        <w:r>
          <w:tab/>
          <w:t xml:space="preserve">Smith, T. T., Zaitchik, B. F. &amp; Gohlke, J. M. Heat waves in the United States: definitions, patterns and trends. </w:t>
        </w:r>
        <w:r>
          <w:rPr>
            <w:i/>
            <w:iCs/>
          </w:rPr>
          <w:t>Clim. Change</w:t>
        </w:r>
        <w:r>
          <w:t xml:space="preserve"> </w:t>
        </w:r>
        <w:r>
          <w:rPr>
            <w:b/>
            <w:bCs/>
          </w:rPr>
          <w:t>118</w:t>
        </w:r>
        <w:r>
          <w:t>, 811–825 (2013).</w:t>
        </w:r>
      </w:ins>
    </w:p>
    <w:p w14:paraId="482D7E9F" w14:textId="77777777" w:rsidR="00C708AB" w:rsidRDefault="00C708AB" w:rsidP="00C708AB">
      <w:pPr>
        <w:pStyle w:val="Bibliography"/>
        <w:rPr>
          <w:ins w:id="266" w:author="Joe Bennett" w:date="2021-06-02T12:10:00Z"/>
        </w:rPr>
      </w:pPr>
      <w:ins w:id="267" w:author="Joe Bennett" w:date="2021-06-02T12:10:00Z">
        <w:r>
          <w:t>61.</w:t>
        </w:r>
        <w:r>
          <w:tab/>
          <w:t xml:space="preserve">McPhillips, L. E. </w:t>
        </w:r>
        <w:r>
          <w:rPr>
            <w:i/>
            <w:iCs/>
          </w:rPr>
          <w:t>et al.</w:t>
        </w:r>
        <w:r>
          <w:t xml:space="preserve"> Defining Extreme Events: A Cross-Disciplinary Review. </w:t>
        </w:r>
        <w:r>
          <w:rPr>
            <w:i/>
            <w:iCs/>
          </w:rPr>
          <w:t>Earths Future</w:t>
        </w:r>
        <w:r>
          <w:t xml:space="preserve"> </w:t>
        </w:r>
        <w:r>
          <w:rPr>
            <w:b/>
            <w:bCs/>
          </w:rPr>
          <w:t>6</w:t>
        </w:r>
        <w:r>
          <w:t>, 441–455 (2018).</w:t>
        </w:r>
      </w:ins>
    </w:p>
    <w:p w14:paraId="145F65E4" w14:textId="77777777" w:rsidR="00C708AB" w:rsidRDefault="00C708AB" w:rsidP="00C708AB">
      <w:pPr>
        <w:pStyle w:val="Bibliography"/>
        <w:rPr>
          <w:ins w:id="268" w:author="Joe Bennett" w:date="2021-06-02T12:10:00Z"/>
        </w:rPr>
      </w:pPr>
      <w:ins w:id="269" w:author="Joe Bennett" w:date="2021-06-02T12:10:00Z">
        <w:r>
          <w:t>62.</w:t>
        </w:r>
        <w:r>
          <w:tab/>
          <w:t xml:space="preserve">Hersbach, H. </w:t>
        </w:r>
        <w:r>
          <w:rPr>
            <w:i/>
            <w:iCs/>
          </w:rPr>
          <w:t>et al.</w:t>
        </w:r>
        <w:r>
          <w:t xml:space="preserve"> Global reanalysis: goodbye ERA-Interim, hello ERA5. 17–24 (2019) doi:10.21957/vf291hehd7.</w:t>
        </w:r>
      </w:ins>
    </w:p>
    <w:p w14:paraId="2AD4A449" w14:textId="77777777" w:rsidR="00C708AB" w:rsidRDefault="00C708AB" w:rsidP="00C708AB">
      <w:pPr>
        <w:pStyle w:val="Bibliography"/>
        <w:rPr>
          <w:ins w:id="270" w:author="Joe Bennett" w:date="2021-06-02T12:10:00Z"/>
        </w:rPr>
      </w:pPr>
      <w:ins w:id="271" w:author="Joe Bennett" w:date="2021-06-02T12:10:00Z">
        <w:r>
          <w:t>63.</w:t>
        </w:r>
        <w:r>
          <w:tab/>
          <w:t xml:space="preserve">Hoffmann, L. </w:t>
        </w:r>
        <w:r>
          <w:rPr>
            <w:i/>
            <w:iCs/>
          </w:rPr>
          <w:t>et al.</w:t>
        </w:r>
        <w:r>
          <w:t xml:space="preserve"> From ERA-Interim to ERA5: the considerable impact of ECMWF’s next-generation reanalysis on Lagrangian transport simulations. </w:t>
        </w:r>
        <w:r>
          <w:rPr>
            <w:i/>
            <w:iCs/>
          </w:rPr>
          <w:t>Atmospheric Chem. Phys.</w:t>
        </w:r>
        <w:r>
          <w:t xml:space="preserve"> </w:t>
        </w:r>
        <w:r>
          <w:rPr>
            <w:b/>
            <w:bCs/>
          </w:rPr>
          <w:t>19</w:t>
        </w:r>
        <w:r>
          <w:t>, 3097–3124 (2019).</w:t>
        </w:r>
      </w:ins>
    </w:p>
    <w:p w14:paraId="3AAF50CC" w14:textId="77777777" w:rsidR="00C708AB" w:rsidRDefault="00C708AB" w:rsidP="00C708AB">
      <w:pPr>
        <w:pStyle w:val="Bibliography"/>
        <w:rPr>
          <w:ins w:id="272" w:author="Joe Bennett" w:date="2021-06-02T12:10:00Z"/>
        </w:rPr>
      </w:pPr>
      <w:ins w:id="273" w:author="Joe Bennett" w:date="2021-06-02T12:10:00Z">
        <w:r>
          <w:t>64.</w:t>
        </w:r>
        <w:r>
          <w:tab/>
          <w:t xml:space="preserve">Huang, N. E. </w:t>
        </w:r>
        <w:r>
          <w:rPr>
            <w:i/>
            <w:iCs/>
          </w:rPr>
          <w:t>et al.</w:t>
        </w:r>
        <w:r>
          <w:t xml:space="preserve"> The empirical mode decomposition and the Hilbert spectrum for nonlinear and non-stationary time series analysis. </w:t>
        </w:r>
        <w:r>
          <w:rPr>
            <w:i/>
            <w:iCs/>
          </w:rPr>
          <w:t>Proc. R. Soc. Lond. Ser. Math. Phys. Eng. Sci.</w:t>
        </w:r>
        <w:r>
          <w:t xml:space="preserve"> </w:t>
        </w:r>
        <w:r>
          <w:rPr>
            <w:b/>
            <w:bCs/>
          </w:rPr>
          <w:t>454</w:t>
        </w:r>
        <w:r>
          <w:t>, 903–995 (1998).</w:t>
        </w:r>
      </w:ins>
    </w:p>
    <w:p w14:paraId="72BB7880" w14:textId="77777777" w:rsidR="00C708AB" w:rsidRDefault="00C708AB" w:rsidP="00C708AB">
      <w:pPr>
        <w:pStyle w:val="Bibliography"/>
        <w:rPr>
          <w:ins w:id="274" w:author="Joe Bennett" w:date="2021-06-02T12:10:00Z"/>
        </w:rPr>
      </w:pPr>
      <w:ins w:id="275" w:author="Joe Bennett" w:date="2021-06-02T12:10:00Z">
        <w:r>
          <w:t>65.</w:t>
        </w:r>
        <w:r>
          <w:tab/>
          <w:t xml:space="preserve">Wu, Z., Huang, N. E., Long, S. R. &amp; Peng, C.-K. On the trend, detrending, and variability of nonlinear and nonstationary time series. </w:t>
        </w:r>
        <w:r>
          <w:rPr>
            <w:i/>
            <w:iCs/>
          </w:rPr>
          <w:t>Proc. Natl. Acad. Sci.</w:t>
        </w:r>
        <w:r>
          <w:t xml:space="preserve"> </w:t>
        </w:r>
        <w:r>
          <w:rPr>
            <w:b/>
            <w:bCs/>
          </w:rPr>
          <w:t>104</w:t>
        </w:r>
        <w:r>
          <w:t>, 14889–14894 (2007).</w:t>
        </w:r>
      </w:ins>
    </w:p>
    <w:p w14:paraId="1D0AB0E7" w14:textId="77777777" w:rsidR="00C708AB" w:rsidRDefault="00C708AB" w:rsidP="00C708AB">
      <w:pPr>
        <w:pStyle w:val="Bibliography"/>
        <w:rPr>
          <w:ins w:id="276" w:author="Joe Bennett" w:date="2021-06-02T12:10:00Z"/>
        </w:rPr>
      </w:pPr>
      <w:ins w:id="277" w:author="Joe Bennett" w:date="2021-06-02T12:10:00Z">
        <w:r>
          <w:t>66.</w:t>
        </w:r>
        <w:r>
          <w:tab/>
          <w:t xml:space="preserve">Ferrari, S. &amp; Cribari-Neto, F. Beta Regression for Modelling Rates and Proportions. </w:t>
        </w:r>
        <w:r>
          <w:rPr>
            <w:i/>
            <w:iCs/>
          </w:rPr>
          <w:t>J. Appl. Stat.</w:t>
        </w:r>
        <w:r>
          <w:t xml:space="preserve"> </w:t>
        </w:r>
        <w:r>
          <w:rPr>
            <w:b/>
            <w:bCs/>
          </w:rPr>
          <w:t>31</w:t>
        </w:r>
        <w:r>
          <w:t>, 799–815 (2004).</w:t>
        </w:r>
      </w:ins>
    </w:p>
    <w:p w14:paraId="3E313EB2" w14:textId="77777777" w:rsidR="00C708AB" w:rsidRDefault="00C708AB" w:rsidP="00C708AB">
      <w:pPr>
        <w:pStyle w:val="Bibliography"/>
        <w:rPr>
          <w:ins w:id="278" w:author="Joe Bennett" w:date="2021-06-02T12:10:00Z"/>
        </w:rPr>
      </w:pPr>
      <w:ins w:id="279" w:author="Joe Bennett" w:date="2021-06-02T12:10:00Z">
        <w:r>
          <w:t>67.</w:t>
        </w:r>
        <w:r>
          <w:tab/>
          <w:t xml:space="preserve">Simas, A. B., Barreto-Souza, W. &amp; Rocha, A. V. Improved estimators for a general class of beta regression models. </w:t>
        </w:r>
        <w:r>
          <w:rPr>
            <w:i/>
            <w:iCs/>
          </w:rPr>
          <w:t>Comput. Stat. Data Anal.</w:t>
        </w:r>
        <w:r>
          <w:t xml:space="preserve"> </w:t>
        </w:r>
        <w:r>
          <w:rPr>
            <w:b/>
            <w:bCs/>
          </w:rPr>
          <w:t>54</w:t>
        </w:r>
        <w:r>
          <w:t>, 348–366 (2010).</w:t>
        </w:r>
      </w:ins>
    </w:p>
    <w:p w14:paraId="53A05135" w14:textId="023F1606" w:rsidR="00C708AB" w:rsidRPr="00C708AB" w:rsidRDefault="00C708AB" w:rsidP="00C708AB">
      <w:ins w:id="280" w:author="Joe Bennett" w:date="2021-06-02T12:10:00Z">
        <w:r>
          <w:rPr>
            <w:rFonts w:eastAsia="Times New Roman"/>
            <w:color w:val="000000"/>
          </w:rPr>
          <w:fldChar w:fldCharType="end"/>
        </w:r>
      </w:ins>
    </w:p>
    <w:p w14:paraId="73AED1E8" w14:textId="77777777" w:rsidR="00E53FD1" w:rsidRPr="00E53FD1" w:rsidRDefault="00E53FD1" w:rsidP="00E53FD1"/>
    <w:p w14:paraId="1CA41882" w14:textId="77777777" w:rsidR="00F9164A" w:rsidRDefault="00F9164A" w:rsidP="00E351C0">
      <w:pPr>
        <w:pStyle w:val="Acknowledgement"/>
        <w:ind w:left="0" w:firstLine="0"/>
        <w:rPr>
          <w:ins w:id="281" w:author="Joe Bennett" w:date="2021-06-02T12:10:00Z"/>
          <w:b/>
        </w:rPr>
      </w:pPr>
    </w:p>
    <w:p w14:paraId="58AD7DE7" w14:textId="38407A64" w:rsidR="00B52557" w:rsidRPr="009A6B8F" w:rsidRDefault="00D73714" w:rsidP="00E351C0">
      <w:pPr>
        <w:pStyle w:val="Acknowledgement"/>
        <w:ind w:left="0" w:firstLine="0"/>
      </w:pPr>
      <w:r w:rsidRPr="009A6B8F">
        <w:rPr>
          <w:b/>
        </w:rPr>
        <w:t>Acknowledgments:</w:t>
      </w:r>
      <w:r w:rsidRPr="009A6B8F">
        <w:t xml:space="preserve"> </w:t>
      </w:r>
      <w:bookmarkStart w:id="282" w:name="_Hlk62207734"/>
      <w:commentRangeStart w:id="283"/>
      <w:r w:rsidR="00DD225C" w:rsidRPr="009A6B8F">
        <w:t>Acknowledgments follow the references and notes</w:t>
      </w:r>
      <w:r w:rsidR="008C361F">
        <w:t xml:space="preserve"> list</w:t>
      </w:r>
      <w:r w:rsidR="00DD225C" w:rsidRPr="009A6B8F">
        <w:t xml:space="preserve"> but are not numbered. </w:t>
      </w:r>
      <w:r w:rsidR="006161C9" w:rsidRPr="006161C9">
        <w:t>Start with text that acknowledges non</w:t>
      </w:r>
      <w:r w:rsidR="00E351C0">
        <w:t>-</w:t>
      </w:r>
      <w:r w:rsidR="006161C9" w:rsidRPr="006161C9">
        <w:t>author contributions and then complete each of the sections below as separate paragraphs.</w:t>
      </w:r>
      <w:bookmarkEnd w:id="282"/>
      <w:commentRangeEnd w:id="283"/>
      <w:r w:rsidR="00ED26D8">
        <w:rPr>
          <w:rStyle w:val="CommentReference"/>
        </w:rPr>
        <w:commentReference w:id="283"/>
      </w:r>
    </w:p>
    <w:p w14:paraId="598A3F87" w14:textId="79087083" w:rsidR="00B52557" w:rsidRDefault="7FEA168B" w:rsidP="005659B1">
      <w:pPr>
        <w:pStyle w:val="Acknowledgement"/>
        <w:ind w:left="360" w:firstLine="0"/>
      </w:pPr>
      <w:commentRangeStart w:id="284"/>
      <w:r w:rsidRPr="7FEA168B">
        <w:rPr>
          <w:b/>
          <w:bCs/>
        </w:rPr>
        <w:t>Funding</w:t>
      </w:r>
      <w:commentRangeEnd w:id="284"/>
      <w:r w:rsidR="00ED26D8">
        <w:rPr>
          <w:rStyle w:val="CommentReference"/>
        </w:rPr>
        <w:commentReference w:id="284"/>
      </w:r>
      <w:r w:rsidRPr="7FEA168B">
        <w:rPr>
          <w:b/>
          <w:bCs/>
        </w:rPr>
        <w:t>:</w:t>
      </w:r>
      <w:r>
        <w:t xml:space="preserve"> Provide complete funding information, including grant numbers</w:t>
      </w:r>
      <w:r w:rsidR="00D805A6">
        <w:t xml:space="preserve">, </w:t>
      </w:r>
      <w:r w:rsidR="00D805A6" w:rsidRPr="00D805A6">
        <w:t>complete funding agency names,</w:t>
      </w:r>
      <w:r w:rsidR="008C361F">
        <w:t xml:space="preserve"> and recipient’s initials</w:t>
      </w:r>
      <w:r>
        <w:t xml:space="preserve">. Each funding source should be listed in a separate paragraph. </w:t>
      </w:r>
    </w:p>
    <w:p w14:paraId="71148684" w14:textId="77777777" w:rsidR="00D805A6" w:rsidRDefault="00D805A6" w:rsidP="00D805A6">
      <w:pPr>
        <w:pStyle w:val="Acknowledgement"/>
        <w:ind w:firstLine="0"/>
      </w:pPr>
      <w:r>
        <w:t>Examples:</w:t>
      </w:r>
    </w:p>
    <w:p w14:paraId="5F55344C" w14:textId="1D917A7B" w:rsidR="00D805A6" w:rsidRDefault="00D805A6" w:rsidP="00D805A6">
      <w:pPr>
        <w:pStyle w:val="Acknowledgement"/>
        <w:ind w:firstLine="0"/>
      </w:pPr>
      <w:r>
        <w:t xml:space="preserve">National Institutes of Health grant U12AB123456 (PV, CHO) </w:t>
      </w:r>
    </w:p>
    <w:p w14:paraId="62C43BAC" w14:textId="77777777" w:rsidR="00D805A6" w:rsidRDefault="00D805A6" w:rsidP="00D805A6">
      <w:pPr>
        <w:pStyle w:val="Acknowledgement"/>
        <w:ind w:firstLine="0"/>
      </w:pPr>
      <w:r>
        <w:lastRenderedPageBreak/>
        <w:t xml:space="preserve">National Institutes of Health grant R01AB123456 (PV, GS) </w:t>
      </w:r>
    </w:p>
    <w:p w14:paraId="1D321D30" w14:textId="77777777" w:rsidR="00D805A6" w:rsidRDefault="00D805A6" w:rsidP="00D805A6">
      <w:pPr>
        <w:pStyle w:val="Acknowledgement"/>
        <w:ind w:firstLine="0"/>
      </w:pPr>
      <w:r>
        <w:t xml:space="preserve">William K. Bowes Jr Foundation (PV) </w:t>
      </w:r>
    </w:p>
    <w:p w14:paraId="26967CE7" w14:textId="77777777" w:rsidR="00D805A6" w:rsidRDefault="00D805A6" w:rsidP="00D805A6">
      <w:pPr>
        <w:pStyle w:val="Acknowledgement"/>
        <w:ind w:firstLine="0"/>
      </w:pPr>
      <w:r>
        <w:t xml:space="preserve">German Research Foundation grant AB 1234/1-1 </w:t>
      </w:r>
    </w:p>
    <w:p w14:paraId="764261D0" w14:textId="77777777" w:rsidR="00D805A6" w:rsidRDefault="00D805A6" w:rsidP="00D805A6">
      <w:pPr>
        <w:pStyle w:val="Acknowledgement"/>
        <w:ind w:firstLine="0"/>
      </w:pPr>
      <w:r>
        <w:t xml:space="preserve">Office of Biological and Environmental Research of the U.S. Department of Energy Atmospheric System Research Program Interagency Agreement grant DE-SC0000001 </w:t>
      </w:r>
    </w:p>
    <w:p w14:paraId="6BAF55BB" w14:textId="77777777" w:rsidR="00D805A6" w:rsidRDefault="00D805A6" w:rsidP="00D805A6">
      <w:pPr>
        <w:pStyle w:val="Acknowledgement"/>
        <w:ind w:firstLine="0"/>
      </w:pPr>
      <w:r>
        <w:t xml:space="preserve">National Institute of Health Research UK </w:t>
      </w:r>
    </w:p>
    <w:p w14:paraId="567B33E3" w14:textId="4078D9CD" w:rsidR="00D805A6" w:rsidRPr="009A6B8F" w:rsidRDefault="00D805A6" w:rsidP="00D805A6">
      <w:pPr>
        <w:pStyle w:val="Acknowledgement"/>
        <w:ind w:firstLine="0"/>
      </w:pPr>
      <w:r>
        <w:t>UK-China Research and Innovation Partnership Fund through the Met Office Climate Science for Service Partnership (CSSP) China as part of the Newton Fund</w:t>
      </w:r>
    </w:p>
    <w:p w14:paraId="0501F937" w14:textId="3E11FE3E" w:rsidR="00B52557" w:rsidRDefault="00DD225C" w:rsidP="005659B1">
      <w:pPr>
        <w:pStyle w:val="Acknowledgement"/>
        <w:ind w:left="360" w:firstLine="0"/>
      </w:pPr>
      <w:r w:rsidRPr="009A6B8F">
        <w:rPr>
          <w:b/>
        </w:rPr>
        <w:t>Author contributions:</w:t>
      </w:r>
      <w:r w:rsidRPr="009A6B8F">
        <w:t xml:space="preserve"> </w:t>
      </w:r>
      <w:bookmarkStart w:id="285" w:name="_Hlk62207876"/>
      <w:r w:rsidR="00465F7D">
        <w:t>Each author’s</w:t>
      </w:r>
      <w:r w:rsidRPr="009A6B8F">
        <w:t xml:space="preserve"> contribution</w:t>
      </w:r>
      <w:r w:rsidR="00465F7D">
        <w:t>(</w:t>
      </w:r>
      <w:r w:rsidRPr="009A6B8F">
        <w:t>s</w:t>
      </w:r>
      <w:r w:rsidR="00465F7D">
        <w:t>)</w:t>
      </w:r>
      <w:r w:rsidRPr="009A6B8F">
        <w:t xml:space="preserve"> to the paper</w:t>
      </w:r>
      <w:r w:rsidR="00465F7D">
        <w:t xml:space="preserve"> should be listed</w:t>
      </w:r>
      <w:r w:rsidRPr="009A6B8F">
        <w:t xml:space="preserve"> [we encourage you to follow the </w:t>
      </w:r>
      <w:hyperlink r:id="rId20" w:history="1">
        <w:r w:rsidRPr="009A6B8F">
          <w:rPr>
            <w:rStyle w:val="Hyperlink"/>
          </w:rPr>
          <w:t>CRediT</w:t>
        </w:r>
      </w:hyperlink>
      <w:r w:rsidRPr="009A6B8F">
        <w:t xml:space="preserve"> model]</w:t>
      </w:r>
      <w:r w:rsidR="00B52557" w:rsidRPr="009A6B8F">
        <w:t>.</w:t>
      </w:r>
      <w:r w:rsidR="009A6B8F">
        <w:t xml:space="preserve"> Each CRediT role should have its own line</w:t>
      </w:r>
      <w:r w:rsidR="008C361F">
        <w:t>, and there should not be any punctuation in the initials</w:t>
      </w:r>
      <w:r w:rsidR="009A6B8F">
        <w:t xml:space="preserve">. </w:t>
      </w:r>
    </w:p>
    <w:p w14:paraId="670BCCFD" w14:textId="77777777" w:rsidR="00364CED" w:rsidRPr="009A6B8F" w:rsidRDefault="00364CED" w:rsidP="005659B1">
      <w:pPr>
        <w:pStyle w:val="Acknowledgement"/>
        <w:ind w:left="360" w:firstLine="0"/>
      </w:pPr>
    </w:p>
    <w:p w14:paraId="4C8119C9" w14:textId="6CD3FDB7" w:rsidR="009A6B8F" w:rsidRDefault="009A6B8F" w:rsidP="00E351C0">
      <w:pPr>
        <w:pStyle w:val="acknowledgement0"/>
        <w:spacing w:before="120" w:beforeAutospacing="0" w:after="0" w:afterAutospacing="0"/>
        <w:ind w:left="720"/>
        <w:jc w:val="both"/>
        <w:rPr>
          <w:color w:val="000000"/>
        </w:rPr>
      </w:pPr>
      <w:r w:rsidRPr="009A6B8F">
        <w:rPr>
          <w:color w:val="000000"/>
        </w:rPr>
        <w:t xml:space="preserve">Conceptualization: </w:t>
      </w:r>
      <w:commentRangeStart w:id="286"/>
      <w:r w:rsidR="00364CED">
        <w:rPr>
          <w:color w:val="000000"/>
        </w:rPr>
        <w:t>RS, RB, JRB</w:t>
      </w:r>
      <w:commentRangeEnd w:id="286"/>
      <w:r w:rsidR="00ED26D8">
        <w:rPr>
          <w:rStyle w:val="CommentReference"/>
        </w:rPr>
        <w:commentReference w:id="286"/>
      </w:r>
    </w:p>
    <w:p w14:paraId="0FC70DC9" w14:textId="20EE5929"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r w:rsidR="00ED26D8">
        <w:rPr>
          <w:color w:val="000000"/>
        </w:rPr>
        <w:t>RS, RB, JRB</w:t>
      </w:r>
    </w:p>
    <w:p w14:paraId="6268A2B9" w14:textId="386A63A7" w:rsidR="009A6B8F" w:rsidRDefault="009A6B8F" w:rsidP="00E351C0">
      <w:pPr>
        <w:pStyle w:val="acknowledgement0"/>
        <w:spacing w:before="120" w:beforeAutospacing="0" w:after="0" w:afterAutospacing="0"/>
        <w:ind w:left="720"/>
        <w:jc w:val="both"/>
        <w:rPr>
          <w:color w:val="000000"/>
        </w:rPr>
      </w:pPr>
      <w:r>
        <w:rPr>
          <w:color w:val="000000"/>
        </w:rPr>
        <w:t xml:space="preserve">Investigation: </w:t>
      </w:r>
      <w:r w:rsidR="00ED26D8">
        <w:rPr>
          <w:color w:val="000000"/>
        </w:rPr>
        <w:t>RS</w:t>
      </w:r>
    </w:p>
    <w:p w14:paraId="633770B7" w14:textId="7C3E440D"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r w:rsidR="00364CED">
        <w:rPr>
          <w:color w:val="000000"/>
        </w:rPr>
        <w:t>RS</w:t>
      </w:r>
    </w:p>
    <w:p w14:paraId="60EC10B1" w14:textId="0ACAC408" w:rsidR="009A6B8F" w:rsidRDefault="009A6B8F" w:rsidP="00E351C0">
      <w:pPr>
        <w:pStyle w:val="acknowledgement0"/>
        <w:spacing w:before="120" w:beforeAutospacing="0" w:after="0" w:afterAutospacing="0"/>
        <w:ind w:left="720"/>
        <w:jc w:val="both"/>
        <w:rPr>
          <w:color w:val="000000"/>
        </w:rPr>
      </w:pPr>
      <w:r>
        <w:rPr>
          <w:color w:val="000000"/>
        </w:rPr>
        <w:t xml:space="preserve">Funding acquisition: </w:t>
      </w:r>
      <w:r w:rsidR="00364CED">
        <w:rPr>
          <w:color w:val="000000"/>
        </w:rPr>
        <w:t>RS, JRB</w:t>
      </w:r>
    </w:p>
    <w:p w14:paraId="79BD6293" w14:textId="7A4E4C4C" w:rsidR="009A6B8F" w:rsidRDefault="009A6B8F" w:rsidP="00E351C0">
      <w:pPr>
        <w:pStyle w:val="acknowledgement0"/>
        <w:spacing w:before="120" w:beforeAutospacing="0" w:after="0" w:afterAutospacing="0"/>
        <w:ind w:left="720"/>
        <w:jc w:val="both"/>
        <w:rPr>
          <w:color w:val="000000"/>
        </w:rPr>
      </w:pPr>
      <w:r>
        <w:rPr>
          <w:color w:val="000000"/>
        </w:rPr>
        <w:t xml:space="preserve">Writing – original draft: </w:t>
      </w:r>
      <w:r w:rsidR="00364CED">
        <w:rPr>
          <w:color w:val="000000"/>
        </w:rPr>
        <w:t>RS, RB, JRB</w:t>
      </w:r>
    </w:p>
    <w:p w14:paraId="5980E642" w14:textId="1B91BD6A"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r w:rsidR="00364CED">
        <w:rPr>
          <w:color w:val="000000"/>
        </w:rPr>
        <w:t>RS, RB, JRB</w:t>
      </w:r>
    </w:p>
    <w:bookmarkEnd w:id="285"/>
    <w:p w14:paraId="2E0CAB54" w14:textId="72829EED" w:rsidR="00B52557" w:rsidRPr="009A6B8F" w:rsidRDefault="00DD225C" w:rsidP="005659B1">
      <w:pPr>
        <w:pStyle w:val="Acknowledgement"/>
        <w:ind w:left="360" w:firstLine="0"/>
      </w:pPr>
      <w:r w:rsidRPr="009A6B8F">
        <w:rPr>
          <w:b/>
        </w:rPr>
        <w:t>Competing interests:</w:t>
      </w:r>
      <w:r w:rsidRPr="009A6B8F">
        <w:t xml:space="preserve"> </w:t>
      </w:r>
      <w:r w:rsidR="00ED26D8">
        <w:t>The authors declare no competing interests.</w:t>
      </w:r>
    </w:p>
    <w:p w14:paraId="73E3617C" w14:textId="4C776F00" w:rsidR="00D73714" w:rsidRDefault="00DD225C" w:rsidP="005659B1">
      <w:pPr>
        <w:pStyle w:val="Acknowledgement"/>
        <w:ind w:left="360" w:firstLine="0"/>
      </w:pPr>
      <w:r w:rsidRPr="009A6B8F">
        <w:rPr>
          <w:b/>
        </w:rPr>
        <w:t>Data and materials availability:</w:t>
      </w:r>
      <w:r w:rsidRPr="009A6B8F">
        <w:t xml:space="preserve"> </w:t>
      </w:r>
      <w:bookmarkStart w:id="287" w:name="_Hlk62207948"/>
      <w:r w:rsidR="00ED26D8">
        <w:t xml:space="preserve">All data, scripts and full results are available on Open Science Framework (OSF) and will be assigned a DOI once the manuscript is in print: </w:t>
      </w:r>
      <w:hyperlink r:id="rId21">
        <w:r w:rsidR="00ED26D8">
          <w:rPr>
            <w:color w:val="1155CC"/>
            <w:u w:val="single"/>
          </w:rPr>
          <w:t>https://osf.io/e2fuw/?view_only=46eb2e525daf42d29df318a92762d885</w:t>
        </w:r>
      </w:hyperlink>
      <w:bookmarkEnd w:id="287"/>
    </w:p>
    <w:p w14:paraId="18AD419A" w14:textId="77777777" w:rsidR="00FE608F" w:rsidRDefault="00FE608F">
      <w:pPr>
        <w:rPr>
          <w:rFonts w:eastAsia="Times New Roman"/>
          <w:b/>
          <w:kern w:val="28"/>
          <w:sz w:val="24"/>
          <w:szCs w:val="24"/>
        </w:rPr>
        <w:sectPr w:rsidR="00FE608F" w:rsidSect="000B7E4F">
          <w:headerReference w:type="default" r:id="rId22"/>
          <w:footerReference w:type="default" r:id="rId23"/>
          <w:headerReference w:type="first" r:id="rId24"/>
          <w:footerReference w:type="first" r:id="rId25"/>
          <w:pgSz w:w="12240" w:h="15840" w:code="1"/>
          <w:pgMar w:top="1296" w:right="1440" w:bottom="1296" w:left="1440" w:header="432" w:footer="720" w:gutter="0"/>
          <w:lnNumType w:countBy="5" w:distance="720"/>
          <w:cols w:space="720"/>
          <w:docGrid w:linePitch="360"/>
        </w:sectPr>
      </w:pPr>
    </w:p>
    <w:p w14:paraId="7345E492" w14:textId="47295BA2" w:rsidR="00357455" w:rsidRDefault="00357455">
      <w:pPr>
        <w:rPr>
          <w:rFonts w:eastAsia="Times New Roman"/>
          <w:b/>
          <w:kern w:val="28"/>
          <w:sz w:val="24"/>
          <w:szCs w:val="24"/>
        </w:rPr>
      </w:pPr>
    </w:p>
    <w:p w14:paraId="23C1059B" w14:textId="77777777" w:rsidR="00FE608F" w:rsidRDefault="00D66302" w:rsidP="00FE608F">
      <w:pPr>
        <w:spacing w:line="480" w:lineRule="auto"/>
        <w:rPr>
          <w:b/>
          <w:bCs/>
        </w:rPr>
      </w:pPr>
      <w:r>
        <w:rPr>
          <w:rFonts w:eastAsia="Times New Roman"/>
          <w:noProof/>
        </w:rPr>
        <w:drawing>
          <wp:inline distT="0" distB="0" distL="0" distR="0" wp14:anchorId="6E78F20B" wp14:editId="213757F1">
            <wp:extent cx="7835267" cy="435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44995" cy="4358329"/>
                    </a:xfrm>
                    <a:prstGeom prst="rect">
                      <a:avLst/>
                    </a:prstGeom>
                  </pic:spPr>
                </pic:pic>
              </a:graphicData>
            </a:graphic>
          </wp:inline>
        </w:drawing>
      </w:r>
    </w:p>
    <w:p w14:paraId="2813681C" w14:textId="2141E9B7" w:rsidR="00D66302" w:rsidRPr="00FE608F" w:rsidRDefault="00D66302" w:rsidP="00FE608F">
      <w:pPr>
        <w:spacing w:line="480" w:lineRule="auto"/>
        <w:rPr>
          <w:b/>
          <w:sz w:val="24"/>
          <w:szCs w:val="24"/>
        </w:rPr>
      </w:pPr>
      <w:commentRangeStart w:id="288"/>
      <w:r w:rsidRPr="00FE608F">
        <w:rPr>
          <w:b/>
          <w:bCs/>
          <w:sz w:val="24"/>
          <w:szCs w:val="24"/>
        </w:rPr>
        <w:t>Fig</w:t>
      </w:r>
      <w:commentRangeEnd w:id="288"/>
      <w:r w:rsidR="00782714" w:rsidRPr="00FE608F">
        <w:rPr>
          <w:rStyle w:val="CommentReference"/>
          <w:sz w:val="24"/>
          <w:szCs w:val="24"/>
        </w:rPr>
        <w:commentReference w:id="288"/>
      </w:r>
      <w:r w:rsidR="003B1DA7">
        <w:rPr>
          <w:b/>
          <w:bCs/>
          <w:sz w:val="24"/>
          <w:szCs w:val="24"/>
        </w:rPr>
        <w:t>ure</w:t>
      </w:r>
      <w:r w:rsidRPr="00FE608F">
        <w:rPr>
          <w:b/>
          <w:bCs/>
          <w:sz w:val="24"/>
          <w:szCs w:val="24"/>
        </w:rPr>
        <w:t xml:space="preserve"> 1</w:t>
      </w:r>
      <w:r w:rsidR="00D26047">
        <w:rPr>
          <w:b/>
          <w:bCs/>
          <w:sz w:val="24"/>
          <w:szCs w:val="24"/>
        </w:rPr>
        <w:t>:</w:t>
      </w:r>
      <w:r w:rsidRPr="00FE608F">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w:t>
      </w:r>
      <w:r w:rsidR="0042190C" w:rsidRPr="00FE608F">
        <w:rPr>
          <w:sz w:val="24"/>
          <w:szCs w:val="24"/>
        </w:rPr>
        <w:t xml:space="preserve">reach </w:t>
      </w:r>
      <w:r w:rsidRPr="00FE608F">
        <w:rPr>
          <w:sz w:val="24"/>
          <w:szCs w:val="24"/>
        </w:rPr>
        <w:t xml:space="preserve">suitable habitat </w:t>
      </w:r>
      <w:r w:rsidR="0042190C" w:rsidRPr="00FE608F">
        <w:rPr>
          <w:sz w:val="24"/>
          <w:szCs w:val="24"/>
        </w:rPr>
        <w:t xml:space="preserve">protection goals[cite Hanson] </w:t>
      </w:r>
      <w:r w:rsidRPr="00FE608F">
        <w:rPr>
          <w:sz w:val="24"/>
          <w:szCs w:val="24"/>
        </w:rPr>
        <w:t>for vertebrate species from the IUCN Red List of Threatened Species</w:t>
      </w:r>
      <w:r w:rsidRPr="00FE608F">
        <w:rPr>
          <w:sz w:val="24"/>
          <w:szCs w:val="24"/>
        </w:rPr>
        <w:fldChar w:fldCharType="begin"/>
      </w:r>
      <w:r w:rsidRPr="00FE608F">
        <w:rPr>
          <w:sz w:val="24"/>
          <w:szCs w:val="24"/>
        </w:rPr>
        <w:instrText xml:space="preserve"> ADDIN ZOTERO_ITEM CSL_CITATION {"citationID":"yks1DpJR","properties":{"formattedCitation":"\\super 22\\nosupersub{}","plainCitation":"22","noteIndex":0},"citationItems":[{"id":811,"uris":["http://zotero.org/users/878981/items/MVE7WELB"],"uri":["http://zotero.org/users/878981/items/MVE7WELB"],"itemData":{"id":811,"type":"article","title":"The IUCN Red List of Threatened Species. version 1.18","URL":"https://www.iucnredlist.org/","author":[{"family":"IUCN","given":""}],"accessed":{"date-parts":[["2019",10,10]]},"issued":{"date-parts":[["2019"]]}}}],"schema":"https://github.com/citation-style-language/schema/raw/master/csl-citation.json"} </w:instrText>
      </w:r>
      <w:r w:rsidRPr="00FE608F">
        <w:rPr>
          <w:sz w:val="24"/>
          <w:szCs w:val="24"/>
        </w:rPr>
        <w:fldChar w:fldCharType="separate"/>
      </w:r>
      <w:r w:rsidRPr="00FE608F">
        <w:rPr>
          <w:sz w:val="24"/>
          <w:szCs w:val="24"/>
          <w:vertAlign w:val="superscript"/>
        </w:rPr>
        <w:t>22</w:t>
      </w:r>
      <w:r w:rsidRPr="00FE608F">
        <w:rPr>
          <w:sz w:val="24"/>
          <w:szCs w:val="24"/>
        </w:rPr>
        <w:fldChar w:fldCharType="end"/>
      </w:r>
      <w:r w:rsidRPr="00FE608F">
        <w:rPr>
          <w:sz w:val="24"/>
          <w:szCs w:val="24"/>
        </w:rPr>
        <w:t>.</w:t>
      </w:r>
    </w:p>
    <w:p w14:paraId="7D1B5216" w14:textId="00D82967" w:rsidR="00F9164A" w:rsidRDefault="00F9164A" w:rsidP="00D73714">
      <w:pPr>
        <w:pStyle w:val="Legend"/>
      </w:pPr>
    </w:p>
    <w:p w14:paraId="1F8B7DEE" w14:textId="347CDDD7" w:rsidR="00D73714" w:rsidRPr="00CD2409" w:rsidRDefault="00782714" w:rsidP="00CD2409">
      <w:pPr>
        <w:spacing w:line="480" w:lineRule="auto"/>
        <w:rPr>
          <w:sz w:val="24"/>
          <w:szCs w:val="24"/>
        </w:rPr>
      </w:pPr>
      <w:r>
        <w:rPr>
          <w:rFonts w:eastAsia="Times New Roman"/>
          <w:noProof/>
        </w:rPr>
        <w:drawing>
          <wp:inline distT="0" distB="0" distL="0" distR="0" wp14:anchorId="00F4FA1D" wp14:editId="4D0EB21E">
            <wp:extent cx="8477250" cy="4709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478771" cy="4710428"/>
                    </a:xfrm>
                    <a:prstGeom prst="rect">
                      <a:avLst/>
                    </a:prstGeom>
                  </pic:spPr>
                </pic:pic>
              </a:graphicData>
            </a:graphic>
          </wp:inline>
        </w:drawing>
      </w:r>
      <w:r w:rsidR="00D73714" w:rsidRPr="000E20A6">
        <w:rPr>
          <w:b/>
          <w:bCs/>
          <w:sz w:val="24"/>
          <w:szCs w:val="24"/>
        </w:rPr>
        <w:t xml:space="preserve"> </w:t>
      </w:r>
      <w:r w:rsidRPr="000E20A6">
        <w:rPr>
          <w:b/>
          <w:bCs/>
          <w:sz w:val="24"/>
          <w:szCs w:val="24"/>
        </w:rPr>
        <w:t>Figure 2</w:t>
      </w:r>
      <w:r w:rsidRPr="00CD2409">
        <w:rPr>
          <w:sz w:val="24"/>
          <w:szCs w:val="24"/>
        </w:rPr>
        <w:t>: “No regrets” areas comprising 3.74 million km</w:t>
      </w:r>
      <w:r w:rsidRPr="00CD2409">
        <w:rPr>
          <w:sz w:val="24"/>
          <w:szCs w:val="24"/>
          <w:vertAlign w:val="superscript"/>
        </w:rPr>
        <w:t xml:space="preserve">2 </w:t>
      </w:r>
      <w:r w:rsidRPr="00CD2409">
        <w:rPr>
          <w:sz w:val="24"/>
          <w:szCs w:val="24"/>
        </w:rPr>
        <w:t>of land that was identified as priority habitat for protection regardless of the risks included in our analysis.</w:t>
      </w:r>
    </w:p>
    <w:p w14:paraId="7FD54457" w14:textId="77777777" w:rsidR="00782714" w:rsidRDefault="00782714" w:rsidP="00782714">
      <w:pPr>
        <w:spacing w:line="480" w:lineRule="auto"/>
        <w:rPr>
          <w:rFonts w:eastAsia="Times New Roman"/>
        </w:rPr>
      </w:pPr>
      <w:r>
        <w:rPr>
          <w:rFonts w:eastAsia="Times New Roman"/>
          <w:noProof/>
        </w:rPr>
        <w:lastRenderedPageBreak/>
        <w:drawing>
          <wp:inline distT="0" distB="0" distL="0" distR="0" wp14:anchorId="33ABC860" wp14:editId="583DBB6B">
            <wp:extent cx="6699505" cy="372194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02238" cy="3723465"/>
                    </a:xfrm>
                    <a:prstGeom prst="rect">
                      <a:avLst/>
                    </a:prstGeom>
                  </pic:spPr>
                </pic:pic>
              </a:graphicData>
            </a:graphic>
          </wp:inline>
        </w:drawing>
      </w:r>
    </w:p>
    <w:p w14:paraId="4DEB394E" w14:textId="335B1A95" w:rsidR="00782714" w:rsidRDefault="00782714" w:rsidP="00782714">
      <w:pPr>
        <w:rPr>
          <w:rFonts w:eastAsia="Times New Roman"/>
          <w:sz w:val="24"/>
          <w:szCs w:val="24"/>
        </w:rPr>
      </w:pPr>
      <w:r w:rsidRPr="00782714">
        <w:rPr>
          <w:rFonts w:eastAsia="Times New Roman"/>
          <w:b/>
          <w:bCs/>
          <w:sz w:val="24"/>
          <w:szCs w:val="24"/>
        </w:rPr>
        <w:t>Fig</w:t>
      </w:r>
      <w:r w:rsidR="00636C87">
        <w:rPr>
          <w:rFonts w:eastAsia="Times New Roman"/>
          <w:b/>
          <w:bCs/>
          <w:sz w:val="24"/>
          <w:szCs w:val="24"/>
        </w:rPr>
        <w:t>ure</w:t>
      </w:r>
      <w:r w:rsidRPr="00782714">
        <w:rPr>
          <w:rFonts w:eastAsia="Times New Roman"/>
          <w:b/>
          <w:bCs/>
          <w:sz w:val="24"/>
          <w:szCs w:val="24"/>
        </w:rPr>
        <w:t xml:space="preserve"> 3</w:t>
      </w:r>
      <w:r w:rsidR="00636C87">
        <w:rPr>
          <w:rFonts w:eastAsia="Times New Roman"/>
          <w:b/>
          <w:bCs/>
          <w:sz w:val="24"/>
          <w:szCs w:val="24"/>
        </w:rPr>
        <w:t>:</w:t>
      </w:r>
      <w:r w:rsidRPr="00782714">
        <w:rPr>
          <w:rFonts w:eastAsia="Times New Roman"/>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kmeans method</w:t>
      </w:r>
      <w:r w:rsidRPr="00782714">
        <w:rPr>
          <w:rFonts w:eastAsia="Times New Roman"/>
          <w:sz w:val="24"/>
          <w:szCs w:val="24"/>
        </w:rPr>
        <w:fldChar w:fldCharType="begin"/>
      </w:r>
      <w:r w:rsidRPr="00782714">
        <w:rPr>
          <w:rFonts w:eastAsia="Times New Roman"/>
          <w:sz w:val="24"/>
          <w:szCs w:val="24"/>
        </w:rPr>
        <w:instrText xml:space="preserve"> ADDIN ZOTERO_ITEM CSL_CITATION {"citationID":"zW0YLjbj","properties":{"formattedCitation":"\\super 38\\nosupersub{}","plainCitation":"38","noteIndex":0},"citationItems":[{"id":2876,"uris":["http://zotero.org/users/878981/items/UJ6D95JF"],"uri":["http://zotero.org/users/878981/items/UJ6D95JF"],"itemData":{"id":2876,"type":"article-journal","container-title":"Journal of the Royal Statistical Society. Series C (Applied Statistics)","DOI":"10.2307/2346830","ISSN":"0035-9254","issue":"1","note":"publisher: [Wiley, Royal Statistical Society]","page":"100-108","source":"JSTOR","title":"Algorithm AS 136: A K-Means Clustering Algorithm","title-short":"Algorithm AS 136","volume":"28","author":[{"family":"Hartigan","given":"J. A."},{"family":"Wong","given":"M. A."}],"issued":{"date-parts":[["1979"]]}}}],"schema":"https://github.com/citation-style-language/schema/raw/master/csl-citation.json"} </w:instrText>
      </w:r>
      <w:r w:rsidRPr="00782714">
        <w:rPr>
          <w:rFonts w:eastAsia="Times New Roman"/>
          <w:sz w:val="24"/>
          <w:szCs w:val="24"/>
        </w:rPr>
        <w:fldChar w:fldCharType="separate"/>
      </w:r>
      <w:r w:rsidRPr="00782714">
        <w:rPr>
          <w:sz w:val="24"/>
          <w:szCs w:val="24"/>
          <w:vertAlign w:val="superscript"/>
        </w:rPr>
        <w:t>38</w:t>
      </w:r>
      <w:r w:rsidRPr="00782714">
        <w:rPr>
          <w:rFonts w:eastAsia="Times New Roman"/>
          <w:sz w:val="24"/>
          <w:szCs w:val="24"/>
        </w:rPr>
        <w:fldChar w:fldCharType="end"/>
      </w:r>
      <w:r w:rsidRPr="00782714">
        <w:rPr>
          <w:rFonts w:eastAsia="Times New Roman"/>
          <w:sz w:val="24"/>
          <w:szCs w:val="24"/>
        </w:rPr>
        <w:t xml:space="preserve"> was used to generate class intervals for visualization.</w:t>
      </w:r>
      <w:r>
        <w:rPr>
          <w:rFonts w:eastAsia="Times New Roman"/>
          <w:sz w:val="24"/>
          <w:szCs w:val="24"/>
        </w:rPr>
        <w:t xml:space="preserve"> </w:t>
      </w:r>
    </w:p>
    <w:p w14:paraId="495879BA" w14:textId="77777777" w:rsidR="00782714" w:rsidRDefault="00782714" w:rsidP="00782714">
      <w:pPr>
        <w:rPr>
          <w:rFonts w:eastAsia="Times New Roman"/>
          <w:sz w:val="24"/>
          <w:szCs w:val="24"/>
        </w:rPr>
      </w:pPr>
    </w:p>
    <w:p w14:paraId="1F85F0E8" w14:textId="5172F049" w:rsidR="00782714" w:rsidRDefault="00782714" w:rsidP="00782714">
      <w:pPr>
        <w:rPr>
          <w:rFonts w:eastAsia="Times New Roman"/>
          <w:sz w:val="24"/>
          <w:szCs w:val="24"/>
        </w:rPr>
      </w:pPr>
    </w:p>
    <w:p w14:paraId="4179134F" w14:textId="0D6A201F" w:rsidR="00782714" w:rsidRDefault="001604EF" w:rsidP="00782714">
      <w:pPr>
        <w:rPr>
          <w:rFonts w:eastAsia="Times New Roman"/>
          <w:sz w:val="24"/>
          <w:szCs w:val="24"/>
        </w:rPr>
      </w:pPr>
      <w:r>
        <w:rPr>
          <w:rFonts w:eastAsia="Times New Roman"/>
          <w:noProof/>
          <w:sz w:val="24"/>
          <w:szCs w:val="24"/>
        </w:rPr>
        <w:lastRenderedPageBreak/>
        <w:drawing>
          <wp:inline distT="0" distB="0" distL="0" distR="0" wp14:anchorId="3B5EF478" wp14:editId="095B6939">
            <wp:extent cx="5943600" cy="22007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stretch>
                      <a:fillRect/>
                    </a:stretch>
                  </pic:blipFill>
                  <pic:spPr>
                    <a:xfrm>
                      <a:off x="0" y="0"/>
                      <a:ext cx="5943600" cy="2200783"/>
                    </a:xfrm>
                    <a:prstGeom prst="rect">
                      <a:avLst/>
                    </a:prstGeom>
                  </pic:spPr>
                </pic:pic>
              </a:graphicData>
            </a:graphic>
          </wp:inline>
        </w:drawing>
      </w:r>
    </w:p>
    <w:p w14:paraId="26007E1D" w14:textId="77777777" w:rsidR="00782714" w:rsidRDefault="00782714" w:rsidP="00782714">
      <w:pPr>
        <w:rPr>
          <w:rFonts w:eastAsia="Times New Roman"/>
          <w:sz w:val="24"/>
          <w:szCs w:val="24"/>
        </w:rPr>
      </w:pPr>
    </w:p>
    <w:p w14:paraId="14A8D987" w14:textId="64C2A9AD" w:rsidR="00782714" w:rsidRPr="00782714" w:rsidRDefault="00782714" w:rsidP="00782714">
      <w:pPr>
        <w:rPr>
          <w:rFonts w:eastAsia="Times New Roman"/>
          <w:sz w:val="24"/>
          <w:szCs w:val="24"/>
        </w:rPr>
      </w:pPr>
      <w:r w:rsidRPr="00782714">
        <w:rPr>
          <w:rFonts w:eastAsia="Times New Roman"/>
          <w:b/>
          <w:bCs/>
          <w:sz w:val="24"/>
          <w:szCs w:val="24"/>
        </w:rPr>
        <w:t>Fig</w:t>
      </w:r>
      <w:r w:rsidR="000B4841">
        <w:rPr>
          <w:rFonts w:eastAsia="Times New Roman"/>
          <w:b/>
          <w:bCs/>
          <w:sz w:val="24"/>
          <w:szCs w:val="24"/>
        </w:rPr>
        <w:t>ure</w:t>
      </w:r>
      <w:r w:rsidRPr="00782714">
        <w:rPr>
          <w:rFonts w:eastAsia="Times New Roman"/>
          <w:b/>
          <w:bCs/>
          <w:sz w:val="24"/>
          <w:szCs w:val="24"/>
        </w:rPr>
        <w:t xml:space="preserve"> 4</w:t>
      </w:r>
      <w:r w:rsidR="000B4841">
        <w:rPr>
          <w:rFonts w:eastAsia="Times New Roman"/>
          <w:b/>
          <w:bCs/>
          <w:sz w:val="24"/>
          <w:szCs w:val="24"/>
        </w:rPr>
        <w:t>:</w:t>
      </w:r>
      <w:r w:rsidRPr="00782714">
        <w:rPr>
          <w:rFonts w:eastAsia="Times New Roman"/>
          <w:b/>
          <w:bCs/>
          <w:sz w:val="24"/>
          <w:szCs w:val="24"/>
        </w:rPr>
        <w:t xml:space="preserve"> </w:t>
      </w:r>
      <w:r w:rsidRPr="00782714">
        <w:rPr>
          <w:rFonts w:eastAsia="Times New Roman"/>
          <w:sz w:val="24"/>
          <w:szCs w:val="24"/>
        </w:rPr>
        <w:t xml:space="preserve">Contrast of using individual risk objectives (governance, land-use,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land-use risk on Sierra Leone and Liberia, and climate risk on </w:t>
      </w:r>
      <w:r w:rsidR="00F95B13">
        <w:rPr>
          <w:rFonts w:eastAsia="Times New Roman"/>
          <w:sz w:val="24"/>
          <w:szCs w:val="24"/>
        </w:rPr>
        <w:t>Serbia, Hungary and Kosovo</w:t>
      </w:r>
      <w:r w:rsidRPr="00782714">
        <w:rPr>
          <w:rFonts w:eastAsia="Times New Roman"/>
          <w:sz w:val="24"/>
          <w:szCs w:val="24"/>
        </w:rPr>
        <w:t>.</w:t>
      </w:r>
      <w:r>
        <w:rPr>
          <w:rFonts w:eastAsia="Times New Roman"/>
          <w:sz w:val="24"/>
          <w:szCs w:val="24"/>
        </w:rPr>
        <w:t xml:space="preserve"> </w:t>
      </w:r>
    </w:p>
    <w:p w14:paraId="121BCD4B" w14:textId="77777777" w:rsidR="00782714" w:rsidRPr="00AB0DF1" w:rsidRDefault="00782714" w:rsidP="00D73714">
      <w:pPr>
        <w:pStyle w:val="Legend"/>
      </w:pPr>
    </w:p>
    <w:p w14:paraId="17514366" w14:textId="50A38091" w:rsidR="00FD48F1" w:rsidRDefault="00FD48F1" w:rsidP="00FD48F1">
      <w:pPr>
        <w:pStyle w:val="Legend"/>
      </w:pPr>
    </w:p>
    <w:p w14:paraId="2B88095A" w14:textId="77777777" w:rsidR="00F9164A" w:rsidRDefault="00F9164A" w:rsidP="00FD48F1">
      <w:pPr>
        <w:pStyle w:val="Legend"/>
      </w:pPr>
    </w:p>
    <w:p w14:paraId="0E209169" w14:textId="58DD02F6" w:rsidR="00FD48F1" w:rsidRDefault="00FD48F1" w:rsidP="00FD48F1">
      <w:pPr>
        <w:pStyle w:val="Legend"/>
      </w:pPr>
    </w:p>
    <w:p w14:paraId="457144EA" w14:textId="34CCC591" w:rsidR="00FD48F1" w:rsidRDefault="00FD48F1" w:rsidP="00FD48F1">
      <w:pPr>
        <w:pStyle w:val="AppendixHead"/>
      </w:pPr>
      <w:commentRangeStart w:id="289"/>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supplementary materials file. A template for this file can be found at</w:t>
      </w:r>
      <w:r w:rsidR="002E60B9">
        <w:rPr>
          <w:b w:val="0"/>
        </w:rPr>
        <w:t>:</w:t>
      </w:r>
      <w:r>
        <w:rPr>
          <w:b w:val="0"/>
        </w:rPr>
        <w:t xml:space="preserve"> </w:t>
      </w:r>
      <w:hyperlink r:id="rId30" w:history="1">
        <w:r w:rsidRPr="00026FDD">
          <w:rPr>
            <w:rStyle w:val="Hyperlink"/>
            <w:b w:val="0"/>
          </w:rPr>
          <w:t>http://www.sciencemag.org/sites/default/files/Science_Supplementary_Materials_Word_template.docx</w:t>
        </w:r>
      </w:hyperlink>
      <w:r w:rsidR="002E60B9" w:rsidRPr="00755125">
        <w:rPr>
          <w:rStyle w:val="Hyperlink"/>
          <w:b w:val="0"/>
          <w:color w:val="auto"/>
          <w:u w:val="none"/>
        </w:rPr>
        <w:t>.</w:t>
      </w:r>
      <w:commentRangeEnd w:id="289"/>
      <w:r w:rsidR="00ED26D8">
        <w:rPr>
          <w:rStyle w:val="CommentReference"/>
          <w:b w:val="0"/>
          <w:bCs w:val="0"/>
          <w:kern w:val="0"/>
        </w:rPr>
        <w:commentReference w:id="289"/>
      </w:r>
    </w:p>
    <w:p w14:paraId="31C76EE2" w14:textId="77777777" w:rsidR="00FD48F1" w:rsidRDefault="00FD48F1" w:rsidP="00FD48F1">
      <w:pPr>
        <w:pStyle w:val="Legend"/>
      </w:pPr>
    </w:p>
    <w:sectPr w:rsidR="00FD48F1" w:rsidSect="00FE608F">
      <w:pgSz w:w="15840" w:h="12240" w:orient="landscape" w:code="1"/>
      <w:pgMar w:top="1440" w:right="1296" w:bottom="1440" w:left="1296"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Bennett" w:date="2021-06-04T09:30:00Z" w:initials="JB">
    <w:p w14:paraId="5E437232" w14:textId="77777777" w:rsidR="008D6C51" w:rsidRDefault="008D6C51">
      <w:pPr>
        <w:pStyle w:val="CommentText"/>
      </w:pPr>
      <w:r>
        <w:rPr>
          <w:rStyle w:val="CommentReference"/>
        </w:rPr>
        <w:annotationRef/>
      </w:r>
      <w:r>
        <w:t xml:space="preserve">A couple of potential jobs that maybe co-authors could do: </w:t>
      </w:r>
    </w:p>
    <w:p w14:paraId="654B7ADE" w14:textId="77777777" w:rsidR="008D6C51" w:rsidRDefault="008D6C51">
      <w:pPr>
        <w:pStyle w:val="CommentText"/>
      </w:pPr>
      <w:r>
        <w:t>-fix up references</w:t>
      </w:r>
    </w:p>
    <w:p w14:paraId="1EF39AE4" w14:textId="77777777" w:rsidR="008D6C51" w:rsidRDefault="008D6C51">
      <w:pPr>
        <w:pStyle w:val="CommentText"/>
      </w:pPr>
      <w:r>
        <w:t>-triple check all numbers</w:t>
      </w:r>
    </w:p>
    <w:p w14:paraId="7C957F09" w14:textId="37895CB6" w:rsidR="008D6C51" w:rsidRDefault="008D6C51">
      <w:pPr>
        <w:pStyle w:val="CommentText"/>
      </w:pPr>
      <w:r>
        <w:t>-help with formatting data and code</w:t>
      </w:r>
    </w:p>
  </w:comment>
  <w:comment w:id="2" w:author="Buxton,Rachel" w:date="2021-05-17T14:17:00Z" w:initials="B">
    <w:p w14:paraId="47C6F90E" w14:textId="689C7599" w:rsidR="008D4E59" w:rsidRDefault="008D4E59">
      <w:pPr>
        <w:pStyle w:val="CommentText"/>
      </w:pPr>
      <w:r>
        <w:rPr>
          <w:rStyle w:val="CommentReference"/>
        </w:rPr>
        <w:annotationRef/>
      </w:r>
      <w:r>
        <w:t>The abstract should be 100-125 words and organized in this structure: an opening sentence that sets the question that you address and is comprehensible to the general reader, background content specific to this study, results, and a concluding sentence. It should be a single paragraph.</w:t>
      </w:r>
    </w:p>
  </w:comment>
  <w:comment w:id="3" w:author="Joe Bennett" w:date="2021-06-03T10:40:00Z" w:initials="JB">
    <w:p w14:paraId="512CFAD1" w14:textId="745287AA" w:rsidR="00B33419" w:rsidRDefault="00B33419">
      <w:pPr>
        <w:pStyle w:val="CommentText"/>
      </w:pPr>
      <w:r>
        <w:rPr>
          <w:rStyle w:val="CommentReference"/>
        </w:rPr>
        <w:annotationRef/>
      </w:r>
      <w:r>
        <w:t>Correct?</w:t>
      </w:r>
    </w:p>
  </w:comment>
  <w:comment w:id="4" w:author="Buxton,Rachel" w:date="2021-05-17T14:18:00Z" w:initials="B">
    <w:p w14:paraId="59E2D943" w14:textId="75E6B9C8" w:rsidR="00F94D27" w:rsidRDefault="00F94D27">
      <w:pPr>
        <w:pStyle w:val="CommentText"/>
      </w:pPr>
      <w:r>
        <w:rPr>
          <w:rStyle w:val="CommentReference"/>
        </w:rPr>
        <w:annotationRef/>
      </w:r>
      <w:r>
        <w:t>A brief teaser statement highlighting main result of the paper, understandable by a scientist not in your field, without jargon or abbreviations. This will appear online adjacent to the title and should not repeat phrases already present there. Please keep to under 125 characters and spaces.</w:t>
      </w:r>
    </w:p>
  </w:comment>
  <w:comment w:id="5" w:author="Buxton,Rachel" w:date="2021-05-17T14:54:00Z" w:initials="B">
    <w:p w14:paraId="00FEFBF7" w14:textId="77777777" w:rsidR="00680F44" w:rsidRDefault="00680F44" w:rsidP="00680F44">
      <w:pPr>
        <w:pStyle w:val="Teaser"/>
      </w:pPr>
      <w:r>
        <w:rPr>
          <w:rStyle w:val="CommentReference"/>
        </w:rPr>
        <w:annotationRef/>
      </w:r>
      <w: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5114EB9A" w14:textId="256DF90F" w:rsidR="00680F44" w:rsidRDefault="00680F44" w:rsidP="00680F44">
      <w:pPr>
        <w:pStyle w:val="Teaser"/>
        <w:ind w:left="360"/>
      </w:pPr>
      <w:bookmarkStart w:id="6" w:name="_Hlk62207316"/>
      <w:r>
        <w:t>Reports should not have subheadings.</w:t>
      </w:r>
      <w:bookmarkEnd w:id="6"/>
    </w:p>
    <w:p w14:paraId="2A9F479E" w14:textId="77777777" w:rsidR="00680F44" w:rsidRDefault="00680F44" w:rsidP="00680F44">
      <w:pPr>
        <w:pStyle w:val="Teaser"/>
        <w:ind w:left="360"/>
      </w:pPr>
      <w:r>
        <w:t xml:space="preserve">All figures and tables should be cited in order </w:t>
      </w:r>
      <w:bookmarkStart w:id="7" w:name="_Hlk62207354"/>
      <w:r>
        <w:t>(as, for example, “Fig. 1” and “Table 1”)</w:t>
      </w:r>
      <w:bookmarkEnd w:id="7"/>
      <w:r>
        <w:t>, including those in the Supplementary Materials (which should be cited as, for example, “fig. S1” and “table S1”). You may include line or page breaks if you would like to place figures within the text near where they are referenced. Please do not place figures in text boxes.</w:t>
      </w:r>
    </w:p>
    <w:p w14:paraId="684C7D72" w14:textId="1CD90D22" w:rsidR="00680F44" w:rsidRDefault="00680F44" w:rsidP="00680F44">
      <w:pPr>
        <w:pStyle w:val="Paragraph"/>
        <w:ind w:left="360" w:firstLine="0"/>
      </w:pPr>
      <w:bookmarkStart w:id="8" w:name="_Hlk62207390"/>
      <w:r>
        <w:t>References should be cited in parentheses with an italic number (</w:t>
      </w:r>
      <w:r w:rsidRPr="007443BB">
        <w:rPr>
          <w:i/>
        </w:rPr>
        <w:t>1</w:t>
      </w:r>
      <w:r>
        <w:t>). Multiple reference citations are separated by commas (</w:t>
      </w:r>
      <w:r w:rsidRPr="000C7F0C">
        <w:rPr>
          <w:i/>
        </w:rPr>
        <w:t>2</w:t>
      </w:r>
      <w:r w:rsidRPr="00821BBC">
        <w:rPr>
          <w:iCs/>
        </w:rPr>
        <w:t xml:space="preserve">, </w:t>
      </w:r>
      <w:r w:rsidRPr="000C7F0C">
        <w:rPr>
          <w:i/>
        </w:rPr>
        <w:t>3</w:t>
      </w:r>
      <w:r w:rsidRPr="001074DD">
        <w:rPr>
          <w:iCs/>
        </w:rPr>
        <w:t>)</w:t>
      </w:r>
      <w:r>
        <w:t xml:space="preserve"> or if a series, en dashes (</w:t>
      </w:r>
      <w:r w:rsidRPr="000C7F0C">
        <w:rPr>
          <w:i/>
        </w:rPr>
        <w:t>4</w:t>
      </w:r>
      <w:r>
        <w:rPr>
          <w:i/>
        </w:rPr>
        <w:t>–</w:t>
      </w:r>
      <w:r w:rsidRPr="000C7F0C">
        <w:rPr>
          <w:i/>
        </w:rPr>
        <w:t>6</w:t>
      </w:r>
      <w:r w:rsidRPr="001074DD">
        <w:rPr>
          <w:iCs/>
        </w:rPr>
        <w:t>).</w:t>
      </w:r>
      <w:r>
        <w:t xml:space="preserve"> References are cited in order by where they first are called out, through the text, text boxes, figure and table captions, reference notes and acknowledgments, and then the supplementary materials.</w:t>
      </w:r>
      <w:bookmarkEnd w:id="8"/>
    </w:p>
    <w:p w14:paraId="3F9E4B5C" w14:textId="36BDD42D" w:rsidR="00680F44" w:rsidRDefault="00680F44">
      <w:pPr>
        <w:pStyle w:val="CommentText"/>
      </w:pPr>
    </w:p>
  </w:comment>
  <w:comment w:id="16" w:author="Joe Bennett" w:date="2021-06-01T09:52:00Z" w:initials="JB">
    <w:p w14:paraId="5A65A573" w14:textId="387D55B9" w:rsidR="00367AA4" w:rsidRDefault="00367AA4">
      <w:pPr>
        <w:pStyle w:val="CommentText"/>
      </w:pPr>
      <w:r>
        <w:rPr>
          <w:rStyle w:val="CommentReference"/>
        </w:rPr>
        <w:annotationRef/>
      </w:r>
      <w:r>
        <w:t xml:space="preserve">Added bc of new climate measure. Will need additional citation beyond Maxwell if we are to keep. </w:t>
      </w:r>
    </w:p>
  </w:comment>
  <w:comment w:id="25" w:author="Joe Bennett" w:date="2021-06-01T09:54:00Z" w:initials="JB">
    <w:p w14:paraId="7CA21E19" w14:textId="19FBA510" w:rsidR="00367AA4" w:rsidRDefault="00367AA4">
      <w:pPr>
        <w:pStyle w:val="CommentText"/>
      </w:pPr>
      <w:r>
        <w:rPr>
          <w:rStyle w:val="CommentReference"/>
        </w:rPr>
        <w:annotationRef/>
      </w:r>
      <w:r>
        <w:rPr>
          <w:rFonts w:ascii="Arial" w:hAnsi="Arial" w:cs="Arial"/>
          <w:color w:val="222222"/>
          <w:shd w:val="clear" w:color="auto" w:fill="FFFFFF"/>
        </w:rPr>
        <w:t>Loarie, S.R., Duffy, P.B., Hamilton, H., Asner, G.P., Field, C.B. and Ackerly, D.D., 2009. The velocity of climate change. </w:t>
      </w:r>
      <w:r>
        <w:rPr>
          <w:rFonts w:ascii="Arial" w:hAnsi="Arial" w:cs="Arial"/>
          <w:i/>
          <w:iCs/>
          <w:color w:val="222222"/>
          <w:shd w:val="clear" w:color="auto" w:fill="FFFFFF"/>
        </w:rPr>
        <w:t>Nature</w:t>
      </w:r>
      <w:r>
        <w:rPr>
          <w:rFonts w:ascii="Arial" w:hAnsi="Arial" w:cs="Arial"/>
          <w:color w:val="222222"/>
          <w:shd w:val="clear" w:color="auto" w:fill="FFFFFF"/>
        </w:rPr>
        <w:t>, </w:t>
      </w:r>
      <w:r>
        <w:rPr>
          <w:rFonts w:ascii="Arial" w:hAnsi="Arial" w:cs="Arial"/>
          <w:i/>
          <w:iCs/>
          <w:color w:val="222222"/>
          <w:shd w:val="clear" w:color="auto" w:fill="FFFFFF"/>
        </w:rPr>
        <w:t>462</w:t>
      </w:r>
      <w:r>
        <w:rPr>
          <w:rFonts w:ascii="Arial" w:hAnsi="Arial" w:cs="Arial"/>
          <w:color w:val="222222"/>
          <w:shd w:val="clear" w:color="auto" w:fill="FFFFFF"/>
        </w:rPr>
        <w:t>(7276), pp.1052-1055.</w:t>
      </w:r>
    </w:p>
  </w:comment>
  <w:comment w:id="32" w:author="Joe Bennett" w:date="2021-06-01T09:59:00Z" w:initials="JB">
    <w:p w14:paraId="3CC41FE6" w14:textId="653D70B7" w:rsidR="003933ED" w:rsidRDefault="003933ED">
      <w:pPr>
        <w:pStyle w:val="CommentText"/>
      </w:pPr>
      <w:r>
        <w:rPr>
          <w:rStyle w:val="CommentReference"/>
        </w:rPr>
        <w:annotationRef/>
      </w:r>
      <w:r>
        <w:t>Assuming we move this to SI</w:t>
      </w:r>
    </w:p>
  </w:comment>
  <w:comment w:id="35" w:author="Joe Bennett" w:date="2021-06-02T11:40:00Z" w:initials="JB">
    <w:p w14:paraId="62687E2C" w14:textId="2E3CB159" w:rsidR="000D23A1" w:rsidRDefault="000D23A1">
      <w:pPr>
        <w:pStyle w:val="CommentText"/>
      </w:pPr>
      <w:r>
        <w:rPr>
          <w:rStyle w:val="CommentReference"/>
        </w:rPr>
        <w:annotationRef/>
      </w:r>
      <w:r>
        <w:t>Not sure if we need to cite</w:t>
      </w:r>
    </w:p>
  </w:comment>
  <w:comment w:id="92" w:author="Joe Bennett" w:date="2021-06-04T06:34:00Z" w:initials="JB">
    <w:p w14:paraId="244E66BD" w14:textId="1D04D5B7" w:rsidR="003F0FD5" w:rsidRDefault="003F0FD5">
      <w:pPr>
        <w:pStyle w:val="CommentText"/>
      </w:pPr>
      <w:r>
        <w:rPr>
          <w:rStyle w:val="CommentReference"/>
        </w:rPr>
        <w:annotationRef/>
      </w:r>
      <w:r>
        <w:t>Delete? CC single risk highest of any scenarios</w:t>
      </w:r>
    </w:p>
  </w:comment>
  <w:comment w:id="95" w:author="Joe Bennett" w:date="2021-05-30T12:55:00Z" w:initials="JB">
    <w:p w14:paraId="32F3F89C" w14:textId="4E33E05C" w:rsidR="006B714F" w:rsidRDefault="006B714F">
      <w:pPr>
        <w:pStyle w:val="CommentText"/>
      </w:pPr>
      <w:r>
        <w:rPr>
          <w:rStyle w:val="CommentReference"/>
        </w:rPr>
        <w:annotationRef/>
      </w:r>
      <w:r>
        <w:t>#s updated?</w:t>
      </w:r>
      <w:r w:rsidR="003F0FD5">
        <w:t xml:space="preserve"> I don’t think I have that info.</w:t>
      </w:r>
    </w:p>
  </w:comment>
  <w:comment w:id="97" w:author="Joe Bennett" w:date="2021-05-30T12:56:00Z" w:initials="JB">
    <w:p w14:paraId="6F25FF91" w14:textId="77777777" w:rsidR="006B714F" w:rsidRDefault="006B714F">
      <w:pPr>
        <w:pStyle w:val="CommentText"/>
      </w:pPr>
      <w:r>
        <w:rPr>
          <w:rStyle w:val="CommentReference"/>
        </w:rPr>
        <w:annotationRef/>
      </w:r>
      <w:r>
        <w:t>Seems finland and Egypd changed a lot.</w:t>
      </w:r>
    </w:p>
    <w:p w14:paraId="5D85B51B" w14:textId="77777777" w:rsidR="006B714F" w:rsidRDefault="006B714F">
      <w:pPr>
        <w:pStyle w:val="CommentText"/>
      </w:pPr>
    </w:p>
    <w:p w14:paraId="02E0E345" w14:textId="6CDB76E6" w:rsidR="006B714F" w:rsidRDefault="006B714F">
      <w:pPr>
        <w:pStyle w:val="CommentText"/>
      </w:pPr>
      <w:r>
        <w:t>Russia has low standard dev but I think we should leave out</w:t>
      </w:r>
      <w:r w:rsidR="004F14F1">
        <w:t xml:space="preserve"> because its sheer size may be leading to that (and see below re governance)</w:t>
      </w:r>
      <w:r>
        <w:t>.</w:t>
      </w:r>
    </w:p>
  </w:comment>
  <w:comment w:id="102" w:author="Joe Bennett" w:date="2021-05-30T12:55:00Z" w:initials="JB">
    <w:p w14:paraId="6B2320DD" w14:textId="6BDB17E8" w:rsidR="006B714F" w:rsidRDefault="006B714F">
      <w:pPr>
        <w:pStyle w:val="CommentText"/>
      </w:pPr>
      <w:r>
        <w:rPr>
          <w:rStyle w:val="CommentReference"/>
        </w:rPr>
        <w:annotationRef/>
      </w:r>
      <w:r>
        <w:t>Updated?</w:t>
      </w:r>
    </w:p>
  </w:comment>
  <w:comment w:id="108" w:author="Joe Bennett" w:date="2021-05-30T13:18:00Z" w:initials="JB">
    <w:p w14:paraId="1F1566EF" w14:textId="39314B96" w:rsidR="002760BA" w:rsidRDefault="002760BA">
      <w:pPr>
        <w:pStyle w:val="CommentText"/>
      </w:pPr>
      <w:r>
        <w:rPr>
          <w:rStyle w:val="CommentReference"/>
        </w:rPr>
        <w:annotationRef/>
      </w:r>
      <w:r>
        <w:t>I haven’t confirmed whether this example holds, with new targets</w:t>
      </w:r>
      <w:r w:rsidR="00086FE3">
        <w:t xml:space="preserve">. Holds on a per-country basis, just not sure re caribou. </w:t>
      </w:r>
    </w:p>
  </w:comment>
  <w:comment w:id="112" w:author="Richard Schuster" w:date="2021-05-07T05:32:00Z" w:initials="RS">
    <w:p w14:paraId="4C929788" w14:textId="77777777" w:rsidR="00680F44" w:rsidRDefault="00680F44" w:rsidP="00680F44">
      <w:pPr>
        <w:pStyle w:val="CommentText"/>
      </w:pPr>
      <w:r>
        <w:rPr>
          <w:rStyle w:val="CommentReference"/>
        </w:rPr>
        <w:annotationRef/>
      </w:r>
      <w:r>
        <w:t>I haven’t updated these numbers as example countries will likely change based on what you find in revising.</w:t>
      </w:r>
    </w:p>
  </w:comment>
  <w:comment w:id="129" w:author="Joe Bennett" w:date="2021-06-04T06:46:00Z" w:initials="JB">
    <w:p w14:paraId="0599005F" w14:textId="3FE00F93" w:rsidR="00DA404E" w:rsidRDefault="00DA404E">
      <w:pPr>
        <w:pStyle w:val="CommentText"/>
      </w:pPr>
      <w:r>
        <w:rPr>
          <w:rStyle w:val="CommentReference"/>
        </w:rPr>
        <w:annotationRef/>
      </w:r>
      <w:r>
        <w:t xml:space="preserve">Can we delete now that area in Finland is not 99%? I think so. </w:t>
      </w:r>
    </w:p>
  </w:comment>
  <w:comment w:id="136" w:author="Joe Bennett" w:date="2021-06-03T10:24:00Z" w:initials="JB">
    <w:p w14:paraId="4383052F" w14:textId="55C807B5" w:rsidR="00535544" w:rsidRDefault="00535544">
      <w:pPr>
        <w:pStyle w:val="CommentText"/>
      </w:pPr>
      <w:r>
        <w:rPr>
          <w:rStyle w:val="CommentReference"/>
        </w:rPr>
        <w:annotationRef/>
      </w:r>
      <w:r>
        <w:t>Should this be singular – “the scenario”? Numbers are from climate only scenario.</w:t>
      </w:r>
    </w:p>
  </w:comment>
  <w:comment w:id="152" w:author="Joe Bennett" w:date="2021-06-03T10:27:00Z" w:initials="JB">
    <w:p w14:paraId="186711A9" w14:textId="52EE1CA1" w:rsidR="00535544" w:rsidRDefault="00535544">
      <w:pPr>
        <w:pStyle w:val="CommentText"/>
      </w:pPr>
      <w:r>
        <w:rPr>
          <w:rStyle w:val="CommentReference"/>
        </w:rPr>
        <w:annotationRef/>
      </w:r>
      <w:r>
        <w:t>Will need new S3</w:t>
      </w:r>
    </w:p>
  </w:comment>
  <w:comment w:id="137" w:author="Richard Schuster" w:date="2021-05-07T05:33:00Z" w:initials="RS">
    <w:p w14:paraId="2ECC2A07" w14:textId="77777777" w:rsidR="00680F44" w:rsidRDefault="00680F44" w:rsidP="00680F44">
      <w:pPr>
        <w:pStyle w:val="CommentText"/>
      </w:pPr>
      <w:r>
        <w:rPr>
          <w:rStyle w:val="CommentReference"/>
        </w:rPr>
        <w:annotationRef/>
      </w:r>
      <w:r>
        <w:t>I haven’t updated these numbers as example countries will likely change based on what you find in revising.</w:t>
      </w:r>
    </w:p>
    <w:p w14:paraId="69751E6A" w14:textId="77777777" w:rsidR="00680F44" w:rsidRDefault="00680F44" w:rsidP="00680F44">
      <w:pPr>
        <w:pStyle w:val="CommentText"/>
      </w:pPr>
    </w:p>
  </w:comment>
  <w:comment w:id="138" w:author="Joe Bennett" w:date="2021-05-30T19:50:00Z" w:initials="JB">
    <w:p w14:paraId="6554E1A7" w14:textId="33C858CD" w:rsidR="00374606" w:rsidRDefault="00374606">
      <w:pPr>
        <w:pStyle w:val="CommentText"/>
      </w:pPr>
      <w:r>
        <w:rPr>
          <w:rStyle w:val="CommentReference"/>
        </w:rPr>
        <w:annotationRef/>
      </w:r>
      <w:r>
        <w:t xml:space="preserve">Updated, but I noticed Sierra Leone goes up a bit as well. Another option is Brunei versus Malaysia/Indonesia (latter are about the same in null vs land use, while Burnei is 40% higher in land use versus null). </w:t>
      </w:r>
    </w:p>
  </w:comment>
  <w:comment w:id="156" w:author="Joe Bennett" w:date="2021-05-30T19:57:00Z" w:initials="JB">
    <w:p w14:paraId="664D4961" w14:textId="77777777" w:rsidR="00E57E24" w:rsidRDefault="00E57E24">
      <w:pPr>
        <w:pStyle w:val="CommentText"/>
      </w:pPr>
      <w:r>
        <w:rPr>
          <w:rStyle w:val="CommentReference"/>
        </w:rPr>
        <w:annotationRef/>
      </w:r>
      <w:r>
        <w:t xml:space="preserve">Libya is flipped now. </w:t>
      </w:r>
      <w:r w:rsidR="00F06384">
        <w:t xml:space="preserve">It how has nearly the least prioritized under climate risk. </w:t>
      </w:r>
      <w:r>
        <w:t xml:space="preserve">Is that odd? </w:t>
      </w:r>
    </w:p>
    <w:p w14:paraId="197CF44B" w14:textId="77777777" w:rsidR="00145FC6" w:rsidRDefault="00145FC6">
      <w:pPr>
        <w:pStyle w:val="CommentText"/>
      </w:pPr>
    </w:p>
    <w:p w14:paraId="4B1837F1" w14:textId="756A8FA6" w:rsidR="00145FC6" w:rsidRDefault="007550EE">
      <w:pPr>
        <w:pStyle w:val="CommentText"/>
      </w:pPr>
      <w:r>
        <w:t>Will need to put new panels in for Fig. 4</w:t>
      </w:r>
      <w:r w:rsidR="00145FC6">
        <w:t xml:space="preserve"> </w:t>
      </w:r>
    </w:p>
  </w:comment>
  <w:comment w:id="200" w:author="Joe Bennett" w:date="2021-05-31T07:16:00Z" w:initials="JB">
    <w:p w14:paraId="179687AC" w14:textId="04D42C74" w:rsidR="00145FC6" w:rsidRDefault="00145FC6">
      <w:pPr>
        <w:pStyle w:val="CommentText"/>
      </w:pPr>
      <w:r>
        <w:rPr>
          <w:rStyle w:val="CommentReference"/>
        </w:rPr>
        <w:annotationRef/>
      </w:r>
      <w:r>
        <w:t>Example still holds</w:t>
      </w:r>
      <w:r w:rsidR="00F92BE9">
        <w:t>, though obvious hesitation about Brazil protected areas.</w:t>
      </w:r>
    </w:p>
  </w:comment>
  <w:comment w:id="207" w:author="Joe Bennett" w:date="2021-06-02T08:33:00Z" w:initials="JB">
    <w:p w14:paraId="27839709" w14:textId="6CC3B398" w:rsidR="00890A37" w:rsidRDefault="00890A37">
      <w:pPr>
        <w:pStyle w:val="CommentText"/>
      </w:pPr>
      <w:r>
        <w:rPr>
          <w:rStyle w:val="CommentReference"/>
        </w:rPr>
        <w:annotationRef/>
      </w:r>
      <w:r>
        <w:t>Too close to climate velocity?</w:t>
      </w:r>
      <w:r w:rsidR="00BF5A43">
        <w:t xml:space="preserve"> I think it’s prob OK.</w:t>
      </w:r>
    </w:p>
  </w:comment>
  <w:comment w:id="213" w:author="Buxton,Rachel" w:date="2021-05-21T14:48:00Z" w:initials="B">
    <w:p w14:paraId="4B7E7BD9" w14:textId="77777777" w:rsidR="00E53FD1" w:rsidRDefault="00E53FD1" w:rsidP="00E53FD1">
      <w:pPr>
        <w:pStyle w:val="Refhead"/>
      </w:pPr>
      <w:r>
        <w:rPr>
          <w:rStyle w:val="CommentReference"/>
        </w:rPr>
        <w:annotationRef/>
      </w:r>
    </w:p>
    <w:p w14:paraId="4E621A8F" w14:textId="77777777" w:rsidR="00E53FD1" w:rsidRDefault="00E53FD1" w:rsidP="00E53FD1">
      <w:pPr>
        <w:pStyle w:val="Referencesandnotes"/>
        <w:numPr>
          <w:ilvl w:val="0"/>
          <w:numId w:val="1"/>
        </w:numPr>
      </w:pPr>
      <w:r>
        <w:t>There is only one reference list</w:t>
      </w:r>
      <w:r w:rsidRPr="007443BB">
        <w:t xml:space="preserve"> </w:t>
      </w:r>
      <w:r>
        <w:t xml:space="preserve">per article, and it should include all references in the main text, figure and table captions, and Supplementary Materials. </w:t>
      </w:r>
      <w:r w:rsidRPr="00D61494">
        <w:rPr>
          <w:u w:val="single"/>
        </w:rPr>
        <w:t xml:space="preserve">Do not include a second reference list in the </w:t>
      </w:r>
      <w:r>
        <w:rPr>
          <w:u w:val="single"/>
        </w:rPr>
        <w:t>S</w:t>
      </w:r>
      <w:r w:rsidRPr="00D61494">
        <w:rPr>
          <w:u w:val="single"/>
        </w:rPr>
        <w:t xml:space="preserve">upplementary </w:t>
      </w:r>
      <w:r>
        <w:rPr>
          <w:u w:val="single"/>
        </w:rPr>
        <w:t>M</w:t>
      </w:r>
      <w:r w:rsidRPr="00D61494">
        <w:rPr>
          <w:u w:val="single"/>
        </w:rPr>
        <w:t>aterial</w:t>
      </w:r>
      <w:r>
        <w:rPr>
          <w:u w:val="single"/>
        </w:rPr>
        <w:t>s</w:t>
      </w:r>
      <w:r w:rsidRPr="00D61494">
        <w:rPr>
          <w:u w:val="single"/>
        </w:rPr>
        <w:t>.</w:t>
      </w:r>
      <w:r>
        <w:t xml:space="preserve"> References only cited in the Supplementary Materials are not counted toward length guidelines. </w:t>
      </w:r>
    </w:p>
    <w:p w14:paraId="24A1BAEA" w14:textId="77777777" w:rsidR="00E53FD1" w:rsidRDefault="00E53FD1" w:rsidP="00E53FD1">
      <w:pPr>
        <w:pStyle w:val="Referencesandnotes"/>
        <w:numPr>
          <w:ilvl w:val="0"/>
          <w:numId w:val="1"/>
        </w:numPr>
      </w:pPr>
      <w:r>
        <w:t xml:space="preserve">Each reference should be on a separate line ending in a period. For a style guide, see </w:t>
      </w:r>
      <w:hyperlink w:history="1"/>
      <w:hyperlink r:id="rId1" w:anchor="science-citation-style" w:history="1">
        <w:r w:rsidRPr="00095F1E">
          <w:rPr>
            <w:rStyle w:val="Hyperlink"/>
          </w:rPr>
          <w:t>https://www.sciencemag.org/authors/instructions-preparing-initial-manuscript#science-citation-style</w:t>
        </w:r>
      </w:hyperlink>
      <w:r w:rsidRPr="00755125">
        <w:rPr>
          <w:rStyle w:val="Hyperlink"/>
          <w:color w:val="auto"/>
          <w:u w:val="none"/>
        </w:rPr>
        <w:t>.</w:t>
      </w:r>
    </w:p>
    <w:p w14:paraId="6B8C6A1D" w14:textId="77777777" w:rsidR="00E53FD1" w:rsidRDefault="00E53FD1" w:rsidP="00E53FD1">
      <w:pPr>
        <w:pStyle w:val="Referencesandnotes"/>
        <w:ind w:left="360" w:firstLine="0"/>
      </w:pPr>
      <w:bookmarkStart w:id="214" w:name="_Hlk62207683"/>
      <w:r>
        <w:t xml:space="preserve">Example: A. Person, B. Being, Article title: Then subheading. </w:t>
      </w:r>
      <w:r w:rsidRPr="003C58F0">
        <w:rPr>
          <w:i/>
          <w:iCs/>
        </w:rPr>
        <w:t>Credible Journal</w:t>
      </w:r>
      <w:r>
        <w:t xml:space="preserve"> </w:t>
      </w:r>
      <w:r w:rsidRPr="003C58F0">
        <w:rPr>
          <w:b/>
          <w:bCs/>
        </w:rPr>
        <w:t>#Volume</w:t>
      </w:r>
      <w:r>
        <w:t>, #pg–#pg (#Year). doi:#here</w:t>
      </w:r>
    </w:p>
    <w:bookmarkEnd w:id="214"/>
    <w:p w14:paraId="04CFC2D7" w14:textId="77777777" w:rsidR="00E53FD1" w:rsidRDefault="00E53FD1" w:rsidP="00E53FD1">
      <w:pPr>
        <w:pStyle w:val="Referencesandnotes"/>
        <w:numPr>
          <w:ilvl w:val="0"/>
          <w:numId w:val="1"/>
        </w:numPr>
      </w:pPr>
      <w:r>
        <w:t>You should include titles in references and full page ranges. Journal article titles will not be included in the print version of the paper but will be shown in the online version.</w:t>
      </w:r>
    </w:p>
    <w:p w14:paraId="31725F97" w14:textId="77777777" w:rsidR="00E53FD1" w:rsidRDefault="00E53FD1" w:rsidP="00E53FD1">
      <w:pPr>
        <w:pStyle w:val="Referencesandnotes"/>
        <w:numPr>
          <w:ilvl w:val="0"/>
          <w:numId w:val="1"/>
        </w:numPr>
      </w:pPr>
      <w:r>
        <w:t>You can use an automatically numbered list in Word.</w:t>
      </w:r>
    </w:p>
    <w:p w14:paraId="0BC9E126" w14:textId="77777777" w:rsidR="00E53FD1" w:rsidRDefault="00E53FD1" w:rsidP="00E53FD1">
      <w:pPr>
        <w:pStyle w:val="Referencesandnotes"/>
        <w:numPr>
          <w:ilvl w:val="0"/>
          <w:numId w:val="1"/>
        </w:numPr>
      </w:pPr>
      <w:r>
        <w:t>Each reference should have a separate number.</w:t>
      </w:r>
    </w:p>
    <w:p w14:paraId="5ACF389C" w14:textId="77777777" w:rsidR="00E53FD1" w:rsidRPr="006161C9" w:rsidRDefault="00E53FD1" w:rsidP="00E53FD1">
      <w:pPr>
        <w:pStyle w:val="Referencesandnotes"/>
        <w:numPr>
          <w:ilvl w:val="0"/>
          <w:numId w:val="1"/>
        </w:numPr>
      </w:pPr>
      <w:r>
        <w:t>Please do not combine references and explanatory notes under the same reference number.</w:t>
      </w:r>
    </w:p>
    <w:p w14:paraId="5F2AF1AE" w14:textId="0D868A3D" w:rsidR="00E53FD1" w:rsidRDefault="00E53FD1">
      <w:pPr>
        <w:pStyle w:val="CommentText"/>
      </w:pPr>
    </w:p>
  </w:comment>
  <w:comment w:id="219" w:author="Joe Bennett" w:date="2021-06-02T12:17:00Z" w:initials="JB">
    <w:p w14:paraId="54947055" w14:textId="02CCC354" w:rsidR="00C708AB" w:rsidRDefault="00C708AB">
      <w:pPr>
        <w:pStyle w:val="CommentText"/>
      </w:pPr>
      <w:r>
        <w:rPr>
          <w:rStyle w:val="CommentReference"/>
        </w:rPr>
        <w:annotationRef/>
      </w:r>
      <w:r>
        <w:t xml:space="preserve">Spliced in from prev format – not checked or reformatted yet. </w:t>
      </w:r>
    </w:p>
  </w:comment>
  <w:comment w:id="283" w:author="Joe Bennett" w:date="2021-06-04T10:06:00Z" w:initials="JB">
    <w:p w14:paraId="26720002" w14:textId="5484E1D3" w:rsidR="00ED26D8" w:rsidRDefault="00ED26D8">
      <w:pPr>
        <w:pStyle w:val="CommentText"/>
      </w:pPr>
      <w:r>
        <w:rPr>
          <w:rStyle w:val="CommentReference"/>
        </w:rPr>
        <w:annotationRef/>
      </w:r>
      <w:r>
        <w:t xml:space="preserve">Thoughts on acknowledging PA? </w:t>
      </w:r>
      <w:r w:rsidR="00EA4F8E">
        <w:t xml:space="preserve"> I don’t remember him being involved in idea formation, but he was at </w:t>
      </w:r>
      <w:r w:rsidR="004B65E7">
        <w:t xml:space="preserve">initial </w:t>
      </w:r>
      <w:r w:rsidR="00EA4F8E">
        <w:t xml:space="preserve">meetings and I don’t </w:t>
      </w:r>
      <w:r w:rsidR="004B65E7">
        <w:t>100% trust my memory. Might be safe route to acknowdge?</w:t>
      </w:r>
    </w:p>
  </w:comment>
  <w:comment w:id="284" w:author="Joe Bennett" w:date="2021-06-04T10:05:00Z" w:initials="JB">
    <w:p w14:paraId="7BFD84ED" w14:textId="4A73540E" w:rsidR="00ED26D8" w:rsidRDefault="00ED26D8">
      <w:pPr>
        <w:pStyle w:val="CommentText"/>
      </w:pPr>
      <w:r>
        <w:rPr>
          <w:rStyle w:val="CommentReference"/>
        </w:rPr>
        <w:annotationRef/>
      </w:r>
      <w:r>
        <w:t>Will do later</w:t>
      </w:r>
    </w:p>
  </w:comment>
  <w:comment w:id="286" w:author="Joe Bennett" w:date="2021-06-04T10:03:00Z" w:initials="JB">
    <w:p w14:paraId="67C78AA6" w14:textId="47351B8A" w:rsidR="00ED26D8" w:rsidRDefault="00ED26D8">
      <w:pPr>
        <w:pStyle w:val="CommentText"/>
      </w:pPr>
      <w:r>
        <w:rPr>
          <w:rStyle w:val="CommentReference"/>
        </w:rPr>
        <w:annotationRef/>
      </w:r>
      <w:r>
        <w:t>Roughed in for just us. I suppose we could ask ohers to do.</w:t>
      </w:r>
    </w:p>
  </w:comment>
  <w:comment w:id="288" w:author="Joe Bennett" w:date="2021-06-03T09:19:00Z" w:initials="JB">
    <w:p w14:paraId="35E61CD7" w14:textId="77777777" w:rsidR="00782714" w:rsidRDefault="00782714">
      <w:pPr>
        <w:pStyle w:val="CommentText"/>
      </w:pPr>
      <w:r>
        <w:rPr>
          <w:rStyle w:val="CommentReference"/>
        </w:rPr>
        <w:annotationRef/>
      </w:r>
      <w:r>
        <w:t xml:space="preserve">Their instructions below. We can move to within the paper, which I like. </w:t>
      </w:r>
    </w:p>
    <w:p w14:paraId="6F4BD532" w14:textId="77777777" w:rsidR="00782714" w:rsidRDefault="00782714">
      <w:pPr>
        <w:pStyle w:val="CommentText"/>
      </w:pPr>
    </w:p>
    <w:p w14:paraId="049E4B57" w14:textId="77777777" w:rsidR="00782714" w:rsidRDefault="00782714" w:rsidP="00782714">
      <w:pPr>
        <w:pStyle w:val="Legend"/>
      </w:pPr>
      <w:r w:rsidRPr="007443BB">
        <w:rPr>
          <w:b/>
        </w:rPr>
        <w:t>Fig. 1</w:t>
      </w:r>
      <w:r w:rsidRPr="00755125">
        <w:rPr>
          <w:b/>
        </w:rPr>
        <w:t>.</w:t>
      </w:r>
      <w:r>
        <w:t xml:space="preserve"> </w:t>
      </w:r>
      <w:r w:rsidRPr="002E13DD">
        <w:rPr>
          <w:b/>
          <w:bCs/>
        </w:rPr>
        <w:t>The figure caption should begin with a short descriptive statement of the entire figure followed by additional text.</w:t>
      </w:r>
      <w:r>
        <w:t xml:space="preserve"> Captions should be immediately after each figure. The primary callout of each figure part is indicated with a bold capital letter enclosed in parentheses [e.g., (</w:t>
      </w:r>
      <w:r w:rsidRPr="00606EBD">
        <w:rPr>
          <w:b/>
          <w:bCs/>
        </w:rPr>
        <w:t>A</w:t>
      </w:r>
      <w:r>
        <w:t>)]. Additional callouts are indicated the same way, but without the bold format. If you prefer, you can place both figures and captions logically throughout the text near where they are cited rather than at the end of the file (but not both). If a paragraph in the main text begins with the name of a figure, write out “Figure” in full (e.g., &lt;para&gt;“Figure 1 shows….”)</w:t>
      </w:r>
    </w:p>
    <w:p w14:paraId="050D1E7A" w14:textId="44BBAF96" w:rsidR="00782714" w:rsidRDefault="00782714">
      <w:pPr>
        <w:pStyle w:val="CommentText"/>
      </w:pPr>
    </w:p>
  </w:comment>
  <w:comment w:id="289" w:author="Joe Bennett" w:date="2021-06-04T10:04:00Z" w:initials="JB">
    <w:p w14:paraId="4EF2CB09" w14:textId="5CC0776A" w:rsidR="00ED26D8" w:rsidRDefault="00ED26D8">
      <w:pPr>
        <w:pStyle w:val="CommentText"/>
      </w:pPr>
      <w:r>
        <w:rPr>
          <w:rStyle w:val="CommentReference"/>
        </w:rPr>
        <w:annotationRef/>
      </w:r>
      <w:r>
        <w:t xml:space="preserve">Didn’t bother with their template for 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957F09" w15:done="0"/>
  <w15:commentEx w15:paraId="47C6F90E" w15:done="0"/>
  <w15:commentEx w15:paraId="512CFAD1" w15:done="0"/>
  <w15:commentEx w15:paraId="59E2D943" w15:done="0"/>
  <w15:commentEx w15:paraId="3F9E4B5C" w15:done="0"/>
  <w15:commentEx w15:paraId="5A65A573" w15:done="0"/>
  <w15:commentEx w15:paraId="7CA21E19" w15:done="0"/>
  <w15:commentEx w15:paraId="3CC41FE6" w15:done="0"/>
  <w15:commentEx w15:paraId="62687E2C" w15:done="0"/>
  <w15:commentEx w15:paraId="244E66BD" w15:done="0"/>
  <w15:commentEx w15:paraId="32F3F89C" w15:done="0"/>
  <w15:commentEx w15:paraId="02E0E345" w15:done="0"/>
  <w15:commentEx w15:paraId="6B2320DD" w15:done="0"/>
  <w15:commentEx w15:paraId="1F1566EF" w15:done="0"/>
  <w15:commentEx w15:paraId="4C929788" w15:done="0"/>
  <w15:commentEx w15:paraId="0599005F" w15:done="0"/>
  <w15:commentEx w15:paraId="4383052F" w15:done="0"/>
  <w15:commentEx w15:paraId="186711A9" w15:done="0"/>
  <w15:commentEx w15:paraId="69751E6A" w15:done="0"/>
  <w15:commentEx w15:paraId="6554E1A7" w15:paraIdParent="69751E6A" w15:done="0"/>
  <w15:commentEx w15:paraId="4B1837F1" w15:done="0"/>
  <w15:commentEx w15:paraId="179687AC" w15:done="0"/>
  <w15:commentEx w15:paraId="27839709" w15:done="0"/>
  <w15:commentEx w15:paraId="5F2AF1AE" w15:done="0"/>
  <w15:commentEx w15:paraId="54947055" w15:done="0"/>
  <w15:commentEx w15:paraId="26720002" w15:done="0"/>
  <w15:commentEx w15:paraId="7BFD84ED" w15:done="0"/>
  <w15:commentEx w15:paraId="67C78AA6" w15:done="0"/>
  <w15:commentEx w15:paraId="050D1E7A" w15:done="0"/>
  <w15:commentEx w15:paraId="4EF2CB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47123" w16cex:dateUtc="2021-06-04T13:30:00Z"/>
  <w16cex:commentExtensible w16cex:durableId="24633025" w16cex:dateUtc="2021-06-03T14:40:00Z"/>
  <w16cex:commentExtensible w16cex:durableId="246081C9" w16cex:dateUtc="2021-06-01T13:52:00Z"/>
  <w16cex:commentExtensible w16cex:durableId="24608262" w16cex:dateUtc="2021-06-01T13:54:00Z"/>
  <w16cex:commentExtensible w16cex:durableId="24608379" w16cex:dateUtc="2021-06-01T13:59:00Z"/>
  <w16cex:commentExtensible w16cex:durableId="2461EC94" w16cex:dateUtc="2021-06-02T15:40:00Z"/>
  <w16cex:commentExtensible w16cex:durableId="24644801" w16cex:dateUtc="2021-06-04T10:34:00Z"/>
  <w16cex:commentExtensible w16cex:durableId="245E09B6" w16cex:dateUtc="2021-05-30T16:55:00Z"/>
  <w16cex:commentExtensible w16cex:durableId="245E09EB" w16cex:dateUtc="2021-05-30T16:56:00Z"/>
  <w16cex:commentExtensible w16cex:durableId="245E09C1" w16cex:dateUtc="2021-05-30T16:55:00Z"/>
  <w16cex:commentExtensible w16cex:durableId="245E0F17" w16cex:dateUtc="2021-05-30T17:18:00Z"/>
  <w16cex:commentExtensible w16cex:durableId="24644AB7" w16cex:dateUtc="2021-06-04T10:46:00Z"/>
  <w16cex:commentExtensible w16cex:durableId="24632C59" w16cex:dateUtc="2021-06-03T14:24:00Z"/>
  <w16cex:commentExtensible w16cex:durableId="24632D26" w16cex:dateUtc="2021-06-03T14:27:00Z"/>
  <w16cex:commentExtensible w16cex:durableId="245E6AFE" w16cex:dateUtc="2021-05-30T23:50:00Z"/>
  <w16cex:commentExtensible w16cex:durableId="245E6CC2" w16cex:dateUtc="2021-05-30T23:57:00Z"/>
  <w16cex:commentExtensible w16cex:durableId="245F0BCF" w16cex:dateUtc="2021-05-31T11:16:00Z"/>
  <w16cex:commentExtensible w16cex:durableId="2461C0C4" w16cex:dateUtc="2021-06-02T12:33:00Z"/>
  <w16cex:commentExtensible w16cex:durableId="2461F552" w16cex:dateUtc="2021-06-02T16:17:00Z"/>
  <w16cex:commentExtensible w16cex:durableId="24647998" w16cex:dateUtc="2021-06-04T14:06:00Z"/>
  <w16cex:commentExtensible w16cex:durableId="2464797C" w16cex:dateUtc="2021-06-04T14:05:00Z"/>
  <w16cex:commentExtensible w16cex:durableId="246478E5" w16cex:dateUtc="2021-06-04T14:03:00Z"/>
  <w16cex:commentExtensible w16cex:durableId="24631D08" w16cex:dateUtc="2021-06-03T13:19:00Z"/>
  <w16cex:commentExtensible w16cex:durableId="24647941" w16cex:dateUtc="2021-06-04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957F09" w16cid:durableId="24647123"/>
  <w16cid:commentId w16cid:paraId="47C6F90E" w16cid:durableId="245B64D5"/>
  <w16cid:commentId w16cid:paraId="512CFAD1" w16cid:durableId="24633025"/>
  <w16cid:commentId w16cid:paraId="59E2D943" w16cid:durableId="245B64D6"/>
  <w16cid:commentId w16cid:paraId="3F9E4B5C" w16cid:durableId="245B64D7"/>
  <w16cid:commentId w16cid:paraId="5A65A573" w16cid:durableId="246081C9"/>
  <w16cid:commentId w16cid:paraId="7CA21E19" w16cid:durableId="24608262"/>
  <w16cid:commentId w16cid:paraId="3CC41FE6" w16cid:durableId="24608379"/>
  <w16cid:commentId w16cid:paraId="62687E2C" w16cid:durableId="2461EC94"/>
  <w16cid:commentId w16cid:paraId="244E66BD" w16cid:durableId="24644801"/>
  <w16cid:commentId w16cid:paraId="32F3F89C" w16cid:durableId="245E09B6"/>
  <w16cid:commentId w16cid:paraId="02E0E345" w16cid:durableId="245E09EB"/>
  <w16cid:commentId w16cid:paraId="6B2320DD" w16cid:durableId="245E09C1"/>
  <w16cid:commentId w16cid:paraId="1F1566EF" w16cid:durableId="245E0F17"/>
  <w16cid:commentId w16cid:paraId="4C929788" w16cid:durableId="245B64DA"/>
  <w16cid:commentId w16cid:paraId="0599005F" w16cid:durableId="24644AB7"/>
  <w16cid:commentId w16cid:paraId="4383052F" w16cid:durableId="24632C59"/>
  <w16cid:commentId w16cid:paraId="186711A9" w16cid:durableId="24632D26"/>
  <w16cid:commentId w16cid:paraId="69751E6A" w16cid:durableId="245B64DB"/>
  <w16cid:commentId w16cid:paraId="6554E1A7" w16cid:durableId="245E6AFE"/>
  <w16cid:commentId w16cid:paraId="4B1837F1" w16cid:durableId="245E6CC2"/>
  <w16cid:commentId w16cid:paraId="179687AC" w16cid:durableId="245F0BCF"/>
  <w16cid:commentId w16cid:paraId="27839709" w16cid:durableId="2461C0C4"/>
  <w16cid:commentId w16cid:paraId="5F2AF1AE" w16cid:durableId="245B64DC"/>
  <w16cid:commentId w16cid:paraId="54947055" w16cid:durableId="2461F552"/>
  <w16cid:commentId w16cid:paraId="26720002" w16cid:durableId="24647998"/>
  <w16cid:commentId w16cid:paraId="7BFD84ED" w16cid:durableId="2464797C"/>
  <w16cid:commentId w16cid:paraId="67C78AA6" w16cid:durableId="246478E5"/>
  <w16cid:commentId w16cid:paraId="050D1E7A" w16cid:durableId="24631D08"/>
  <w16cid:commentId w16cid:paraId="4EF2CB09" w16cid:durableId="24647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DF9F2" w14:textId="77777777" w:rsidR="005C4F80" w:rsidRDefault="005C4F80" w:rsidP="00D73714">
      <w:r>
        <w:separator/>
      </w:r>
    </w:p>
  </w:endnote>
  <w:endnote w:type="continuationSeparator" w:id="0">
    <w:p w14:paraId="7CDBA7EA" w14:textId="77777777" w:rsidR="005C4F80" w:rsidRDefault="005C4F80" w:rsidP="00D73714">
      <w:r>
        <w:continuationSeparator/>
      </w:r>
    </w:p>
  </w:endnote>
  <w:endnote w:type="continuationNotice" w:id="1">
    <w:p w14:paraId="6AD7C9AB" w14:textId="77777777" w:rsidR="005C4F80" w:rsidRDefault="005C4F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53FD1">
      <w:rPr>
        <w:caps/>
        <w:noProof/>
        <w:color w:val="4F81BD" w:themeColor="accent1"/>
      </w:rPr>
      <w:t>10</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EC09D" w14:textId="77777777" w:rsidR="005C4F80" w:rsidRDefault="005C4F80" w:rsidP="00D73714">
      <w:r>
        <w:separator/>
      </w:r>
    </w:p>
  </w:footnote>
  <w:footnote w:type="continuationSeparator" w:id="0">
    <w:p w14:paraId="0D7E1DE5" w14:textId="77777777" w:rsidR="005C4F80" w:rsidRDefault="005C4F80" w:rsidP="00D73714">
      <w:r>
        <w:continuationSeparator/>
      </w:r>
    </w:p>
  </w:footnote>
  <w:footnote w:type="continuationNotice" w:id="1">
    <w:p w14:paraId="4B7A53B7" w14:textId="77777777" w:rsidR="005C4F80" w:rsidRDefault="005C4F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2C4DCA" w:rsidRDefault="002C4DCA" w:rsidP="00BD3B33">
    <w:pPr>
      <w:pStyle w:val="Header"/>
      <w:tabs>
        <w:tab w:val="clear" w:pos="4320"/>
        <w:tab w:val="clear" w:pos="8640"/>
        <w:tab w:val="left" w:pos="3240"/>
      </w:tabs>
      <w:jc w:val="center"/>
    </w:pPr>
    <w:r>
      <w:t xml:space="preserve">Template revised </w:t>
    </w:r>
    <w:r w:rsidR="00D805A6">
      <w:t>Febr</w:t>
    </w:r>
    <w:r>
      <w:t>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Bennett">
    <w15:presenceInfo w15:providerId="None" w15:userId="Joe Bennett"/>
  </w15:person>
  <w15:person w15:author="Buxton,Rachel">
    <w15:presenceInfo w15:providerId="AD" w15:userId="S-1-5-21-299502267-746137067-1417001333-428832"/>
  </w15:person>
  <w15:person w15:author="Richard Schuster">
    <w15:presenceInfo w15:providerId="None" w15:userId="Richard Schu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431C"/>
    <w:rsid w:val="00017543"/>
    <w:rsid w:val="00022F72"/>
    <w:rsid w:val="00026FDD"/>
    <w:rsid w:val="000464E0"/>
    <w:rsid w:val="000562CC"/>
    <w:rsid w:val="00063761"/>
    <w:rsid w:val="00071B2F"/>
    <w:rsid w:val="00077272"/>
    <w:rsid w:val="00083152"/>
    <w:rsid w:val="00086FE3"/>
    <w:rsid w:val="00095099"/>
    <w:rsid w:val="000975EB"/>
    <w:rsid w:val="000A56AF"/>
    <w:rsid w:val="000B4841"/>
    <w:rsid w:val="000B7E4F"/>
    <w:rsid w:val="000C460C"/>
    <w:rsid w:val="000C7F0C"/>
    <w:rsid w:val="000D2329"/>
    <w:rsid w:val="000D23A1"/>
    <w:rsid w:val="000E20A6"/>
    <w:rsid w:val="000F0553"/>
    <w:rsid w:val="000F56C1"/>
    <w:rsid w:val="00100554"/>
    <w:rsid w:val="00101767"/>
    <w:rsid w:val="001074DD"/>
    <w:rsid w:val="00110652"/>
    <w:rsid w:val="00111899"/>
    <w:rsid w:val="00122855"/>
    <w:rsid w:val="00124ABC"/>
    <w:rsid w:val="001331D7"/>
    <w:rsid w:val="001447DE"/>
    <w:rsid w:val="00145FC6"/>
    <w:rsid w:val="0015549E"/>
    <w:rsid w:val="001604EF"/>
    <w:rsid w:val="001617C0"/>
    <w:rsid w:val="00174D19"/>
    <w:rsid w:val="001775FA"/>
    <w:rsid w:val="00177CFB"/>
    <w:rsid w:val="0019094B"/>
    <w:rsid w:val="001A2922"/>
    <w:rsid w:val="001A6C87"/>
    <w:rsid w:val="001B2E30"/>
    <w:rsid w:val="001C3665"/>
    <w:rsid w:val="001D2D01"/>
    <w:rsid w:val="001D3DE1"/>
    <w:rsid w:val="001D4C6A"/>
    <w:rsid w:val="00201089"/>
    <w:rsid w:val="002015DE"/>
    <w:rsid w:val="002053AF"/>
    <w:rsid w:val="0021079F"/>
    <w:rsid w:val="00227AE4"/>
    <w:rsid w:val="00230D22"/>
    <w:rsid w:val="00236F8D"/>
    <w:rsid w:val="002475FA"/>
    <w:rsid w:val="00251DC4"/>
    <w:rsid w:val="00270F47"/>
    <w:rsid w:val="002760BA"/>
    <w:rsid w:val="0029404C"/>
    <w:rsid w:val="002A07A2"/>
    <w:rsid w:val="002A192C"/>
    <w:rsid w:val="002C07E9"/>
    <w:rsid w:val="002C33B8"/>
    <w:rsid w:val="002C4DCA"/>
    <w:rsid w:val="002E13DD"/>
    <w:rsid w:val="002E5C7C"/>
    <w:rsid w:val="002E60B9"/>
    <w:rsid w:val="002E7A3C"/>
    <w:rsid w:val="002F7740"/>
    <w:rsid w:val="003056AB"/>
    <w:rsid w:val="00307F53"/>
    <w:rsid w:val="00310501"/>
    <w:rsid w:val="00335EC4"/>
    <w:rsid w:val="00345066"/>
    <w:rsid w:val="00357455"/>
    <w:rsid w:val="0036227D"/>
    <w:rsid w:val="00363BF8"/>
    <w:rsid w:val="00364CED"/>
    <w:rsid w:val="003658DF"/>
    <w:rsid w:val="00367AA4"/>
    <w:rsid w:val="00370FED"/>
    <w:rsid w:val="00374606"/>
    <w:rsid w:val="00381E32"/>
    <w:rsid w:val="0038427C"/>
    <w:rsid w:val="003851C5"/>
    <w:rsid w:val="00391FA5"/>
    <w:rsid w:val="00392EFF"/>
    <w:rsid w:val="003933ED"/>
    <w:rsid w:val="003A77E5"/>
    <w:rsid w:val="003A7E63"/>
    <w:rsid w:val="003B0531"/>
    <w:rsid w:val="003B1DA7"/>
    <w:rsid w:val="003C1C49"/>
    <w:rsid w:val="003C2547"/>
    <w:rsid w:val="003C58F0"/>
    <w:rsid w:val="003D39E6"/>
    <w:rsid w:val="003D6392"/>
    <w:rsid w:val="003E2BE6"/>
    <w:rsid w:val="003E47D5"/>
    <w:rsid w:val="003F0FD5"/>
    <w:rsid w:val="003F19B9"/>
    <w:rsid w:val="003F761E"/>
    <w:rsid w:val="004057E5"/>
    <w:rsid w:val="0042190C"/>
    <w:rsid w:val="00432A92"/>
    <w:rsid w:val="00447EB3"/>
    <w:rsid w:val="00463CAC"/>
    <w:rsid w:val="00464ABD"/>
    <w:rsid w:val="00465F7D"/>
    <w:rsid w:val="00475539"/>
    <w:rsid w:val="00482684"/>
    <w:rsid w:val="004876B9"/>
    <w:rsid w:val="00487EF3"/>
    <w:rsid w:val="004A4ABB"/>
    <w:rsid w:val="004A5DD4"/>
    <w:rsid w:val="004B4F4B"/>
    <w:rsid w:val="004B65E7"/>
    <w:rsid w:val="004B6AD4"/>
    <w:rsid w:val="004C0CBE"/>
    <w:rsid w:val="004D10EA"/>
    <w:rsid w:val="004D19A5"/>
    <w:rsid w:val="004D2EF6"/>
    <w:rsid w:val="004D6781"/>
    <w:rsid w:val="004E47D5"/>
    <w:rsid w:val="004E7B49"/>
    <w:rsid w:val="004F14F1"/>
    <w:rsid w:val="00517675"/>
    <w:rsid w:val="005202B7"/>
    <w:rsid w:val="00526804"/>
    <w:rsid w:val="00535544"/>
    <w:rsid w:val="00545DD8"/>
    <w:rsid w:val="00552AC4"/>
    <w:rsid w:val="00560CF5"/>
    <w:rsid w:val="005659B1"/>
    <w:rsid w:val="00565D96"/>
    <w:rsid w:val="00567935"/>
    <w:rsid w:val="00572498"/>
    <w:rsid w:val="00575375"/>
    <w:rsid w:val="00576E95"/>
    <w:rsid w:val="00583CCA"/>
    <w:rsid w:val="005862F3"/>
    <w:rsid w:val="005A54A8"/>
    <w:rsid w:val="005B50D5"/>
    <w:rsid w:val="005C4F80"/>
    <w:rsid w:val="005C7511"/>
    <w:rsid w:val="005C7805"/>
    <w:rsid w:val="005D1F27"/>
    <w:rsid w:val="00606EBD"/>
    <w:rsid w:val="006161C9"/>
    <w:rsid w:val="00627266"/>
    <w:rsid w:val="00632F22"/>
    <w:rsid w:val="00636C87"/>
    <w:rsid w:val="0064261D"/>
    <w:rsid w:val="006455DA"/>
    <w:rsid w:val="0065435C"/>
    <w:rsid w:val="00666EF1"/>
    <w:rsid w:val="006757DB"/>
    <w:rsid w:val="00680F44"/>
    <w:rsid w:val="00690FDE"/>
    <w:rsid w:val="006A0DD2"/>
    <w:rsid w:val="006A2645"/>
    <w:rsid w:val="006A62B2"/>
    <w:rsid w:val="006A7883"/>
    <w:rsid w:val="006B4A23"/>
    <w:rsid w:val="006B714F"/>
    <w:rsid w:val="006C117B"/>
    <w:rsid w:val="006C6348"/>
    <w:rsid w:val="006D108B"/>
    <w:rsid w:val="006D40FF"/>
    <w:rsid w:val="006D718F"/>
    <w:rsid w:val="006E2D52"/>
    <w:rsid w:val="006E48F0"/>
    <w:rsid w:val="006E5832"/>
    <w:rsid w:val="006E590E"/>
    <w:rsid w:val="006E744C"/>
    <w:rsid w:val="006F1AC9"/>
    <w:rsid w:val="00701FDB"/>
    <w:rsid w:val="00707AD6"/>
    <w:rsid w:val="007113A9"/>
    <w:rsid w:val="007161A3"/>
    <w:rsid w:val="00724A5F"/>
    <w:rsid w:val="00741D39"/>
    <w:rsid w:val="007424BD"/>
    <w:rsid w:val="00742782"/>
    <w:rsid w:val="007440FE"/>
    <w:rsid w:val="007454EC"/>
    <w:rsid w:val="007550EE"/>
    <w:rsid w:val="00755125"/>
    <w:rsid w:val="0076048F"/>
    <w:rsid w:val="0077592F"/>
    <w:rsid w:val="00782714"/>
    <w:rsid w:val="007973BC"/>
    <w:rsid w:val="007B463E"/>
    <w:rsid w:val="007B7E30"/>
    <w:rsid w:val="007C05D6"/>
    <w:rsid w:val="007C6679"/>
    <w:rsid w:val="007D14F3"/>
    <w:rsid w:val="007D43FC"/>
    <w:rsid w:val="007D733F"/>
    <w:rsid w:val="007E37C1"/>
    <w:rsid w:val="007F20A8"/>
    <w:rsid w:val="00821BBC"/>
    <w:rsid w:val="00826ECC"/>
    <w:rsid w:val="008355F1"/>
    <w:rsid w:val="0086656C"/>
    <w:rsid w:val="00890A37"/>
    <w:rsid w:val="008B018C"/>
    <w:rsid w:val="008B420E"/>
    <w:rsid w:val="008C361F"/>
    <w:rsid w:val="008C5F47"/>
    <w:rsid w:val="008D4E59"/>
    <w:rsid w:val="008D6C51"/>
    <w:rsid w:val="008F2233"/>
    <w:rsid w:val="0090050B"/>
    <w:rsid w:val="00914993"/>
    <w:rsid w:val="00942EB0"/>
    <w:rsid w:val="009719B2"/>
    <w:rsid w:val="0097571B"/>
    <w:rsid w:val="00980B9F"/>
    <w:rsid w:val="009966F9"/>
    <w:rsid w:val="009A51BB"/>
    <w:rsid w:val="009A6B8F"/>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61BA"/>
    <w:rsid w:val="00A954C5"/>
    <w:rsid w:val="00AA14AF"/>
    <w:rsid w:val="00AA446F"/>
    <w:rsid w:val="00AA5B18"/>
    <w:rsid w:val="00AC4045"/>
    <w:rsid w:val="00AD471D"/>
    <w:rsid w:val="00AD5B7B"/>
    <w:rsid w:val="00AF6AFC"/>
    <w:rsid w:val="00B01CB1"/>
    <w:rsid w:val="00B02E80"/>
    <w:rsid w:val="00B04786"/>
    <w:rsid w:val="00B052C9"/>
    <w:rsid w:val="00B0541D"/>
    <w:rsid w:val="00B0747B"/>
    <w:rsid w:val="00B1649D"/>
    <w:rsid w:val="00B26CCF"/>
    <w:rsid w:val="00B33419"/>
    <w:rsid w:val="00B355D4"/>
    <w:rsid w:val="00B40F6D"/>
    <w:rsid w:val="00B422F9"/>
    <w:rsid w:val="00B47B29"/>
    <w:rsid w:val="00B504DA"/>
    <w:rsid w:val="00B52557"/>
    <w:rsid w:val="00B567A0"/>
    <w:rsid w:val="00B84598"/>
    <w:rsid w:val="00B9331C"/>
    <w:rsid w:val="00B95CEA"/>
    <w:rsid w:val="00BA64AE"/>
    <w:rsid w:val="00BB7527"/>
    <w:rsid w:val="00BD127C"/>
    <w:rsid w:val="00BD1667"/>
    <w:rsid w:val="00BD3B33"/>
    <w:rsid w:val="00BD576C"/>
    <w:rsid w:val="00BE1EA8"/>
    <w:rsid w:val="00BE3F0C"/>
    <w:rsid w:val="00BE5D15"/>
    <w:rsid w:val="00BF5A43"/>
    <w:rsid w:val="00BF6C48"/>
    <w:rsid w:val="00C07264"/>
    <w:rsid w:val="00C13940"/>
    <w:rsid w:val="00C17F1B"/>
    <w:rsid w:val="00C22A04"/>
    <w:rsid w:val="00C33662"/>
    <w:rsid w:val="00C3528D"/>
    <w:rsid w:val="00C426A5"/>
    <w:rsid w:val="00C61E91"/>
    <w:rsid w:val="00C62125"/>
    <w:rsid w:val="00C621C7"/>
    <w:rsid w:val="00C708AB"/>
    <w:rsid w:val="00C86E03"/>
    <w:rsid w:val="00CB7741"/>
    <w:rsid w:val="00CC2657"/>
    <w:rsid w:val="00CD2409"/>
    <w:rsid w:val="00CE6F3A"/>
    <w:rsid w:val="00CF33DA"/>
    <w:rsid w:val="00D01145"/>
    <w:rsid w:val="00D26047"/>
    <w:rsid w:val="00D47412"/>
    <w:rsid w:val="00D61494"/>
    <w:rsid w:val="00D66302"/>
    <w:rsid w:val="00D73714"/>
    <w:rsid w:val="00D768B9"/>
    <w:rsid w:val="00D805A6"/>
    <w:rsid w:val="00D87351"/>
    <w:rsid w:val="00DA404E"/>
    <w:rsid w:val="00DA7E8E"/>
    <w:rsid w:val="00DB72E6"/>
    <w:rsid w:val="00DC51CA"/>
    <w:rsid w:val="00DD0D48"/>
    <w:rsid w:val="00DD225C"/>
    <w:rsid w:val="00DD321E"/>
    <w:rsid w:val="00DE0E63"/>
    <w:rsid w:val="00DE28BD"/>
    <w:rsid w:val="00DE7047"/>
    <w:rsid w:val="00E0133A"/>
    <w:rsid w:val="00E0440F"/>
    <w:rsid w:val="00E05FE2"/>
    <w:rsid w:val="00E21063"/>
    <w:rsid w:val="00E276BB"/>
    <w:rsid w:val="00E27ADB"/>
    <w:rsid w:val="00E351C0"/>
    <w:rsid w:val="00E37C62"/>
    <w:rsid w:val="00E53FD1"/>
    <w:rsid w:val="00E56D3D"/>
    <w:rsid w:val="00E57E24"/>
    <w:rsid w:val="00E72365"/>
    <w:rsid w:val="00E737F7"/>
    <w:rsid w:val="00E75FA3"/>
    <w:rsid w:val="00E76B37"/>
    <w:rsid w:val="00E80529"/>
    <w:rsid w:val="00EA4F8E"/>
    <w:rsid w:val="00EA5590"/>
    <w:rsid w:val="00EC685E"/>
    <w:rsid w:val="00ED26D8"/>
    <w:rsid w:val="00ED3C7E"/>
    <w:rsid w:val="00ED4D2D"/>
    <w:rsid w:val="00ED7B28"/>
    <w:rsid w:val="00EE1D99"/>
    <w:rsid w:val="00EE6929"/>
    <w:rsid w:val="00EF69D9"/>
    <w:rsid w:val="00F03730"/>
    <w:rsid w:val="00F06384"/>
    <w:rsid w:val="00F122AE"/>
    <w:rsid w:val="00F15B30"/>
    <w:rsid w:val="00F17DAF"/>
    <w:rsid w:val="00F26AF7"/>
    <w:rsid w:val="00F37EAB"/>
    <w:rsid w:val="00F44B6F"/>
    <w:rsid w:val="00F5789C"/>
    <w:rsid w:val="00F66D82"/>
    <w:rsid w:val="00F67DE5"/>
    <w:rsid w:val="00F716A3"/>
    <w:rsid w:val="00F72442"/>
    <w:rsid w:val="00F739FD"/>
    <w:rsid w:val="00F9164A"/>
    <w:rsid w:val="00F92BE9"/>
    <w:rsid w:val="00F94D27"/>
    <w:rsid w:val="00F95B13"/>
    <w:rsid w:val="00FC3E35"/>
    <w:rsid w:val="00FD48F1"/>
    <w:rsid w:val="00FD546E"/>
    <w:rsid w:val="00FE608F"/>
    <w:rsid w:val="00FF157A"/>
    <w:rsid w:val="00FF5864"/>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style>
  <w:style w:type="character" w:styleId="UnresolvedMention">
    <w:name w:val="Unresolved Mention"/>
    <w:basedOn w:val="DefaultParagraphFont"/>
    <w:uiPriority w:val="99"/>
    <w:semiHidden/>
    <w:unhideWhenUsed/>
    <w:rsid w:val="006B4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www.sciencemag.org/authors/instructions-preparing-initial-manuscript"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ww.tug.org/utilities/texconv/textopc.html"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osf.io/e2fuw/?view_only=46eb2e525daf42d29df318a92762d885"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sciencemag.org/authors/preparing-manuscripts-using-latex" TargetMode="External"/><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ciencemag.org/site/feature/contribinfo/index.xhtml" TargetMode="External"/><Relationship Id="rId20" Type="http://schemas.openxmlformats.org/officeDocument/2006/relationships/hyperlink" Target="https://casrai.org/credit/"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cts.sciencemag.org" TargetMode="External"/><Relationship Id="rId23" Type="http://schemas.openxmlformats.org/officeDocument/2006/relationships/footer" Target="footer1.xml"/><Relationship Id="rId28"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mailto:richard.schuster@glel.carleton.ca"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openxmlformats.org/officeDocument/2006/relationships/image" Target="media/image3.png"/><Relationship Id="rId30" Type="http://schemas.openxmlformats.org/officeDocument/2006/relationships/hyperlink" Target="http://www.sciencemag.org/sites/default/files/Science_Supplementary_Materials_Word_template.docx" TargetMode="Externa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4FD46C-3C7E-45D8-BCBB-CAAE02DADF83}">
  <ds:schemaRefs>
    <ds:schemaRef ds:uri="http://schemas.openxmlformats.org/officeDocument/2006/bibliography"/>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15172</Words>
  <Characters>78137</Characters>
  <Application>Microsoft Office Word</Application>
  <DocSecurity>0</DocSecurity>
  <Lines>1220</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22</cp:revision>
  <cp:lastPrinted>2018-01-11T18:39:00Z</cp:lastPrinted>
  <dcterms:created xsi:type="dcterms:W3CDTF">2021-06-07T11:39:00Z</dcterms:created>
  <dcterms:modified xsi:type="dcterms:W3CDTF">2021-06-07T12:28:00Z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